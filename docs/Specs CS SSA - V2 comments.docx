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ABAB1" w14:textId="30804607" w:rsidR="007953CB" w:rsidRDefault="00344731" w:rsidP="004F4E0E">
      <w:pPr>
        <w:pStyle w:val="Title"/>
        <w:tabs>
          <w:tab w:val="left" w:pos="8064"/>
        </w:tabs>
        <w:ind w:left="2551"/>
      </w:pPr>
      <w:r w:rsidRPr="00AA0E78">
        <w:rPr>
          <w:noProof/>
        </w:rPr>
        <w:drawing>
          <wp:anchor distT="0" distB="0" distL="114300" distR="114300" simplePos="0" relativeHeight="251657216" behindDoc="0" locked="0" layoutInCell="1" allowOverlap="1" wp14:anchorId="70643870" wp14:editId="624E8B58">
            <wp:simplePos x="0" y="0"/>
            <wp:positionH relativeFrom="column">
              <wp:posOffset>-122555</wp:posOffset>
            </wp:positionH>
            <wp:positionV relativeFrom="paragraph">
              <wp:posOffset>-558800</wp:posOffset>
            </wp:positionV>
            <wp:extent cx="1357200" cy="21240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CK\SCKCEN.TIF"/>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57200" cy="2124000"/>
                    </a:xfrm>
                    <a:prstGeom prst="rect">
                      <a:avLst/>
                    </a:prstGeom>
                    <a:noFill/>
                    <a:ln>
                      <a:noFill/>
                    </a:ln>
                  </pic:spPr>
                </pic:pic>
              </a:graphicData>
            </a:graphic>
            <wp14:sizeRelH relativeFrom="page">
              <wp14:pctWidth>0</wp14:pctWidth>
            </wp14:sizeRelH>
            <wp14:sizeRelV relativeFrom="page">
              <wp14:pctHeight>0</wp14:pctHeight>
            </wp14:sizeRelV>
          </wp:anchor>
        </w:drawing>
      </w:r>
      <w:sdt>
        <w:sdtPr>
          <w:alias w:val="Title"/>
          <w:tag w:val=""/>
          <w:id w:val="593214211"/>
          <w:placeholder>
            <w:docPart w:val="19EA4B1620AD42EEA6BACCDE3646D3DB"/>
          </w:placeholder>
          <w:dataBinding w:prefixMappings="xmlns:ns0='http://purl.org/dc/elements/1.1/' xmlns:ns1='http://schemas.openxmlformats.org/package/2006/metadata/core-properties' " w:xpath="/ns1:coreProperties[1]/ns0:title[1]" w:storeItemID="{6C3C8BC8-F283-45AE-878A-BAB7291924A1}"/>
          <w:text/>
        </w:sdtPr>
        <w:sdtEndPr/>
        <w:sdtContent>
          <w:r w:rsidR="00292A9A">
            <w:t xml:space="preserve">Control system </w:t>
          </w:r>
          <w:r w:rsidR="00C72F7A">
            <w:t>requirements</w:t>
          </w:r>
          <w:r w:rsidR="00292A9A">
            <w:t xml:space="preserve"> for the MYRRHA injector Solid-State Amplifiers</w:t>
          </w:r>
        </w:sdtContent>
      </w:sdt>
      <w:r w:rsidR="00EE4CB9" w:rsidRPr="00AA0E78">
        <w:rPr>
          <w:noProof/>
        </w:rPr>
        <mc:AlternateContent>
          <mc:Choice Requires="wps">
            <w:drawing>
              <wp:anchor distT="0" distB="0" distL="114300" distR="114300" simplePos="0" relativeHeight="251656192" behindDoc="0" locked="0" layoutInCell="1" allowOverlap="1" wp14:anchorId="6190E0FD" wp14:editId="7A44879B">
                <wp:simplePos x="0" y="0"/>
                <wp:positionH relativeFrom="column">
                  <wp:posOffset>-90170</wp:posOffset>
                </wp:positionH>
                <wp:positionV relativeFrom="paragraph">
                  <wp:posOffset>485140</wp:posOffset>
                </wp:positionV>
                <wp:extent cx="1306800" cy="8136000"/>
                <wp:effectExtent l="0" t="0" r="8255" b="0"/>
                <wp:wrapNone/>
                <wp:docPr id="35853" name="Rectangle 35853"/>
                <wp:cNvGraphicFramePr/>
                <a:graphic xmlns:a="http://schemas.openxmlformats.org/drawingml/2006/main">
                  <a:graphicData uri="http://schemas.microsoft.com/office/word/2010/wordprocessingShape">
                    <wps:wsp>
                      <wps:cNvSpPr/>
                      <wps:spPr>
                        <a:xfrm>
                          <a:off x="0" y="0"/>
                          <a:ext cx="1306800" cy="8136000"/>
                        </a:xfrm>
                        <a:prstGeom prst="rect">
                          <a:avLst/>
                        </a:prstGeom>
                        <a:gradFill>
                          <a:gsLst>
                            <a:gs pos="0">
                              <a:srgbClr val="FFFFFF"/>
                            </a:gs>
                            <a:gs pos="100000">
                              <a:srgbClr val="658DD1"/>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5704B" id="Rectangle 35853" o:spid="_x0000_s1026" style="position:absolute;margin-left:-7.1pt;margin-top:38.2pt;width:102.9pt;height:640.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" stroked="f" strokeweight="2pt">
                <v:fill color2="#658dd1" focus="100%" type="gradient"/>
              </v:rect>
            </w:pict>
          </mc:Fallback>
        </mc:AlternateContent>
      </w:r>
      <w:r w:rsidR="004F4E0E">
        <w:tab/>
      </w:r>
    </w:p>
    <w:sdt>
      <w:sdtPr>
        <w:alias w:val="Subject"/>
        <w:tag w:val=""/>
        <w:id w:val="-924957772"/>
        <w:placeholder>
          <w:docPart w:val="4301781FDEBA444EB1E287486ECE1106"/>
        </w:placeholder>
        <w:dataBinding w:prefixMappings="xmlns:ns0='http://purl.org/dc/elements/1.1/' xmlns:ns1='http://schemas.openxmlformats.org/package/2006/metadata/core-properties' " w:xpath="/ns1:coreProperties[1]/ns0:subject[1]" w:storeItemID="{6C3C8BC8-F283-45AE-878A-BAB7291924A1}"/>
        <w:text/>
      </w:sdtPr>
      <w:sdtEndPr/>
      <w:sdtContent>
        <w:p w14:paraId="10490028" w14:textId="77777777" w:rsidR="00EE4CB9" w:rsidRDefault="007A2513" w:rsidP="003C3EA2">
          <w:pPr>
            <w:ind w:left="2551"/>
          </w:pPr>
          <w:r>
            <w:t xml:space="preserve">MYRRHA (Multi-Purpose </w:t>
          </w:r>
          <w:proofErr w:type="spellStart"/>
          <w:r>
            <w:t>hYbrid</w:t>
          </w:r>
          <w:proofErr w:type="spellEnd"/>
          <w:r>
            <w:t xml:space="preserve"> Research Reactor for High-tech Applications)</w:t>
          </w:r>
        </w:p>
      </w:sdtContent>
    </w:sdt>
    <w:p w14:paraId="642A98B1" w14:textId="77777777" w:rsidR="007A2513" w:rsidRDefault="007A2513" w:rsidP="007A2513">
      <w:pPr>
        <w:pStyle w:val="Header"/>
        <w:tabs>
          <w:tab w:val="clear" w:pos="4536"/>
          <w:tab w:val="clear" w:pos="9072"/>
        </w:tabs>
        <w:spacing w:after="200" w:line="276" w:lineRule="auto"/>
        <w:ind w:left="2551"/>
      </w:pPr>
    </w:p>
    <w:p w14:paraId="5130AC38" w14:textId="77777777" w:rsidR="007A2513" w:rsidRDefault="007A2513" w:rsidP="007A2513">
      <w:pPr>
        <w:pStyle w:val="Header"/>
        <w:tabs>
          <w:tab w:val="clear" w:pos="4536"/>
          <w:tab w:val="clear" w:pos="9072"/>
        </w:tabs>
        <w:spacing w:after="200" w:line="276" w:lineRule="auto"/>
        <w:ind w:left="2551"/>
      </w:pPr>
    </w:p>
    <w:p w14:paraId="534BCC17" w14:textId="77777777" w:rsidR="007A2513" w:rsidRDefault="007A2513" w:rsidP="007A2513">
      <w:pPr>
        <w:pStyle w:val="Header"/>
        <w:tabs>
          <w:tab w:val="clear" w:pos="4536"/>
          <w:tab w:val="clear" w:pos="9072"/>
        </w:tabs>
        <w:spacing w:after="200" w:line="276" w:lineRule="auto"/>
        <w:ind w:left="2551"/>
      </w:pPr>
    </w:p>
    <w:p w14:paraId="1DE16FD7" w14:textId="77777777" w:rsidR="007A2513" w:rsidRDefault="007A2513" w:rsidP="007A2513">
      <w:pPr>
        <w:pStyle w:val="Header"/>
        <w:tabs>
          <w:tab w:val="clear" w:pos="4536"/>
          <w:tab w:val="clear" w:pos="9072"/>
        </w:tabs>
        <w:spacing w:after="200" w:line="276" w:lineRule="auto"/>
        <w:ind w:left="2551"/>
      </w:pPr>
      <w:r>
        <w:rPr>
          <w:noProof/>
        </w:rPr>
        <w:drawing>
          <wp:inline distT="0" distB="0" distL="0" distR="0" wp14:anchorId="38C2CADC" wp14:editId="321340F1">
            <wp:extent cx="4139565" cy="1377315"/>
            <wp:effectExtent l="0" t="0" r="0" b="0"/>
            <wp:docPr id="35855" name="Picture 35855" descr="C:\Users\smichiel\Pictures\Inplanting MYRRHA\02. March 2012\c011 copie.jpg"/>
            <wp:cNvGraphicFramePr/>
            <a:graphic xmlns:a="http://schemas.openxmlformats.org/drawingml/2006/main">
              <a:graphicData uri="http://schemas.openxmlformats.org/drawingml/2006/picture">
                <pic:pic xmlns:pic="http://schemas.openxmlformats.org/drawingml/2006/picture">
                  <pic:nvPicPr>
                    <pic:cNvPr id="35855" name="Picture 35855" descr="C:\Users\smichiel\Pictures\Inplanting MYRRHA\02. March 2012\c011 copie.jp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39565" cy="1377315"/>
                    </a:xfrm>
                    <a:prstGeom prst="rect">
                      <a:avLst/>
                    </a:prstGeom>
                    <a:noFill/>
                    <a:ln>
                      <a:noFill/>
                    </a:ln>
                  </pic:spPr>
                </pic:pic>
              </a:graphicData>
            </a:graphic>
          </wp:inline>
        </w:drawing>
      </w:r>
    </w:p>
    <w:p w14:paraId="6C8C4AA4" w14:textId="77777777" w:rsidR="007A2513" w:rsidRDefault="007A2513" w:rsidP="007A2513">
      <w:pPr>
        <w:pStyle w:val="Header"/>
        <w:tabs>
          <w:tab w:val="clear" w:pos="4536"/>
          <w:tab w:val="clear" w:pos="9072"/>
        </w:tabs>
        <w:spacing w:after="200" w:line="276" w:lineRule="auto"/>
        <w:ind w:left="2551"/>
      </w:pPr>
    </w:p>
    <w:sdt>
      <w:sdtPr>
        <w:alias w:val="Date"/>
        <w:tag w:val="date"/>
        <w:id w:val="-1217961415"/>
        <w:placeholder>
          <w:docPart w:val="DefaultPlaceholder_1082065160"/>
        </w:placeholder>
        <w:date w:fullDate="2019-02-05T00:00:00Z">
          <w:dateFormat w:val="dd MMMM yyyy"/>
          <w:lid w:val="en-GB"/>
          <w:storeMappedDataAs w:val="dateTime"/>
          <w:calendar w:val="gregorian"/>
        </w:date>
      </w:sdtPr>
      <w:sdtEndPr/>
      <w:sdtContent>
        <w:p w14:paraId="5D1876FA" w14:textId="70EC19F5" w:rsidR="007A2513" w:rsidRPr="00D26B31" w:rsidRDefault="00292A9A" w:rsidP="007A2513">
          <w:pPr>
            <w:pStyle w:val="Header"/>
            <w:tabs>
              <w:tab w:val="clear" w:pos="4536"/>
              <w:tab w:val="clear" w:pos="9072"/>
            </w:tabs>
            <w:spacing w:after="200" w:line="276" w:lineRule="auto"/>
            <w:ind w:left="2551"/>
          </w:pPr>
          <w:r>
            <w:rPr>
              <w:lang w:val="en-GB"/>
            </w:rPr>
            <w:t>05 February 2019</w:t>
          </w:r>
        </w:p>
      </w:sdtContent>
    </w:sdt>
    <w:p w14:paraId="0E994956" w14:textId="77777777" w:rsidR="007A2513" w:rsidRPr="00D26B31" w:rsidRDefault="007A2513" w:rsidP="007A2513">
      <w:pPr>
        <w:pStyle w:val="Header"/>
        <w:tabs>
          <w:tab w:val="clear" w:pos="4536"/>
          <w:tab w:val="clear" w:pos="9072"/>
        </w:tabs>
        <w:spacing w:after="200" w:line="276" w:lineRule="auto"/>
        <w:ind w:left="2551"/>
      </w:pPr>
    </w:p>
    <w:p w14:paraId="299F2D07" w14:textId="77777777" w:rsidR="007A2513" w:rsidRPr="003C0E84" w:rsidRDefault="00770580" w:rsidP="00770580">
      <w:pPr>
        <w:ind w:left="2552"/>
        <w:jc w:val="left"/>
        <w:rPr>
          <w:sz w:val="20"/>
        </w:rPr>
      </w:pPr>
      <w:r w:rsidRPr="004F4387">
        <w:rPr>
          <w:color w:val="FF0000"/>
        </w:rPr>
        <w:fldChar w:fldCharType="begin"/>
      </w:r>
      <w:r w:rsidRPr="003C0E84">
        <w:rPr>
          <w:color w:val="FF0000"/>
        </w:rPr>
        <w:instrText xml:space="preserve"> IF </w:instrText>
      </w:r>
      <w:r w:rsidRPr="004F4387">
        <w:rPr>
          <w:color w:val="FF0000"/>
        </w:rPr>
        <w:fldChar w:fldCharType="begin"/>
      </w:r>
      <w:r w:rsidRPr="003C0E84">
        <w:rPr>
          <w:color w:val="FF0000"/>
        </w:rPr>
        <w:instrText xml:space="preserve"> DOCPROPERTY  "Common Attributes_Information Security Classification" </w:instrText>
      </w:r>
      <w:r w:rsidRPr="004F4387">
        <w:rPr>
          <w:color w:val="FF0000"/>
        </w:rPr>
        <w:fldChar w:fldCharType="separate"/>
      </w:r>
      <w:r w:rsidRPr="003C0E84">
        <w:rPr>
          <w:color w:val="FF0000"/>
        </w:rPr>
        <w:instrText>Restricted NUC</w:instrText>
      </w:r>
      <w:r w:rsidRPr="004F4387">
        <w:rPr>
          <w:color w:val="FF0000"/>
        </w:rPr>
        <w:fldChar w:fldCharType="end"/>
      </w:r>
      <w:r w:rsidRPr="003C0E84">
        <w:rPr>
          <w:color w:val="FF0000"/>
        </w:rPr>
        <w:instrText xml:space="preserve">="Secret NUC" "GEHEIM - NUC / SECRET – NUC" </w:instrText>
      </w:r>
      <w:r w:rsidRPr="004F4387">
        <w:rPr>
          <w:color w:val="FF0000"/>
        </w:rPr>
        <w:fldChar w:fldCharType="begin"/>
      </w:r>
      <w:r w:rsidRPr="003C0E84">
        <w:rPr>
          <w:color w:val="FF0000"/>
        </w:rPr>
        <w:instrText xml:space="preserve"> IF </w:instrText>
      </w:r>
      <w:r w:rsidRPr="004F4387">
        <w:rPr>
          <w:color w:val="FF0000"/>
        </w:rPr>
        <w:fldChar w:fldCharType="begin"/>
      </w:r>
      <w:r w:rsidRPr="003C0E84">
        <w:rPr>
          <w:color w:val="FF0000"/>
        </w:rPr>
        <w:instrText xml:space="preserve"> DOCPROPERTY  "Common Attributes_Information Security Classification" </w:instrText>
      </w:r>
      <w:r w:rsidRPr="004F4387">
        <w:rPr>
          <w:color w:val="FF0000"/>
        </w:rPr>
        <w:fldChar w:fldCharType="separate"/>
      </w:r>
      <w:r w:rsidRPr="003C0E84">
        <w:rPr>
          <w:color w:val="FF0000"/>
        </w:rPr>
        <w:instrText>Restricted NUC</w:instrText>
      </w:r>
      <w:r w:rsidRPr="004F4387">
        <w:rPr>
          <w:color w:val="FF0000"/>
        </w:rPr>
        <w:fldChar w:fldCharType="end"/>
      </w:r>
      <w:r w:rsidRPr="003C0E84">
        <w:rPr>
          <w:color w:val="FF0000"/>
        </w:rPr>
        <w:instrText xml:space="preserve">="Confidential NUC" "VERTROUWELIJK - NUC / CONFIDENTIEL – NUC" </w:instrText>
      </w:r>
      <w:r w:rsidRPr="004F4387">
        <w:rPr>
          <w:color w:val="FF0000"/>
        </w:rPr>
        <w:fldChar w:fldCharType="begin"/>
      </w:r>
      <w:r w:rsidRPr="003C0E84">
        <w:rPr>
          <w:color w:val="FF0000"/>
        </w:rPr>
        <w:instrText xml:space="preserve"> IF </w:instrText>
      </w:r>
      <w:r w:rsidRPr="004F4387">
        <w:rPr>
          <w:color w:val="FF0000"/>
        </w:rPr>
        <w:fldChar w:fldCharType="begin"/>
      </w:r>
      <w:r w:rsidRPr="003C0E84">
        <w:rPr>
          <w:color w:val="FF0000"/>
        </w:rPr>
        <w:instrText xml:space="preserve"> DOCPROPERTY  "Common Attributes_Information Security Classification" </w:instrText>
      </w:r>
      <w:r w:rsidRPr="004F4387">
        <w:rPr>
          <w:color w:val="FF0000"/>
        </w:rPr>
        <w:fldChar w:fldCharType="separate"/>
      </w:r>
      <w:r w:rsidRPr="003C0E84">
        <w:rPr>
          <w:color w:val="FF0000"/>
        </w:rPr>
        <w:instrText>Restricted NUC</w:instrText>
      </w:r>
      <w:r w:rsidRPr="004F4387">
        <w:rPr>
          <w:color w:val="FF0000"/>
        </w:rPr>
        <w:fldChar w:fldCharType="end"/>
      </w:r>
      <w:r w:rsidRPr="003C0E84">
        <w:rPr>
          <w:color w:val="FF0000"/>
        </w:rPr>
        <w:instrText xml:space="preserve">="Restricted NUC" "BEPERKTE VERSPREIDING - NUC / DIFFUSION RESTREINTE - NUC" </w:instrText>
      </w:r>
      <w:r w:rsidRPr="004F4387">
        <w:rPr>
          <w:color w:val="FF0000"/>
        </w:rPr>
        <w:fldChar w:fldCharType="separate"/>
      </w:r>
      <w:r w:rsidR="00DD4A55" w:rsidRPr="003C0E84">
        <w:rPr>
          <w:noProof/>
          <w:color w:val="FF0000"/>
        </w:rPr>
        <w:instrText>BEPERKTE VERSPREIDING - NUC / DIFFUSION RESTREINTE - NUC</w:instrText>
      </w:r>
      <w:r w:rsidRPr="004F4387">
        <w:rPr>
          <w:color w:val="FF0000"/>
        </w:rPr>
        <w:fldChar w:fldCharType="end"/>
      </w:r>
      <w:r w:rsidRPr="003C0E84">
        <w:rPr>
          <w:color w:val="FF0000"/>
        </w:rPr>
        <w:instrText xml:space="preserve"> </w:instrText>
      </w:r>
      <w:r w:rsidRPr="004F4387">
        <w:rPr>
          <w:color w:val="FF0000"/>
        </w:rPr>
        <w:fldChar w:fldCharType="separate"/>
      </w:r>
      <w:r w:rsidR="00DD4A55" w:rsidRPr="003C0E84">
        <w:rPr>
          <w:noProof/>
          <w:color w:val="FF0000"/>
        </w:rPr>
        <w:instrText>BEPERKTE VERSPREIDING - NUC / DIFFUSION RESTREINTE - NUC</w:instrText>
      </w:r>
      <w:r w:rsidRPr="004F4387">
        <w:rPr>
          <w:color w:val="FF0000"/>
        </w:rPr>
        <w:fldChar w:fldCharType="end"/>
      </w:r>
      <w:r w:rsidRPr="003C0E84">
        <w:rPr>
          <w:color w:val="FF0000"/>
        </w:rPr>
        <w:instrText xml:space="preserve"> </w:instrText>
      </w:r>
      <w:r w:rsidRPr="004F4387">
        <w:rPr>
          <w:color w:val="FF0000"/>
        </w:rPr>
        <w:fldChar w:fldCharType="separate"/>
      </w:r>
      <w:r w:rsidR="00DD4A55" w:rsidRPr="003C0E84">
        <w:rPr>
          <w:noProof/>
          <w:color w:val="FF0000"/>
        </w:rPr>
        <w:t>BEPERKTE VERSPREIDING - NUC / DIFFUSION RESTREINTE - NUC</w:t>
      </w:r>
      <w:r w:rsidRPr="004F4387">
        <w:rPr>
          <w:color w:val="FF0000"/>
        </w:rPr>
        <w:fldChar w:fldCharType="end"/>
      </w:r>
      <w:r w:rsidRPr="00671000">
        <w:fldChar w:fldCharType="begin"/>
      </w:r>
      <w:r w:rsidRPr="003C0E84">
        <w:instrText xml:space="preserve"> IF </w:instrText>
      </w:r>
      <w:r w:rsidRPr="00671000">
        <w:fldChar w:fldCharType="begin"/>
      </w:r>
      <w:r w:rsidRPr="003C0E84">
        <w:instrText xml:space="preserve"> DOCPROPERTY  "Common Attributes_Information Security Classification" </w:instrText>
      </w:r>
      <w:r w:rsidRPr="00671000">
        <w:fldChar w:fldCharType="separate"/>
      </w:r>
      <w:r w:rsidRPr="003C0E84">
        <w:instrText>Restricted NUC</w:instrText>
      </w:r>
      <w:r w:rsidRPr="00671000">
        <w:fldChar w:fldCharType="end"/>
      </w:r>
      <w:r w:rsidRPr="003C0E84">
        <w:instrText xml:space="preserve">="Public" "ISC: Public" </w:instrText>
      </w:r>
      <w:r w:rsidRPr="00671000">
        <w:fldChar w:fldCharType="begin"/>
      </w:r>
      <w:r w:rsidRPr="003C0E84">
        <w:instrText xml:space="preserve"> IF </w:instrText>
      </w:r>
      <w:r w:rsidRPr="00671000">
        <w:fldChar w:fldCharType="begin"/>
      </w:r>
      <w:r w:rsidRPr="003C0E84">
        <w:instrText xml:space="preserve"> DOCPROPERTY  "Common Attributes_Information Security Classification" </w:instrText>
      </w:r>
      <w:r w:rsidRPr="00671000">
        <w:fldChar w:fldCharType="separate"/>
      </w:r>
      <w:r w:rsidRPr="003C0E84">
        <w:instrText>Restricted NUC</w:instrText>
      </w:r>
      <w:r w:rsidRPr="00671000">
        <w:fldChar w:fldCharType="end"/>
      </w:r>
      <w:r w:rsidRPr="003C0E84">
        <w:instrText xml:space="preserve">="Unrestricted Internal Use" "ISC: Unrestricted Internal Use" </w:instrText>
      </w:r>
      <w:r w:rsidRPr="00671000">
        <w:fldChar w:fldCharType="begin"/>
      </w:r>
      <w:r w:rsidRPr="003C0E84">
        <w:instrText xml:space="preserve"> IF </w:instrText>
      </w:r>
      <w:r w:rsidRPr="00671000">
        <w:fldChar w:fldCharType="begin"/>
      </w:r>
      <w:r w:rsidRPr="003C0E84">
        <w:instrText xml:space="preserve"> DOCPROPERTY  "Common Attributes_Information Security Classification" </w:instrText>
      </w:r>
      <w:r w:rsidRPr="00671000">
        <w:fldChar w:fldCharType="separate"/>
      </w:r>
      <w:r w:rsidRPr="003C0E84">
        <w:instrText>Restricted NUC</w:instrText>
      </w:r>
      <w:r w:rsidRPr="00671000">
        <w:fldChar w:fldCharType="end"/>
      </w:r>
      <w:r w:rsidRPr="003C0E84">
        <w:instrText xml:space="preserve">="Restricted" "ISC: Restricted" </w:instrText>
      </w:r>
      <w:r w:rsidRPr="00671000">
        <w:fldChar w:fldCharType="begin"/>
      </w:r>
      <w:r w:rsidRPr="003C0E84">
        <w:instrText xml:space="preserve"> IF </w:instrText>
      </w:r>
      <w:r w:rsidRPr="00671000">
        <w:fldChar w:fldCharType="begin"/>
      </w:r>
      <w:r w:rsidRPr="003C0E84">
        <w:instrText xml:space="preserve"> DOCPROPERTY  "Common Attributes_Information Security Classification" </w:instrText>
      </w:r>
      <w:r w:rsidRPr="00671000">
        <w:fldChar w:fldCharType="separate"/>
      </w:r>
      <w:r w:rsidRPr="003C0E84">
        <w:instrText>Restricted NUC</w:instrText>
      </w:r>
      <w:r w:rsidRPr="00671000">
        <w:fldChar w:fldCharType="end"/>
      </w:r>
      <w:r w:rsidRPr="003C0E84">
        <w:instrText xml:space="preserve">="Confidential" "ISC: Confidential" </w:instrText>
      </w:r>
      <w:r w:rsidRPr="00671000">
        <w:fldChar w:fldCharType="begin"/>
      </w:r>
      <w:r w:rsidRPr="003C0E84">
        <w:instrText xml:space="preserve"> IF </w:instrText>
      </w:r>
      <w:r w:rsidRPr="00671000">
        <w:fldChar w:fldCharType="begin"/>
      </w:r>
      <w:r w:rsidRPr="003C0E84">
        <w:instrText xml:space="preserve"> DOCPROPERTY  "Common Attributes_Information Security Classification" </w:instrText>
      </w:r>
      <w:r w:rsidRPr="00671000">
        <w:fldChar w:fldCharType="separate"/>
      </w:r>
      <w:r w:rsidRPr="003C0E84">
        <w:instrText>Restricted NUC</w:instrText>
      </w:r>
      <w:r w:rsidRPr="00671000">
        <w:fldChar w:fldCharType="end"/>
      </w:r>
      <w:r w:rsidRPr="003C0E84">
        <w:instrText xml:space="preserve">="Confidential Personal Data" "ISC: Confidential Personal Data" </w:instrText>
      </w:r>
      <w:r w:rsidRPr="00671000">
        <w:fldChar w:fldCharType="end"/>
      </w:r>
      <w:r w:rsidRPr="003C0E84">
        <w:instrText xml:space="preserve"> </w:instrText>
      </w:r>
      <w:r w:rsidRPr="00671000">
        <w:fldChar w:fldCharType="end"/>
      </w:r>
      <w:r w:rsidRPr="003C0E84">
        <w:instrText xml:space="preserve"> </w:instrText>
      </w:r>
      <w:r w:rsidRPr="00671000">
        <w:fldChar w:fldCharType="end"/>
      </w:r>
      <w:r w:rsidRPr="003C0E84">
        <w:instrText xml:space="preserve"> </w:instrText>
      </w:r>
      <w:r w:rsidRPr="00671000">
        <w:fldChar w:fldCharType="end"/>
      </w:r>
      <w:r w:rsidRPr="003C0E84">
        <w:instrText xml:space="preserve"> </w:instrText>
      </w:r>
      <w:r w:rsidRPr="00671000">
        <w:fldChar w:fldCharType="end"/>
      </w:r>
      <w:r w:rsidRPr="003C0E84">
        <w:br/>
      </w:r>
      <w:r w:rsidRPr="004F4387">
        <w:rPr>
          <w:rFonts w:cs="Segoe UI"/>
          <w:i/>
          <w:color w:val="FF0000"/>
          <w:sz w:val="18"/>
          <w:szCs w:val="18"/>
        </w:rPr>
        <w:fldChar w:fldCharType="begin"/>
      </w:r>
      <w:r w:rsidRPr="003C0E84">
        <w:rPr>
          <w:rFonts w:cs="Segoe UI"/>
          <w:i/>
          <w:color w:val="FF0000"/>
          <w:sz w:val="18"/>
          <w:szCs w:val="18"/>
        </w:rPr>
        <w:instrText xml:space="preserve"> IF </w:instrText>
      </w:r>
      <w:r w:rsidRPr="004F4387">
        <w:rPr>
          <w:rFonts w:cs="Segoe UI"/>
          <w:i/>
          <w:color w:val="FF0000"/>
          <w:sz w:val="18"/>
          <w:szCs w:val="18"/>
        </w:rPr>
        <w:fldChar w:fldCharType="begin"/>
      </w:r>
      <w:r w:rsidRPr="003C0E84">
        <w:rPr>
          <w:rFonts w:cs="Segoe UI"/>
          <w:i/>
          <w:color w:val="FF0000"/>
          <w:sz w:val="18"/>
          <w:szCs w:val="18"/>
        </w:rPr>
        <w:instrText xml:space="preserve"> DOCPROPERTY  "Common Attributes_Information Security Classification" </w:instrText>
      </w:r>
      <w:r w:rsidRPr="004F4387">
        <w:rPr>
          <w:rFonts w:cs="Segoe UI"/>
          <w:i/>
          <w:color w:val="FF0000"/>
          <w:sz w:val="18"/>
          <w:szCs w:val="18"/>
        </w:rPr>
        <w:fldChar w:fldCharType="separate"/>
      </w:r>
      <w:r w:rsidRPr="003C0E84">
        <w:rPr>
          <w:rFonts w:cs="Segoe UI"/>
          <w:i/>
          <w:color w:val="FF0000"/>
          <w:sz w:val="18"/>
          <w:szCs w:val="18"/>
        </w:rPr>
        <w:instrText>Restricted NUC</w:instrText>
      </w:r>
      <w:r w:rsidRPr="004F4387">
        <w:rPr>
          <w:rFonts w:cs="Segoe UI"/>
          <w:i/>
          <w:color w:val="FF0000"/>
          <w:sz w:val="18"/>
          <w:szCs w:val="18"/>
        </w:rPr>
        <w:fldChar w:fldCharType="end"/>
      </w:r>
      <w:r w:rsidRPr="003C0E84">
        <w:rPr>
          <w:rFonts w:cs="Segoe UI"/>
          <w:i/>
          <w:color w:val="FF0000"/>
          <w:sz w:val="18"/>
          <w:szCs w:val="18"/>
        </w:rPr>
        <w:instrText xml:space="preserve">="Secret NUC" "  (Wet van 15 april 1994 / Loi du 15 avril 1994) " </w:instrText>
      </w:r>
      <w:r w:rsidRPr="004F4387">
        <w:rPr>
          <w:rFonts w:cs="Segoe UI"/>
          <w:i/>
          <w:color w:val="FF0000"/>
          <w:sz w:val="18"/>
          <w:szCs w:val="18"/>
        </w:rPr>
        <w:fldChar w:fldCharType="begin"/>
      </w:r>
      <w:r w:rsidRPr="003C0E84">
        <w:rPr>
          <w:rFonts w:cs="Segoe UI"/>
          <w:i/>
          <w:color w:val="FF0000"/>
          <w:sz w:val="18"/>
          <w:szCs w:val="18"/>
        </w:rPr>
        <w:instrText xml:space="preserve"> IF </w:instrText>
      </w:r>
      <w:r w:rsidRPr="004F4387">
        <w:rPr>
          <w:rFonts w:cs="Segoe UI"/>
          <w:i/>
          <w:color w:val="FF0000"/>
          <w:sz w:val="18"/>
          <w:szCs w:val="18"/>
        </w:rPr>
        <w:fldChar w:fldCharType="begin"/>
      </w:r>
      <w:r w:rsidRPr="003C0E84">
        <w:rPr>
          <w:rFonts w:cs="Segoe UI"/>
          <w:i/>
          <w:color w:val="FF0000"/>
          <w:sz w:val="18"/>
          <w:szCs w:val="18"/>
        </w:rPr>
        <w:instrText xml:space="preserve"> DOCPROPERTY  "Common Attributes_Information Security Classification" </w:instrText>
      </w:r>
      <w:r w:rsidRPr="004F4387">
        <w:rPr>
          <w:rFonts w:cs="Segoe UI"/>
          <w:i/>
          <w:color w:val="FF0000"/>
          <w:sz w:val="18"/>
          <w:szCs w:val="18"/>
        </w:rPr>
        <w:fldChar w:fldCharType="separate"/>
      </w:r>
      <w:r w:rsidRPr="003C0E84">
        <w:rPr>
          <w:rFonts w:cs="Segoe UI"/>
          <w:i/>
          <w:color w:val="FF0000"/>
          <w:sz w:val="18"/>
          <w:szCs w:val="18"/>
        </w:rPr>
        <w:instrText>Restricted NUC</w:instrText>
      </w:r>
      <w:r w:rsidRPr="004F4387">
        <w:rPr>
          <w:rFonts w:cs="Segoe UI"/>
          <w:i/>
          <w:color w:val="FF0000"/>
          <w:sz w:val="18"/>
          <w:szCs w:val="18"/>
        </w:rPr>
        <w:fldChar w:fldCharType="end"/>
      </w:r>
      <w:r w:rsidRPr="003C0E84">
        <w:rPr>
          <w:rFonts w:cs="Segoe UI"/>
          <w:i/>
          <w:color w:val="FF0000"/>
          <w:sz w:val="18"/>
          <w:szCs w:val="18"/>
        </w:rPr>
        <w:instrText xml:space="preserve">="Confidential NUC" "(Wet van 15 april 1994 / Loi du 15 avril 1994)" </w:instrText>
      </w:r>
      <w:r w:rsidRPr="004F4387">
        <w:rPr>
          <w:rFonts w:cs="Segoe UI"/>
          <w:i/>
          <w:color w:val="FF0000"/>
          <w:sz w:val="18"/>
          <w:szCs w:val="18"/>
        </w:rPr>
        <w:fldChar w:fldCharType="begin"/>
      </w:r>
      <w:r w:rsidRPr="003C0E84">
        <w:rPr>
          <w:rFonts w:cs="Segoe UI"/>
          <w:i/>
          <w:color w:val="FF0000"/>
          <w:sz w:val="18"/>
          <w:szCs w:val="18"/>
        </w:rPr>
        <w:instrText xml:space="preserve"> IF </w:instrText>
      </w:r>
      <w:r w:rsidRPr="004F4387">
        <w:rPr>
          <w:rFonts w:cs="Segoe UI"/>
          <w:i/>
          <w:color w:val="FF0000"/>
          <w:sz w:val="18"/>
          <w:szCs w:val="18"/>
        </w:rPr>
        <w:fldChar w:fldCharType="begin"/>
      </w:r>
      <w:r w:rsidRPr="003C0E84">
        <w:rPr>
          <w:rFonts w:cs="Segoe UI"/>
          <w:i/>
          <w:color w:val="FF0000"/>
          <w:sz w:val="18"/>
          <w:szCs w:val="18"/>
        </w:rPr>
        <w:instrText xml:space="preserve"> DOCPROPERTY  "Common Attributes_Information Security Classification" </w:instrText>
      </w:r>
      <w:r w:rsidRPr="004F4387">
        <w:rPr>
          <w:rFonts w:cs="Segoe UI"/>
          <w:i/>
          <w:color w:val="FF0000"/>
          <w:sz w:val="18"/>
          <w:szCs w:val="18"/>
        </w:rPr>
        <w:fldChar w:fldCharType="separate"/>
      </w:r>
      <w:r w:rsidRPr="003C0E84">
        <w:rPr>
          <w:rFonts w:cs="Segoe UI"/>
          <w:i/>
          <w:color w:val="FF0000"/>
          <w:sz w:val="18"/>
          <w:szCs w:val="18"/>
        </w:rPr>
        <w:instrText>Restricted NUC</w:instrText>
      </w:r>
      <w:r w:rsidRPr="004F4387">
        <w:rPr>
          <w:rFonts w:cs="Segoe UI"/>
          <w:i/>
          <w:color w:val="FF0000"/>
          <w:sz w:val="18"/>
          <w:szCs w:val="18"/>
        </w:rPr>
        <w:fldChar w:fldCharType="end"/>
      </w:r>
      <w:r w:rsidRPr="003C0E84">
        <w:rPr>
          <w:rFonts w:cs="Segoe UI"/>
          <w:i/>
          <w:color w:val="FF0000"/>
          <w:sz w:val="18"/>
          <w:szCs w:val="18"/>
        </w:rPr>
        <w:instrText xml:space="preserve">="Restricted NUC" "(Wet van 15 april 1994 / Loi du 15 avril 1994)" </w:instrText>
      </w:r>
      <w:r w:rsidRPr="004F4387">
        <w:rPr>
          <w:rFonts w:cs="Segoe UI"/>
          <w:i/>
          <w:color w:val="FF0000"/>
          <w:sz w:val="18"/>
          <w:szCs w:val="18"/>
        </w:rPr>
        <w:fldChar w:fldCharType="separate"/>
      </w:r>
      <w:r w:rsidR="00DD4A55" w:rsidRPr="003C0E84">
        <w:rPr>
          <w:rFonts w:cs="Segoe UI"/>
          <w:i/>
          <w:noProof/>
          <w:color w:val="FF0000"/>
          <w:sz w:val="18"/>
          <w:szCs w:val="18"/>
        </w:rPr>
        <w:instrText>(Wet van 15 april 1994 / Loi du 15 avril 1994)</w:instrText>
      </w:r>
      <w:r w:rsidRPr="004F4387">
        <w:rPr>
          <w:rFonts w:cs="Segoe UI"/>
          <w:i/>
          <w:color w:val="FF0000"/>
          <w:sz w:val="18"/>
          <w:szCs w:val="18"/>
        </w:rPr>
        <w:fldChar w:fldCharType="end"/>
      </w:r>
      <w:r w:rsidRPr="003C0E84">
        <w:rPr>
          <w:rFonts w:cs="Segoe UI"/>
          <w:i/>
          <w:color w:val="FF0000"/>
          <w:sz w:val="18"/>
          <w:szCs w:val="18"/>
        </w:rPr>
        <w:instrText xml:space="preserve"> </w:instrText>
      </w:r>
      <w:r w:rsidRPr="004F4387">
        <w:rPr>
          <w:rFonts w:cs="Segoe UI"/>
          <w:i/>
          <w:color w:val="FF0000"/>
          <w:sz w:val="18"/>
          <w:szCs w:val="18"/>
        </w:rPr>
        <w:fldChar w:fldCharType="separate"/>
      </w:r>
      <w:r w:rsidR="00DD4A55" w:rsidRPr="003C0E84">
        <w:rPr>
          <w:rFonts w:cs="Segoe UI"/>
          <w:i/>
          <w:noProof/>
          <w:color w:val="FF0000"/>
          <w:sz w:val="18"/>
          <w:szCs w:val="18"/>
        </w:rPr>
        <w:instrText>(Wet van 15 april 1994 / Loi du 15 avril 1994)</w:instrText>
      </w:r>
      <w:r w:rsidRPr="004F4387">
        <w:rPr>
          <w:rFonts w:cs="Segoe UI"/>
          <w:i/>
          <w:color w:val="FF0000"/>
          <w:sz w:val="18"/>
          <w:szCs w:val="18"/>
        </w:rPr>
        <w:fldChar w:fldCharType="end"/>
      </w:r>
      <w:r w:rsidRPr="003C0E84">
        <w:rPr>
          <w:rFonts w:cs="Segoe UI"/>
          <w:i/>
          <w:color w:val="FF0000"/>
          <w:sz w:val="18"/>
          <w:szCs w:val="18"/>
        </w:rPr>
        <w:instrText xml:space="preserve"> </w:instrText>
      </w:r>
      <w:r w:rsidRPr="004F4387">
        <w:rPr>
          <w:rFonts w:cs="Segoe UI"/>
          <w:i/>
          <w:color w:val="FF0000"/>
          <w:sz w:val="18"/>
          <w:szCs w:val="18"/>
        </w:rPr>
        <w:fldChar w:fldCharType="separate"/>
      </w:r>
      <w:r w:rsidR="00DD4A55" w:rsidRPr="003C0E84">
        <w:rPr>
          <w:rFonts w:cs="Segoe UI"/>
          <w:i/>
          <w:noProof/>
          <w:color w:val="FF0000"/>
          <w:sz w:val="18"/>
          <w:szCs w:val="18"/>
        </w:rPr>
        <w:t>(Wet van 15 april 1994 / Loi du 15 avril 1994)</w:t>
      </w:r>
      <w:r w:rsidRPr="004F4387">
        <w:rPr>
          <w:rFonts w:cs="Segoe UI"/>
          <w:i/>
          <w:color w:val="FF0000"/>
          <w:sz w:val="18"/>
          <w:szCs w:val="18"/>
        </w:rPr>
        <w:fldChar w:fldCharType="end"/>
      </w:r>
    </w:p>
    <w:p w14:paraId="5A8F35A4" w14:textId="77777777" w:rsidR="00EE4CB9" w:rsidRPr="003C0E84" w:rsidRDefault="00EE4CB9"/>
    <w:p w14:paraId="4309B516" w14:textId="77777777" w:rsidR="007953CB" w:rsidRPr="003C0E84" w:rsidRDefault="007953CB">
      <w:pPr>
        <w:sectPr w:rsidR="007953CB" w:rsidRPr="003C0E84" w:rsidSect="004F4E0E">
          <w:headerReference w:type="default" r:id="rId14"/>
          <w:footerReference w:type="default" r:id="rId15"/>
          <w:headerReference w:type="first" r:id="rId16"/>
          <w:footerReference w:type="first" r:id="rId17"/>
          <w:pgSz w:w="11906" w:h="16838"/>
          <w:pgMar w:top="1559" w:right="1134" w:bottom="1701" w:left="1701" w:header="850" w:footer="595" w:gutter="0"/>
          <w:cols w:space="708"/>
          <w:docGrid w:linePitch="360"/>
        </w:sectPr>
      </w:pPr>
    </w:p>
    <w:p w14:paraId="6674E508" w14:textId="77777777" w:rsidR="0024717E" w:rsidRDefault="0052002F" w:rsidP="0024717E">
      <w:pPr>
        <w:spacing w:after="120"/>
        <w:ind w:left="284"/>
        <w:rPr>
          <w:sz w:val="14"/>
        </w:rPr>
      </w:pPr>
      <w:r w:rsidRPr="0052002F">
        <w:rPr>
          <w:caps/>
          <w:sz w:val="14"/>
        </w:rPr>
        <w:lastRenderedPageBreak/>
        <w:t>Note</w:t>
      </w:r>
      <w:r w:rsidR="0024717E">
        <w:rPr>
          <w:sz w:val="14"/>
        </w:rPr>
        <w:t>: English translations are for information only. All legal background of this information is based on the Dutch text.</w:t>
      </w:r>
    </w:p>
    <w:p w14:paraId="2D834E28" w14:textId="77777777" w:rsidR="0024717E" w:rsidRPr="0024717E" w:rsidRDefault="0024717E" w:rsidP="0024717E">
      <w:pPr>
        <w:pStyle w:val="ListParagraph"/>
        <w:numPr>
          <w:ilvl w:val="0"/>
          <w:numId w:val="1"/>
        </w:numPr>
        <w:spacing w:after="120"/>
        <w:ind w:left="284" w:hanging="284"/>
        <w:rPr>
          <w:sz w:val="14"/>
          <w:lang w:val="nl-BE"/>
        </w:rPr>
      </w:pPr>
      <w:r>
        <w:rPr>
          <w:sz w:val="14"/>
          <w:lang w:val="nl-BE"/>
        </w:rPr>
        <w:t>Dit document is gecategoriseerd als "</w:t>
      </w:r>
      <w:r w:rsidR="00264748">
        <w:rPr>
          <w:sz w:val="14"/>
          <w:lang w:val="nl-BE"/>
        </w:rPr>
        <w:fldChar w:fldCharType="begin"/>
      </w:r>
      <w:r w:rsidR="00264748">
        <w:rPr>
          <w:sz w:val="14"/>
          <w:lang w:val="nl-BE"/>
        </w:rPr>
        <w:instrText xml:space="preserve"> DOCPROPERTY  SecClear-NL  \* MERGEFORMAT </w:instrText>
      </w:r>
      <w:r w:rsidR="00264748">
        <w:rPr>
          <w:sz w:val="14"/>
          <w:lang w:val="nl-BE"/>
        </w:rPr>
        <w:fldChar w:fldCharType="separate"/>
      </w:r>
      <w:r w:rsidR="003A5BB5">
        <w:rPr>
          <w:sz w:val="14"/>
          <w:lang w:val="nl-BE"/>
        </w:rPr>
        <w:t>BEPERKTE VERSPREIDING - NUC</w:t>
      </w:r>
      <w:r w:rsidR="00264748">
        <w:rPr>
          <w:sz w:val="14"/>
          <w:lang w:val="nl-BE"/>
        </w:rPr>
        <w:fldChar w:fldCharType="end"/>
      </w:r>
      <w:r>
        <w:rPr>
          <w:sz w:val="14"/>
          <w:lang w:val="nl-BE"/>
        </w:rPr>
        <w:t xml:space="preserve">"  </w:t>
      </w:r>
      <w:r w:rsidRPr="00762032">
        <w:rPr>
          <w:sz w:val="14"/>
          <w:lang w:val="nl-BE"/>
        </w:rPr>
        <w:t>(Wet van 15 April 1994).</w:t>
      </w:r>
    </w:p>
    <w:sdt>
      <w:sdtPr>
        <w:rPr>
          <w:lang w:val="nl-BE"/>
        </w:rPr>
        <w:alias w:val="SecClearExpl-NL"/>
        <w:tag w:val="SecClearExpl-NL"/>
        <w:id w:val="2077853612"/>
        <w:placeholder>
          <w:docPart w:val="06ECA85D31DD4F12B5B6D5E8C265F8FB"/>
        </w:placeholder>
        <w:text/>
      </w:sdtPr>
      <w:sdtEndPr/>
      <w:sdtContent>
        <w:p w14:paraId="215A1DBD" w14:textId="77777777" w:rsidR="0024717E" w:rsidRDefault="00436EE4" w:rsidP="0024717E">
          <w:pPr>
            <w:pStyle w:val="BodyText"/>
            <w:tabs>
              <w:tab w:val="right" w:leader="hyphen" w:pos="9072"/>
            </w:tabs>
            <w:spacing w:after="120"/>
            <w:ind w:left="284"/>
            <w:rPr>
              <w:lang w:val="nl-BE"/>
            </w:rPr>
          </w:pPr>
          <w:r>
            <w:rPr>
              <w:lang w:val="nl-BE"/>
            </w:rPr>
            <w:t>Het document bevat beschrijvingen van uitrustingen, systemen, voorzieningen en andere elementen die zich mogelijk in de vitale zone van een nog niet bestaande nucleaire installatie zullen bevinden en die beveiligd zullen dienen te worden tegen sabotage.  Gebaseerd op koninklijk besluit betreffende de categorisering en de bescherming van nucleaire documenten van 17 oktober 2011, art. 2 §3 b) ' wordt de veiligheidsrang « BEPERKTE VERSPREIDING - NUC » toegekend aan de nucleaire documenten die betrekking hebben op …uitrustingen, systemen, voorzieningen of om het even welke andere elementen die zich in de vitale zone bevinden en beveiligd zijn tegen sabotage.</w:t>
          </w:r>
        </w:p>
      </w:sdtContent>
    </w:sdt>
    <w:p w14:paraId="1933A0E6" w14:textId="77777777" w:rsidR="0024717E" w:rsidRDefault="0024717E" w:rsidP="0024717E">
      <w:pPr>
        <w:pStyle w:val="BodyText"/>
        <w:tabs>
          <w:tab w:val="right" w:leader="hyphen" w:pos="9072"/>
        </w:tabs>
        <w:spacing w:after="120"/>
        <w:ind w:left="284"/>
        <w:rPr>
          <w:lang w:val="nl-BE"/>
        </w:rPr>
      </w:pPr>
      <w:r>
        <w:rPr>
          <w:lang w:val="nl-BE"/>
        </w:rPr>
        <w:tab/>
      </w:r>
    </w:p>
    <w:p w14:paraId="6CB044BC" w14:textId="77777777" w:rsidR="0024717E" w:rsidRDefault="0024717E" w:rsidP="0024717E">
      <w:pPr>
        <w:spacing w:after="120"/>
        <w:ind w:left="284"/>
        <w:rPr>
          <w:sz w:val="14"/>
        </w:rPr>
      </w:pPr>
      <w:r w:rsidRPr="00264748">
        <w:rPr>
          <w:sz w:val="14"/>
        </w:rPr>
        <w:t>This document is classified as "</w:t>
      </w:r>
      <w:r w:rsidRPr="00264748">
        <w:rPr>
          <w:sz w:val="14"/>
        </w:rPr>
        <w:fldChar w:fldCharType="begin"/>
      </w:r>
      <w:r w:rsidRPr="00264748">
        <w:rPr>
          <w:sz w:val="14"/>
        </w:rPr>
        <w:instrText xml:space="preserve"> DOCPROPERTY  SecClear-NL  \* MERGEFORMAT </w:instrText>
      </w:r>
      <w:r w:rsidRPr="00264748">
        <w:rPr>
          <w:sz w:val="14"/>
        </w:rPr>
        <w:fldChar w:fldCharType="separate"/>
      </w:r>
      <w:r w:rsidR="003A5BB5">
        <w:rPr>
          <w:sz w:val="14"/>
        </w:rPr>
        <w:t>BEPERKTE VERSPREIDING - NUC</w:t>
      </w:r>
      <w:r w:rsidRPr="00264748">
        <w:rPr>
          <w:sz w:val="14"/>
        </w:rPr>
        <w:fldChar w:fldCharType="end"/>
      </w:r>
      <w:r w:rsidRPr="00264748">
        <w:rPr>
          <w:sz w:val="14"/>
        </w:rPr>
        <w:t>" ("</w:t>
      </w:r>
      <w:r w:rsidRPr="00264748">
        <w:rPr>
          <w:sz w:val="14"/>
        </w:rPr>
        <w:fldChar w:fldCharType="begin"/>
      </w:r>
      <w:r w:rsidRPr="00264748">
        <w:rPr>
          <w:sz w:val="14"/>
        </w:rPr>
        <w:instrText xml:space="preserve"> DOCPROPERTY  SecClear-EN  \* MERGEFORMAT </w:instrText>
      </w:r>
      <w:r w:rsidRPr="00264748">
        <w:rPr>
          <w:sz w:val="14"/>
        </w:rPr>
        <w:fldChar w:fldCharType="separate"/>
      </w:r>
      <w:r w:rsidR="003A5BB5">
        <w:rPr>
          <w:sz w:val="14"/>
        </w:rPr>
        <w:t>RESTRICTED DISTRIBUTION - NUC</w:t>
      </w:r>
      <w:r w:rsidRPr="00264748">
        <w:rPr>
          <w:sz w:val="14"/>
        </w:rPr>
        <w:fldChar w:fldCharType="end"/>
      </w:r>
      <w:r w:rsidRPr="00264748">
        <w:rPr>
          <w:sz w:val="14"/>
        </w:rPr>
        <w:t>") acco</w:t>
      </w:r>
      <w:r w:rsidR="00F53403">
        <w:rPr>
          <w:sz w:val="14"/>
        </w:rPr>
        <w:t>rding to the Belgian Law of 15 A</w:t>
      </w:r>
      <w:r w:rsidR="00465FE4">
        <w:rPr>
          <w:sz w:val="14"/>
        </w:rPr>
        <w:t>pril 1994.</w:t>
      </w:r>
    </w:p>
    <w:sdt>
      <w:sdtPr>
        <w:rPr>
          <w:lang w:val="en-US"/>
        </w:rPr>
        <w:alias w:val="SecClearExpl-EN"/>
        <w:tag w:val="SecClearExpl-EN"/>
        <w:id w:val="1573616023"/>
        <w:placeholder>
          <w:docPart w:val="195ED569C40341FE9F62934D71390A52"/>
        </w:placeholder>
        <w:text/>
      </w:sdtPr>
      <w:sdtEndPr/>
      <w:sdtContent>
        <w:p w14:paraId="4149CE71" w14:textId="77777777" w:rsidR="0024717E" w:rsidRDefault="00436EE4" w:rsidP="0024717E">
          <w:pPr>
            <w:pStyle w:val="BodyText"/>
            <w:spacing w:after="120"/>
            <w:ind w:left="284"/>
          </w:pPr>
          <w:r>
            <w:rPr>
              <w:lang w:val="en-US"/>
            </w:rPr>
            <w:t xml:space="preserve">This document contains descriptions of system, structures, components and other elements which may be positioned in vital zones of a not yet existing nuclear installation and will need to be protected from sabotage. Based on the royal decree concerning the categorization and protection of nuclear related documents, dated the 17 October 2011 (art. 2 §3 b) the security classification of « BEPERKTE VERSPREIDING - NUC » </w:t>
          </w:r>
          <w:proofErr w:type="gramStart"/>
          <w:r>
            <w:rPr>
              <w:lang w:val="en-US"/>
            </w:rPr>
            <w:t>( «</w:t>
          </w:r>
          <w:proofErr w:type="gramEnd"/>
          <w:r>
            <w:rPr>
              <w:lang w:val="en-US"/>
            </w:rPr>
            <w:t xml:space="preserve"> RESTRICTED DISTRIBUTION - NUC » ) is assigned to documents that relate to systems, structures, components or other elements that are located in vital zones and are protected against sabotage.</w:t>
          </w:r>
        </w:p>
      </w:sdtContent>
    </w:sdt>
    <w:tbl>
      <w:tblPr>
        <w:tblpPr w:leftFromText="142" w:rightFromText="142" w:tblpXSpec="center" w:tblpYSpec="bottom"/>
        <w:tblOverlap w:val="never"/>
        <w:tblW w:w="0" w:type="auto"/>
        <w:tblLook w:val="04A0" w:firstRow="1" w:lastRow="0" w:firstColumn="1" w:lastColumn="0" w:noHBand="0" w:noVBand="1"/>
      </w:tblPr>
      <w:tblGrid>
        <w:gridCol w:w="1951"/>
        <w:gridCol w:w="7053"/>
      </w:tblGrid>
      <w:tr w:rsidR="00E64B5B" w:rsidRPr="004E31C3" w14:paraId="1F37F104" w14:textId="77777777" w:rsidTr="005D0907">
        <w:tc>
          <w:tcPr>
            <w:tcW w:w="1951" w:type="dxa"/>
          </w:tcPr>
          <w:p w14:paraId="47819F7D" w14:textId="77777777" w:rsidR="00E64B5B" w:rsidRPr="004E31C3" w:rsidRDefault="00E64B5B" w:rsidP="005D0907">
            <w:pPr>
              <w:pStyle w:val="BodyText"/>
              <w:jc w:val="right"/>
              <w:rPr>
                <w:b/>
                <w:lang w:val="nl-BE"/>
              </w:rPr>
            </w:pPr>
            <w:r w:rsidRPr="004E31C3">
              <w:rPr>
                <w:b/>
                <w:lang w:val="nl-BE"/>
              </w:rPr>
              <w:t>Distributie</w:t>
            </w:r>
            <w:r>
              <w:rPr>
                <w:b/>
                <w:lang w:val="nl-BE"/>
              </w:rPr>
              <w:t>:</w:t>
            </w:r>
          </w:p>
        </w:tc>
        <w:tc>
          <w:tcPr>
            <w:tcW w:w="7053" w:type="dxa"/>
          </w:tcPr>
          <w:p w14:paraId="52D06177" w14:textId="77777777" w:rsidR="00E64B5B" w:rsidRPr="004E31C3" w:rsidRDefault="00E64B5B" w:rsidP="005D0907">
            <w:pPr>
              <w:pStyle w:val="BodyText"/>
              <w:rPr>
                <w:lang w:val="nl-BE"/>
              </w:rPr>
            </w:pPr>
            <w:r>
              <w:rPr>
                <w:lang w:val="nl-BE"/>
              </w:rPr>
              <w:t xml:space="preserve">zie tabel p. </w:t>
            </w:r>
            <w:r>
              <w:rPr>
                <w:lang w:val="nl-BE"/>
              </w:rPr>
              <w:fldChar w:fldCharType="begin"/>
            </w:r>
            <w:r>
              <w:rPr>
                <w:lang w:val="nl-BE"/>
              </w:rPr>
              <w:instrText xml:space="preserve"> PAGEREF DistributionTable \h </w:instrText>
            </w:r>
            <w:r>
              <w:rPr>
                <w:lang w:val="nl-BE"/>
              </w:rPr>
            </w:r>
            <w:r>
              <w:rPr>
                <w:lang w:val="nl-BE"/>
              </w:rPr>
              <w:fldChar w:fldCharType="separate"/>
            </w:r>
            <w:r w:rsidR="00DD4A55">
              <w:rPr>
                <w:noProof/>
                <w:lang w:val="nl-BE"/>
              </w:rPr>
              <w:t>4</w:t>
            </w:r>
            <w:r>
              <w:rPr>
                <w:lang w:val="nl-BE"/>
              </w:rPr>
              <w:fldChar w:fldCharType="end"/>
            </w:r>
            <w:r>
              <w:rPr>
                <w:lang w:val="nl-BE"/>
              </w:rPr>
              <w:t>.</w:t>
            </w:r>
          </w:p>
        </w:tc>
      </w:tr>
      <w:tr w:rsidR="004E31C3" w:rsidRPr="0041368D" w14:paraId="0DAECDC0" w14:textId="77777777" w:rsidTr="005D0907">
        <w:tc>
          <w:tcPr>
            <w:tcW w:w="1951" w:type="dxa"/>
          </w:tcPr>
          <w:p w14:paraId="4025F7AD" w14:textId="77777777" w:rsidR="004E31C3" w:rsidRPr="004E31C3" w:rsidRDefault="004E31C3" w:rsidP="005D0907">
            <w:pPr>
              <w:pStyle w:val="BodyText"/>
              <w:jc w:val="right"/>
              <w:rPr>
                <w:b/>
                <w:lang w:val="nl-BE"/>
              </w:rPr>
            </w:pPr>
            <w:r w:rsidRPr="004E31C3">
              <w:rPr>
                <w:b/>
                <w:lang w:val="nl-BE"/>
              </w:rPr>
              <w:t>Overheid van oorsprong</w:t>
            </w:r>
            <w:r>
              <w:rPr>
                <w:b/>
                <w:lang w:val="nl-BE"/>
              </w:rPr>
              <w:t>:</w:t>
            </w:r>
          </w:p>
        </w:tc>
        <w:tc>
          <w:tcPr>
            <w:tcW w:w="7053" w:type="dxa"/>
          </w:tcPr>
          <w:p w14:paraId="0B9B7DCB" w14:textId="77777777" w:rsidR="004E31C3" w:rsidRDefault="004E31C3" w:rsidP="005D0907">
            <w:pPr>
              <w:pStyle w:val="BodyText"/>
              <w:rPr>
                <w:lang w:val="nl-BE"/>
              </w:rPr>
            </w:pPr>
            <w:r w:rsidRPr="004E31C3">
              <w:rPr>
                <w:lang w:val="nl-BE"/>
              </w:rPr>
              <w:t xml:space="preserve">auteurs, goedkeurders en hiërarchisch verantwoordelijken </w:t>
            </w:r>
            <w:r>
              <w:rPr>
                <w:lang w:val="nl-BE"/>
              </w:rPr>
              <w:t xml:space="preserve">zoals vermeld in tabel op p. </w:t>
            </w:r>
            <w:r>
              <w:rPr>
                <w:lang w:val="nl-BE"/>
              </w:rPr>
              <w:fldChar w:fldCharType="begin"/>
            </w:r>
            <w:r>
              <w:rPr>
                <w:lang w:val="nl-BE"/>
              </w:rPr>
              <w:instrText xml:space="preserve"> PAGEREF DocumentAuthorTable \h </w:instrText>
            </w:r>
            <w:r>
              <w:rPr>
                <w:lang w:val="nl-BE"/>
              </w:rPr>
            </w:r>
            <w:r>
              <w:rPr>
                <w:lang w:val="nl-BE"/>
              </w:rPr>
              <w:fldChar w:fldCharType="separate"/>
            </w:r>
            <w:r w:rsidR="00DD4A55">
              <w:rPr>
                <w:noProof/>
                <w:lang w:val="nl-BE"/>
              </w:rPr>
              <w:t>4</w:t>
            </w:r>
            <w:r>
              <w:rPr>
                <w:lang w:val="nl-BE"/>
              </w:rPr>
              <w:fldChar w:fldCharType="end"/>
            </w:r>
            <w:r w:rsidR="00E64B5B">
              <w:rPr>
                <w:lang w:val="nl-BE"/>
              </w:rPr>
              <w:t xml:space="preserve"> </w:t>
            </w:r>
          </w:p>
          <w:sdt>
            <w:sdtPr>
              <w:rPr>
                <w:i/>
                <w:lang w:val="nl-BE"/>
              </w:rPr>
              <w:alias w:val="DistDet-NL"/>
              <w:tag w:val="DistDet-NL"/>
              <w:id w:val="174845029"/>
              <w:placeholder>
                <w:docPart w:val="3730D65AD77B462E99AD2105F77CCFD5"/>
              </w:placeholder>
              <w:text/>
            </w:sdtPr>
            <w:sdtEndPr/>
            <w:sdtContent>
              <w:p w14:paraId="67359555" w14:textId="77777777" w:rsidR="00E64B5B" w:rsidRPr="00E64B5B" w:rsidRDefault="00436EE4" w:rsidP="005D0907">
                <w:pPr>
                  <w:pStyle w:val="BodyText"/>
                  <w:rPr>
                    <w:i/>
                    <w:lang w:val="nl-BE"/>
                  </w:rPr>
                </w:pPr>
                <w:r>
                  <w:rPr>
                    <w:i/>
                    <w:lang w:val="nl-BE"/>
                  </w:rPr>
                  <w:t>Voor elke verdere verspreiding van het document moet de 'Need to Know' vastgesteld en gemeld worden aan de Afgevaardigde van de Fysieke Beveiliging van de organisatie</w:t>
                </w:r>
              </w:p>
            </w:sdtContent>
          </w:sdt>
        </w:tc>
      </w:tr>
      <w:tr w:rsidR="004E31C3" w:rsidRPr="0041368D" w14:paraId="479AAA67" w14:textId="77777777" w:rsidTr="005D0907">
        <w:tc>
          <w:tcPr>
            <w:tcW w:w="1951" w:type="dxa"/>
            <w:tcBorders>
              <w:bottom w:val="dashSmallGap" w:sz="4" w:space="0" w:color="auto"/>
            </w:tcBorders>
          </w:tcPr>
          <w:p w14:paraId="0617F97F" w14:textId="77777777" w:rsidR="004E31C3" w:rsidRPr="004E31C3" w:rsidRDefault="004E31C3" w:rsidP="005D0907">
            <w:pPr>
              <w:pStyle w:val="BodyText"/>
              <w:jc w:val="right"/>
              <w:rPr>
                <w:b/>
                <w:lang w:val="nl-BE"/>
              </w:rPr>
            </w:pPr>
            <w:r w:rsidRPr="004E31C3">
              <w:rPr>
                <w:b/>
                <w:lang w:val="nl-BE"/>
              </w:rPr>
              <w:t>Bewaring van document</w:t>
            </w:r>
            <w:r>
              <w:rPr>
                <w:b/>
                <w:lang w:val="nl-BE"/>
              </w:rPr>
              <w:t>:</w:t>
            </w:r>
          </w:p>
        </w:tc>
        <w:tc>
          <w:tcPr>
            <w:tcW w:w="7053" w:type="dxa"/>
            <w:tcBorders>
              <w:bottom w:val="dashSmallGap" w:sz="4" w:space="0" w:color="auto"/>
            </w:tcBorders>
          </w:tcPr>
          <w:p w14:paraId="60CB4032" w14:textId="77777777" w:rsidR="004E31C3" w:rsidRDefault="004E31C3" w:rsidP="005D0907">
            <w:pPr>
              <w:pStyle w:val="BodyText"/>
              <w:rPr>
                <w:lang w:val="nl-BE"/>
              </w:rPr>
            </w:pPr>
            <w:r>
              <w:rPr>
                <w:lang w:val="nl-BE"/>
              </w:rPr>
              <w:t>De bestanden van de digitale versies van dit document moeten geëncrypteerd blijven zoals de originele versie.</w:t>
            </w:r>
          </w:p>
          <w:sdt>
            <w:sdtPr>
              <w:rPr>
                <w:i/>
                <w:lang w:val="nl-BE"/>
              </w:rPr>
              <w:alias w:val="SaveDet-NL"/>
              <w:tag w:val="SaveDet-NL"/>
              <w:id w:val="-2081980037"/>
              <w:placeholder>
                <w:docPart w:val="8BE5818E78324A5CB4436D28C80101A9"/>
              </w:placeholder>
              <w:text/>
            </w:sdtPr>
            <w:sdtEndPr/>
            <w:sdtContent>
              <w:p w14:paraId="706AADCE" w14:textId="77777777" w:rsidR="00E64B5B" w:rsidRPr="00E64B5B" w:rsidRDefault="00436EE4" w:rsidP="005D0907">
                <w:pPr>
                  <w:pStyle w:val="BodyText"/>
                  <w:rPr>
                    <w:i/>
                    <w:lang w:val="nl-BE"/>
                  </w:rPr>
                </w:pPr>
                <w:r>
                  <w:rPr>
                    <w:i/>
                    <w:lang w:val="nl-BE"/>
                  </w:rPr>
                  <w:t>Geprinte kopijen van het document moeten bewaard worden achter slot in een kast met een slot in overeenstemming met norm NBN-EN-1300 + Addendum 1.</w:t>
                </w:r>
              </w:p>
            </w:sdtContent>
          </w:sdt>
        </w:tc>
      </w:tr>
      <w:tr w:rsidR="00E64B5B" w:rsidRPr="001C42D4" w14:paraId="5A3E08C8" w14:textId="77777777" w:rsidTr="005D0907">
        <w:tc>
          <w:tcPr>
            <w:tcW w:w="1951" w:type="dxa"/>
            <w:tcBorders>
              <w:top w:val="dashSmallGap" w:sz="4" w:space="0" w:color="auto"/>
            </w:tcBorders>
          </w:tcPr>
          <w:p w14:paraId="138800EC" w14:textId="77777777" w:rsidR="00E64B5B" w:rsidRPr="001C42D4" w:rsidRDefault="00E64B5B" w:rsidP="005D0907">
            <w:pPr>
              <w:pStyle w:val="BodyText"/>
              <w:jc w:val="right"/>
              <w:rPr>
                <w:b/>
              </w:rPr>
            </w:pPr>
            <w:r w:rsidRPr="001C42D4">
              <w:rPr>
                <w:b/>
              </w:rPr>
              <w:t>Distribution:</w:t>
            </w:r>
          </w:p>
        </w:tc>
        <w:tc>
          <w:tcPr>
            <w:tcW w:w="7053" w:type="dxa"/>
            <w:tcBorders>
              <w:top w:val="dashSmallGap" w:sz="4" w:space="0" w:color="auto"/>
            </w:tcBorders>
          </w:tcPr>
          <w:p w14:paraId="6398067E" w14:textId="77777777" w:rsidR="00E64B5B" w:rsidRPr="001C42D4" w:rsidRDefault="00E64B5B" w:rsidP="005D0907">
            <w:pPr>
              <w:pStyle w:val="BodyText"/>
            </w:pPr>
            <w:r>
              <w:t>see table on page</w:t>
            </w:r>
            <w:r w:rsidRPr="001C42D4">
              <w:t xml:space="preserve"> </w:t>
            </w:r>
            <w:r w:rsidRPr="001C42D4">
              <w:fldChar w:fldCharType="begin"/>
            </w:r>
            <w:r w:rsidRPr="001C42D4">
              <w:instrText xml:space="preserve"> PAGEREF DistributionTable \h </w:instrText>
            </w:r>
            <w:r w:rsidRPr="001C42D4">
              <w:fldChar w:fldCharType="separate"/>
            </w:r>
            <w:r w:rsidR="00DD4A55">
              <w:rPr>
                <w:noProof/>
              </w:rPr>
              <w:t>4</w:t>
            </w:r>
            <w:r w:rsidRPr="001C42D4">
              <w:fldChar w:fldCharType="end"/>
            </w:r>
            <w:r w:rsidRPr="001C42D4">
              <w:t>.</w:t>
            </w:r>
          </w:p>
        </w:tc>
      </w:tr>
      <w:tr w:rsidR="001C42D4" w:rsidRPr="001C42D4" w14:paraId="355C2C60" w14:textId="77777777" w:rsidTr="005D0907">
        <w:tc>
          <w:tcPr>
            <w:tcW w:w="1951" w:type="dxa"/>
          </w:tcPr>
          <w:p w14:paraId="18E3C7E9" w14:textId="77777777" w:rsidR="001C42D4" w:rsidRPr="001C42D4" w:rsidRDefault="001C42D4" w:rsidP="005D0907">
            <w:pPr>
              <w:pStyle w:val="BodyText"/>
              <w:jc w:val="right"/>
              <w:rPr>
                <w:b/>
              </w:rPr>
            </w:pPr>
            <w:r>
              <w:rPr>
                <w:b/>
              </w:rPr>
              <w:t>Government of origin</w:t>
            </w:r>
            <w:r w:rsidRPr="001C42D4">
              <w:rPr>
                <w:b/>
              </w:rPr>
              <w:t>:</w:t>
            </w:r>
          </w:p>
        </w:tc>
        <w:tc>
          <w:tcPr>
            <w:tcW w:w="7053" w:type="dxa"/>
          </w:tcPr>
          <w:p w14:paraId="7578F4A8" w14:textId="77777777" w:rsidR="001C42D4" w:rsidRDefault="001C42D4" w:rsidP="005D0907">
            <w:pPr>
              <w:pStyle w:val="BodyText"/>
            </w:pPr>
            <w:r>
              <w:t>authors</w:t>
            </w:r>
            <w:r w:rsidRPr="001C42D4">
              <w:t xml:space="preserve">, </w:t>
            </w:r>
            <w:r>
              <w:t>reviewers and hierarchical managers as mentioned in table on</w:t>
            </w:r>
            <w:r w:rsidRPr="001C42D4">
              <w:t xml:space="preserve"> p</w:t>
            </w:r>
            <w:r>
              <w:t>age</w:t>
            </w:r>
            <w:r w:rsidRPr="001C42D4">
              <w:t xml:space="preserve"> </w:t>
            </w:r>
            <w:r w:rsidRPr="001C42D4">
              <w:fldChar w:fldCharType="begin"/>
            </w:r>
            <w:r w:rsidRPr="001C42D4">
              <w:instrText xml:space="preserve"> PAGEREF DocumentAuthorTable \h </w:instrText>
            </w:r>
            <w:r w:rsidRPr="001C42D4">
              <w:fldChar w:fldCharType="separate"/>
            </w:r>
            <w:r w:rsidR="00DD4A55">
              <w:rPr>
                <w:noProof/>
              </w:rPr>
              <w:t>4</w:t>
            </w:r>
            <w:r w:rsidRPr="001C42D4">
              <w:fldChar w:fldCharType="end"/>
            </w:r>
          </w:p>
          <w:sdt>
            <w:sdtPr>
              <w:rPr>
                <w:i/>
              </w:rPr>
              <w:alias w:val="DistDet-EN"/>
              <w:tag w:val="DistDet-EN"/>
              <w:id w:val="951063015"/>
              <w:placeholder>
                <w:docPart w:val="AFB49994B6EE42F9B795A3E0AF94E289"/>
              </w:placeholder>
              <w:text/>
            </w:sdtPr>
            <w:sdtEndPr/>
            <w:sdtContent>
              <w:p w14:paraId="3C4EC805" w14:textId="77777777" w:rsidR="00E64B5B" w:rsidRPr="00E64B5B" w:rsidRDefault="00436EE4" w:rsidP="005D0907">
                <w:pPr>
                  <w:pStyle w:val="BodyText"/>
                  <w:rPr>
                    <w:i/>
                  </w:rPr>
                </w:pPr>
                <w:r>
                  <w:rPr>
                    <w:i/>
                  </w:rPr>
                  <w:t>For further distribution of the document, one must determine the 'Need to Know' of the new recipient and it should be mentioned to the delegate of the Physical Protection of the organisation.</w:t>
                </w:r>
              </w:p>
            </w:sdtContent>
          </w:sdt>
        </w:tc>
      </w:tr>
      <w:tr w:rsidR="001C42D4" w:rsidRPr="001C42D4" w14:paraId="3DA1940F" w14:textId="77777777" w:rsidTr="005D0907">
        <w:tc>
          <w:tcPr>
            <w:tcW w:w="1951" w:type="dxa"/>
          </w:tcPr>
          <w:p w14:paraId="2C1F406F" w14:textId="77777777" w:rsidR="001C42D4" w:rsidRPr="001C42D4" w:rsidRDefault="001C42D4" w:rsidP="005D0907">
            <w:pPr>
              <w:pStyle w:val="BodyText"/>
              <w:jc w:val="right"/>
              <w:rPr>
                <w:b/>
              </w:rPr>
            </w:pPr>
            <w:r>
              <w:rPr>
                <w:b/>
              </w:rPr>
              <w:t>Storage of document:</w:t>
            </w:r>
          </w:p>
        </w:tc>
        <w:tc>
          <w:tcPr>
            <w:tcW w:w="7053" w:type="dxa"/>
          </w:tcPr>
          <w:p w14:paraId="45F7A8D5" w14:textId="77777777" w:rsidR="001C42D4" w:rsidRDefault="004C3DC5" w:rsidP="005D0907">
            <w:pPr>
              <w:pStyle w:val="BodyText"/>
            </w:pPr>
            <w:r>
              <w:t>the files of the digital versions of this document must stay encrypted as in the original version.</w:t>
            </w:r>
          </w:p>
          <w:sdt>
            <w:sdtPr>
              <w:rPr>
                <w:i/>
              </w:rPr>
              <w:alias w:val="SaveDet-EN"/>
              <w:tag w:val="SaveDet-EN"/>
              <w:id w:val="-1431660509"/>
              <w:placeholder>
                <w:docPart w:val="64960D6A5A9B49FAB8B6990A13A9A923"/>
              </w:placeholder>
              <w:text/>
            </w:sdtPr>
            <w:sdtEndPr/>
            <w:sdtContent>
              <w:p w14:paraId="4914CA4C" w14:textId="77777777" w:rsidR="00E64B5B" w:rsidRPr="00E64B5B" w:rsidRDefault="00436EE4" w:rsidP="005D0907">
                <w:pPr>
                  <w:pStyle w:val="BodyText"/>
                  <w:rPr>
                    <w:i/>
                  </w:rPr>
                </w:pPr>
                <w:r>
                  <w:rPr>
                    <w:i/>
                  </w:rPr>
                  <w:t>Printed copies of the document should be stored in a locked cabinet with a lock according to the standard NBN-EN-1300 + Addendum 1.</w:t>
                </w:r>
              </w:p>
            </w:sdtContent>
          </w:sdt>
        </w:tc>
      </w:tr>
    </w:tbl>
    <w:p w14:paraId="7AB9E41A" w14:textId="77777777" w:rsidR="00263A14" w:rsidRPr="00263A14" w:rsidRDefault="00263A14" w:rsidP="00263A14">
      <w:pPr>
        <w:pStyle w:val="BalloonText"/>
        <w:rPr>
          <w:rFonts w:ascii="Segoe UI" w:hAnsi="Segoe UI" w:cstheme="minorBidi"/>
          <w:lang w:val="en-GB"/>
        </w:rPr>
      </w:pPr>
      <w:r w:rsidRPr="00263A14">
        <w:rPr>
          <w:rFonts w:ascii="Segoe UI" w:hAnsi="Segoe UI" w:cstheme="minorBidi"/>
          <w:lang w:val="en-GB"/>
        </w:rPr>
        <w:br w:type="page"/>
      </w:r>
    </w:p>
    <w:tbl>
      <w:tblPr>
        <w:tblpPr w:leftFromText="142" w:rightFromText="142" w:horzAnchor="margin" w:tblpXSpec="center" w:tblpYSpec="bottom"/>
        <w:tblOverlap w:val="neve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9072"/>
      </w:tblGrid>
      <w:tr w:rsidR="00AA3241" w14:paraId="50DA5C11" w14:textId="77777777" w:rsidTr="00AA3241">
        <w:tc>
          <w:tcPr>
            <w:tcW w:w="9212" w:type="dxa"/>
            <w:tcBorders>
              <w:bottom w:val="single" w:sz="18" w:space="0" w:color="auto"/>
            </w:tcBorders>
          </w:tcPr>
          <w:p w14:paraId="4870C5C9" w14:textId="77777777" w:rsidR="00AA3241" w:rsidRDefault="00AA3241" w:rsidP="00AA3241">
            <w:pPr>
              <w:pStyle w:val="NoSpacing"/>
            </w:pPr>
            <w:r>
              <w:lastRenderedPageBreak/>
              <w:t>© SCK•CEN</w:t>
            </w:r>
          </w:p>
          <w:p w14:paraId="2960921A" w14:textId="77777777" w:rsidR="00AA3241" w:rsidRDefault="00AA3241" w:rsidP="00AA3241">
            <w:pPr>
              <w:pStyle w:val="NoSpacing"/>
            </w:pPr>
            <w:r>
              <w:t>Studiecentrum voor Kernenergie</w:t>
            </w:r>
          </w:p>
          <w:p w14:paraId="78D1C05D" w14:textId="77777777" w:rsidR="00AA3241" w:rsidRDefault="00AA3241" w:rsidP="00AA3241">
            <w:pPr>
              <w:pStyle w:val="NoSpacing"/>
            </w:pPr>
            <w:r>
              <w:t>Centre d’étude de l’énergie Nucléaire</w:t>
            </w:r>
          </w:p>
          <w:p w14:paraId="21CDB695" w14:textId="77777777" w:rsidR="00AA3241" w:rsidRDefault="00AA3241" w:rsidP="00AA3241">
            <w:pPr>
              <w:pStyle w:val="NoSpacing"/>
              <w:rPr>
                <w:lang w:val="en-GB"/>
              </w:rPr>
            </w:pPr>
            <w:proofErr w:type="spellStart"/>
            <w:r>
              <w:rPr>
                <w:lang w:val="en-GB"/>
              </w:rPr>
              <w:t>Boeretang</w:t>
            </w:r>
            <w:proofErr w:type="spellEnd"/>
            <w:r>
              <w:rPr>
                <w:lang w:val="en-GB"/>
              </w:rPr>
              <w:t xml:space="preserve"> 200</w:t>
            </w:r>
          </w:p>
          <w:p w14:paraId="6BE24346" w14:textId="77777777" w:rsidR="00AA3241" w:rsidRDefault="00AA3241" w:rsidP="00AA3241">
            <w:pPr>
              <w:pStyle w:val="NoSpacing"/>
              <w:rPr>
                <w:lang w:val="en-GB"/>
              </w:rPr>
            </w:pPr>
            <w:r w:rsidRPr="00F52FE8">
              <w:rPr>
                <w:caps/>
                <w:lang w:val="en-GB"/>
              </w:rPr>
              <w:t>be</w:t>
            </w:r>
            <w:r>
              <w:rPr>
                <w:lang w:val="en-GB"/>
              </w:rPr>
              <w:t>-2400 Mol</w:t>
            </w:r>
          </w:p>
          <w:p w14:paraId="623BC9C4" w14:textId="77777777" w:rsidR="00AA3241" w:rsidRDefault="00AA3241" w:rsidP="00AA3241">
            <w:pPr>
              <w:pStyle w:val="NoSpacing"/>
              <w:rPr>
                <w:lang w:val="en-GB"/>
              </w:rPr>
            </w:pPr>
            <w:r>
              <w:rPr>
                <w:lang w:val="en-GB"/>
              </w:rPr>
              <w:t>Belgium</w:t>
            </w:r>
          </w:p>
          <w:p w14:paraId="2AB84F6D" w14:textId="77777777" w:rsidR="00AA3241" w:rsidRDefault="00AA3241" w:rsidP="00AA3241">
            <w:pPr>
              <w:pStyle w:val="NoSpacing"/>
              <w:rPr>
                <w:lang w:val="en-GB"/>
              </w:rPr>
            </w:pPr>
          </w:p>
          <w:p w14:paraId="7BCBDFA9" w14:textId="77777777" w:rsidR="00AA3241" w:rsidRDefault="00AA3241" w:rsidP="00AA3241">
            <w:pPr>
              <w:pStyle w:val="NoSpacing"/>
              <w:tabs>
                <w:tab w:val="left" w:pos="652"/>
              </w:tabs>
              <w:rPr>
                <w:lang w:val="en-GB"/>
              </w:rPr>
            </w:pPr>
            <w:r>
              <w:rPr>
                <w:lang w:val="en-GB"/>
              </w:rPr>
              <w:t>Phone</w:t>
            </w:r>
            <w:r>
              <w:rPr>
                <w:lang w:val="en-GB"/>
              </w:rPr>
              <w:tab/>
              <w:t>+32 14 33 21 11</w:t>
            </w:r>
          </w:p>
          <w:p w14:paraId="57505925" w14:textId="77777777" w:rsidR="00AA3241" w:rsidRDefault="00AA3241" w:rsidP="00AA3241">
            <w:pPr>
              <w:pStyle w:val="NoSpacing"/>
              <w:tabs>
                <w:tab w:val="left" w:pos="652"/>
              </w:tabs>
              <w:rPr>
                <w:lang w:val="fr-FR"/>
              </w:rPr>
            </w:pPr>
            <w:r>
              <w:rPr>
                <w:lang w:val="fr-FR"/>
              </w:rPr>
              <w:t>Fax</w:t>
            </w:r>
            <w:r>
              <w:rPr>
                <w:lang w:val="fr-FR"/>
              </w:rPr>
              <w:tab/>
              <w:t>+32 14 31 50 21</w:t>
            </w:r>
          </w:p>
          <w:p w14:paraId="4078B8EF" w14:textId="77777777" w:rsidR="00AA3241" w:rsidRDefault="00AA3241" w:rsidP="00AA3241">
            <w:pPr>
              <w:pStyle w:val="NoSpacing"/>
              <w:rPr>
                <w:lang w:val="fr-FR"/>
              </w:rPr>
            </w:pPr>
          </w:p>
          <w:p w14:paraId="725B7027" w14:textId="77777777" w:rsidR="00AA3241" w:rsidRDefault="005570E2" w:rsidP="00AA3241">
            <w:pPr>
              <w:pStyle w:val="NoSpacing"/>
              <w:rPr>
                <w:lang w:val="fr-FR"/>
              </w:rPr>
            </w:pPr>
            <w:hyperlink r:id="rId18" w:history="1">
              <w:r w:rsidR="00AA3241">
                <w:rPr>
                  <w:rStyle w:val="Hyperlink"/>
                  <w:lang w:val="fr-FR"/>
                </w:rPr>
                <w:t>http://www.sckcen.be</w:t>
              </w:r>
            </w:hyperlink>
          </w:p>
          <w:p w14:paraId="38EA8560" w14:textId="77777777" w:rsidR="00AA3241" w:rsidRDefault="00AA3241" w:rsidP="00AA3241">
            <w:pPr>
              <w:pStyle w:val="NoSpacing"/>
              <w:rPr>
                <w:lang w:val="fr-FR"/>
              </w:rPr>
            </w:pPr>
          </w:p>
          <w:p w14:paraId="180B7B6F" w14:textId="77777777" w:rsidR="00AA3241" w:rsidRDefault="00AA3241" w:rsidP="00AA3241">
            <w:pPr>
              <w:pStyle w:val="NoSpacing"/>
              <w:rPr>
                <w:lang w:val="fr-FR"/>
              </w:rPr>
            </w:pPr>
            <w:proofErr w:type="gramStart"/>
            <w:r>
              <w:rPr>
                <w:lang w:val="fr-FR"/>
              </w:rPr>
              <w:t>Contact:</w:t>
            </w:r>
            <w:proofErr w:type="gramEnd"/>
          </w:p>
          <w:p w14:paraId="0B8B16B6" w14:textId="77777777" w:rsidR="00AA3241" w:rsidRDefault="00AA3241" w:rsidP="00AA3241">
            <w:pPr>
              <w:pStyle w:val="NoSpacing"/>
              <w:rPr>
                <w:lang w:val="en-GB"/>
              </w:rPr>
            </w:pPr>
            <w:r>
              <w:rPr>
                <w:lang w:val="en-GB"/>
              </w:rPr>
              <w:t>Knowledge Centre</w:t>
            </w:r>
          </w:p>
          <w:p w14:paraId="71F2FF3C" w14:textId="77777777" w:rsidR="00AA3241" w:rsidRDefault="005570E2" w:rsidP="00AA3241">
            <w:pPr>
              <w:pStyle w:val="NoSpacing"/>
              <w:rPr>
                <w:rStyle w:val="Hyperlink"/>
                <w:lang w:val="en-GB"/>
              </w:rPr>
            </w:pPr>
            <w:hyperlink r:id="rId19" w:history="1">
              <w:r w:rsidR="00AA3241">
                <w:rPr>
                  <w:rStyle w:val="Hyperlink"/>
                  <w:lang w:val="en-GB"/>
                </w:rPr>
                <w:t>library@sckcen.be</w:t>
              </w:r>
            </w:hyperlink>
          </w:p>
          <w:p w14:paraId="123686B4" w14:textId="77777777" w:rsidR="00AA3241" w:rsidRDefault="00AA3241" w:rsidP="00AA3241">
            <w:pPr>
              <w:pStyle w:val="NoSpacing"/>
              <w:rPr>
                <w:lang w:val="en-GB"/>
              </w:rPr>
            </w:pPr>
          </w:p>
        </w:tc>
      </w:tr>
      <w:tr w:rsidR="00AA3241" w14:paraId="3A91A2A6" w14:textId="77777777" w:rsidTr="00AA3241">
        <w:tc>
          <w:tcPr>
            <w:tcW w:w="9212" w:type="dxa"/>
            <w:tcBorders>
              <w:top w:val="single" w:sz="18" w:space="0" w:color="auto"/>
              <w:left w:val="single" w:sz="18" w:space="0" w:color="auto"/>
              <w:bottom w:val="single" w:sz="18" w:space="0" w:color="auto"/>
              <w:right w:val="single" w:sz="18" w:space="0" w:color="auto"/>
            </w:tcBorders>
          </w:tcPr>
          <w:p w14:paraId="640AC640" w14:textId="77777777" w:rsidR="00AA3241" w:rsidRPr="00762032" w:rsidRDefault="00762032" w:rsidP="00AA3241">
            <w:pPr>
              <w:pStyle w:val="NoSpacing"/>
              <w:jc w:val="center"/>
              <w:rPr>
                <w:b/>
                <w:caps/>
                <w:lang w:val="en-GB"/>
              </w:rPr>
            </w:pPr>
            <w:r w:rsidRPr="00762032">
              <w:rPr>
                <w:b/>
                <w:caps/>
                <w:lang w:val="en-GB"/>
              </w:rPr>
              <w:t>Copyright</w:t>
            </w:r>
            <w:r w:rsidR="00AA3241" w:rsidRPr="00762032">
              <w:rPr>
                <w:b/>
                <w:caps/>
                <w:lang w:val="en-GB"/>
              </w:rPr>
              <w:t xml:space="preserve"> R</w:t>
            </w:r>
            <w:r w:rsidRPr="00762032">
              <w:rPr>
                <w:b/>
                <w:caps/>
                <w:lang w:val="en-GB"/>
              </w:rPr>
              <w:t>ules</w:t>
            </w:r>
          </w:p>
          <w:p w14:paraId="0C64696F" w14:textId="77777777" w:rsidR="00AA3241" w:rsidRDefault="00AA3241" w:rsidP="00AA3241">
            <w:pPr>
              <w:pStyle w:val="NoSpacing"/>
              <w:rPr>
                <w:lang w:val="en-GB"/>
              </w:rPr>
            </w:pPr>
            <w:r w:rsidRPr="00AA3241">
              <w:rPr>
                <w:lang w:val="en-GB"/>
              </w:rPr>
              <w:t>All property rights and copyright are reserved to SCK•CEN. In case of a contractual arrangement with SCK•CEN, the use of this information by a Third Party, or for any purpose other than for which it is intended on the basis of the contract, is not authorized. With respect to any unauthorized use, SCK•CEN makes no representation or warranty, expressed or implied, and assumes no liability as to the completeness, accuracy or usefulness of the information contained in this document, or that its use may not infringe privately owned rights.</w:t>
            </w:r>
          </w:p>
          <w:p w14:paraId="032D752F" w14:textId="77777777" w:rsidR="00AA3241" w:rsidRPr="00AA3241" w:rsidRDefault="00AA3241" w:rsidP="00AA3241">
            <w:pPr>
              <w:pStyle w:val="NoSpacing"/>
              <w:rPr>
                <w:lang w:val="en-GB"/>
              </w:rPr>
            </w:pPr>
          </w:p>
          <w:p w14:paraId="01F545D9" w14:textId="77777777" w:rsidR="00AA3241" w:rsidRPr="00762032" w:rsidRDefault="00AA3241" w:rsidP="00AA3241">
            <w:pPr>
              <w:pStyle w:val="NoSpacing"/>
            </w:pPr>
            <w:r w:rsidRPr="00762032">
              <w:t>SCK•CEN, Studiecentrum voor Kernenergie/Centre d'Etude de l'Energie Nucléaire</w:t>
            </w:r>
          </w:p>
          <w:p w14:paraId="39854B09" w14:textId="77777777" w:rsidR="00AA3241" w:rsidRPr="00AA3241" w:rsidRDefault="00AA3241" w:rsidP="00AA3241">
            <w:pPr>
              <w:pStyle w:val="NoSpacing"/>
              <w:rPr>
                <w:lang w:val="en-GB"/>
              </w:rPr>
            </w:pPr>
            <w:proofErr w:type="spellStart"/>
            <w:r w:rsidRPr="00AA3241">
              <w:rPr>
                <w:lang w:val="en-GB"/>
              </w:rPr>
              <w:t>Stichting</w:t>
            </w:r>
            <w:proofErr w:type="spellEnd"/>
            <w:r w:rsidRPr="00AA3241">
              <w:rPr>
                <w:lang w:val="en-GB"/>
              </w:rPr>
              <w:t xml:space="preserve"> van </w:t>
            </w:r>
            <w:proofErr w:type="spellStart"/>
            <w:r w:rsidRPr="00AA3241">
              <w:rPr>
                <w:lang w:val="en-GB"/>
              </w:rPr>
              <w:t>Openbaar</w:t>
            </w:r>
            <w:proofErr w:type="spellEnd"/>
            <w:r w:rsidRPr="00AA3241">
              <w:rPr>
                <w:lang w:val="en-GB"/>
              </w:rPr>
              <w:t xml:space="preserve"> Nut – </w:t>
            </w:r>
            <w:proofErr w:type="spellStart"/>
            <w:r w:rsidRPr="00AA3241">
              <w:rPr>
                <w:lang w:val="en-GB"/>
              </w:rPr>
              <w:t>Fondation</w:t>
            </w:r>
            <w:proofErr w:type="spellEnd"/>
            <w:r w:rsidRPr="00AA3241">
              <w:rPr>
                <w:lang w:val="en-GB"/>
              </w:rPr>
              <w:t xml:space="preserve"> </w:t>
            </w:r>
            <w:proofErr w:type="spellStart"/>
            <w:r w:rsidRPr="00AA3241">
              <w:rPr>
                <w:lang w:val="en-GB"/>
              </w:rPr>
              <w:t>d'Utilité</w:t>
            </w:r>
            <w:proofErr w:type="spellEnd"/>
            <w:r w:rsidRPr="00AA3241">
              <w:rPr>
                <w:lang w:val="en-GB"/>
              </w:rPr>
              <w:t xml:space="preserve"> </w:t>
            </w:r>
            <w:proofErr w:type="spellStart"/>
            <w:r w:rsidRPr="00AA3241">
              <w:rPr>
                <w:lang w:val="en-GB"/>
              </w:rPr>
              <w:t>Publique</w:t>
            </w:r>
            <w:proofErr w:type="spellEnd"/>
            <w:r w:rsidRPr="00AA3241">
              <w:rPr>
                <w:lang w:val="en-GB"/>
              </w:rPr>
              <w:t xml:space="preserve"> ‐ Foundation of Public Utility</w:t>
            </w:r>
          </w:p>
          <w:p w14:paraId="499C6165" w14:textId="77777777" w:rsidR="00AA3241" w:rsidRPr="00AA3241" w:rsidRDefault="00AA3241" w:rsidP="00AA3241">
            <w:pPr>
              <w:pStyle w:val="NoSpacing"/>
              <w:rPr>
                <w:lang w:val="en-GB"/>
              </w:rPr>
            </w:pPr>
            <w:r w:rsidRPr="00AA3241">
              <w:rPr>
                <w:lang w:val="en-GB"/>
              </w:rPr>
              <w:t xml:space="preserve">Registered Office: Avenue Herrmann </w:t>
            </w:r>
            <w:proofErr w:type="spellStart"/>
            <w:r w:rsidRPr="00AA3241">
              <w:rPr>
                <w:lang w:val="en-GB"/>
              </w:rPr>
              <w:t>Debroux</w:t>
            </w:r>
            <w:proofErr w:type="spellEnd"/>
            <w:r w:rsidRPr="00AA3241">
              <w:rPr>
                <w:lang w:val="en-GB"/>
              </w:rPr>
              <w:t xml:space="preserve"> 40 – </w:t>
            </w:r>
            <w:r w:rsidRPr="00762032">
              <w:rPr>
                <w:caps/>
                <w:lang w:val="en-GB"/>
              </w:rPr>
              <w:t>B</w:t>
            </w:r>
            <w:r w:rsidR="00762032" w:rsidRPr="00762032">
              <w:rPr>
                <w:caps/>
                <w:lang w:val="en-GB"/>
              </w:rPr>
              <w:t>e</w:t>
            </w:r>
            <w:r w:rsidRPr="00AA3241">
              <w:rPr>
                <w:lang w:val="en-GB"/>
              </w:rPr>
              <w:t xml:space="preserve">‐1160 </w:t>
            </w:r>
            <w:r w:rsidR="00762032" w:rsidRPr="00762032">
              <w:rPr>
                <w:caps/>
                <w:lang w:val="en-GB"/>
              </w:rPr>
              <w:t>Brussel</w:t>
            </w:r>
          </w:p>
          <w:p w14:paraId="0F513CAE" w14:textId="77777777" w:rsidR="00AA3241" w:rsidRDefault="00AA3241" w:rsidP="00762032">
            <w:pPr>
              <w:pStyle w:val="NoSpacing"/>
              <w:rPr>
                <w:lang w:val="en-GB"/>
              </w:rPr>
            </w:pPr>
            <w:r w:rsidRPr="00AA3241">
              <w:rPr>
                <w:lang w:val="en-GB"/>
              </w:rPr>
              <w:t xml:space="preserve">Operational Office: </w:t>
            </w:r>
            <w:proofErr w:type="spellStart"/>
            <w:r w:rsidRPr="00AA3241">
              <w:rPr>
                <w:lang w:val="en-GB"/>
              </w:rPr>
              <w:t>Boeretang</w:t>
            </w:r>
            <w:proofErr w:type="spellEnd"/>
            <w:r w:rsidRPr="00AA3241">
              <w:rPr>
                <w:lang w:val="en-GB"/>
              </w:rPr>
              <w:t xml:space="preserve"> 200 – </w:t>
            </w:r>
            <w:r w:rsidRPr="00762032">
              <w:rPr>
                <w:caps/>
                <w:lang w:val="en-GB"/>
              </w:rPr>
              <w:t>B</w:t>
            </w:r>
            <w:r w:rsidR="00762032" w:rsidRPr="00762032">
              <w:rPr>
                <w:caps/>
                <w:lang w:val="en-GB"/>
              </w:rPr>
              <w:t>e</w:t>
            </w:r>
            <w:r w:rsidRPr="00AA3241">
              <w:rPr>
                <w:lang w:val="en-GB"/>
              </w:rPr>
              <w:t xml:space="preserve">‐2400 </w:t>
            </w:r>
            <w:r w:rsidR="00762032" w:rsidRPr="00762032">
              <w:rPr>
                <w:caps/>
                <w:lang w:val="en-GB"/>
              </w:rPr>
              <w:t>Mol</w:t>
            </w:r>
          </w:p>
        </w:tc>
      </w:tr>
    </w:tbl>
    <w:p w14:paraId="00198011" w14:textId="77777777" w:rsidR="007953CB" w:rsidRDefault="006264A2" w:rsidP="006264A2">
      <w:pPr>
        <w:pStyle w:val="HeadingwithoutListing"/>
      </w:pPr>
      <w:r>
        <w:lastRenderedPageBreak/>
        <w:t>Configuration Control</w:t>
      </w:r>
    </w:p>
    <w:p w14:paraId="6D52C3C5" w14:textId="77777777" w:rsidR="006264A2" w:rsidRPr="006264A2" w:rsidRDefault="006264A2" w:rsidP="006264A2"/>
    <w:p w14:paraId="1B2D543B" w14:textId="77777777" w:rsidR="006264A2" w:rsidRDefault="006264A2" w:rsidP="006264A2">
      <w:pPr>
        <w:keepNext/>
        <w:keepLines/>
        <w:spacing w:after="120"/>
        <w:jc w:val="center"/>
        <w:rPr>
          <w:sz w:val="24"/>
        </w:rPr>
      </w:pPr>
      <w:r>
        <w:rPr>
          <w:sz w:val="24"/>
        </w:rPr>
        <w:t>Document History</w:t>
      </w:r>
    </w:p>
    <w:tbl>
      <w:tblPr>
        <w:tblW w:w="9355" w:type="dxa"/>
        <w:jc w:val="center"/>
        <w:tblBorders>
          <w:bottom w:val="single" w:sz="12" w:space="0" w:color="4F81BD" w:themeColor="accent1"/>
          <w:insideH w:val="single" w:sz="12" w:space="0" w:color="4F81BD" w:themeColor="accent1"/>
          <w:insideV w:val="single" w:sz="12" w:space="0" w:color="4F81BD" w:themeColor="accent1"/>
        </w:tblBorders>
        <w:tblLook w:val="04A0" w:firstRow="1" w:lastRow="0" w:firstColumn="1" w:lastColumn="0" w:noHBand="0" w:noVBand="1"/>
      </w:tblPr>
      <w:tblGrid>
        <w:gridCol w:w="1134"/>
        <w:gridCol w:w="1417"/>
        <w:gridCol w:w="2268"/>
        <w:gridCol w:w="1701"/>
        <w:gridCol w:w="2835"/>
      </w:tblGrid>
      <w:tr w:rsidR="006264A2" w14:paraId="4ED669D4" w14:textId="77777777" w:rsidTr="006264A2">
        <w:trPr>
          <w:jc w:val="center"/>
        </w:trPr>
        <w:tc>
          <w:tcPr>
            <w:tcW w:w="1134" w:type="dxa"/>
            <w:tcBorders>
              <w:top w:val="nil"/>
              <w:left w:val="nil"/>
              <w:bottom w:val="single" w:sz="12" w:space="0" w:color="4F81BD" w:themeColor="accent1"/>
              <w:right w:val="single" w:sz="12" w:space="0" w:color="4F81BD" w:themeColor="accent1"/>
            </w:tcBorders>
            <w:hideMark/>
          </w:tcPr>
          <w:p w14:paraId="35051FB2" w14:textId="77777777" w:rsidR="006264A2" w:rsidRDefault="006264A2">
            <w:pPr>
              <w:pStyle w:val="Header"/>
              <w:keepNext/>
              <w:keepLines/>
              <w:tabs>
                <w:tab w:val="left" w:pos="708"/>
              </w:tabs>
              <w:jc w:val="center"/>
              <w:rPr>
                <w:b/>
                <w:lang w:val="en-GB"/>
              </w:rPr>
            </w:pPr>
            <w:r>
              <w:rPr>
                <w:b/>
              </w:rPr>
              <w:t>Revision</w:t>
            </w:r>
          </w:p>
        </w:tc>
        <w:tc>
          <w:tcPr>
            <w:tcW w:w="1417" w:type="dxa"/>
            <w:tcBorders>
              <w:top w:val="nil"/>
              <w:left w:val="single" w:sz="12" w:space="0" w:color="4F81BD" w:themeColor="accent1"/>
              <w:bottom w:val="single" w:sz="12" w:space="0" w:color="4F81BD" w:themeColor="accent1"/>
              <w:right w:val="single" w:sz="12" w:space="0" w:color="4F81BD" w:themeColor="accent1"/>
            </w:tcBorders>
            <w:hideMark/>
          </w:tcPr>
          <w:p w14:paraId="209DB55A" w14:textId="77777777" w:rsidR="006264A2" w:rsidRDefault="006264A2">
            <w:pPr>
              <w:keepNext/>
              <w:keepLines/>
              <w:jc w:val="center"/>
              <w:rPr>
                <w:b/>
                <w:lang w:val="en-GB"/>
              </w:rPr>
            </w:pPr>
            <w:r>
              <w:rPr>
                <w:b/>
              </w:rPr>
              <w:t>Status</w:t>
            </w:r>
          </w:p>
        </w:tc>
        <w:tc>
          <w:tcPr>
            <w:tcW w:w="2268" w:type="dxa"/>
            <w:tcBorders>
              <w:top w:val="nil"/>
              <w:left w:val="single" w:sz="12" w:space="0" w:color="4F81BD" w:themeColor="accent1"/>
              <w:bottom w:val="single" w:sz="12" w:space="0" w:color="4F81BD" w:themeColor="accent1"/>
              <w:right w:val="single" w:sz="12" w:space="0" w:color="4F81BD" w:themeColor="accent1"/>
            </w:tcBorders>
            <w:hideMark/>
          </w:tcPr>
          <w:p w14:paraId="5D42EE53" w14:textId="77777777" w:rsidR="006264A2" w:rsidRDefault="006264A2">
            <w:pPr>
              <w:keepNext/>
              <w:keepLines/>
              <w:jc w:val="center"/>
              <w:rPr>
                <w:b/>
                <w:lang w:val="en-GB"/>
              </w:rPr>
            </w:pPr>
            <w:r>
              <w:rPr>
                <w:b/>
              </w:rPr>
              <w:t>Author</w:t>
            </w:r>
          </w:p>
        </w:tc>
        <w:tc>
          <w:tcPr>
            <w:tcW w:w="1701" w:type="dxa"/>
            <w:tcBorders>
              <w:top w:val="nil"/>
              <w:left w:val="single" w:sz="12" w:space="0" w:color="4F81BD" w:themeColor="accent1"/>
              <w:bottom w:val="single" w:sz="12" w:space="0" w:color="4F81BD" w:themeColor="accent1"/>
              <w:right w:val="single" w:sz="12" w:space="0" w:color="4F81BD" w:themeColor="accent1"/>
            </w:tcBorders>
            <w:hideMark/>
          </w:tcPr>
          <w:p w14:paraId="6BBDBB91" w14:textId="77777777" w:rsidR="006264A2" w:rsidRDefault="006264A2">
            <w:pPr>
              <w:keepNext/>
              <w:keepLines/>
              <w:jc w:val="center"/>
              <w:rPr>
                <w:b/>
                <w:lang w:val="en-GB"/>
              </w:rPr>
            </w:pPr>
            <w:r>
              <w:rPr>
                <w:b/>
              </w:rPr>
              <w:t>Date</w:t>
            </w:r>
          </w:p>
        </w:tc>
        <w:tc>
          <w:tcPr>
            <w:tcW w:w="2835" w:type="dxa"/>
            <w:tcBorders>
              <w:top w:val="nil"/>
              <w:left w:val="single" w:sz="12" w:space="0" w:color="4F81BD" w:themeColor="accent1"/>
              <w:bottom w:val="single" w:sz="12" w:space="0" w:color="4F81BD" w:themeColor="accent1"/>
              <w:right w:val="nil"/>
            </w:tcBorders>
            <w:hideMark/>
          </w:tcPr>
          <w:p w14:paraId="68D1AC93" w14:textId="77777777" w:rsidR="006264A2" w:rsidRDefault="006264A2">
            <w:pPr>
              <w:keepNext/>
              <w:keepLines/>
              <w:jc w:val="center"/>
              <w:rPr>
                <w:b/>
                <w:lang w:val="en-GB"/>
              </w:rPr>
            </w:pPr>
            <w:r>
              <w:rPr>
                <w:b/>
              </w:rPr>
              <w:t>Changes</w:t>
            </w:r>
          </w:p>
        </w:tc>
      </w:tr>
      <w:tr w:rsidR="006264A2" w14:paraId="29589D40" w14:textId="77777777" w:rsidTr="006264A2">
        <w:trPr>
          <w:jc w:val="center"/>
        </w:trPr>
        <w:tc>
          <w:tcPr>
            <w:tcW w:w="1134" w:type="dxa"/>
            <w:tcBorders>
              <w:top w:val="single" w:sz="12" w:space="0" w:color="4F81BD" w:themeColor="accent1"/>
              <w:left w:val="nil"/>
              <w:bottom w:val="nil"/>
              <w:right w:val="single" w:sz="12" w:space="0" w:color="4F81BD" w:themeColor="accent1"/>
            </w:tcBorders>
          </w:tcPr>
          <w:p w14:paraId="12A6CF79" w14:textId="77777777" w:rsidR="006264A2" w:rsidRDefault="004C5CE1">
            <w:pPr>
              <w:keepNext/>
              <w:keepLines/>
              <w:rPr>
                <w:lang w:val="en-GB"/>
              </w:rPr>
            </w:pPr>
            <w:r>
              <w:rPr>
                <w:lang w:val="en-GB"/>
              </w:rPr>
              <w:t>1</w:t>
            </w:r>
          </w:p>
        </w:tc>
        <w:tc>
          <w:tcPr>
            <w:tcW w:w="1417" w:type="dxa"/>
            <w:tcBorders>
              <w:top w:val="single" w:sz="12" w:space="0" w:color="4F81BD" w:themeColor="accent1"/>
              <w:left w:val="single" w:sz="12" w:space="0" w:color="4F81BD" w:themeColor="accent1"/>
              <w:bottom w:val="nil"/>
              <w:right w:val="single" w:sz="12" w:space="0" w:color="4F81BD" w:themeColor="accent1"/>
            </w:tcBorders>
          </w:tcPr>
          <w:p w14:paraId="24720630" w14:textId="00390D3D" w:rsidR="006264A2" w:rsidRDefault="00292A9A">
            <w:pPr>
              <w:keepNext/>
              <w:keepLines/>
              <w:rPr>
                <w:lang w:val="en-GB"/>
              </w:rPr>
            </w:pPr>
            <w:r>
              <w:rPr>
                <w:lang w:val="en-GB"/>
              </w:rPr>
              <w:t>Draft</w:t>
            </w:r>
          </w:p>
        </w:tc>
        <w:tc>
          <w:tcPr>
            <w:tcW w:w="2268" w:type="dxa"/>
            <w:tcBorders>
              <w:top w:val="single" w:sz="12" w:space="0" w:color="4F81BD" w:themeColor="accent1"/>
              <w:left w:val="single" w:sz="12" w:space="0" w:color="4F81BD" w:themeColor="accent1"/>
              <w:bottom w:val="nil"/>
              <w:right w:val="single" w:sz="12" w:space="0" w:color="4F81BD" w:themeColor="accent1"/>
            </w:tcBorders>
          </w:tcPr>
          <w:p w14:paraId="45641FE0" w14:textId="77777777" w:rsidR="006264A2" w:rsidRDefault="004C5CE1">
            <w:pPr>
              <w:keepNext/>
              <w:keepLines/>
              <w:rPr>
                <w:lang w:val="en-GB"/>
              </w:rPr>
            </w:pPr>
            <w:r>
              <w:rPr>
                <w:lang w:val="en-GB"/>
              </w:rPr>
              <w:t xml:space="preserve">Philippe </w:t>
            </w:r>
            <w:proofErr w:type="spellStart"/>
            <w:r>
              <w:rPr>
                <w:lang w:val="en-GB"/>
              </w:rPr>
              <w:t>della</w:t>
            </w:r>
            <w:proofErr w:type="spellEnd"/>
            <w:r>
              <w:rPr>
                <w:lang w:val="en-GB"/>
              </w:rPr>
              <w:t xml:space="preserve"> Faille</w:t>
            </w:r>
          </w:p>
        </w:tc>
        <w:tc>
          <w:tcPr>
            <w:tcW w:w="1701" w:type="dxa"/>
            <w:tcBorders>
              <w:top w:val="single" w:sz="12" w:space="0" w:color="4F81BD" w:themeColor="accent1"/>
              <w:left w:val="single" w:sz="12" w:space="0" w:color="4F81BD" w:themeColor="accent1"/>
              <w:bottom w:val="nil"/>
              <w:right w:val="single" w:sz="12" w:space="0" w:color="4F81BD" w:themeColor="accent1"/>
            </w:tcBorders>
          </w:tcPr>
          <w:p w14:paraId="2D27B64F" w14:textId="77777777" w:rsidR="006264A2" w:rsidRDefault="004C5CE1">
            <w:pPr>
              <w:keepNext/>
              <w:keepLines/>
              <w:rPr>
                <w:lang w:val="en-GB"/>
              </w:rPr>
            </w:pPr>
            <w:r>
              <w:rPr>
                <w:lang w:val="en-GB"/>
              </w:rPr>
              <w:t>21/01/2019</w:t>
            </w:r>
          </w:p>
        </w:tc>
        <w:tc>
          <w:tcPr>
            <w:tcW w:w="2835" w:type="dxa"/>
            <w:tcBorders>
              <w:top w:val="single" w:sz="12" w:space="0" w:color="4F81BD" w:themeColor="accent1"/>
              <w:left w:val="single" w:sz="12" w:space="0" w:color="4F81BD" w:themeColor="accent1"/>
              <w:bottom w:val="nil"/>
              <w:right w:val="nil"/>
            </w:tcBorders>
          </w:tcPr>
          <w:p w14:paraId="6789B7AF" w14:textId="2CACD067" w:rsidR="006264A2" w:rsidRDefault="00292A9A">
            <w:pPr>
              <w:keepNext/>
              <w:keepLines/>
              <w:rPr>
                <w:lang w:val="en-GB"/>
              </w:rPr>
            </w:pPr>
            <w:r>
              <w:rPr>
                <w:lang w:val="en-GB"/>
              </w:rPr>
              <w:t>Creation</w:t>
            </w:r>
          </w:p>
        </w:tc>
      </w:tr>
      <w:tr w:rsidR="006264A2" w14:paraId="504DAF2E" w14:textId="77777777" w:rsidTr="00502845">
        <w:trPr>
          <w:jc w:val="center"/>
        </w:trPr>
        <w:tc>
          <w:tcPr>
            <w:tcW w:w="1134" w:type="dxa"/>
            <w:tcBorders>
              <w:top w:val="nil"/>
              <w:left w:val="nil"/>
              <w:bottom w:val="nil"/>
              <w:right w:val="single" w:sz="12" w:space="0" w:color="4F81BD" w:themeColor="accent1"/>
            </w:tcBorders>
          </w:tcPr>
          <w:p w14:paraId="47957093" w14:textId="7CC3D7C1" w:rsidR="006264A2" w:rsidRDefault="00292A9A">
            <w:pPr>
              <w:keepNext/>
              <w:keepLines/>
              <w:rPr>
                <w:lang w:val="en-GB"/>
              </w:rPr>
            </w:pPr>
            <w:r>
              <w:rPr>
                <w:lang w:val="en-GB"/>
              </w:rPr>
              <w:t>2</w:t>
            </w:r>
          </w:p>
        </w:tc>
        <w:tc>
          <w:tcPr>
            <w:tcW w:w="1417" w:type="dxa"/>
            <w:tcBorders>
              <w:top w:val="nil"/>
              <w:left w:val="single" w:sz="12" w:space="0" w:color="4F81BD" w:themeColor="accent1"/>
              <w:bottom w:val="nil"/>
              <w:right w:val="single" w:sz="12" w:space="0" w:color="4F81BD" w:themeColor="accent1"/>
            </w:tcBorders>
          </w:tcPr>
          <w:p w14:paraId="4B0C8674" w14:textId="27BD95E2" w:rsidR="006264A2" w:rsidRDefault="00292A9A">
            <w:pPr>
              <w:keepNext/>
              <w:keepLines/>
              <w:rPr>
                <w:lang w:val="en-GB"/>
              </w:rPr>
            </w:pPr>
            <w:r>
              <w:rPr>
                <w:lang w:val="en-GB"/>
              </w:rPr>
              <w:t>First version</w:t>
            </w:r>
          </w:p>
        </w:tc>
        <w:tc>
          <w:tcPr>
            <w:tcW w:w="2268" w:type="dxa"/>
            <w:tcBorders>
              <w:top w:val="nil"/>
              <w:left w:val="single" w:sz="12" w:space="0" w:color="4F81BD" w:themeColor="accent1"/>
              <w:bottom w:val="nil"/>
              <w:right w:val="single" w:sz="12" w:space="0" w:color="4F81BD" w:themeColor="accent1"/>
            </w:tcBorders>
          </w:tcPr>
          <w:p w14:paraId="3A8EDBD2" w14:textId="2F2BC5D6" w:rsidR="006264A2" w:rsidRDefault="00292A9A">
            <w:pPr>
              <w:pStyle w:val="Header"/>
              <w:keepNext/>
              <w:keepLines/>
              <w:tabs>
                <w:tab w:val="left" w:pos="708"/>
              </w:tabs>
              <w:rPr>
                <w:lang w:val="en-GB"/>
              </w:rPr>
            </w:pPr>
            <w:r>
              <w:rPr>
                <w:lang w:val="en-GB"/>
              </w:rPr>
              <w:t>Pompon Franck</w:t>
            </w:r>
          </w:p>
        </w:tc>
        <w:tc>
          <w:tcPr>
            <w:tcW w:w="1701" w:type="dxa"/>
            <w:tcBorders>
              <w:top w:val="nil"/>
              <w:left w:val="single" w:sz="12" w:space="0" w:color="4F81BD" w:themeColor="accent1"/>
              <w:bottom w:val="nil"/>
              <w:right w:val="single" w:sz="12" w:space="0" w:color="4F81BD" w:themeColor="accent1"/>
            </w:tcBorders>
          </w:tcPr>
          <w:p w14:paraId="1593CC4D" w14:textId="3D517696" w:rsidR="006264A2" w:rsidRDefault="00292A9A">
            <w:pPr>
              <w:keepNext/>
              <w:keepLines/>
              <w:rPr>
                <w:lang w:val="en-GB"/>
              </w:rPr>
            </w:pPr>
            <w:r>
              <w:rPr>
                <w:lang w:val="en-GB"/>
              </w:rPr>
              <w:t>05/02/2019</w:t>
            </w:r>
          </w:p>
        </w:tc>
        <w:tc>
          <w:tcPr>
            <w:tcW w:w="2835" w:type="dxa"/>
            <w:tcBorders>
              <w:top w:val="nil"/>
              <w:left w:val="single" w:sz="12" w:space="0" w:color="4F81BD" w:themeColor="accent1"/>
              <w:bottom w:val="nil"/>
              <w:right w:val="nil"/>
            </w:tcBorders>
          </w:tcPr>
          <w:p w14:paraId="6211649C" w14:textId="793F3C25" w:rsidR="006264A2" w:rsidRDefault="00292A9A">
            <w:pPr>
              <w:keepNext/>
              <w:keepLines/>
              <w:rPr>
                <w:lang w:val="en-GB"/>
              </w:rPr>
            </w:pPr>
            <w:r>
              <w:rPr>
                <w:lang w:val="en-GB"/>
              </w:rPr>
              <w:t>Shaping</w:t>
            </w:r>
          </w:p>
        </w:tc>
      </w:tr>
      <w:tr w:rsidR="00502845" w14:paraId="43294027" w14:textId="77777777" w:rsidTr="006264A2">
        <w:trPr>
          <w:jc w:val="center"/>
        </w:trPr>
        <w:tc>
          <w:tcPr>
            <w:tcW w:w="1134" w:type="dxa"/>
            <w:tcBorders>
              <w:top w:val="nil"/>
              <w:left w:val="nil"/>
              <w:bottom w:val="single" w:sz="12" w:space="0" w:color="4F81BD" w:themeColor="accent1"/>
              <w:right w:val="single" w:sz="12" w:space="0" w:color="4F81BD" w:themeColor="accent1"/>
            </w:tcBorders>
          </w:tcPr>
          <w:p w14:paraId="6BB5F63F" w14:textId="6EF0B559" w:rsidR="00502845" w:rsidRDefault="00502845">
            <w:pPr>
              <w:keepNext/>
              <w:keepLines/>
              <w:rPr>
                <w:lang w:val="en-GB"/>
              </w:rPr>
            </w:pPr>
            <w:r>
              <w:rPr>
                <w:lang w:val="en-GB"/>
              </w:rPr>
              <w:t>3</w:t>
            </w:r>
          </w:p>
        </w:tc>
        <w:tc>
          <w:tcPr>
            <w:tcW w:w="1417" w:type="dxa"/>
            <w:tcBorders>
              <w:top w:val="nil"/>
              <w:left w:val="single" w:sz="12" w:space="0" w:color="4F81BD" w:themeColor="accent1"/>
              <w:bottom w:val="single" w:sz="12" w:space="0" w:color="4F81BD" w:themeColor="accent1"/>
              <w:right w:val="single" w:sz="12" w:space="0" w:color="4F81BD" w:themeColor="accent1"/>
            </w:tcBorders>
          </w:tcPr>
          <w:p w14:paraId="3EB4AE0C" w14:textId="46794125" w:rsidR="00502845" w:rsidRDefault="00502845">
            <w:pPr>
              <w:keepNext/>
              <w:keepLines/>
              <w:rPr>
                <w:lang w:val="en-GB"/>
              </w:rPr>
            </w:pPr>
            <w:r>
              <w:rPr>
                <w:lang w:val="en-GB"/>
              </w:rPr>
              <w:t>Second version</w:t>
            </w:r>
          </w:p>
        </w:tc>
        <w:tc>
          <w:tcPr>
            <w:tcW w:w="2268" w:type="dxa"/>
            <w:tcBorders>
              <w:top w:val="nil"/>
              <w:left w:val="single" w:sz="12" w:space="0" w:color="4F81BD" w:themeColor="accent1"/>
              <w:bottom w:val="single" w:sz="12" w:space="0" w:color="4F81BD" w:themeColor="accent1"/>
              <w:right w:val="single" w:sz="12" w:space="0" w:color="4F81BD" w:themeColor="accent1"/>
            </w:tcBorders>
          </w:tcPr>
          <w:p w14:paraId="3485D036" w14:textId="43B8C283" w:rsidR="00502845" w:rsidRDefault="00502845">
            <w:pPr>
              <w:pStyle w:val="Header"/>
              <w:keepNext/>
              <w:keepLines/>
              <w:tabs>
                <w:tab w:val="left" w:pos="708"/>
              </w:tabs>
              <w:rPr>
                <w:lang w:val="en-GB"/>
              </w:rPr>
            </w:pPr>
            <w:r>
              <w:rPr>
                <w:lang w:val="en-GB"/>
              </w:rPr>
              <w:t xml:space="preserve">Philippe </w:t>
            </w:r>
            <w:proofErr w:type="spellStart"/>
            <w:r>
              <w:rPr>
                <w:lang w:val="en-GB"/>
              </w:rPr>
              <w:t>della</w:t>
            </w:r>
            <w:proofErr w:type="spellEnd"/>
            <w:r>
              <w:rPr>
                <w:lang w:val="en-GB"/>
              </w:rPr>
              <w:t xml:space="preserve"> Faille</w:t>
            </w:r>
          </w:p>
        </w:tc>
        <w:tc>
          <w:tcPr>
            <w:tcW w:w="1701" w:type="dxa"/>
            <w:tcBorders>
              <w:top w:val="nil"/>
              <w:left w:val="single" w:sz="12" w:space="0" w:color="4F81BD" w:themeColor="accent1"/>
              <w:bottom w:val="single" w:sz="12" w:space="0" w:color="4F81BD" w:themeColor="accent1"/>
              <w:right w:val="single" w:sz="12" w:space="0" w:color="4F81BD" w:themeColor="accent1"/>
            </w:tcBorders>
          </w:tcPr>
          <w:p w14:paraId="0C9176E5" w14:textId="4365AAB0" w:rsidR="00502845" w:rsidRDefault="00502845">
            <w:pPr>
              <w:keepNext/>
              <w:keepLines/>
              <w:rPr>
                <w:lang w:val="en-GB"/>
              </w:rPr>
            </w:pPr>
            <w:r>
              <w:rPr>
                <w:lang w:val="en-GB"/>
              </w:rPr>
              <w:t>02/07/2019</w:t>
            </w:r>
          </w:p>
        </w:tc>
        <w:tc>
          <w:tcPr>
            <w:tcW w:w="2835" w:type="dxa"/>
            <w:tcBorders>
              <w:top w:val="nil"/>
              <w:left w:val="single" w:sz="12" w:space="0" w:color="4F81BD" w:themeColor="accent1"/>
              <w:bottom w:val="single" w:sz="12" w:space="0" w:color="4F81BD" w:themeColor="accent1"/>
              <w:right w:val="nil"/>
            </w:tcBorders>
          </w:tcPr>
          <w:p w14:paraId="438AE969" w14:textId="54B7FF15" w:rsidR="00502845" w:rsidRDefault="00502845" w:rsidP="00502845">
            <w:pPr>
              <w:keepNext/>
              <w:keepLines/>
              <w:rPr>
                <w:lang w:val="en-GB"/>
              </w:rPr>
            </w:pPr>
            <w:r>
              <w:rPr>
                <w:lang w:val="en-GB"/>
              </w:rPr>
              <w:t>Review</w:t>
            </w:r>
          </w:p>
        </w:tc>
      </w:tr>
    </w:tbl>
    <w:p w14:paraId="4F4650E0" w14:textId="77777777" w:rsidR="006264A2" w:rsidRDefault="006264A2" w:rsidP="006264A2">
      <w:pPr>
        <w:pStyle w:val="Header"/>
        <w:tabs>
          <w:tab w:val="left" w:pos="708"/>
        </w:tabs>
        <w:spacing w:after="200"/>
        <w:rPr>
          <w:lang w:val="en-GB"/>
        </w:rPr>
      </w:pPr>
    </w:p>
    <w:p w14:paraId="5799810F" w14:textId="77777777" w:rsidR="006264A2" w:rsidRDefault="006264A2" w:rsidP="006264A2">
      <w:pPr>
        <w:pStyle w:val="Header"/>
        <w:tabs>
          <w:tab w:val="left" w:pos="708"/>
        </w:tabs>
        <w:spacing w:after="200"/>
      </w:pPr>
    </w:p>
    <w:p w14:paraId="36F8F491" w14:textId="77777777" w:rsidR="006264A2" w:rsidRDefault="006264A2" w:rsidP="006264A2">
      <w:pPr>
        <w:keepNext/>
        <w:keepLines/>
        <w:spacing w:after="120"/>
        <w:jc w:val="center"/>
        <w:rPr>
          <w:sz w:val="24"/>
        </w:rPr>
      </w:pPr>
      <w:bookmarkStart w:id="0" w:name="DocumentAuthorTable"/>
      <w:bookmarkEnd w:id="0"/>
      <w:r>
        <w:rPr>
          <w:sz w:val="24"/>
        </w:rPr>
        <w:t>Document Approval</w:t>
      </w:r>
    </w:p>
    <w:tbl>
      <w:tblPr>
        <w:tblW w:w="9297" w:type="dxa"/>
        <w:jc w:val="center"/>
        <w:tblLook w:val="04A0" w:firstRow="1" w:lastRow="0" w:firstColumn="1" w:lastColumn="0" w:noHBand="0" w:noVBand="1"/>
      </w:tblPr>
      <w:tblGrid>
        <w:gridCol w:w="1984"/>
        <w:gridCol w:w="2948"/>
        <w:gridCol w:w="1417"/>
        <w:gridCol w:w="2948"/>
      </w:tblGrid>
      <w:tr w:rsidR="006264A2" w14:paraId="45D24CAA" w14:textId="77777777" w:rsidTr="006264A2">
        <w:trPr>
          <w:jc w:val="center"/>
        </w:trPr>
        <w:tc>
          <w:tcPr>
            <w:tcW w:w="1984" w:type="dxa"/>
            <w:tcBorders>
              <w:top w:val="nil"/>
              <w:left w:val="nil"/>
              <w:bottom w:val="single" w:sz="12" w:space="0" w:color="4F81BD" w:themeColor="accent1"/>
              <w:right w:val="single" w:sz="12" w:space="0" w:color="4F81BD" w:themeColor="accent1"/>
            </w:tcBorders>
          </w:tcPr>
          <w:p w14:paraId="07CB2988" w14:textId="77777777" w:rsidR="006264A2" w:rsidRDefault="006264A2">
            <w:pPr>
              <w:keepNext/>
              <w:keepLines/>
              <w:jc w:val="center"/>
              <w:rPr>
                <w:b/>
                <w:lang w:val="en-GB"/>
              </w:rPr>
            </w:pPr>
          </w:p>
        </w:tc>
        <w:tc>
          <w:tcPr>
            <w:tcW w:w="2948" w:type="dxa"/>
            <w:tcBorders>
              <w:top w:val="nil"/>
              <w:left w:val="single" w:sz="12" w:space="0" w:color="4F81BD" w:themeColor="accent1"/>
              <w:bottom w:val="single" w:sz="12" w:space="0" w:color="4F81BD" w:themeColor="accent1"/>
              <w:right w:val="single" w:sz="12" w:space="0" w:color="4F81BD" w:themeColor="accent1"/>
            </w:tcBorders>
            <w:hideMark/>
          </w:tcPr>
          <w:p w14:paraId="18050B7E" w14:textId="77777777" w:rsidR="006264A2" w:rsidRDefault="006264A2">
            <w:pPr>
              <w:keepNext/>
              <w:keepLines/>
              <w:jc w:val="center"/>
              <w:rPr>
                <w:b/>
                <w:lang w:val="en-GB"/>
              </w:rPr>
            </w:pPr>
            <w:r>
              <w:rPr>
                <w:b/>
              </w:rPr>
              <w:t>Name</w:t>
            </w:r>
          </w:p>
        </w:tc>
        <w:tc>
          <w:tcPr>
            <w:tcW w:w="1417" w:type="dxa"/>
            <w:tcBorders>
              <w:top w:val="nil"/>
              <w:left w:val="single" w:sz="12" w:space="0" w:color="4F81BD" w:themeColor="accent1"/>
              <w:bottom w:val="single" w:sz="12" w:space="0" w:color="4F81BD" w:themeColor="accent1"/>
              <w:right w:val="single" w:sz="12" w:space="0" w:color="4F81BD" w:themeColor="accent1"/>
            </w:tcBorders>
            <w:hideMark/>
          </w:tcPr>
          <w:p w14:paraId="1496A663" w14:textId="77777777" w:rsidR="006264A2" w:rsidRDefault="006264A2">
            <w:pPr>
              <w:keepNext/>
              <w:keepLines/>
              <w:jc w:val="center"/>
              <w:rPr>
                <w:b/>
                <w:lang w:val="en-GB"/>
              </w:rPr>
            </w:pPr>
            <w:r>
              <w:rPr>
                <w:b/>
              </w:rPr>
              <w:t>Date</w:t>
            </w:r>
          </w:p>
        </w:tc>
        <w:tc>
          <w:tcPr>
            <w:tcW w:w="2948" w:type="dxa"/>
            <w:tcBorders>
              <w:top w:val="nil"/>
              <w:left w:val="single" w:sz="12" w:space="0" w:color="4F81BD" w:themeColor="accent1"/>
              <w:bottom w:val="single" w:sz="12" w:space="0" w:color="4F81BD" w:themeColor="accent1"/>
              <w:right w:val="nil"/>
            </w:tcBorders>
            <w:hideMark/>
          </w:tcPr>
          <w:p w14:paraId="7279CD9F" w14:textId="77777777" w:rsidR="006264A2" w:rsidRDefault="006264A2">
            <w:pPr>
              <w:keepNext/>
              <w:keepLines/>
              <w:jc w:val="center"/>
              <w:rPr>
                <w:b/>
                <w:lang w:val="en-GB"/>
              </w:rPr>
            </w:pPr>
            <w:r>
              <w:rPr>
                <w:b/>
              </w:rPr>
              <w:t>Signature</w:t>
            </w:r>
          </w:p>
        </w:tc>
      </w:tr>
      <w:tr w:rsidR="006264A2" w14:paraId="7691E88B" w14:textId="77777777" w:rsidTr="006264A2">
        <w:trPr>
          <w:trHeight w:val="964"/>
          <w:jc w:val="center"/>
        </w:trPr>
        <w:tc>
          <w:tcPr>
            <w:tcW w:w="1984" w:type="dxa"/>
            <w:tcBorders>
              <w:top w:val="single" w:sz="12" w:space="0" w:color="4F81BD" w:themeColor="accent1"/>
              <w:left w:val="nil"/>
              <w:bottom w:val="single" w:sz="12" w:space="0" w:color="4F81BD" w:themeColor="accent1"/>
              <w:right w:val="single" w:sz="12" w:space="0" w:color="4F81BD" w:themeColor="accent1"/>
            </w:tcBorders>
            <w:vAlign w:val="center"/>
            <w:hideMark/>
          </w:tcPr>
          <w:p w14:paraId="2FD3F1FF" w14:textId="77777777" w:rsidR="006264A2" w:rsidRDefault="006264A2">
            <w:pPr>
              <w:keepNext/>
              <w:keepLines/>
              <w:jc w:val="left"/>
              <w:rPr>
                <w:lang w:val="en-GB"/>
              </w:rPr>
            </w:pPr>
            <w:r>
              <w:t>Author:</w:t>
            </w:r>
          </w:p>
          <w:p w14:paraId="70F78E1D" w14:textId="77777777" w:rsidR="006264A2" w:rsidRDefault="006264A2">
            <w:pPr>
              <w:keepNext/>
              <w:keepLines/>
              <w:jc w:val="left"/>
              <w:rPr>
                <w:lang w:val="en-GB"/>
              </w:rPr>
            </w:pPr>
            <w:r>
              <w:t>(Function)</w:t>
            </w:r>
          </w:p>
        </w:tc>
        <w:tc>
          <w:tcPr>
            <w:tcW w:w="294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6413DD81" w14:textId="77777777" w:rsidR="006264A2" w:rsidRDefault="004C5CE1">
            <w:pPr>
              <w:keepNext/>
              <w:keepLines/>
              <w:jc w:val="center"/>
              <w:rPr>
                <w:lang w:val="en-GB"/>
              </w:rPr>
            </w:pPr>
            <w:r>
              <w:rPr>
                <w:lang w:val="en-GB"/>
              </w:rPr>
              <w:t xml:space="preserve">Philippe </w:t>
            </w:r>
            <w:proofErr w:type="spellStart"/>
            <w:r>
              <w:rPr>
                <w:lang w:val="en-GB"/>
              </w:rPr>
              <w:t>della</w:t>
            </w:r>
            <w:proofErr w:type="spellEnd"/>
            <w:r>
              <w:rPr>
                <w:lang w:val="en-GB"/>
              </w:rPr>
              <w:t xml:space="preserve"> Faille</w:t>
            </w:r>
          </w:p>
        </w:tc>
        <w:tc>
          <w:tcPr>
            <w:tcW w:w="1417"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69257826" w14:textId="77777777" w:rsidR="006264A2" w:rsidRDefault="004C5CE1">
            <w:pPr>
              <w:keepNext/>
              <w:keepLines/>
              <w:jc w:val="center"/>
              <w:rPr>
                <w:lang w:val="en-GB"/>
              </w:rPr>
            </w:pPr>
            <w:r>
              <w:rPr>
                <w:lang w:val="en-GB"/>
              </w:rPr>
              <w:t>21/01/2019</w:t>
            </w:r>
          </w:p>
        </w:tc>
        <w:tc>
          <w:tcPr>
            <w:tcW w:w="2948" w:type="dxa"/>
            <w:tcBorders>
              <w:top w:val="single" w:sz="12" w:space="0" w:color="4F81BD" w:themeColor="accent1"/>
              <w:left w:val="single" w:sz="12" w:space="0" w:color="4F81BD" w:themeColor="accent1"/>
              <w:bottom w:val="single" w:sz="12" w:space="0" w:color="4F81BD" w:themeColor="accent1"/>
              <w:right w:val="nil"/>
            </w:tcBorders>
            <w:vAlign w:val="center"/>
          </w:tcPr>
          <w:p w14:paraId="5D7F4549" w14:textId="77777777" w:rsidR="006264A2" w:rsidRDefault="006264A2">
            <w:pPr>
              <w:keepNext/>
              <w:keepLines/>
              <w:jc w:val="center"/>
              <w:rPr>
                <w:lang w:val="en-GB"/>
              </w:rPr>
            </w:pPr>
          </w:p>
        </w:tc>
      </w:tr>
      <w:tr w:rsidR="006264A2" w14:paraId="34A0DE06" w14:textId="77777777" w:rsidTr="006264A2">
        <w:trPr>
          <w:trHeight w:val="964"/>
          <w:jc w:val="center"/>
        </w:trPr>
        <w:tc>
          <w:tcPr>
            <w:tcW w:w="1984" w:type="dxa"/>
            <w:tcBorders>
              <w:top w:val="single" w:sz="12" w:space="0" w:color="4F81BD" w:themeColor="accent1"/>
              <w:left w:val="nil"/>
              <w:bottom w:val="single" w:sz="12" w:space="0" w:color="4F81BD" w:themeColor="accent1"/>
              <w:right w:val="single" w:sz="12" w:space="0" w:color="4F81BD" w:themeColor="accent1"/>
            </w:tcBorders>
            <w:vAlign w:val="center"/>
            <w:hideMark/>
          </w:tcPr>
          <w:p w14:paraId="63598103" w14:textId="45934936" w:rsidR="006264A2" w:rsidRDefault="006264A2">
            <w:pPr>
              <w:keepNext/>
              <w:keepLines/>
              <w:jc w:val="left"/>
              <w:rPr>
                <w:lang w:val="en-GB"/>
              </w:rPr>
            </w:pPr>
            <w:r>
              <w:t>Reviewed by:</w:t>
            </w:r>
          </w:p>
        </w:tc>
        <w:tc>
          <w:tcPr>
            <w:tcW w:w="294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7BB747D2" w14:textId="09F3479D" w:rsidR="006264A2" w:rsidRDefault="00292A9A" w:rsidP="00292A9A">
            <w:pPr>
              <w:keepNext/>
              <w:keepLines/>
              <w:jc w:val="center"/>
              <w:rPr>
                <w:lang w:val="en-GB"/>
              </w:rPr>
            </w:pPr>
            <w:r>
              <w:rPr>
                <w:lang w:val="en-GB"/>
              </w:rPr>
              <w:t>Franck Pompon</w:t>
            </w:r>
          </w:p>
        </w:tc>
        <w:tc>
          <w:tcPr>
            <w:tcW w:w="1417"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414B4D88" w14:textId="550F025D" w:rsidR="006264A2" w:rsidRDefault="00292A9A">
            <w:pPr>
              <w:keepNext/>
              <w:keepLines/>
              <w:jc w:val="center"/>
              <w:rPr>
                <w:lang w:val="en-GB"/>
              </w:rPr>
            </w:pPr>
            <w:r>
              <w:rPr>
                <w:lang w:val="en-GB"/>
              </w:rPr>
              <w:t>05/02/2019</w:t>
            </w:r>
          </w:p>
        </w:tc>
        <w:tc>
          <w:tcPr>
            <w:tcW w:w="2948" w:type="dxa"/>
            <w:tcBorders>
              <w:top w:val="single" w:sz="12" w:space="0" w:color="4F81BD" w:themeColor="accent1"/>
              <w:left w:val="single" w:sz="12" w:space="0" w:color="4F81BD" w:themeColor="accent1"/>
              <w:bottom w:val="single" w:sz="12" w:space="0" w:color="4F81BD" w:themeColor="accent1"/>
              <w:right w:val="nil"/>
            </w:tcBorders>
            <w:vAlign w:val="center"/>
          </w:tcPr>
          <w:p w14:paraId="00EA3932" w14:textId="77777777" w:rsidR="006264A2" w:rsidRDefault="006264A2">
            <w:pPr>
              <w:keepNext/>
              <w:keepLines/>
              <w:jc w:val="center"/>
              <w:rPr>
                <w:lang w:val="en-GB"/>
              </w:rPr>
            </w:pPr>
          </w:p>
        </w:tc>
      </w:tr>
      <w:tr w:rsidR="006264A2" w14:paraId="3D402FDB" w14:textId="77777777" w:rsidTr="006264A2">
        <w:trPr>
          <w:trHeight w:val="964"/>
          <w:jc w:val="center"/>
        </w:trPr>
        <w:tc>
          <w:tcPr>
            <w:tcW w:w="1984" w:type="dxa"/>
            <w:tcBorders>
              <w:top w:val="single" w:sz="12" w:space="0" w:color="4F81BD" w:themeColor="accent1"/>
              <w:left w:val="nil"/>
              <w:bottom w:val="single" w:sz="12" w:space="0" w:color="4F81BD" w:themeColor="accent1"/>
              <w:right w:val="single" w:sz="12" w:space="0" w:color="4F81BD" w:themeColor="accent1"/>
            </w:tcBorders>
            <w:vAlign w:val="center"/>
            <w:hideMark/>
          </w:tcPr>
          <w:p w14:paraId="312B31B7" w14:textId="62CCAF61" w:rsidR="006264A2" w:rsidRDefault="00292A9A">
            <w:pPr>
              <w:keepNext/>
              <w:keepLines/>
              <w:jc w:val="left"/>
              <w:rPr>
                <w:lang w:val="en-GB"/>
              </w:rPr>
            </w:pPr>
            <w:r>
              <w:t>Reviewed</w:t>
            </w:r>
            <w:r w:rsidR="006264A2">
              <w:t xml:space="preserve"> by:</w:t>
            </w:r>
          </w:p>
        </w:tc>
        <w:tc>
          <w:tcPr>
            <w:tcW w:w="294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611F11A2" w14:textId="590DEEC6" w:rsidR="006264A2" w:rsidRDefault="00292A9A">
            <w:pPr>
              <w:keepNext/>
              <w:keepLines/>
              <w:jc w:val="center"/>
              <w:rPr>
                <w:lang w:val="en-GB"/>
              </w:rPr>
            </w:pPr>
            <w:r>
              <w:rPr>
                <w:lang w:val="en-GB"/>
              </w:rPr>
              <w:t xml:space="preserve">Dirk </w:t>
            </w:r>
            <w:proofErr w:type="spellStart"/>
            <w:r>
              <w:rPr>
                <w:lang w:val="en-GB"/>
              </w:rPr>
              <w:t>Vandeplassche</w:t>
            </w:r>
            <w:proofErr w:type="spellEnd"/>
          </w:p>
        </w:tc>
        <w:tc>
          <w:tcPr>
            <w:tcW w:w="1417"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vAlign w:val="center"/>
          </w:tcPr>
          <w:p w14:paraId="7FF4555E" w14:textId="4AC13824" w:rsidR="006264A2" w:rsidRDefault="00275AD5">
            <w:pPr>
              <w:keepNext/>
              <w:keepLines/>
              <w:jc w:val="center"/>
              <w:rPr>
                <w:lang w:val="en-GB"/>
              </w:rPr>
            </w:pPr>
            <w:r>
              <w:rPr>
                <w:lang w:val="en-GB"/>
              </w:rPr>
              <w:t>12/02/2019</w:t>
            </w:r>
          </w:p>
        </w:tc>
        <w:tc>
          <w:tcPr>
            <w:tcW w:w="2948" w:type="dxa"/>
            <w:tcBorders>
              <w:top w:val="single" w:sz="12" w:space="0" w:color="4F81BD" w:themeColor="accent1"/>
              <w:left w:val="single" w:sz="12" w:space="0" w:color="4F81BD" w:themeColor="accent1"/>
              <w:bottom w:val="single" w:sz="12" w:space="0" w:color="4F81BD" w:themeColor="accent1"/>
              <w:right w:val="nil"/>
            </w:tcBorders>
            <w:vAlign w:val="center"/>
          </w:tcPr>
          <w:p w14:paraId="5B7BF3AE" w14:textId="77777777" w:rsidR="006264A2" w:rsidRDefault="006264A2">
            <w:pPr>
              <w:keepNext/>
              <w:keepLines/>
              <w:jc w:val="center"/>
              <w:rPr>
                <w:lang w:val="en-GB"/>
              </w:rPr>
            </w:pPr>
          </w:p>
        </w:tc>
      </w:tr>
    </w:tbl>
    <w:p w14:paraId="40D6DA02" w14:textId="77777777" w:rsidR="006264A2" w:rsidRDefault="006264A2" w:rsidP="006264A2">
      <w:pPr>
        <w:rPr>
          <w:lang w:val="en-GB"/>
        </w:rPr>
      </w:pPr>
    </w:p>
    <w:p w14:paraId="0D7666A8" w14:textId="77777777" w:rsidR="006264A2" w:rsidRDefault="006264A2" w:rsidP="006264A2"/>
    <w:p w14:paraId="124CEC0A" w14:textId="77777777" w:rsidR="006264A2" w:rsidRDefault="006264A2" w:rsidP="006264A2">
      <w:pPr>
        <w:keepNext/>
        <w:keepLines/>
        <w:spacing w:after="120"/>
        <w:jc w:val="center"/>
        <w:rPr>
          <w:sz w:val="24"/>
        </w:rPr>
      </w:pPr>
      <w:bookmarkStart w:id="1" w:name="DistributionTable"/>
      <w:bookmarkEnd w:id="1"/>
      <w:r>
        <w:rPr>
          <w:sz w:val="24"/>
        </w:rPr>
        <w:t>Distribution List</w:t>
      </w:r>
    </w:p>
    <w:tbl>
      <w:tblPr>
        <w:tblW w:w="9298" w:type="dxa"/>
        <w:jc w:val="center"/>
        <w:tblBorders>
          <w:bottom w:val="single" w:sz="12" w:space="0" w:color="4F81BD" w:themeColor="accent1"/>
          <w:insideH w:val="single" w:sz="12" w:space="0" w:color="4F81BD" w:themeColor="accent1"/>
          <w:insideV w:val="single" w:sz="12" w:space="0" w:color="4F81BD" w:themeColor="accent1"/>
        </w:tblBorders>
        <w:tblLook w:val="04A0" w:firstRow="1" w:lastRow="0" w:firstColumn="1" w:lastColumn="0" w:noHBand="0" w:noVBand="1"/>
      </w:tblPr>
      <w:tblGrid>
        <w:gridCol w:w="2835"/>
        <w:gridCol w:w="2835"/>
        <w:gridCol w:w="1417"/>
        <w:gridCol w:w="2211"/>
      </w:tblGrid>
      <w:tr w:rsidR="006264A2" w14:paraId="16E99B72" w14:textId="77777777" w:rsidTr="006264A2">
        <w:trPr>
          <w:jc w:val="center"/>
        </w:trPr>
        <w:tc>
          <w:tcPr>
            <w:tcW w:w="2835" w:type="dxa"/>
            <w:tcBorders>
              <w:top w:val="nil"/>
              <w:left w:val="nil"/>
              <w:bottom w:val="single" w:sz="12" w:space="0" w:color="4F81BD" w:themeColor="accent1"/>
              <w:right w:val="single" w:sz="12" w:space="0" w:color="4F81BD" w:themeColor="accent1"/>
            </w:tcBorders>
            <w:hideMark/>
          </w:tcPr>
          <w:p w14:paraId="2C07E72B" w14:textId="77777777" w:rsidR="006264A2" w:rsidRDefault="006264A2">
            <w:pPr>
              <w:keepNext/>
              <w:keepLines/>
              <w:jc w:val="center"/>
              <w:rPr>
                <w:b/>
                <w:lang w:val="en-GB"/>
              </w:rPr>
            </w:pPr>
            <w:r>
              <w:rPr>
                <w:b/>
              </w:rPr>
              <w:t>Name</w:t>
            </w:r>
          </w:p>
        </w:tc>
        <w:tc>
          <w:tcPr>
            <w:tcW w:w="2835" w:type="dxa"/>
            <w:tcBorders>
              <w:top w:val="nil"/>
              <w:left w:val="single" w:sz="12" w:space="0" w:color="4F81BD" w:themeColor="accent1"/>
              <w:bottom w:val="single" w:sz="12" w:space="0" w:color="4F81BD" w:themeColor="accent1"/>
              <w:right w:val="single" w:sz="12" w:space="0" w:color="4F81BD" w:themeColor="accent1"/>
            </w:tcBorders>
            <w:hideMark/>
          </w:tcPr>
          <w:p w14:paraId="463C248D" w14:textId="77777777" w:rsidR="006264A2" w:rsidRDefault="006264A2">
            <w:pPr>
              <w:keepNext/>
              <w:keepLines/>
              <w:jc w:val="center"/>
              <w:rPr>
                <w:b/>
                <w:lang w:val="en-GB"/>
              </w:rPr>
            </w:pPr>
            <w:r>
              <w:rPr>
                <w:b/>
              </w:rPr>
              <w:t>Expert Group/Unit</w:t>
            </w:r>
          </w:p>
        </w:tc>
        <w:tc>
          <w:tcPr>
            <w:tcW w:w="1417" w:type="dxa"/>
            <w:tcBorders>
              <w:top w:val="nil"/>
              <w:left w:val="single" w:sz="12" w:space="0" w:color="4F81BD" w:themeColor="accent1"/>
              <w:bottom w:val="single" w:sz="12" w:space="0" w:color="4F81BD" w:themeColor="accent1"/>
              <w:right w:val="single" w:sz="12" w:space="0" w:color="4F81BD" w:themeColor="accent1"/>
            </w:tcBorders>
            <w:hideMark/>
          </w:tcPr>
          <w:p w14:paraId="0C531D74" w14:textId="77777777" w:rsidR="006264A2" w:rsidRDefault="006264A2">
            <w:pPr>
              <w:keepNext/>
              <w:keepLines/>
              <w:jc w:val="center"/>
              <w:rPr>
                <w:b/>
                <w:lang w:val="en-GB"/>
              </w:rPr>
            </w:pPr>
            <w:r>
              <w:rPr>
                <w:b/>
              </w:rPr>
              <w:t>Number</w:t>
            </w:r>
          </w:p>
        </w:tc>
        <w:tc>
          <w:tcPr>
            <w:tcW w:w="2211" w:type="dxa"/>
            <w:tcBorders>
              <w:top w:val="nil"/>
              <w:left w:val="single" w:sz="12" w:space="0" w:color="4F81BD" w:themeColor="accent1"/>
              <w:bottom w:val="single" w:sz="12" w:space="0" w:color="4F81BD" w:themeColor="accent1"/>
              <w:right w:val="nil"/>
            </w:tcBorders>
            <w:hideMark/>
          </w:tcPr>
          <w:p w14:paraId="6B9D91A7" w14:textId="77777777" w:rsidR="006264A2" w:rsidRDefault="006264A2">
            <w:pPr>
              <w:keepNext/>
              <w:keepLines/>
              <w:jc w:val="center"/>
              <w:rPr>
                <w:b/>
                <w:lang w:val="en-GB"/>
              </w:rPr>
            </w:pPr>
            <w:r>
              <w:rPr>
                <w:b/>
              </w:rPr>
              <w:t>Medium</w:t>
            </w:r>
          </w:p>
        </w:tc>
      </w:tr>
      <w:tr w:rsidR="006264A2" w14:paraId="68CBC231" w14:textId="77777777" w:rsidTr="006264A2">
        <w:trPr>
          <w:jc w:val="center"/>
        </w:trPr>
        <w:tc>
          <w:tcPr>
            <w:tcW w:w="2835" w:type="dxa"/>
            <w:tcBorders>
              <w:top w:val="single" w:sz="12" w:space="0" w:color="4F81BD" w:themeColor="accent1"/>
              <w:left w:val="nil"/>
              <w:bottom w:val="nil"/>
              <w:right w:val="single" w:sz="12" w:space="0" w:color="4F81BD" w:themeColor="accent1"/>
            </w:tcBorders>
          </w:tcPr>
          <w:p w14:paraId="068E0643" w14:textId="1192F423" w:rsidR="006264A2" w:rsidRDefault="00292A9A">
            <w:pPr>
              <w:keepNext/>
              <w:keepLines/>
              <w:rPr>
                <w:lang w:val="en-GB"/>
              </w:rPr>
            </w:pPr>
            <w:r>
              <w:rPr>
                <w:lang w:val="en-GB"/>
              </w:rPr>
              <w:lastRenderedPageBreak/>
              <w:t xml:space="preserve">Ivana </w:t>
            </w:r>
            <w:proofErr w:type="spellStart"/>
            <w:r>
              <w:rPr>
                <w:lang w:val="en-GB"/>
              </w:rPr>
              <w:t>Mustac</w:t>
            </w:r>
            <w:proofErr w:type="spellEnd"/>
          </w:p>
          <w:p w14:paraId="1AFD2DEC" w14:textId="4DAC943E" w:rsidR="00292A9A" w:rsidRDefault="00292A9A">
            <w:pPr>
              <w:keepNext/>
              <w:keepLines/>
              <w:rPr>
                <w:lang w:val="en-GB"/>
              </w:rPr>
            </w:pPr>
            <w:r>
              <w:rPr>
                <w:lang w:val="en-GB"/>
              </w:rPr>
              <w:t xml:space="preserve">Jure </w:t>
            </w:r>
            <w:proofErr w:type="spellStart"/>
            <w:r>
              <w:rPr>
                <w:lang w:val="en-GB"/>
              </w:rPr>
              <w:t>Varlec</w:t>
            </w:r>
            <w:proofErr w:type="spellEnd"/>
          </w:p>
        </w:tc>
        <w:tc>
          <w:tcPr>
            <w:tcW w:w="2835" w:type="dxa"/>
            <w:tcBorders>
              <w:top w:val="single" w:sz="12" w:space="0" w:color="4F81BD" w:themeColor="accent1"/>
              <w:left w:val="single" w:sz="12" w:space="0" w:color="4F81BD" w:themeColor="accent1"/>
              <w:bottom w:val="nil"/>
              <w:right w:val="single" w:sz="12" w:space="0" w:color="4F81BD" w:themeColor="accent1"/>
            </w:tcBorders>
          </w:tcPr>
          <w:p w14:paraId="70854D5C" w14:textId="77777777" w:rsidR="006264A2" w:rsidRDefault="00292A9A">
            <w:pPr>
              <w:pStyle w:val="Header"/>
              <w:keepNext/>
              <w:keepLines/>
              <w:tabs>
                <w:tab w:val="left" w:pos="708"/>
              </w:tabs>
              <w:rPr>
                <w:lang w:val="en-GB"/>
              </w:rPr>
            </w:pPr>
            <w:proofErr w:type="spellStart"/>
            <w:r>
              <w:rPr>
                <w:lang w:val="en-GB"/>
              </w:rPr>
              <w:t>Cosylab</w:t>
            </w:r>
            <w:proofErr w:type="spellEnd"/>
          </w:p>
          <w:p w14:paraId="44F5A3FB" w14:textId="77777777" w:rsidR="00292A9A" w:rsidRDefault="00292A9A">
            <w:pPr>
              <w:pStyle w:val="Header"/>
              <w:keepNext/>
              <w:keepLines/>
              <w:tabs>
                <w:tab w:val="left" w:pos="708"/>
              </w:tabs>
              <w:rPr>
                <w:lang w:val="en-GB"/>
              </w:rPr>
            </w:pPr>
          </w:p>
          <w:p w14:paraId="7DD7717A" w14:textId="5CB2F3EB" w:rsidR="00292A9A" w:rsidRDefault="00292A9A" w:rsidP="00292A9A">
            <w:pPr>
              <w:pStyle w:val="Header"/>
              <w:keepNext/>
              <w:keepLines/>
              <w:tabs>
                <w:tab w:val="left" w:pos="708"/>
              </w:tabs>
              <w:rPr>
                <w:lang w:val="en-GB"/>
              </w:rPr>
            </w:pPr>
            <w:proofErr w:type="spellStart"/>
            <w:r>
              <w:rPr>
                <w:lang w:val="en-GB"/>
              </w:rPr>
              <w:t>Cosylab</w:t>
            </w:r>
            <w:proofErr w:type="spellEnd"/>
          </w:p>
        </w:tc>
        <w:tc>
          <w:tcPr>
            <w:tcW w:w="1417" w:type="dxa"/>
            <w:tcBorders>
              <w:top w:val="single" w:sz="12" w:space="0" w:color="4F81BD" w:themeColor="accent1"/>
              <w:left w:val="single" w:sz="12" w:space="0" w:color="4F81BD" w:themeColor="accent1"/>
              <w:bottom w:val="nil"/>
              <w:right w:val="single" w:sz="12" w:space="0" w:color="4F81BD" w:themeColor="accent1"/>
            </w:tcBorders>
          </w:tcPr>
          <w:p w14:paraId="4D293EBE" w14:textId="77777777" w:rsidR="006264A2" w:rsidRDefault="006264A2">
            <w:pPr>
              <w:keepNext/>
              <w:keepLines/>
              <w:rPr>
                <w:lang w:val="en-GB"/>
              </w:rPr>
            </w:pPr>
          </w:p>
        </w:tc>
        <w:tc>
          <w:tcPr>
            <w:tcW w:w="2211" w:type="dxa"/>
            <w:tcBorders>
              <w:top w:val="single" w:sz="12" w:space="0" w:color="4F81BD" w:themeColor="accent1"/>
              <w:left w:val="single" w:sz="12" w:space="0" w:color="4F81BD" w:themeColor="accent1"/>
              <w:bottom w:val="nil"/>
              <w:right w:val="nil"/>
            </w:tcBorders>
          </w:tcPr>
          <w:p w14:paraId="4258EEBE" w14:textId="77777777" w:rsidR="006264A2" w:rsidRDefault="006264A2">
            <w:pPr>
              <w:keepNext/>
              <w:keepLines/>
              <w:rPr>
                <w:lang w:val="en-GB"/>
              </w:rPr>
            </w:pPr>
          </w:p>
        </w:tc>
      </w:tr>
      <w:tr w:rsidR="006264A2" w14:paraId="012FF2EF" w14:textId="77777777" w:rsidTr="006264A2">
        <w:trPr>
          <w:jc w:val="center"/>
        </w:trPr>
        <w:tc>
          <w:tcPr>
            <w:tcW w:w="2835" w:type="dxa"/>
            <w:tcBorders>
              <w:top w:val="nil"/>
              <w:left w:val="nil"/>
              <w:bottom w:val="single" w:sz="12" w:space="0" w:color="4F81BD" w:themeColor="accent1"/>
              <w:right w:val="single" w:sz="12" w:space="0" w:color="4F81BD" w:themeColor="accent1"/>
            </w:tcBorders>
          </w:tcPr>
          <w:p w14:paraId="6BE5C377" w14:textId="125B4F39" w:rsidR="006264A2" w:rsidRDefault="00292A9A">
            <w:pPr>
              <w:keepNext/>
              <w:keepLines/>
              <w:rPr>
                <w:lang w:val="en-GB"/>
              </w:rPr>
            </w:pPr>
            <w:r>
              <w:rPr>
                <w:lang w:val="en-GB"/>
              </w:rPr>
              <w:t>Yves Paradis</w:t>
            </w:r>
          </w:p>
        </w:tc>
        <w:tc>
          <w:tcPr>
            <w:tcW w:w="2835" w:type="dxa"/>
            <w:tcBorders>
              <w:top w:val="nil"/>
              <w:left w:val="single" w:sz="12" w:space="0" w:color="4F81BD" w:themeColor="accent1"/>
              <w:bottom w:val="single" w:sz="12" w:space="0" w:color="4F81BD" w:themeColor="accent1"/>
              <w:right w:val="single" w:sz="12" w:space="0" w:color="4F81BD" w:themeColor="accent1"/>
            </w:tcBorders>
          </w:tcPr>
          <w:p w14:paraId="68889B1F" w14:textId="7063AE5B" w:rsidR="006264A2" w:rsidRDefault="00292A9A">
            <w:pPr>
              <w:keepNext/>
              <w:keepLines/>
              <w:rPr>
                <w:lang w:val="en-GB"/>
              </w:rPr>
            </w:pPr>
            <w:r>
              <w:rPr>
                <w:lang w:val="en-GB"/>
              </w:rPr>
              <w:t>IBA</w:t>
            </w:r>
          </w:p>
        </w:tc>
        <w:tc>
          <w:tcPr>
            <w:tcW w:w="1417" w:type="dxa"/>
            <w:tcBorders>
              <w:top w:val="nil"/>
              <w:left w:val="single" w:sz="12" w:space="0" w:color="4F81BD" w:themeColor="accent1"/>
              <w:bottom w:val="single" w:sz="12" w:space="0" w:color="4F81BD" w:themeColor="accent1"/>
              <w:right w:val="single" w:sz="12" w:space="0" w:color="4F81BD" w:themeColor="accent1"/>
            </w:tcBorders>
          </w:tcPr>
          <w:p w14:paraId="5BB3EDDE" w14:textId="77777777" w:rsidR="006264A2" w:rsidRDefault="006264A2">
            <w:pPr>
              <w:keepNext/>
              <w:keepLines/>
              <w:rPr>
                <w:lang w:val="en-GB"/>
              </w:rPr>
            </w:pPr>
          </w:p>
        </w:tc>
        <w:tc>
          <w:tcPr>
            <w:tcW w:w="2211" w:type="dxa"/>
            <w:tcBorders>
              <w:top w:val="nil"/>
              <w:left w:val="single" w:sz="12" w:space="0" w:color="4F81BD" w:themeColor="accent1"/>
              <w:bottom w:val="single" w:sz="12" w:space="0" w:color="4F81BD" w:themeColor="accent1"/>
              <w:right w:val="nil"/>
            </w:tcBorders>
          </w:tcPr>
          <w:p w14:paraId="20B95649" w14:textId="77777777" w:rsidR="006264A2" w:rsidRDefault="006264A2">
            <w:pPr>
              <w:keepNext/>
              <w:keepLines/>
              <w:rPr>
                <w:lang w:val="en-GB"/>
              </w:rPr>
            </w:pPr>
          </w:p>
        </w:tc>
      </w:tr>
    </w:tbl>
    <w:sdt>
      <w:sdtPr>
        <w:rPr>
          <w:b w:val="0"/>
          <w:color w:val="auto"/>
          <w:sz w:val="22"/>
        </w:rPr>
        <w:id w:val="539548796"/>
        <w:docPartObj>
          <w:docPartGallery w:val="Table of Contents"/>
          <w:docPartUnique/>
        </w:docPartObj>
      </w:sdtPr>
      <w:sdtEndPr>
        <w:rPr>
          <w:bCs/>
          <w:noProof/>
        </w:rPr>
      </w:sdtEndPr>
      <w:sdtContent>
        <w:p w14:paraId="0EA8B171" w14:textId="2FAA0AF6" w:rsidR="00E635CB" w:rsidRDefault="00E635CB" w:rsidP="00E635CB">
          <w:pPr>
            <w:pStyle w:val="HeadingwithoutListing"/>
          </w:pPr>
          <w:r>
            <w:t>Table of Contents</w:t>
          </w:r>
        </w:p>
        <w:p w14:paraId="013252C4" w14:textId="5A865998" w:rsidR="00660423" w:rsidRDefault="00E635CB">
          <w:pPr>
            <w:pStyle w:val="TOC1"/>
            <w:rPr>
              <w:rFonts w:asciiTheme="minorHAnsi" w:eastAsiaTheme="minorEastAsia" w:hAnsiTheme="minorHAnsi"/>
              <w:noProof/>
            </w:rPr>
          </w:pPr>
          <w:r>
            <w:fldChar w:fldCharType="begin"/>
          </w:r>
          <w:r>
            <w:instrText xml:space="preserve"> TOC \o "1-3" \h \z \u </w:instrText>
          </w:r>
          <w:r>
            <w:fldChar w:fldCharType="separate"/>
          </w:r>
          <w:hyperlink w:anchor="_Toc13139966" w:history="1">
            <w:r w:rsidR="00660423" w:rsidRPr="00ED6352">
              <w:rPr>
                <w:rStyle w:val="Hyperlink"/>
                <w:noProof/>
              </w:rPr>
              <w:t>1.</w:t>
            </w:r>
            <w:r w:rsidR="00660423">
              <w:rPr>
                <w:rFonts w:asciiTheme="minorHAnsi" w:eastAsiaTheme="minorEastAsia" w:hAnsiTheme="minorHAnsi"/>
                <w:noProof/>
              </w:rPr>
              <w:tab/>
            </w:r>
            <w:r w:rsidR="00660423" w:rsidRPr="00ED6352">
              <w:rPr>
                <w:rStyle w:val="Hyperlink"/>
                <w:noProof/>
              </w:rPr>
              <w:t>Introduction</w:t>
            </w:r>
            <w:r w:rsidR="00660423">
              <w:rPr>
                <w:noProof/>
                <w:webHidden/>
              </w:rPr>
              <w:tab/>
            </w:r>
            <w:r w:rsidR="00660423">
              <w:rPr>
                <w:noProof/>
                <w:webHidden/>
              </w:rPr>
              <w:fldChar w:fldCharType="begin"/>
            </w:r>
            <w:r w:rsidR="00660423">
              <w:rPr>
                <w:noProof/>
                <w:webHidden/>
              </w:rPr>
              <w:instrText xml:space="preserve"> PAGEREF _Toc13139966 \h </w:instrText>
            </w:r>
            <w:r w:rsidR="00660423">
              <w:rPr>
                <w:noProof/>
                <w:webHidden/>
              </w:rPr>
            </w:r>
            <w:r w:rsidR="00660423">
              <w:rPr>
                <w:noProof/>
                <w:webHidden/>
              </w:rPr>
              <w:fldChar w:fldCharType="separate"/>
            </w:r>
            <w:r w:rsidR="00660423">
              <w:rPr>
                <w:noProof/>
                <w:webHidden/>
              </w:rPr>
              <w:t>7</w:t>
            </w:r>
            <w:r w:rsidR="00660423">
              <w:rPr>
                <w:noProof/>
                <w:webHidden/>
              </w:rPr>
              <w:fldChar w:fldCharType="end"/>
            </w:r>
          </w:hyperlink>
        </w:p>
        <w:p w14:paraId="029DEABB" w14:textId="2C10DD32" w:rsidR="00660423" w:rsidRDefault="005570E2">
          <w:pPr>
            <w:pStyle w:val="TOC1"/>
            <w:rPr>
              <w:rFonts w:asciiTheme="minorHAnsi" w:eastAsiaTheme="minorEastAsia" w:hAnsiTheme="minorHAnsi"/>
              <w:noProof/>
            </w:rPr>
          </w:pPr>
          <w:hyperlink w:anchor="_Toc13139967" w:history="1">
            <w:r w:rsidR="00660423" w:rsidRPr="00ED6352">
              <w:rPr>
                <w:rStyle w:val="Hyperlink"/>
                <w:noProof/>
              </w:rPr>
              <w:t>2.</w:t>
            </w:r>
            <w:r w:rsidR="00660423">
              <w:rPr>
                <w:rFonts w:asciiTheme="minorHAnsi" w:eastAsiaTheme="minorEastAsia" w:hAnsiTheme="minorHAnsi"/>
                <w:noProof/>
              </w:rPr>
              <w:tab/>
            </w:r>
            <w:r w:rsidR="00660423" w:rsidRPr="00ED6352">
              <w:rPr>
                <w:rStyle w:val="Hyperlink"/>
                <w:noProof/>
              </w:rPr>
              <w:t>Amplifier local Control System Requirements</w:t>
            </w:r>
            <w:r w:rsidR="00660423">
              <w:rPr>
                <w:noProof/>
                <w:webHidden/>
              </w:rPr>
              <w:tab/>
            </w:r>
            <w:r w:rsidR="00660423">
              <w:rPr>
                <w:noProof/>
                <w:webHidden/>
              </w:rPr>
              <w:fldChar w:fldCharType="begin"/>
            </w:r>
            <w:r w:rsidR="00660423">
              <w:rPr>
                <w:noProof/>
                <w:webHidden/>
              </w:rPr>
              <w:instrText xml:space="preserve"> PAGEREF _Toc13139967 \h </w:instrText>
            </w:r>
            <w:r w:rsidR="00660423">
              <w:rPr>
                <w:noProof/>
                <w:webHidden/>
              </w:rPr>
            </w:r>
            <w:r w:rsidR="00660423">
              <w:rPr>
                <w:noProof/>
                <w:webHidden/>
              </w:rPr>
              <w:fldChar w:fldCharType="separate"/>
            </w:r>
            <w:r w:rsidR="00660423">
              <w:rPr>
                <w:noProof/>
                <w:webHidden/>
              </w:rPr>
              <w:t>9</w:t>
            </w:r>
            <w:r w:rsidR="00660423">
              <w:rPr>
                <w:noProof/>
                <w:webHidden/>
              </w:rPr>
              <w:fldChar w:fldCharType="end"/>
            </w:r>
          </w:hyperlink>
        </w:p>
        <w:p w14:paraId="7F42C8A2" w14:textId="22832E04" w:rsidR="00660423" w:rsidRDefault="005570E2">
          <w:pPr>
            <w:pStyle w:val="TOC1"/>
            <w:rPr>
              <w:rFonts w:asciiTheme="minorHAnsi" w:eastAsiaTheme="minorEastAsia" w:hAnsiTheme="minorHAnsi"/>
              <w:noProof/>
            </w:rPr>
          </w:pPr>
          <w:hyperlink w:anchor="_Toc13139968" w:history="1">
            <w:r w:rsidR="00660423" w:rsidRPr="00ED6352">
              <w:rPr>
                <w:rStyle w:val="Hyperlink"/>
                <w:noProof/>
              </w:rPr>
              <w:t>3.</w:t>
            </w:r>
            <w:r w:rsidR="00660423">
              <w:rPr>
                <w:rFonts w:asciiTheme="minorHAnsi" w:eastAsiaTheme="minorEastAsia" w:hAnsiTheme="minorHAnsi"/>
                <w:noProof/>
              </w:rPr>
              <w:tab/>
            </w:r>
            <w:r w:rsidR="00660423" w:rsidRPr="00ED6352">
              <w:rPr>
                <w:rStyle w:val="Hyperlink"/>
                <w:noProof/>
              </w:rPr>
              <w:t>Remote Control System Requirements</w:t>
            </w:r>
            <w:r w:rsidR="00660423">
              <w:rPr>
                <w:noProof/>
                <w:webHidden/>
              </w:rPr>
              <w:tab/>
            </w:r>
            <w:r w:rsidR="00660423">
              <w:rPr>
                <w:noProof/>
                <w:webHidden/>
              </w:rPr>
              <w:fldChar w:fldCharType="begin"/>
            </w:r>
            <w:r w:rsidR="00660423">
              <w:rPr>
                <w:noProof/>
                <w:webHidden/>
              </w:rPr>
              <w:instrText xml:space="preserve"> PAGEREF _Toc13139968 \h </w:instrText>
            </w:r>
            <w:r w:rsidR="00660423">
              <w:rPr>
                <w:noProof/>
                <w:webHidden/>
              </w:rPr>
            </w:r>
            <w:r w:rsidR="00660423">
              <w:rPr>
                <w:noProof/>
                <w:webHidden/>
              </w:rPr>
              <w:fldChar w:fldCharType="separate"/>
            </w:r>
            <w:r w:rsidR="00660423">
              <w:rPr>
                <w:noProof/>
                <w:webHidden/>
              </w:rPr>
              <w:t>11</w:t>
            </w:r>
            <w:r w:rsidR="00660423">
              <w:rPr>
                <w:noProof/>
                <w:webHidden/>
              </w:rPr>
              <w:fldChar w:fldCharType="end"/>
            </w:r>
          </w:hyperlink>
        </w:p>
        <w:p w14:paraId="4017E17D" w14:textId="049E4466" w:rsidR="00660423" w:rsidRDefault="005570E2">
          <w:pPr>
            <w:pStyle w:val="TOC2"/>
            <w:tabs>
              <w:tab w:val="left" w:pos="880"/>
              <w:tab w:val="right" w:leader="dot" w:pos="9062"/>
            </w:tabs>
            <w:rPr>
              <w:rFonts w:asciiTheme="minorHAnsi" w:eastAsiaTheme="minorEastAsia" w:hAnsiTheme="minorHAnsi"/>
              <w:noProof/>
            </w:rPr>
          </w:pPr>
          <w:hyperlink w:anchor="_Toc13139969" w:history="1">
            <w:r w:rsidR="00660423" w:rsidRPr="00ED6352">
              <w:rPr>
                <w:rStyle w:val="Hyperlink"/>
                <w:noProof/>
                <w:lang w:val="en-GB"/>
              </w:rPr>
              <w:t>3.1.</w:t>
            </w:r>
            <w:r w:rsidR="00660423">
              <w:rPr>
                <w:rFonts w:asciiTheme="minorHAnsi" w:eastAsiaTheme="minorEastAsia" w:hAnsiTheme="minorHAnsi"/>
                <w:noProof/>
              </w:rPr>
              <w:tab/>
            </w:r>
            <w:r w:rsidR="00660423" w:rsidRPr="00ED6352">
              <w:rPr>
                <w:rStyle w:val="Hyperlink"/>
                <w:noProof/>
              </w:rPr>
              <w:t>Architecture overview</w:t>
            </w:r>
            <w:r w:rsidR="00660423">
              <w:rPr>
                <w:noProof/>
                <w:webHidden/>
              </w:rPr>
              <w:tab/>
            </w:r>
            <w:r w:rsidR="00660423">
              <w:rPr>
                <w:noProof/>
                <w:webHidden/>
              </w:rPr>
              <w:fldChar w:fldCharType="begin"/>
            </w:r>
            <w:r w:rsidR="00660423">
              <w:rPr>
                <w:noProof/>
                <w:webHidden/>
              </w:rPr>
              <w:instrText xml:space="preserve"> PAGEREF _Toc13139969 \h </w:instrText>
            </w:r>
            <w:r w:rsidR="00660423">
              <w:rPr>
                <w:noProof/>
                <w:webHidden/>
              </w:rPr>
            </w:r>
            <w:r w:rsidR="00660423">
              <w:rPr>
                <w:noProof/>
                <w:webHidden/>
              </w:rPr>
              <w:fldChar w:fldCharType="separate"/>
            </w:r>
            <w:r w:rsidR="00660423">
              <w:rPr>
                <w:noProof/>
                <w:webHidden/>
              </w:rPr>
              <w:t>11</w:t>
            </w:r>
            <w:r w:rsidR="00660423">
              <w:rPr>
                <w:noProof/>
                <w:webHidden/>
              </w:rPr>
              <w:fldChar w:fldCharType="end"/>
            </w:r>
          </w:hyperlink>
        </w:p>
        <w:p w14:paraId="6F325E3C" w14:textId="3AF8396E" w:rsidR="00660423" w:rsidRDefault="005570E2">
          <w:pPr>
            <w:pStyle w:val="TOC2"/>
            <w:tabs>
              <w:tab w:val="left" w:pos="880"/>
              <w:tab w:val="right" w:leader="dot" w:pos="9062"/>
            </w:tabs>
            <w:rPr>
              <w:rFonts w:asciiTheme="minorHAnsi" w:eastAsiaTheme="minorEastAsia" w:hAnsiTheme="minorHAnsi"/>
              <w:noProof/>
            </w:rPr>
          </w:pPr>
          <w:hyperlink w:anchor="_Toc13139970" w:history="1">
            <w:r w:rsidR="00660423" w:rsidRPr="00ED6352">
              <w:rPr>
                <w:rStyle w:val="Hyperlink"/>
                <w:noProof/>
                <w:lang w:val="en-GB"/>
              </w:rPr>
              <w:t>3.2.</w:t>
            </w:r>
            <w:r w:rsidR="00660423">
              <w:rPr>
                <w:rFonts w:asciiTheme="minorHAnsi" w:eastAsiaTheme="minorEastAsia" w:hAnsiTheme="minorHAnsi"/>
                <w:noProof/>
              </w:rPr>
              <w:tab/>
            </w:r>
            <w:r w:rsidR="00660423" w:rsidRPr="00ED6352">
              <w:rPr>
                <w:rStyle w:val="Hyperlink"/>
                <w:noProof/>
              </w:rPr>
              <w:t>Amplifier monitoring and control</w:t>
            </w:r>
            <w:r w:rsidR="00660423">
              <w:rPr>
                <w:noProof/>
                <w:webHidden/>
              </w:rPr>
              <w:tab/>
            </w:r>
            <w:r w:rsidR="00660423">
              <w:rPr>
                <w:noProof/>
                <w:webHidden/>
              </w:rPr>
              <w:fldChar w:fldCharType="begin"/>
            </w:r>
            <w:r w:rsidR="00660423">
              <w:rPr>
                <w:noProof/>
                <w:webHidden/>
              </w:rPr>
              <w:instrText xml:space="preserve"> PAGEREF _Toc13139970 \h </w:instrText>
            </w:r>
            <w:r w:rsidR="00660423">
              <w:rPr>
                <w:noProof/>
                <w:webHidden/>
              </w:rPr>
            </w:r>
            <w:r w:rsidR="00660423">
              <w:rPr>
                <w:noProof/>
                <w:webHidden/>
              </w:rPr>
              <w:fldChar w:fldCharType="separate"/>
            </w:r>
            <w:r w:rsidR="00660423">
              <w:rPr>
                <w:noProof/>
                <w:webHidden/>
              </w:rPr>
              <w:t>13</w:t>
            </w:r>
            <w:r w:rsidR="00660423">
              <w:rPr>
                <w:noProof/>
                <w:webHidden/>
              </w:rPr>
              <w:fldChar w:fldCharType="end"/>
            </w:r>
          </w:hyperlink>
        </w:p>
        <w:p w14:paraId="7A561E3A" w14:textId="6E5F13F7" w:rsidR="00660423" w:rsidRDefault="005570E2">
          <w:pPr>
            <w:pStyle w:val="TOC3"/>
            <w:tabs>
              <w:tab w:val="left" w:pos="1320"/>
              <w:tab w:val="right" w:leader="dot" w:pos="9062"/>
            </w:tabs>
            <w:rPr>
              <w:rFonts w:asciiTheme="minorHAnsi" w:eastAsiaTheme="minorEastAsia" w:hAnsiTheme="minorHAnsi"/>
              <w:noProof/>
            </w:rPr>
          </w:pPr>
          <w:hyperlink w:anchor="_Toc13139971" w:history="1">
            <w:r w:rsidR="00660423" w:rsidRPr="00ED6352">
              <w:rPr>
                <w:rStyle w:val="Hyperlink"/>
                <w:noProof/>
              </w:rPr>
              <w:t>3.2.1.</w:t>
            </w:r>
            <w:r w:rsidR="00660423">
              <w:rPr>
                <w:rFonts w:asciiTheme="minorHAnsi" w:eastAsiaTheme="minorEastAsia" w:hAnsiTheme="minorHAnsi"/>
                <w:noProof/>
              </w:rPr>
              <w:tab/>
            </w:r>
            <w:r w:rsidR="00660423" w:rsidRPr="00ED6352">
              <w:rPr>
                <w:rStyle w:val="Hyperlink"/>
                <w:noProof/>
              </w:rPr>
              <w:t>General requirements</w:t>
            </w:r>
            <w:r w:rsidR="00660423">
              <w:rPr>
                <w:noProof/>
                <w:webHidden/>
              </w:rPr>
              <w:tab/>
            </w:r>
            <w:r w:rsidR="00660423">
              <w:rPr>
                <w:noProof/>
                <w:webHidden/>
              </w:rPr>
              <w:fldChar w:fldCharType="begin"/>
            </w:r>
            <w:r w:rsidR="00660423">
              <w:rPr>
                <w:noProof/>
                <w:webHidden/>
              </w:rPr>
              <w:instrText xml:space="preserve"> PAGEREF _Toc13139971 \h </w:instrText>
            </w:r>
            <w:r w:rsidR="00660423">
              <w:rPr>
                <w:noProof/>
                <w:webHidden/>
              </w:rPr>
            </w:r>
            <w:r w:rsidR="00660423">
              <w:rPr>
                <w:noProof/>
                <w:webHidden/>
              </w:rPr>
              <w:fldChar w:fldCharType="separate"/>
            </w:r>
            <w:r w:rsidR="00660423">
              <w:rPr>
                <w:noProof/>
                <w:webHidden/>
              </w:rPr>
              <w:t>13</w:t>
            </w:r>
            <w:r w:rsidR="00660423">
              <w:rPr>
                <w:noProof/>
                <w:webHidden/>
              </w:rPr>
              <w:fldChar w:fldCharType="end"/>
            </w:r>
          </w:hyperlink>
        </w:p>
        <w:p w14:paraId="54D28FC7" w14:textId="763DB58F" w:rsidR="00660423" w:rsidRDefault="005570E2">
          <w:pPr>
            <w:pStyle w:val="TOC3"/>
            <w:tabs>
              <w:tab w:val="left" w:pos="1320"/>
              <w:tab w:val="right" w:leader="dot" w:pos="9062"/>
            </w:tabs>
            <w:rPr>
              <w:rFonts w:asciiTheme="minorHAnsi" w:eastAsiaTheme="minorEastAsia" w:hAnsiTheme="minorHAnsi"/>
              <w:noProof/>
            </w:rPr>
          </w:pPr>
          <w:hyperlink w:anchor="_Toc13139972" w:history="1">
            <w:r w:rsidR="00660423" w:rsidRPr="00ED6352">
              <w:rPr>
                <w:rStyle w:val="Hyperlink"/>
                <w:noProof/>
              </w:rPr>
              <w:t>3.2.2.</w:t>
            </w:r>
            <w:r w:rsidR="00660423">
              <w:rPr>
                <w:rFonts w:asciiTheme="minorHAnsi" w:eastAsiaTheme="minorEastAsia" w:hAnsiTheme="minorHAnsi"/>
                <w:noProof/>
              </w:rPr>
              <w:tab/>
            </w:r>
            <w:r w:rsidR="00660423" w:rsidRPr="00ED6352">
              <w:rPr>
                <w:rStyle w:val="Hyperlink"/>
                <w:noProof/>
              </w:rPr>
              <w:t>Amplifier commands.</w:t>
            </w:r>
            <w:r w:rsidR="00660423">
              <w:rPr>
                <w:noProof/>
                <w:webHidden/>
              </w:rPr>
              <w:tab/>
            </w:r>
            <w:r w:rsidR="00660423">
              <w:rPr>
                <w:noProof/>
                <w:webHidden/>
              </w:rPr>
              <w:fldChar w:fldCharType="begin"/>
            </w:r>
            <w:r w:rsidR="00660423">
              <w:rPr>
                <w:noProof/>
                <w:webHidden/>
              </w:rPr>
              <w:instrText xml:space="preserve"> PAGEREF _Toc13139972 \h </w:instrText>
            </w:r>
            <w:r w:rsidR="00660423">
              <w:rPr>
                <w:noProof/>
                <w:webHidden/>
              </w:rPr>
            </w:r>
            <w:r w:rsidR="00660423">
              <w:rPr>
                <w:noProof/>
                <w:webHidden/>
              </w:rPr>
              <w:fldChar w:fldCharType="separate"/>
            </w:r>
            <w:r w:rsidR="00660423">
              <w:rPr>
                <w:noProof/>
                <w:webHidden/>
              </w:rPr>
              <w:t>13</w:t>
            </w:r>
            <w:r w:rsidR="00660423">
              <w:rPr>
                <w:noProof/>
                <w:webHidden/>
              </w:rPr>
              <w:fldChar w:fldCharType="end"/>
            </w:r>
          </w:hyperlink>
        </w:p>
        <w:p w14:paraId="2CE2B71C" w14:textId="171FD2FB" w:rsidR="00660423" w:rsidRDefault="005570E2">
          <w:pPr>
            <w:pStyle w:val="TOC3"/>
            <w:tabs>
              <w:tab w:val="left" w:pos="1320"/>
              <w:tab w:val="right" w:leader="dot" w:pos="9062"/>
            </w:tabs>
            <w:rPr>
              <w:rFonts w:asciiTheme="minorHAnsi" w:eastAsiaTheme="minorEastAsia" w:hAnsiTheme="minorHAnsi"/>
              <w:noProof/>
            </w:rPr>
          </w:pPr>
          <w:hyperlink w:anchor="_Toc13139973" w:history="1">
            <w:r w:rsidR="00660423" w:rsidRPr="00ED6352">
              <w:rPr>
                <w:rStyle w:val="Hyperlink"/>
                <w:noProof/>
              </w:rPr>
              <w:t>3.2.3.</w:t>
            </w:r>
            <w:r w:rsidR="00660423">
              <w:rPr>
                <w:rFonts w:asciiTheme="minorHAnsi" w:eastAsiaTheme="minorEastAsia" w:hAnsiTheme="minorHAnsi"/>
                <w:noProof/>
              </w:rPr>
              <w:tab/>
            </w:r>
            <w:r w:rsidR="00660423" w:rsidRPr="00ED6352">
              <w:rPr>
                <w:rStyle w:val="Hyperlink"/>
                <w:noProof/>
              </w:rPr>
              <w:t>Polling with the IBA PLC</w:t>
            </w:r>
            <w:r w:rsidR="00660423">
              <w:rPr>
                <w:noProof/>
                <w:webHidden/>
              </w:rPr>
              <w:tab/>
            </w:r>
            <w:r w:rsidR="00660423">
              <w:rPr>
                <w:noProof/>
                <w:webHidden/>
              </w:rPr>
              <w:fldChar w:fldCharType="begin"/>
            </w:r>
            <w:r w:rsidR="00660423">
              <w:rPr>
                <w:noProof/>
                <w:webHidden/>
              </w:rPr>
              <w:instrText xml:space="preserve"> PAGEREF _Toc13139973 \h </w:instrText>
            </w:r>
            <w:r w:rsidR="00660423">
              <w:rPr>
                <w:noProof/>
                <w:webHidden/>
              </w:rPr>
            </w:r>
            <w:r w:rsidR="00660423">
              <w:rPr>
                <w:noProof/>
                <w:webHidden/>
              </w:rPr>
              <w:fldChar w:fldCharType="separate"/>
            </w:r>
            <w:r w:rsidR="00660423">
              <w:rPr>
                <w:noProof/>
                <w:webHidden/>
              </w:rPr>
              <w:t>16</w:t>
            </w:r>
            <w:r w:rsidR="00660423">
              <w:rPr>
                <w:noProof/>
                <w:webHidden/>
              </w:rPr>
              <w:fldChar w:fldCharType="end"/>
            </w:r>
          </w:hyperlink>
        </w:p>
        <w:p w14:paraId="109783A4" w14:textId="33848D70" w:rsidR="00660423" w:rsidRDefault="005570E2">
          <w:pPr>
            <w:pStyle w:val="TOC3"/>
            <w:tabs>
              <w:tab w:val="left" w:pos="1320"/>
              <w:tab w:val="right" w:leader="dot" w:pos="9062"/>
            </w:tabs>
            <w:rPr>
              <w:rFonts w:asciiTheme="minorHAnsi" w:eastAsiaTheme="minorEastAsia" w:hAnsiTheme="minorHAnsi"/>
              <w:noProof/>
            </w:rPr>
          </w:pPr>
          <w:hyperlink w:anchor="_Toc13139974" w:history="1">
            <w:r w:rsidR="00660423" w:rsidRPr="00ED6352">
              <w:rPr>
                <w:rStyle w:val="Hyperlink"/>
                <w:noProof/>
              </w:rPr>
              <w:t>3.2.4.</w:t>
            </w:r>
            <w:r w:rsidR="00660423">
              <w:rPr>
                <w:rFonts w:asciiTheme="minorHAnsi" w:eastAsiaTheme="minorEastAsia" w:hAnsiTheme="minorHAnsi"/>
                <w:noProof/>
              </w:rPr>
              <w:tab/>
            </w:r>
            <w:r w:rsidR="00660423" w:rsidRPr="00ED6352">
              <w:rPr>
                <w:rStyle w:val="Hyperlink"/>
                <w:noProof/>
              </w:rPr>
              <w:t>Polling with SSM racks</w:t>
            </w:r>
            <w:r w:rsidR="00660423">
              <w:rPr>
                <w:noProof/>
                <w:webHidden/>
              </w:rPr>
              <w:tab/>
            </w:r>
            <w:r w:rsidR="00660423">
              <w:rPr>
                <w:noProof/>
                <w:webHidden/>
              </w:rPr>
              <w:fldChar w:fldCharType="begin"/>
            </w:r>
            <w:r w:rsidR="00660423">
              <w:rPr>
                <w:noProof/>
                <w:webHidden/>
              </w:rPr>
              <w:instrText xml:space="preserve"> PAGEREF _Toc13139974 \h </w:instrText>
            </w:r>
            <w:r w:rsidR="00660423">
              <w:rPr>
                <w:noProof/>
                <w:webHidden/>
              </w:rPr>
            </w:r>
            <w:r w:rsidR="00660423">
              <w:rPr>
                <w:noProof/>
                <w:webHidden/>
              </w:rPr>
              <w:fldChar w:fldCharType="separate"/>
            </w:r>
            <w:r w:rsidR="00660423">
              <w:rPr>
                <w:noProof/>
                <w:webHidden/>
              </w:rPr>
              <w:t>22</w:t>
            </w:r>
            <w:r w:rsidR="00660423">
              <w:rPr>
                <w:noProof/>
                <w:webHidden/>
              </w:rPr>
              <w:fldChar w:fldCharType="end"/>
            </w:r>
          </w:hyperlink>
        </w:p>
        <w:p w14:paraId="1FA1F595" w14:textId="0660B795" w:rsidR="00660423" w:rsidRDefault="005570E2">
          <w:pPr>
            <w:pStyle w:val="TOC2"/>
            <w:tabs>
              <w:tab w:val="left" w:pos="880"/>
              <w:tab w:val="right" w:leader="dot" w:pos="9062"/>
            </w:tabs>
            <w:rPr>
              <w:rFonts w:asciiTheme="minorHAnsi" w:eastAsiaTheme="minorEastAsia" w:hAnsiTheme="minorHAnsi"/>
              <w:noProof/>
            </w:rPr>
          </w:pPr>
          <w:hyperlink w:anchor="_Toc13139975" w:history="1">
            <w:r w:rsidR="00660423" w:rsidRPr="00ED6352">
              <w:rPr>
                <w:rStyle w:val="Hyperlink"/>
                <w:noProof/>
                <w:lang w:val="en-GB"/>
              </w:rPr>
              <w:t>3.3.</w:t>
            </w:r>
            <w:r w:rsidR="00660423">
              <w:rPr>
                <w:rFonts w:asciiTheme="minorHAnsi" w:eastAsiaTheme="minorEastAsia" w:hAnsiTheme="minorHAnsi"/>
                <w:noProof/>
              </w:rPr>
              <w:tab/>
            </w:r>
            <w:r w:rsidR="00660423" w:rsidRPr="00ED6352">
              <w:rPr>
                <w:rStyle w:val="Hyperlink"/>
                <w:noProof/>
              </w:rPr>
              <w:t>Fast acquisition buffering with SSM racks</w:t>
            </w:r>
            <w:r w:rsidR="00660423">
              <w:rPr>
                <w:noProof/>
                <w:webHidden/>
              </w:rPr>
              <w:tab/>
            </w:r>
            <w:r w:rsidR="00660423">
              <w:rPr>
                <w:noProof/>
                <w:webHidden/>
              </w:rPr>
              <w:fldChar w:fldCharType="begin"/>
            </w:r>
            <w:r w:rsidR="00660423">
              <w:rPr>
                <w:noProof/>
                <w:webHidden/>
              </w:rPr>
              <w:instrText xml:space="preserve"> PAGEREF _Toc13139975 \h </w:instrText>
            </w:r>
            <w:r w:rsidR="00660423">
              <w:rPr>
                <w:noProof/>
                <w:webHidden/>
              </w:rPr>
            </w:r>
            <w:r w:rsidR="00660423">
              <w:rPr>
                <w:noProof/>
                <w:webHidden/>
              </w:rPr>
              <w:fldChar w:fldCharType="separate"/>
            </w:r>
            <w:r w:rsidR="00660423">
              <w:rPr>
                <w:noProof/>
                <w:webHidden/>
              </w:rPr>
              <w:t>25</w:t>
            </w:r>
            <w:r w:rsidR="00660423">
              <w:rPr>
                <w:noProof/>
                <w:webHidden/>
              </w:rPr>
              <w:fldChar w:fldCharType="end"/>
            </w:r>
          </w:hyperlink>
        </w:p>
        <w:p w14:paraId="23572827" w14:textId="2ADF6C67" w:rsidR="00660423" w:rsidRDefault="005570E2">
          <w:pPr>
            <w:pStyle w:val="TOC3"/>
            <w:tabs>
              <w:tab w:val="left" w:pos="1320"/>
              <w:tab w:val="right" w:leader="dot" w:pos="9062"/>
            </w:tabs>
            <w:rPr>
              <w:rFonts w:asciiTheme="minorHAnsi" w:eastAsiaTheme="minorEastAsia" w:hAnsiTheme="minorHAnsi"/>
              <w:noProof/>
            </w:rPr>
          </w:pPr>
          <w:hyperlink w:anchor="_Toc13139976" w:history="1">
            <w:r w:rsidR="00660423" w:rsidRPr="00ED6352">
              <w:rPr>
                <w:rStyle w:val="Hyperlink"/>
                <w:noProof/>
              </w:rPr>
              <w:t>3.3.1.</w:t>
            </w:r>
            <w:r w:rsidR="00660423">
              <w:rPr>
                <w:rFonts w:asciiTheme="minorHAnsi" w:eastAsiaTheme="minorEastAsia" w:hAnsiTheme="minorHAnsi"/>
                <w:noProof/>
              </w:rPr>
              <w:tab/>
            </w:r>
            <w:r w:rsidR="00660423" w:rsidRPr="00ED6352">
              <w:rPr>
                <w:rStyle w:val="Hyperlink"/>
                <w:noProof/>
              </w:rPr>
              <w:t>General requirements</w:t>
            </w:r>
            <w:r w:rsidR="00660423">
              <w:rPr>
                <w:noProof/>
                <w:webHidden/>
              </w:rPr>
              <w:tab/>
            </w:r>
            <w:r w:rsidR="00660423">
              <w:rPr>
                <w:noProof/>
                <w:webHidden/>
              </w:rPr>
              <w:fldChar w:fldCharType="begin"/>
            </w:r>
            <w:r w:rsidR="00660423">
              <w:rPr>
                <w:noProof/>
                <w:webHidden/>
              </w:rPr>
              <w:instrText xml:space="preserve"> PAGEREF _Toc13139976 \h </w:instrText>
            </w:r>
            <w:r w:rsidR="00660423">
              <w:rPr>
                <w:noProof/>
                <w:webHidden/>
              </w:rPr>
            </w:r>
            <w:r w:rsidR="00660423">
              <w:rPr>
                <w:noProof/>
                <w:webHidden/>
              </w:rPr>
              <w:fldChar w:fldCharType="separate"/>
            </w:r>
            <w:r w:rsidR="00660423">
              <w:rPr>
                <w:noProof/>
                <w:webHidden/>
              </w:rPr>
              <w:t>25</w:t>
            </w:r>
            <w:r w:rsidR="00660423">
              <w:rPr>
                <w:noProof/>
                <w:webHidden/>
              </w:rPr>
              <w:fldChar w:fldCharType="end"/>
            </w:r>
          </w:hyperlink>
        </w:p>
        <w:p w14:paraId="61AC1D88" w14:textId="619C0C0C" w:rsidR="00660423" w:rsidRDefault="005570E2">
          <w:pPr>
            <w:pStyle w:val="TOC3"/>
            <w:tabs>
              <w:tab w:val="left" w:pos="1320"/>
              <w:tab w:val="right" w:leader="dot" w:pos="9062"/>
            </w:tabs>
            <w:rPr>
              <w:rFonts w:asciiTheme="minorHAnsi" w:eastAsiaTheme="minorEastAsia" w:hAnsiTheme="minorHAnsi"/>
              <w:noProof/>
            </w:rPr>
          </w:pPr>
          <w:hyperlink w:anchor="_Toc13139977" w:history="1">
            <w:r w:rsidR="00660423" w:rsidRPr="00ED6352">
              <w:rPr>
                <w:rStyle w:val="Hyperlink"/>
                <w:noProof/>
              </w:rPr>
              <w:t>3.3.2.</w:t>
            </w:r>
            <w:r w:rsidR="00660423">
              <w:rPr>
                <w:rFonts w:asciiTheme="minorHAnsi" w:eastAsiaTheme="minorEastAsia" w:hAnsiTheme="minorHAnsi"/>
                <w:noProof/>
              </w:rPr>
              <w:tab/>
            </w:r>
            <w:r w:rsidR="00660423" w:rsidRPr="00ED6352">
              <w:rPr>
                <w:rStyle w:val="Hyperlink"/>
                <w:noProof/>
              </w:rPr>
              <w:t>Data structure of one acquisition point.</w:t>
            </w:r>
            <w:r w:rsidR="00660423">
              <w:rPr>
                <w:noProof/>
                <w:webHidden/>
              </w:rPr>
              <w:tab/>
            </w:r>
            <w:r w:rsidR="00660423">
              <w:rPr>
                <w:noProof/>
                <w:webHidden/>
              </w:rPr>
              <w:fldChar w:fldCharType="begin"/>
            </w:r>
            <w:r w:rsidR="00660423">
              <w:rPr>
                <w:noProof/>
                <w:webHidden/>
              </w:rPr>
              <w:instrText xml:space="preserve"> PAGEREF _Toc13139977 \h </w:instrText>
            </w:r>
            <w:r w:rsidR="00660423">
              <w:rPr>
                <w:noProof/>
                <w:webHidden/>
              </w:rPr>
            </w:r>
            <w:r w:rsidR="00660423">
              <w:rPr>
                <w:noProof/>
                <w:webHidden/>
              </w:rPr>
              <w:fldChar w:fldCharType="separate"/>
            </w:r>
            <w:r w:rsidR="00660423">
              <w:rPr>
                <w:noProof/>
                <w:webHidden/>
              </w:rPr>
              <w:t>26</w:t>
            </w:r>
            <w:r w:rsidR="00660423">
              <w:rPr>
                <w:noProof/>
                <w:webHidden/>
              </w:rPr>
              <w:fldChar w:fldCharType="end"/>
            </w:r>
          </w:hyperlink>
        </w:p>
        <w:p w14:paraId="22F5E18B" w14:textId="395C25F0" w:rsidR="00660423" w:rsidRDefault="005570E2">
          <w:pPr>
            <w:pStyle w:val="TOC3"/>
            <w:tabs>
              <w:tab w:val="left" w:pos="1320"/>
              <w:tab w:val="right" w:leader="dot" w:pos="9062"/>
            </w:tabs>
            <w:rPr>
              <w:rFonts w:asciiTheme="minorHAnsi" w:eastAsiaTheme="minorEastAsia" w:hAnsiTheme="minorHAnsi"/>
              <w:noProof/>
            </w:rPr>
          </w:pPr>
          <w:hyperlink w:anchor="_Toc13139978" w:history="1">
            <w:r w:rsidR="00660423" w:rsidRPr="00ED6352">
              <w:rPr>
                <w:rStyle w:val="Hyperlink"/>
                <w:noProof/>
              </w:rPr>
              <w:t>3.3.3.</w:t>
            </w:r>
            <w:r w:rsidR="00660423">
              <w:rPr>
                <w:rFonts w:asciiTheme="minorHAnsi" w:eastAsiaTheme="minorEastAsia" w:hAnsiTheme="minorHAnsi"/>
                <w:noProof/>
              </w:rPr>
              <w:tab/>
            </w:r>
            <w:r w:rsidR="00660423" w:rsidRPr="00ED6352">
              <w:rPr>
                <w:rStyle w:val="Hyperlink"/>
                <w:noProof/>
              </w:rPr>
              <w:t>Masking configuration table</w:t>
            </w:r>
            <w:r w:rsidR="00660423">
              <w:rPr>
                <w:noProof/>
                <w:webHidden/>
              </w:rPr>
              <w:tab/>
            </w:r>
            <w:r w:rsidR="00660423">
              <w:rPr>
                <w:noProof/>
                <w:webHidden/>
              </w:rPr>
              <w:fldChar w:fldCharType="begin"/>
            </w:r>
            <w:r w:rsidR="00660423">
              <w:rPr>
                <w:noProof/>
                <w:webHidden/>
              </w:rPr>
              <w:instrText xml:space="preserve"> PAGEREF _Toc13139978 \h </w:instrText>
            </w:r>
            <w:r w:rsidR="00660423">
              <w:rPr>
                <w:noProof/>
                <w:webHidden/>
              </w:rPr>
            </w:r>
            <w:r w:rsidR="00660423">
              <w:rPr>
                <w:noProof/>
                <w:webHidden/>
              </w:rPr>
              <w:fldChar w:fldCharType="separate"/>
            </w:r>
            <w:r w:rsidR="00660423">
              <w:rPr>
                <w:noProof/>
                <w:webHidden/>
              </w:rPr>
              <w:t>28</w:t>
            </w:r>
            <w:r w:rsidR="00660423">
              <w:rPr>
                <w:noProof/>
                <w:webHidden/>
              </w:rPr>
              <w:fldChar w:fldCharType="end"/>
            </w:r>
          </w:hyperlink>
        </w:p>
        <w:p w14:paraId="4DDA63FE" w14:textId="168BB8E9" w:rsidR="00660423" w:rsidRDefault="005570E2">
          <w:pPr>
            <w:pStyle w:val="TOC3"/>
            <w:tabs>
              <w:tab w:val="left" w:pos="1320"/>
              <w:tab w:val="right" w:leader="dot" w:pos="9062"/>
            </w:tabs>
            <w:rPr>
              <w:rFonts w:asciiTheme="minorHAnsi" w:eastAsiaTheme="minorEastAsia" w:hAnsiTheme="minorHAnsi"/>
              <w:noProof/>
            </w:rPr>
          </w:pPr>
          <w:hyperlink w:anchor="_Toc13139979" w:history="1">
            <w:r w:rsidR="00660423" w:rsidRPr="00ED6352">
              <w:rPr>
                <w:rStyle w:val="Hyperlink"/>
                <w:noProof/>
              </w:rPr>
              <w:t>3.3.4.</w:t>
            </w:r>
            <w:r w:rsidR="00660423">
              <w:rPr>
                <w:rFonts w:asciiTheme="minorHAnsi" w:eastAsiaTheme="minorEastAsia" w:hAnsiTheme="minorHAnsi"/>
                <w:noProof/>
              </w:rPr>
              <w:tab/>
            </w:r>
            <w:r w:rsidR="00660423" w:rsidRPr="00ED6352">
              <w:rPr>
                <w:rStyle w:val="Hyperlink"/>
                <w:noProof/>
              </w:rPr>
              <w:t>Raw TCP protocol.</w:t>
            </w:r>
            <w:r w:rsidR="00660423">
              <w:rPr>
                <w:noProof/>
                <w:webHidden/>
              </w:rPr>
              <w:tab/>
            </w:r>
            <w:r w:rsidR="00660423">
              <w:rPr>
                <w:noProof/>
                <w:webHidden/>
              </w:rPr>
              <w:fldChar w:fldCharType="begin"/>
            </w:r>
            <w:r w:rsidR="00660423">
              <w:rPr>
                <w:noProof/>
                <w:webHidden/>
              </w:rPr>
              <w:instrText xml:space="preserve"> PAGEREF _Toc13139979 \h </w:instrText>
            </w:r>
            <w:r w:rsidR="00660423">
              <w:rPr>
                <w:noProof/>
                <w:webHidden/>
              </w:rPr>
            </w:r>
            <w:r w:rsidR="00660423">
              <w:rPr>
                <w:noProof/>
                <w:webHidden/>
              </w:rPr>
              <w:fldChar w:fldCharType="separate"/>
            </w:r>
            <w:r w:rsidR="00660423">
              <w:rPr>
                <w:noProof/>
                <w:webHidden/>
              </w:rPr>
              <w:t>29</w:t>
            </w:r>
            <w:r w:rsidR="00660423">
              <w:rPr>
                <w:noProof/>
                <w:webHidden/>
              </w:rPr>
              <w:fldChar w:fldCharType="end"/>
            </w:r>
          </w:hyperlink>
        </w:p>
        <w:p w14:paraId="4E3AE096" w14:textId="357A8C42" w:rsidR="00660423" w:rsidRDefault="005570E2">
          <w:pPr>
            <w:pStyle w:val="TOC2"/>
            <w:tabs>
              <w:tab w:val="left" w:pos="880"/>
              <w:tab w:val="right" w:leader="dot" w:pos="9062"/>
            </w:tabs>
            <w:rPr>
              <w:rFonts w:asciiTheme="minorHAnsi" w:eastAsiaTheme="minorEastAsia" w:hAnsiTheme="minorHAnsi"/>
              <w:noProof/>
            </w:rPr>
          </w:pPr>
          <w:hyperlink w:anchor="_Toc13139980" w:history="1">
            <w:r w:rsidR="00660423" w:rsidRPr="00ED6352">
              <w:rPr>
                <w:rStyle w:val="Hyperlink"/>
                <w:noProof/>
                <w:lang w:val="en-GB"/>
              </w:rPr>
              <w:t>3.4.</w:t>
            </w:r>
            <w:r w:rsidR="00660423">
              <w:rPr>
                <w:rFonts w:asciiTheme="minorHAnsi" w:eastAsiaTheme="minorEastAsia" w:hAnsiTheme="minorHAnsi"/>
                <w:noProof/>
              </w:rPr>
              <w:tab/>
            </w:r>
            <w:r w:rsidR="00660423" w:rsidRPr="00ED6352">
              <w:rPr>
                <w:rStyle w:val="Hyperlink"/>
                <w:noProof/>
              </w:rPr>
              <w:t>Fast acquisition buffering with IBA PLC</w:t>
            </w:r>
            <w:r w:rsidR="00660423">
              <w:rPr>
                <w:noProof/>
                <w:webHidden/>
              </w:rPr>
              <w:tab/>
            </w:r>
            <w:r w:rsidR="00660423">
              <w:rPr>
                <w:noProof/>
                <w:webHidden/>
              </w:rPr>
              <w:fldChar w:fldCharType="begin"/>
            </w:r>
            <w:r w:rsidR="00660423">
              <w:rPr>
                <w:noProof/>
                <w:webHidden/>
              </w:rPr>
              <w:instrText xml:space="preserve"> PAGEREF _Toc13139980 \h </w:instrText>
            </w:r>
            <w:r w:rsidR="00660423">
              <w:rPr>
                <w:noProof/>
                <w:webHidden/>
              </w:rPr>
            </w:r>
            <w:r w:rsidR="00660423">
              <w:rPr>
                <w:noProof/>
                <w:webHidden/>
              </w:rPr>
              <w:fldChar w:fldCharType="separate"/>
            </w:r>
            <w:r w:rsidR="00660423">
              <w:rPr>
                <w:noProof/>
                <w:webHidden/>
              </w:rPr>
              <w:t>32</w:t>
            </w:r>
            <w:r w:rsidR="00660423">
              <w:rPr>
                <w:noProof/>
                <w:webHidden/>
              </w:rPr>
              <w:fldChar w:fldCharType="end"/>
            </w:r>
          </w:hyperlink>
        </w:p>
        <w:p w14:paraId="43C6C81D" w14:textId="31C4A3D5" w:rsidR="00660423" w:rsidRDefault="005570E2">
          <w:pPr>
            <w:pStyle w:val="TOC2"/>
            <w:tabs>
              <w:tab w:val="left" w:pos="880"/>
              <w:tab w:val="right" w:leader="dot" w:pos="9062"/>
            </w:tabs>
            <w:rPr>
              <w:rFonts w:asciiTheme="minorHAnsi" w:eastAsiaTheme="minorEastAsia" w:hAnsiTheme="minorHAnsi"/>
              <w:noProof/>
            </w:rPr>
          </w:pPr>
          <w:hyperlink w:anchor="_Toc13139981" w:history="1">
            <w:r w:rsidR="00660423" w:rsidRPr="00ED6352">
              <w:rPr>
                <w:rStyle w:val="Hyperlink"/>
                <w:noProof/>
                <w:lang w:val="en-GB"/>
              </w:rPr>
              <w:t>3.5.</w:t>
            </w:r>
            <w:r w:rsidR="00660423">
              <w:rPr>
                <w:rFonts w:asciiTheme="minorHAnsi" w:eastAsiaTheme="minorEastAsia" w:hAnsiTheme="minorHAnsi"/>
                <w:noProof/>
              </w:rPr>
              <w:tab/>
            </w:r>
            <w:r w:rsidR="00660423" w:rsidRPr="00ED6352">
              <w:rPr>
                <w:rStyle w:val="Hyperlink"/>
                <w:noProof/>
              </w:rPr>
              <w:t>Screen</w:t>
            </w:r>
            <w:r w:rsidR="00660423" w:rsidRPr="00ED6352">
              <w:rPr>
                <w:rStyle w:val="Hyperlink"/>
                <w:noProof/>
                <w:lang w:val="fr-BE"/>
              </w:rPr>
              <w:t xml:space="preserve"> </w:t>
            </w:r>
            <w:r w:rsidR="00660423" w:rsidRPr="00ED6352">
              <w:rPr>
                <w:rStyle w:val="Hyperlink"/>
                <w:noProof/>
              </w:rPr>
              <w:t>configuration</w:t>
            </w:r>
            <w:r w:rsidR="00660423">
              <w:rPr>
                <w:noProof/>
                <w:webHidden/>
              </w:rPr>
              <w:tab/>
            </w:r>
            <w:r w:rsidR="00660423">
              <w:rPr>
                <w:noProof/>
                <w:webHidden/>
              </w:rPr>
              <w:fldChar w:fldCharType="begin"/>
            </w:r>
            <w:r w:rsidR="00660423">
              <w:rPr>
                <w:noProof/>
                <w:webHidden/>
              </w:rPr>
              <w:instrText xml:space="preserve"> PAGEREF _Toc13139981 \h </w:instrText>
            </w:r>
            <w:r w:rsidR="00660423">
              <w:rPr>
                <w:noProof/>
                <w:webHidden/>
              </w:rPr>
            </w:r>
            <w:r w:rsidR="00660423">
              <w:rPr>
                <w:noProof/>
                <w:webHidden/>
              </w:rPr>
              <w:fldChar w:fldCharType="separate"/>
            </w:r>
            <w:r w:rsidR="00660423">
              <w:rPr>
                <w:noProof/>
                <w:webHidden/>
              </w:rPr>
              <w:t>32</w:t>
            </w:r>
            <w:r w:rsidR="00660423">
              <w:rPr>
                <w:noProof/>
                <w:webHidden/>
              </w:rPr>
              <w:fldChar w:fldCharType="end"/>
            </w:r>
          </w:hyperlink>
        </w:p>
        <w:p w14:paraId="3BF7D069" w14:textId="76C5BB7F" w:rsidR="00660423" w:rsidRDefault="005570E2">
          <w:pPr>
            <w:pStyle w:val="TOC1"/>
            <w:rPr>
              <w:rFonts w:asciiTheme="minorHAnsi" w:eastAsiaTheme="minorEastAsia" w:hAnsiTheme="minorHAnsi"/>
              <w:noProof/>
            </w:rPr>
          </w:pPr>
          <w:hyperlink w:anchor="_Toc13139982" w:history="1">
            <w:r w:rsidR="00660423" w:rsidRPr="00ED6352">
              <w:rPr>
                <w:rStyle w:val="Hyperlink"/>
                <w:noProof/>
              </w:rPr>
              <w:t>4.</w:t>
            </w:r>
            <w:r w:rsidR="00660423">
              <w:rPr>
                <w:rFonts w:asciiTheme="minorHAnsi" w:eastAsiaTheme="minorEastAsia" w:hAnsiTheme="minorHAnsi"/>
                <w:noProof/>
              </w:rPr>
              <w:tab/>
            </w:r>
            <w:r w:rsidR="00660423" w:rsidRPr="00ED6352">
              <w:rPr>
                <w:rStyle w:val="Hyperlink"/>
                <w:noProof/>
              </w:rPr>
              <w:t>Schedule</w:t>
            </w:r>
            <w:r w:rsidR="00660423">
              <w:rPr>
                <w:noProof/>
                <w:webHidden/>
              </w:rPr>
              <w:tab/>
            </w:r>
            <w:r w:rsidR="00660423">
              <w:rPr>
                <w:noProof/>
                <w:webHidden/>
              </w:rPr>
              <w:fldChar w:fldCharType="begin"/>
            </w:r>
            <w:r w:rsidR="00660423">
              <w:rPr>
                <w:noProof/>
                <w:webHidden/>
              </w:rPr>
              <w:instrText xml:space="preserve"> PAGEREF _Toc13139982 \h </w:instrText>
            </w:r>
            <w:r w:rsidR="00660423">
              <w:rPr>
                <w:noProof/>
                <w:webHidden/>
              </w:rPr>
            </w:r>
            <w:r w:rsidR="00660423">
              <w:rPr>
                <w:noProof/>
                <w:webHidden/>
              </w:rPr>
              <w:fldChar w:fldCharType="separate"/>
            </w:r>
            <w:r w:rsidR="00660423">
              <w:rPr>
                <w:noProof/>
                <w:webHidden/>
              </w:rPr>
              <w:t>35</w:t>
            </w:r>
            <w:r w:rsidR="00660423">
              <w:rPr>
                <w:noProof/>
                <w:webHidden/>
              </w:rPr>
              <w:fldChar w:fldCharType="end"/>
            </w:r>
          </w:hyperlink>
        </w:p>
        <w:p w14:paraId="78ABE901" w14:textId="0B1A0B5B" w:rsidR="005A1716" w:rsidRDefault="00E635CB">
          <w:pPr>
            <w:rPr>
              <w:b/>
              <w:bCs/>
              <w:noProof/>
            </w:rPr>
          </w:pPr>
          <w:r>
            <w:rPr>
              <w:b/>
              <w:bCs/>
              <w:noProof/>
            </w:rPr>
            <w:fldChar w:fldCharType="end"/>
          </w:r>
        </w:p>
      </w:sdtContent>
    </w:sdt>
    <w:p w14:paraId="05B4D409" w14:textId="0A539B31" w:rsidR="005A1716" w:rsidRDefault="005A1716" w:rsidP="005A1716">
      <w:pPr>
        <w:pStyle w:val="HeadingwithoutListing"/>
      </w:pPr>
      <w:r>
        <w:lastRenderedPageBreak/>
        <w:t>Table of figures</w:t>
      </w:r>
    </w:p>
    <w:p w14:paraId="78F78B5A" w14:textId="2492AE92" w:rsidR="000536E2" w:rsidRDefault="005202F4">
      <w:pPr>
        <w:pStyle w:val="TableofFigures"/>
        <w:tabs>
          <w:tab w:val="right" w:leader="dot" w:pos="9062"/>
        </w:tabs>
        <w:rPr>
          <w:rFonts w:asciiTheme="minorHAnsi" w:eastAsiaTheme="minorEastAsia" w:hAnsiTheme="minorHAnsi"/>
          <w:noProof/>
        </w:rPr>
      </w:pPr>
      <w:r>
        <w:fldChar w:fldCharType="begin"/>
      </w:r>
      <w:r>
        <w:instrText xml:space="preserve"> TOC \h \z \t "Figure" \c </w:instrText>
      </w:r>
      <w:r>
        <w:fldChar w:fldCharType="separate"/>
      </w:r>
      <w:hyperlink w:anchor="_Toc12630526" w:history="1">
        <w:r w:rsidR="000536E2" w:rsidRPr="000B3BF9">
          <w:rPr>
            <w:rStyle w:val="Hyperlink"/>
            <w:noProof/>
          </w:rPr>
          <w:t>Figure 1 Architecture of the upgraded control system.</w:t>
        </w:r>
        <w:r w:rsidR="000536E2">
          <w:rPr>
            <w:noProof/>
            <w:webHidden/>
          </w:rPr>
          <w:tab/>
        </w:r>
        <w:r w:rsidR="000536E2">
          <w:rPr>
            <w:noProof/>
            <w:webHidden/>
          </w:rPr>
          <w:fldChar w:fldCharType="begin"/>
        </w:r>
        <w:r w:rsidR="000536E2">
          <w:rPr>
            <w:noProof/>
            <w:webHidden/>
          </w:rPr>
          <w:instrText xml:space="preserve"> PAGEREF _Toc12630526 \h </w:instrText>
        </w:r>
        <w:r w:rsidR="000536E2">
          <w:rPr>
            <w:noProof/>
            <w:webHidden/>
          </w:rPr>
        </w:r>
        <w:r w:rsidR="000536E2">
          <w:rPr>
            <w:noProof/>
            <w:webHidden/>
          </w:rPr>
          <w:fldChar w:fldCharType="separate"/>
        </w:r>
        <w:r w:rsidR="000536E2">
          <w:rPr>
            <w:noProof/>
            <w:webHidden/>
          </w:rPr>
          <w:t>7</w:t>
        </w:r>
        <w:r w:rsidR="000536E2">
          <w:rPr>
            <w:noProof/>
            <w:webHidden/>
          </w:rPr>
          <w:fldChar w:fldCharType="end"/>
        </w:r>
      </w:hyperlink>
    </w:p>
    <w:p w14:paraId="4BA9EF9C" w14:textId="3FC53D84" w:rsidR="000536E2" w:rsidRDefault="005570E2">
      <w:pPr>
        <w:pStyle w:val="TableofFigures"/>
        <w:tabs>
          <w:tab w:val="right" w:leader="dot" w:pos="9062"/>
        </w:tabs>
        <w:rPr>
          <w:rFonts w:asciiTheme="minorHAnsi" w:eastAsiaTheme="minorEastAsia" w:hAnsiTheme="minorHAnsi"/>
          <w:noProof/>
        </w:rPr>
      </w:pPr>
      <w:hyperlink w:anchor="_Toc12630527" w:history="1">
        <w:r w:rsidR="000536E2" w:rsidRPr="000B3BF9">
          <w:rPr>
            <w:rStyle w:val="Hyperlink"/>
            <w:noProof/>
          </w:rPr>
          <w:t xml:space="preserve">Figure 4 : MYRTE </w:t>
        </w:r>
        <w:r w:rsidR="00650622">
          <w:rPr>
            <w:rStyle w:val="Hyperlink"/>
            <w:noProof/>
          </w:rPr>
          <w:t>SSM</w:t>
        </w:r>
        <w:r w:rsidR="000536E2" w:rsidRPr="000B3BF9">
          <w:rPr>
            <w:rStyle w:val="Hyperlink"/>
            <w:noProof/>
          </w:rPr>
          <w:t xml:space="preserve"> screenshot</w:t>
        </w:r>
        <w:r w:rsidR="000536E2">
          <w:rPr>
            <w:noProof/>
            <w:webHidden/>
          </w:rPr>
          <w:tab/>
        </w:r>
        <w:r w:rsidR="000536E2">
          <w:rPr>
            <w:noProof/>
            <w:webHidden/>
          </w:rPr>
          <w:fldChar w:fldCharType="begin"/>
        </w:r>
        <w:r w:rsidR="000536E2">
          <w:rPr>
            <w:noProof/>
            <w:webHidden/>
          </w:rPr>
          <w:instrText xml:space="preserve"> PAGEREF _Toc12630527 \h </w:instrText>
        </w:r>
        <w:r w:rsidR="000536E2">
          <w:rPr>
            <w:noProof/>
            <w:webHidden/>
          </w:rPr>
        </w:r>
        <w:r w:rsidR="000536E2">
          <w:rPr>
            <w:noProof/>
            <w:webHidden/>
          </w:rPr>
          <w:fldChar w:fldCharType="separate"/>
        </w:r>
        <w:r w:rsidR="000536E2">
          <w:rPr>
            <w:noProof/>
            <w:webHidden/>
          </w:rPr>
          <w:t>27</w:t>
        </w:r>
        <w:r w:rsidR="000536E2">
          <w:rPr>
            <w:noProof/>
            <w:webHidden/>
          </w:rPr>
          <w:fldChar w:fldCharType="end"/>
        </w:r>
      </w:hyperlink>
    </w:p>
    <w:p w14:paraId="515A0D83" w14:textId="59F348C7" w:rsidR="000536E2" w:rsidRDefault="005570E2">
      <w:pPr>
        <w:pStyle w:val="TableofFigures"/>
        <w:tabs>
          <w:tab w:val="right" w:leader="dot" w:pos="9062"/>
        </w:tabs>
        <w:rPr>
          <w:rFonts w:asciiTheme="minorHAnsi" w:eastAsiaTheme="minorEastAsia" w:hAnsiTheme="minorHAnsi"/>
          <w:noProof/>
        </w:rPr>
      </w:pPr>
      <w:hyperlink w:anchor="_Toc12630528" w:history="1">
        <w:r w:rsidR="000536E2" w:rsidRPr="000B3BF9">
          <w:rPr>
            <w:rStyle w:val="Hyperlink"/>
            <w:noProof/>
          </w:rPr>
          <w:t>Figure 5 : Transistor current for each pallet number</w:t>
        </w:r>
        <w:r w:rsidR="000536E2">
          <w:rPr>
            <w:noProof/>
            <w:webHidden/>
          </w:rPr>
          <w:tab/>
        </w:r>
        <w:r w:rsidR="000536E2">
          <w:rPr>
            <w:noProof/>
            <w:webHidden/>
          </w:rPr>
          <w:fldChar w:fldCharType="begin"/>
        </w:r>
        <w:r w:rsidR="000536E2">
          <w:rPr>
            <w:noProof/>
            <w:webHidden/>
          </w:rPr>
          <w:instrText xml:space="preserve"> PAGEREF _Toc12630528 \h </w:instrText>
        </w:r>
        <w:r w:rsidR="000536E2">
          <w:rPr>
            <w:noProof/>
            <w:webHidden/>
          </w:rPr>
        </w:r>
        <w:r w:rsidR="000536E2">
          <w:rPr>
            <w:noProof/>
            <w:webHidden/>
          </w:rPr>
          <w:fldChar w:fldCharType="separate"/>
        </w:r>
        <w:r w:rsidR="000536E2">
          <w:rPr>
            <w:noProof/>
            <w:webHidden/>
          </w:rPr>
          <w:t>27</w:t>
        </w:r>
        <w:r w:rsidR="000536E2">
          <w:rPr>
            <w:noProof/>
            <w:webHidden/>
          </w:rPr>
          <w:fldChar w:fldCharType="end"/>
        </w:r>
      </w:hyperlink>
    </w:p>
    <w:p w14:paraId="06C52C44" w14:textId="5355D4E4" w:rsidR="000536E2" w:rsidRDefault="005570E2">
      <w:pPr>
        <w:pStyle w:val="TableofFigures"/>
        <w:tabs>
          <w:tab w:val="right" w:leader="dot" w:pos="9062"/>
        </w:tabs>
        <w:rPr>
          <w:rFonts w:asciiTheme="minorHAnsi" w:eastAsiaTheme="minorEastAsia" w:hAnsiTheme="minorHAnsi"/>
          <w:noProof/>
        </w:rPr>
      </w:pPr>
      <w:hyperlink w:anchor="_Toc12630529" w:history="1">
        <w:r w:rsidR="000536E2" w:rsidRPr="000B3BF9">
          <w:rPr>
            <w:rStyle w:val="Hyperlink"/>
            <w:noProof/>
          </w:rPr>
          <w:t xml:space="preserve">Figure 6 : Delta Temperature for each </w:t>
        </w:r>
        <w:r w:rsidR="00650622">
          <w:rPr>
            <w:rStyle w:val="Hyperlink"/>
            <w:noProof/>
          </w:rPr>
          <w:t>SSM</w:t>
        </w:r>
        <w:r w:rsidR="000536E2" w:rsidRPr="000B3BF9">
          <w:rPr>
            <w:rStyle w:val="Hyperlink"/>
            <w:noProof/>
          </w:rPr>
          <w:t xml:space="preserve"> number</w:t>
        </w:r>
        <w:r w:rsidR="000536E2">
          <w:rPr>
            <w:noProof/>
            <w:webHidden/>
          </w:rPr>
          <w:tab/>
        </w:r>
        <w:r w:rsidR="000536E2">
          <w:rPr>
            <w:noProof/>
            <w:webHidden/>
          </w:rPr>
          <w:fldChar w:fldCharType="begin"/>
        </w:r>
        <w:r w:rsidR="000536E2">
          <w:rPr>
            <w:noProof/>
            <w:webHidden/>
          </w:rPr>
          <w:instrText xml:space="preserve"> PAGEREF _Toc12630529 \h </w:instrText>
        </w:r>
        <w:r w:rsidR="000536E2">
          <w:rPr>
            <w:noProof/>
            <w:webHidden/>
          </w:rPr>
        </w:r>
        <w:r w:rsidR="000536E2">
          <w:rPr>
            <w:noProof/>
            <w:webHidden/>
          </w:rPr>
          <w:fldChar w:fldCharType="separate"/>
        </w:r>
        <w:r w:rsidR="000536E2">
          <w:rPr>
            <w:noProof/>
            <w:webHidden/>
          </w:rPr>
          <w:t>27</w:t>
        </w:r>
        <w:r w:rsidR="000536E2">
          <w:rPr>
            <w:noProof/>
            <w:webHidden/>
          </w:rPr>
          <w:fldChar w:fldCharType="end"/>
        </w:r>
      </w:hyperlink>
    </w:p>
    <w:p w14:paraId="189EF644" w14:textId="7988321D" w:rsidR="00E635CB" w:rsidRPr="005A1716" w:rsidRDefault="005202F4" w:rsidP="005A1716">
      <w:pPr>
        <w:tabs>
          <w:tab w:val="left" w:pos="6351"/>
        </w:tabs>
      </w:pPr>
      <w:r>
        <w:fldChar w:fldCharType="end"/>
      </w:r>
    </w:p>
    <w:p w14:paraId="45AB6AD1" w14:textId="77777777" w:rsidR="00E22F46" w:rsidRDefault="00E22F46" w:rsidP="003648E7">
      <w:pPr>
        <w:pStyle w:val="Heading1"/>
        <w:numPr>
          <w:ilvl w:val="0"/>
          <w:numId w:val="3"/>
        </w:numPr>
      </w:pPr>
      <w:bookmarkStart w:id="2" w:name="_Toc449014582"/>
      <w:bookmarkStart w:id="3" w:name="_Toc13139966"/>
      <w:r>
        <w:lastRenderedPageBreak/>
        <w:t>Introduction</w:t>
      </w:r>
      <w:bookmarkEnd w:id="2"/>
      <w:bookmarkEnd w:id="3"/>
    </w:p>
    <w:p w14:paraId="41E2C604" w14:textId="510675D4" w:rsidR="000D30A1" w:rsidRDefault="000D30A1" w:rsidP="000D30A1">
      <w:r w:rsidRPr="000B488E">
        <w:t xml:space="preserve">This document aims to describe the </w:t>
      </w:r>
      <w:r w:rsidR="008816B1">
        <w:t xml:space="preserve">requirements for the </w:t>
      </w:r>
      <w:proofErr w:type="gramStart"/>
      <w:r w:rsidR="008816B1">
        <w:t>remote</w:t>
      </w:r>
      <w:r>
        <w:t xml:space="preserve"> Control</w:t>
      </w:r>
      <w:proofErr w:type="gramEnd"/>
      <w:r>
        <w:t xml:space="preserve"> System that will be integrated in EPICS</w:t>
      </w:r>
      <w:r w:rsidR="008816B1">
        <w:t xml:space="preserve"> to interface the Solid-State Amplifier for the MYRRHA injector</w:t>
      </w:r>
      <w:r>
        <w:t xml:space="preserve">. It concerns the </w:t>
      </w:r>
      <w:r w:rsidR="008816B1">
        <w:t>amplifiers dedicated</w:t>
      </w:r>
      <w:r>
        <w:t xml:space="preserve"> </w:t>
      </w:r>
      <w:r w:rsidR="008816B1">
        <w:t>to the cavities installed at LLN for the injector up to 5.9 MeV (10</w:t>
      </w:r>
      <w:r>
        <w:t xml:space="preserve"> amplifiers in total)</w:t>
      </w:r>
      <w:r w:rsidR="008816B1">
        <w:t>. The first amplifier (MYRTE), dedicated to RFQ cavity, is already running at LLN whereas the remaining amplifiers (Cabinets 1 to 4)</w:t>
      </w:r>
      <w:r>
        <w:t xml:space="preserve"> will be delivered by IBA between February and July 2019. Once these amplifiers are fully commissioned, it will be required to interface them with the global EPICS control system.</w:t>
      </w:r>
      <w:r w:rsidR="008816B1">
        <w:t xml:space="preserve"> T</w:t>
      </w:r>
      <w:r>
        <w:t xml:space="preserve">he MYRTE amplifier </w:t>
      </w:r>
      <w:r w:rsidR="008816B1">
        <w:t>will be retrofitted after the last amplifier delivery (July 2019).</w:t>
      </w:r>
    </w:p>
    <w:p w14:paraId="33D355AE" w14:textId="77777777" w:rsidR="000D30A1" w:rsidRDefault="000D30A1" w:rsidP="000D30A1">
      <w:r>
        <w:t>Initially, IBA has designed the MYRTE amplifier local control system</w:t>
      </w:r>
      <w:r w:rsidRPr="00BE1068">
        <w:t>, without any expressed nee</w:t>
      </w:r>
      <w:r>
        <w:t>d from SCK•CEN and following their</w:t>
      </w:r>
      <w:r w:rsidRPr="00BE1068">
        <w:t xml:space="preserve"> understanding of SCK•CEN possible needs.</w:t>
      </w:r>
      <w:r>
        <w:t xml:space="preserve"> Unfortunately, this initial version doesn’t </w:t>
      </w:r>
      <w:r w:rsidRPr="00BE1068">
        <w:t xml:space="preserve">fully </w:t>
      </w:r>
      <w:r>
        <w:t>meet our needs in terms</w:t>
      </w:r>
      <w:r w:rsidRPr="00BE1068">
        <w:t xml:space="preserve"> of reliability </w:t>
      </w:r>
      <w:r>
        <w:t>monitoring and assessment</w:t>
      </w:r>
      <w:r w:rsidRPr="00BE1068">
        <w:t>.</w:t>
      </w:r>
      <w:r>
        <w:t xml:space="preserve"> Thus, </w:t>
      </w:r>
      <w:r w:rsidRPr="00BE1068">
        <w:t xml:space="preserve">new specifications in line with the MYRRHA reliability level </w:t>
      </w:r>
      <w:r>
        <w:t>have been</w:t>
      </w:r>
      <w:r w:rsidRPr="00BE1068">
        <w:t xml:space="preserve"> establish</w:t>
      </w:r>
      <w:r>
        <w:t>ed</w:t>
      </w:r>
      <w:r w:rsidRPr="00BE1068">
        <w:t>, with a minimized redesign impact of the control system</w:t>
      </w:r>
      <w:r>
        <w:t xml:space="preserve"> architecture</w:t>
      </w:r>
      <w:r w:rsidRPr="00BE1068">
        <w:t>.</w:t>
      </w:r>
    </w:p>
    <w:p w14:paraId="4D8ABFF7" w14:textId="171FFBFF" w:rsidR="000D30A1" w:rsidRDefault="000D30A1" w:rsidP="000D30A1">
      <w:r>
        <w:t>The tab</w:t>
      </w:r>
      <w:r w:rsidR="00FB4732">
        <w:t>le</w:t>
      </w:r>
      <w:r>
        <w:t xml:space="preserve"> below gives an overview of the initial vs. upgraded control system</w:t>
      </w:r>
      <w:r w:rsidR="00FB4732">
        <w:t>s</w:t>
      </w:r>
      <w:r>
        <w:t>:</w:t>
      </w:r>
    </w:p>
    <w:tbl>
      <w:tblPr>
        <w:tblStyle w:val="TableGrid"/>
        <w:tblW w:w="9322" w:type="dxa"/>
        <w:jc w:val="center"/>
        <w:tblLook w:val="0420" w:firstRow="1" w:lastRow="0" w:firstColumn="0" w:lastColumn="0" w:noHBand="0" w:noVBand="1"/>
      </w:tblPr>
      <w:tblGrid>
        <w:gridCol w:w="1384"/>
        <w:gridCol w:w="2285"/>
        <w:gridCol w:w="1985"/>
        <w:gridCol w:w="1275"/>
        <w:gridCol w:w="2393"/>
      </w:tblGrid>
      <w:tr w:rsidR="000D30A1" w:rsidRPr="000D30A1" w14:paraId="0B4F9A7B" w14:textId="77777777" w:rsidTr="003C0E84">
        <w:trPr>
          <w:trHeight w:val="584"/>
          <w:jc w:val="center"/>
        </w:trPr>
        <w:tc>
          <w:tcPr>
            <w:tcW w:w="1384" w:type="dxa"/>
            <w:vAlign w:val="center"/>
            <w:hideMark/>
          </w:tcPr>
          <w:p w14:paraId="5EF332B5" w14:textId="77777777" w:rsidR="000D30A1" w:rsidRPr="000D30A1" w:rsidRDefault="000D30A1" w:rsidP="003C0E84">
            <w:pPr>
              <w:jc w:val="left"/>
              <w:rPr>
                <w:rFonts w:eastAsia="Times New Roman" w:cs="Arial"/>
                <w:sz w:val="18"/>
                <w:szCs w:val="36"/>
              </w:rPr>
            </w:pPr>
          </w:p>
        </w:tc>
        <w:tc>
          <w:tcPr>
            <w:tcW w:w="2285" w:type="dxa"/>
            <w:vAlign w:val="center"/>
            <w:hideMark/>
          </w:tcPr>
          <w:p w14:paraId="32ED2AA3" w14:textId="77777777" w:rsidR="000D30A1" w:rsidRPr="000D30A1" w:rsidRDefault="000D30A1" w:rsidP="003C0E84">
            <w:pPr>
              <w:jc w:val="left"/>
              <w:rPr>
                <w:rFonts w:eastAsia="Times New Roman" w:cs="Arial"/>
                <w:sz w:val="18"/>
                <w:szCs w:val="36"/>
              </w:rPr>
            </w:pPr>
            <w:r w:rsidRPr="000D30A1">
              <w:rPr>
                <w:rFonts w:eastAsia="Times New Roman" w:cs="Segoe UI"/>
                <w:bCs/>
                <w:kern w:val="24"/>
                <w:sz w:val="18"/>
                <w:szCs w:val="20"/>
              </w:rPr>
              <w:t>Permanent data transfer to EPICS</w:t>
            </w:r>
          </w:p>
        </w:tc>
        <w:tc>
          <w:tcPr>
            <w:tcW w:w="1985" w:type="dxa"/>
            <w:vAlign w:val="center"/>
            <w:hideMark/>
          </w:tcPr>
          <w:p w14:paraId="4F8983BC" w14:textId="77777777" w:rsidR="000D30A1" w:rsidRPr="000D30A1" w:rsidRDefault="000D30A1" w:rsidP="003C0E84">
            <w:pPr>
              <w:jc w:val="left"/>
              <w:rPr>
                <w:rFonts w:eastAsia="Times New Roman" w:cs="Arial"/>
                <w:sz w:val="18"/>
                <w:szCs w:val="36"/>
              </w:rPr>
            </w:pPr>
            <w:r w:rsidRPr="000D30A1">
              <w:rPr>
                <w:rFonts w:eastAsia="Times New Roman" w:cs="Segoe UI"/>
                <w:bCs/>
                <w:kern w:val="24"/>
                <w:sz w:val="18"/>
                <w:szCs w:val="20"/>
              </w:rPr>
              <w:t>Post-processing availability</w:t>
            </w:r>
          </w:p>
        </w:tc>
        <w:tc>
          <w:tcPr>
            <w:tcW w:w="1275" w:type="dxa"/>
            <w:vAlign w:val="center"/>
            <w:hideMark/>
          </w:tcPr>
          <w:p w14:paraId="698F98F0" w14:textId="77777777" w:rsidR="000D30A1" w:rsidRPr="000D30A1" w:rsidRDefault="000D30A1" w:rsidP="003C0E84">
            <w:pPr>
              <w:jc w:val="left"/>
              <w:rPr>
                <w:rFonts w:eastAsia="Times New Roman" w:cs="Arial"/>
                <w:sz w:val="18"/>
                <w:szCs w:val="36"/>
              </w:rPr>
            </w:pPr>
            <w:r w:rsidRPr="000D30A1">
              <w:rPr>
                <w:rFonts w:eastAsia="Times New Roman" w:cs="Segoe UI"/>
                <w:bCs/>
                <w:kern w:val="24"/>
                <w:sz w:val="18"/>
                <w:szCs w:val="20"/>
              </w:rPr>
              <w:t>Time stamp availability</w:t>
            </w:r>
          </w:p>
        </w:tc>
        <w:tc>
          <w:tcPr>
            <w:tcW w:w="2393" w:type="dxa"/>
            <w:vAlign w:val="center"/>
            <w:hideMark/>
          </w:tcPr>
          <w:p w14:paraId="44EB20A1" w14:textId="77777777" w:rsidR="000D30A1" w:rsidRPr="000D30A1" w:rsidRDefault="000D30A1" w:rsidP="003C0E84">
            <w:pPr>
              <w:jc w:val="left"/>
              <w:rPr>
                <w:rFonts w:eastAsia="Times New Roman" w:cs="Arial"/>
                <w:sz w:val="18"/>
                <w:szCs w:val="36"/>
              </w:rPr>
            </w:pPr>
            <w:proofErr w:type="gramStart"/>
            <w:r w:rsidRPr="000D30A1">
              <w:rPr>
                <w:rFonts w:eastAsia="Times New Roman" w:cs="Segoe UI"/>
                <w:bCs/>
                <w:kern w:val="24"/>
                <w:sz w:val="18"/>
                <w:szCs w:val="20"/>
              </w:rPr>
              <w:t>Performances</w:t>
            </w:r>
            <w:proofErr w:type="gramEnd"/>
            <w:r w:rsidRPr="000D30A1">
              <w:rPr>
                <w:rFonts w:eastAsia="Times New Roman" w:cs="Segoe UI"/>
                <w:bCs/>
                <w:kern w:val="24"/>
                <w:sz w:val="18"/>
                <w:szCs w:val="20"/>
              </w:rPr>
              <w:t xml:space="preserve"> impact</w:t>
            </w:r>
          </w:p>
        </w:tc>
      </w:tr>
      <w:tr w:rsidR="000D30A1" w:rsidRPr="000D30A1" w14:paraId="07CADAC3" w14:textId="77777777" w:rsidTr="003C0E84">
        <w:trPr>
          <w:trHeight w:val="584"/>
          <w:jc w:val="center"/>
        </w:trPr>
        <w:tc>
          <w:tcPr>
            <w:tcW w:w="1384" w:type="dxa"/>
            <w:vAlign w:val="center"/>
            <w:hideMark/>
          </w:tcPr>
          <w:p w14:paraId="07E619EF" w14:textId="77777777" w:rsidR="000D30A1" w:rsidRPr="000D30A1" w:rsidRDefault="000D30A1" w:rsidP="003C0E84">
            <w:pPr>
              <w:jc w:val="left"/>
              <w:rPr>
                <w:rFonts w:eastAsia="Times New Roman" w:cs="Arial"/>
                <w:sz w:val="18"/>
                <w:szCs w:val="36"/>
              </w:rPr>
            </w:pPr>
            <w:r w:rsidRPr="000D30A1">
              <w:rPr>
                <w:rFonts w:eastAsia="Times New Roman" w:cs="Segoe UI"/>
                <w:bCs/>
                <w:kern w:val="24"/>
                <w:sz w:val="18"/>
                <w:szCs w:val="20"/>
              </w:rPr>
              <w:t>Initial control system</w:t>
            </w:r>
          </w:p>
        </w:tc>
        <w:tc>
          <w:tcPr>
            <w:tcW w:w="2285" w:type="dxa"/>
            <w:vAlign w:val="center"/>
            <w:hideMark/>
          </w:tcPr>
          <w:p w14:paraId="217D909C"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 sec</w:t>
            </w:r>
          </w:p>
        </w:tc>
        <w:tc>
          <w:tcPr>
            <w:tcW w:w="1985" w:type="dxa"/>
            <w:vAlign w:val="center"/>
            <w:hideMark/>
          </w:tcPr>
          <w:p w14:paraId="69217FA5"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NO</w:t>
            </w:r>
          </w:p>
        </w:tc>
        <w:tc>
          <w:tcPr>
            <w:tcW w:w="1275" w:type="dxa"/>
            <w:vAlign w:val="center"/>
            <w:hideMark/>
          </w:tcPr>
          <w:p w14:paraId="452AC804"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NO</w:t>
            </w:r>
          </w:p>
        </w:tc>
        <w:tc>
          <w:tcPr>
            <w:tcW w:w="2393" w:type="dxa"/>
            <w:vAlign w:val="center"/>
            <w:hideMark/>
          </w:tcPr>
          <w:p w14:paraId="15480A96"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Low failure prevention and analysis capabilities</w:t>
            </w:r>
          </w:p>
        </w:tc>
      </w:tr>
      <w:tr w:rsidR="000D30A1" w:rsidRPr="000D30A1" w14:paraId="7D8A1247" w14:textId="77777777" w:rsidTr="003C0E84">
        <w:trPr>
          <w:trHeight w:val="584"/>
          <w:jc w:val="center"/>
        </w:trPr>
        <w:tc>
          <w:tcPr>
            <w:tcW w:w="1384" w:type="dxa"/>
            <w:vAlign w:val="center"/>
            <w:hideMark/>
          </w:tcPr>
          <w:p w14:paraId="0C371C25" w14:textId="77777777" w:rsidR="000D30A1" w:rsidRPr="000D30A1" w:rsidRDefault="000D30A1" w:rsidP="003C0E84">
            <w:pPr>
              <w:jc w:val="left"/>
              <w:rPr>
                <w:rFonts w:eastAsia="Times New Roman" w:cs="Arial"/>
                <w:sz w:val="18"/>
                <w:szCs w:val="36"/>
              </w:rPr>
            </w:pPr>
            <w:r w:rsidRPr="000D30A1">
              <w:rPr>
                <w:rFonts w:eastAsia="Times New Roman" w:cs="Segoe UI"/>
                <w:bCs/>
                <w:kern w:val="24"/>
                <w:sz w:val="18"/>
                <w:szCs w:val="20"/>
              </w:rPr>
              <w:t>Upgraded control system</w:t>
            </w:r>
          </w:p>
        </w:tc>
        <w:tc>
          <w:tcPr>
            <w:tcW w:w="2285" w:type="dxa"/>
            <w:vAlign w:val="center"/>
            <w:hideMark/>
          </w:tcPr>
          <w:p w14:paraId="393F7ED9"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 xml:space="preserve">~ 250 </w:t>
            </w:r>
            <w:proofErr w:type="spellStart"/>
            <w:r w:rsidRPr="000D30A1">
              <w:rPr>
                <w:rFonts w:eastAsia="Times New Roman" w:cs="Segoe UI"/>
                <w:kern w:val="24"/>
                <w:sz w:val="18"/>
                <w:szCs w:val="20"/>
              </w:rPr>
              <w:t>ms</w:t>
            </w:r>
            <w:proofErr w:type="spellEnd"/>
            <w:r w:rsidRPr="000D30A1">
              <w:rPr>
                <w:rFonts w:eastAsia="Times New Roman" w:cs="Segoe UI"/>
                <w:kern w:val="24"/>
                <w:sz w:val="18"/>
                <w:szCs w:val="20"/>
              </w:rPr>
              <w:t xml:space="preserve"> from PLC</w:t>
            </w:r>
          </w:p>
          <w:p w14:paraId="53F228A4" w14:textId="005CE117" w:rsidR="000D30A1" w:rsidRPr="000D30A1" w:rsidRDefault="003C0E84" w:rsidP="003C0E84">
            <w:pPr>
              <w:jc w:val="left"/>
              <w:rPr>
                <w:rFonts w:eastAsia="Times New Roman" w:cs="Arial"/>
                <w:sz w:val="18"/>
                <w:szCs w:val="36"/>
              </w:rPr>
            </w:pPr>
            <w:r>
              <w:rPr>
                <w:rFonts w:eastAsia="Times New Roman" w:cs="Arial"/>
                <w:sz w:val="18"/>
                <w:szCs w:val="36"/>
              </w:rPr>
              <w:t xml:space="preserve">Between 250 and 500 </w:t>
            </w:r>
            <w:proofErr w:type="spellStart"/>
            <w:r>
              <w:rPr>
                <w:rFonts w:eastAsia="Times New Roman" w:cs="Arial"/>
                <w:sz w:val="18"/>
                <w:szCs w:val="36"/>
              </w:rPr>
              <w:t>ms</w:t>
            </w:r>
            <w:proofErr w:type="spellEnd"/>
            <w:r>
              <w:rPr>
                <w:rFonts w:eastAsia="Times New Roman" w:cs="Arial"/>
                <w:sz w:val="18"/>
                <w:szCs w:val="36"/>
              </w:rPr>
              <w:t xml:space="preserve"> from </w:t>
            </w:r>
            <w:r w:rsidR="00650622">
              <w:rPr>
                <w:rFonts w:eastAsia="Times New Roman" w:cs="Arial"/>
                <w:sz w:val="18"/>
                <w:szCs w:val="36"/>
              </w:rPr>
              <w:t>SSM</w:t>
            </w:r>
            <w:r>
              <w:rPr>
                <w:rFonts w:eastAsia="Times New Roman" w:cs="Arial"/>
                <w:sz w:val="18"/>
                <w:szCs w:val="36"/>
              </w:rPr>
              <w:t xml:space="preserve"> racks</w:t>
            </w:r>
          </w:p>
        </w:tc>
        <w:tc>
          <w:tcPr>
            <w:tcW w:w="1985" w:type="dxa"/>
            <w:vAlign w:val="center"/>
            <w:hideMark/>
          </w:tcPr>
          <w:p w14:paraId="0C0E054E" w14:textId="3AE17BA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 xml:space="preserve">YES, over </w:t>
            </w:r>
            <w:r w:rsidR="00833341">
              <w:rPr>
                <w:rFonts w:eastAsia="Times New Roman" w:cs="Segoe UI"/>
                <w:kern w:val="24"/>
                <w:sz w:val="18"/>
                <w:szCs w:val="20"/>
              </w:rPr>
              <w:t>20</w:t>
            </w:r>
            <w:r w:rsidRPr="000D30A1">
              <w:rPr>
                <w:rFonts w:eastAsia="Times New Roman" w:cs="Segoe UI"/>
                <w:kern w:val="24"/>
                <w:sz w:val="18"/>
                <w:szCs w:val="20"/>
              </w:rPr>
              <w:t xml:space="preserve"> sec</w:t>
            </w:r>
          </w:p>
          <w:p w14:paraId="10EE4021"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 xml:space="preserve">with ~ 2 </w:t>
            </w:r>
            <w:proofErr w:type="spellStart"/>
            <w:r w:rsidRPr="000D30A1">
              <w:rPr>
                <w:rFonts w:eastAsia="Times New Roman" w:cs="Segoe UI"/>
                <w:kern w:val="24"/>
                <w:sz w:val="18"/>
                <w:szCs w:val="20"/>
              </w:rPr>
              <w:t>ms</w:t>
            </w:r>
            <w:proofErr w:type="spellEnd"/>
            <w:r w:rsidRPr="000D30A1">
              <w:rPr>
                <w:rFonts w:eastAsia="Times New Roman" w:cs="Segoe UI"/>
                <w:kern w:val="24"/>
                <w:sz w:val="18"/>
                <w:szCs w:val="20"/>
              </w:rPr>
              <w:t xml:space="preserve"> accuracy</w:t>
            </w:r>
          </w:p>
        </w:tc>
        <w:tc>
          <w:tcPr>
            <w:tcW w:w="1275" w:type="dxa"/>
            <w:vAlign w:val="center"/>
            <w:hideMark/>
          </w:tcPr>
          <w:p w14:paraId="6EF10BC5" w14:textId="77777777" w:rsidR="00C90800" w:rsidRDefault="000D30A1" w:rsidP="003C0E84">
            <w:pPr>
              <w:jc w:val="left"/>
              <w:rPr>
                <w:rFonts w:eastAsia="Times New Roman" w:cs="Segoe UI"/>
                <w:kern w:val="24"/>
                <w:sz w:val="18"/>
                <w:szCs w:val="20"/>
              </w:rPr>
            </w:pPr>
            <w:r w:rsidRPr="000D30A1">
              <w:rPr>
                <w:rFonts w:eastAsia="Times New Roman" w:cs="Segoe UI"/>
                <w:kern w:val="24"/>
                <w:sz w:val="18"/>
                <w:szCs w:val="20"/>
              </w:rPr>
              <w:t>YES</w:t>
            </w:r>
          </w:p>
          <w:p w14:paraId="1F1EEDB5" w14:textId="65BDF670" w:rsidR="000D30A1" w:rsidRPr="000D30A1" w:rsidRDefault="00C90800" w:rsidP="00C90800">
            <w:pPr>
              <w:jc w:val="left"/>
              <w:rPr>
                <w:rFonts w:eastAsia="Times New Roman" w:cs="Arial"/>
                <w:sz w:val="18"/>
                <w:szCs w:val="36"/>
              </w:rPr>
            </w:pPr>
            <w:r>
              <w:rPr>
                <w:rFonts w:eastAsia="Times New Roman" w:cs="Segoe UI"/>
                <w:kern w:val="24"/>
                <w:sz w:val="18"/>
                <w:szCs w:val="20"/>
              </w:rPr>
              <w:t xml:space="preserve">Compatible NTP </w:t>
            </w:r>
          </w:p>
        </w:tc>
        <w:tc>
          <w:tcPr>
            <w:tcW w:w="2393" w:type="dxa"/>
            <w:vAlign w:val="center"/>
            <w:hideMark/>
          </w:tcPr>
          <w:p w14:paraId="009209AE" w14:textId="77777777" w:rsidR="000D30A1" w:rsidRPr="000D30A1" w:rsidRDefault="000D30A1" w:rsidP="003C0E84">
            <w:pPr>
              <w:jc w:val="left"/>
              <w:rPr>
                <w:rFonts w:eastAsia="Times New Roman" w:cs="Arial"/>
                <w:sz w:val="18"/>
                <w:szCs w:val="36"/>
              </w:rPr>
            </w:pPr>
            <w:r w:rsidRPr="000D30A1">
              <w:rPr>
                <w:rFonts w:eastAsia="Times New Roman" w:cs="Segoe UI"/>
                <w:kern w:val="24"/>
                <w:sz w:val="18"/>
                <w:szCs w:val="20"/>
              </w:rPr>
              <w:t>Optimized reliability control and assessment</w:t>
            </w:r>
          </w:p>
        </w:tc>
      </w:tr>
    </w:tbl>
    <w:p w14:paraId="2193505C" w14:textId="77777777" w:rsidR="004D7B15" w:rsidRPr="004D7B15" w:rsidRDefault="004D7B15" w:rsidP="004D7B15"/>
    <w:p w14:paraId="625D1BFA" w14:textId="19A3AD0A" w:rsidR="000D30A1" w:rsidRDefault="000D30A1" w:rsidP="000D30A1">
      <w:r>
        <w:t xml:space="preserve">The upgraded control system is enhanced by the architecture shown in </w:t>
      </w:r>
      <w:r w:rsidR="009825E7">
        <w:fldChar w:fldCharType="begin"/>
      </w:r>
      <w:r w:rsidR="009825E7">
        <w:instrText xml:space="preserve"> REF _Ref12626642 \h </w:instrText>
      </w:r>
      <w:r w:rsidR="009825E7">
        <w:fldChar w:fldCharType="separate"/>
      </w:r>
      <w:r w:rsidR="009825E7">
        <w:t xml:space="preserve">Figure </w:t>
      </w:r>
      <w:r w:rsidR="009825E7">
        <w:rPr>
          <w:noProof/>
        </w:rPr>
        <w:t>1</w:t>
      </w:r>
      <w:r w:rsidR="009825E7">
        <w:fldChar w:fldCharType="end"/>
      </w:r>
      <w:r>
        <w:t xml:space="preserve"> Thus, the data of </w:t>
      </w:r>
      <w:r w:rsidR="00E974C2">
        <w:t>SSMs</w:t>
      </w:r>
      <w:r>
        <w:t xml:space="preserve"> will be directly pulled through Modbus communication</w:t>
      </w:r>
      <w:r w:rsidR="00ED7A47">
        <w:t xml:space="preserve"> by the IOC</w:t>
      </w:r>
      <w:r>
        <w:t xml:space="preserve">, whereas the remaining data will be pulled from the amplifier PLC through </w:t>
      </w:r>
      <w:r w:rsidR="005E38C8">
        <w:t>Modbus TCP</w:t>
      </w:r>
      <w:r>
        <w:t xml:space="preserve"> communication. The post-processing function is supported by circular buffers.</w:t>
      </w:r>
    </w:p>
    <w:p w14:paraId="7697019A" w14:textId="040B59A3" w:rsidR="005F72ED" w:rsidRDefault="005F72ED" w:rsidP="009825E7">
      <w:pPr>
        <w:keepNext/>
        <w:jc w:val="center"/>
      </w:pPr>
      <w:r>
        <w:rPr>
          <w:noProof/>
        </w:rPr>
        <w:lastRenderedPageBreak/>
        <w:drawing>
          <wp:inline distT="0" distB="0" distL="0" distR="0" wp14:anchorId="3BB9475C" wp14:editId="1126F79B">
            <wp:extent cx="3505200" cy="25412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32045" cy="2560678"/>
                    </a:xfrm>
                    <a:prstGeom prst="rect">
                      <a:avLst/>
                    </a:prstGeom>
                    <a:noFill/>
                  </pic:spPr>
                </pic:pic>
              </a:graphicData>
            </a:graphic>
          </wp:inline>
        </w:drawing>
      </w:r>
    </w:p>
    <w:p w14:paraId="382C603C" w14:textId="353C5D6C" w:rsidR="009825E7" w:rsidRDefault="009825E7" w:rsidP="009825E7">
      <w:pPr>
        <w:pStyle w:val="Figure"/>
      </w:pPr>
      <w:bookmarkStart w:id="4" w:name="_Ref12626642"/>
      <w:bookmarkStart w:id="5" w:name="_Toc12630526"/>
      <w:r>
        <w:t xml:space="preserve">Figure </w:t>
      </w:r>
      <w:r>
        <w:fldChar w:fldCharType="begin"/>
      </w:r>
      <w:r>
        <w:instrText xml:space="preserve"> SEQ Figure \* ARABIC </w:instrText>
      </w:r>
      <w:r>
        <w:fldChar w:fldCharType="separate"/>
      </w:r>
      <w:r w:rsidR="00543D97">
        <w:rPr>
          <w:noProof/>
        </w:rPr>
        <w:t>1</w:t>
      </w:r>
      <w:r>
        <w:fldChar w:fldCharType="end"/>
      </w:r>
      <w:bookmarkEnd w:id="4"/>
      <w:r w:rsidRPr="009825E7">
        <w:t xml:space="preserve"> </w:t>
      </w:r>
      <w:r>
        <w:t>Architecture of the upgraded control system.</w:t>
      </w:r>
      <w:bookmarkEnd w:id="5"/>
    </w:p>
    <w:p w14:paraId="26C8F018" w14:textId="54FC61B5" w:rsidR="00F64017" w:rsidRPr="00F64017" w:rsidRDefault="00F64017" w:rsidP="00F64017"/>
    <w:p w14:paraId="064B43F5" w14:textId="3C1EA06C" w:rsidR="00986D7A" w:rsidRPr="00AA2EDF" w:rsidRDefault="00986D7A" w:rsidP="00986D7A">
      <w:r>
        <w:t xml:space="preserve">As shown in </w:t>
      </w:r>
      <w:r w:rsidR="006A54B7">
        <w:t>the table below</w:t>
      </w:r>
      <w:r>
        <w:t xml:space="preserve">, each </w:t>
      </w:r>
      <w:proofErr w:type="gramStart"/>
      <w:r>
        <w:t>cabinets</w:t>
      </w:r>
      <w:proofErr w:type="gramEnd"/>
      <w:r>
        <w:t xml:space="preserve"> will be configured with a defined quantity of rack and Power Supply Unit</w:t>
      </w:r>
      <w:r w:rsidR="00C90800">
        <w:t>s</w:t>
      </w:r>
      <w:r>
        <w:t xml:space="preserve">, </w:t>
      </w:r>
      <w:r w:rsidR="00C90800">
        <w:t>according to</w:t>
      </w:r>
      <w:r>
        <w:t xml:space="preserve"> the required power by each cavity. In order to identify the affiliation of each rack to different amplifiers, an </w:t>
      </w:r>
      <w:commentRangeStart w:id="6"/>
      <w:r>
        <w:t>ID table will be provided</w:t>
      </w:r>
      <w:commentRangeEnd w:id="6"/>
      <w:r>
        <w:rPr>
          <w:rStyle w:val="CommentReference"/>
        </w:rPr>
        <w:commentReference w:id="6"/>
      </w:r>
      <w:r>
        <w:t xml:space="preserve">. Independently of the cabinet configuration, only one PLC per cabinet will be embedded. This means that the affiliations of each data </w:t>
      </w:r>
      <w:r w:rsidR="00C90800">
        <w:t xml:space="preserve">set </w:t>
      </w:r>
      <w:r>
        <w:t>to different amplifiers will be performed at the EPICS level. Also, the cabinet architecture imposes the sharing of the PSUs, meaning that all PSU</w:t>
      </w:r>
      <w:r w:rsidR="00C90800">
        <w:t>s</w:t>
      </w:r>
      <w:r>
        <w:t xml:space="preserve"> are supplying all racks.</w:t>
      </w:r>
    </w:p>
    <w:tbl>
      <w:tblPr>
        <w:tblW w:w="900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916"/>
        <w:gridCol w:w="783"/>
        <w:gridCol w:w="783"/>
        <w:gridCol w:w="594"/>
        <w:gridCol w:w="594"/>
        <w:gridCol w:w="636"/>
        <w:gridCol w:w="594"/>
        <w:gridCol w:w="594"/>
        <w:gridCol w:w="594"/>
        <w:gridCol w:w="970"/>
      </w:tblGrid>
      <w:tr w:rsidR="00986D7A" w:rsidRPr="00BF6611" w14:paraId="4E4B2B50" w14:textId="77777777" w:rsidTr="00AB53EA">
        <w:trPr>
          <w:trHeight w:val="255"/>
        </w:trPr>
        <w:tc>
          <w:tcPr>
            <w:tcW w:w="1946" w:type="dxa"/>
            <w:shd w:val="clear" w:color="auto" w:fill="auto"/>
            <w:noWrap/>
            <w:vAlign w:val="center"/>
            <w:hideMark/>
          </w:tcPr>
          <w:p w14:paraId="107AC84D"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Cabinet</w:t>
            </w:r>
          </w:p>
        </w:tc>
        <w:tc>
          <w:tcPr>
            <w:tcW w:w="916" w:type="dxa"/>
            <w:shd w:val="clear" w:color="auto" w:fill="auto"/>
            <w:noWrap/>
            <w:vAlign w:val="center"/>
            <w:hideMark/>
          </w:tcPr>
          <w:p w14:paraId="5162F196"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MYRTE</w:t>
            </w:r>
          </w:p>
        </w:tc>
        <w:tc>
          <w:tcPr>
            <w:tcW w:w="2754" w:type="dxa"/>
            <w:gridSpan w:val="4"/>
            <w:shd w:val="clear" w:color="auto" w:fill="auto"/>
            <w:noWrap/>
            <w:vAlign w:val="center"/>
            <w:hideMark/>
          </w:tcPr>
          <w:p w14:paraId="5BDAE97F"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Cab 1</w:t>
            </w:r>
          </w:p>
        </w:tc>
        <w:tc>
          <w:tcPr>
            <w:tcW w:w="1230" w:type="dxa"/>
            <w:gridSpan w:val="2"/>
            <w:shd w:val="clear" w:color="auto" w:fill="auto"/>
            <w:noWrap/>
            <w:vAlign w:val="center"/>
            <w:hideMark/>
          </w:tcPr>
          <w:p w14:paraId="783C9D73"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Cab 2</w:t>
            </w:r>
          </w:p>
        </w:tc>
        <w:tc>
          <w:tcPr>
            <w:tcW w:w="1188" w:type="dxa"/>
            <w:gridSpan w:val="2"/>
            <w:shd w:val="clear" w:color="auto" w:fill="auto"/>
            <w:noWrap/>
            <w:vAlign w:val="center"/>
            <w:hideMark/>
          </w:tcPr>
          <w:p w14:paraId="48714FB2"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Cab 3</w:t>
            </w:r>
          </w:p>
        </w:tc>
        <w:tc>
          <w:tcPr>
            <w:tcW w:w="970" w:type="dxa"/>
            <w:shd w:val="clear" w:color="auto" w:fill="auto"/>
            <w:noWrap/>
            <w:vAlign w:val="center"/>
            <w:hideMark/>
          </w:tcPr>
          <w:p w14:paraId="3E0B305D"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Cab 4</w:t>
            </w:r>
          </w:p>
        </w:tc>
      </w:tr>
      <w:tr w:rsidR="00986D7A" w:rsidRPr="00BF6611" w14:paraId="6B23D1F7" w14:textId="77777777" w:rsidTr="00AB53EA">
        <w:trPr>
          <w:trHeight w:val="510"/>
        </w:trPr>
        <w:tc>
          <w:tcPr>
            <w:tcW w:w="1946" w:type="dxa"/>
            <w:shd w:val="clear" w:color="auto" w:fill="auto"/>
            <w:noWrap/>
            <w:vAlign w:val="center"/>
            <w:hideMark/>
          </w:tcPr>
          <w:p w14:paraId="34C97980"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Amplifiers for cavity</w:t>
            </w:r>
          </w:p>
        </w:tc>
        <w:tc>
          <w:tcPr>
            <w:tcW w:w="916" w:type="dxa"/>
            <w:shd w:val="clear" w:color="auto" w:fill="auto"/>
            <w:noWrap/>
            <w:vAlign w:val="center"/>
            <w:hideMark/>
          </w:tcPr>
          <w:p w14:paraId="3046EA62"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RFQ</w:t>
            </w:r>
          </w:p>
        </w:tc>
        <w:tc>
          <w:tcPr>
            <w:tcW w:w="783" w:type="dxa"/>
            <w:shd w:val="clear" w:color="auto" w:fill="auto"/>
            <w:vAlign w:val="center"/>
            <w:hideMark/>
          </w:tcPr>
          <w:p w14:paraId="2B9A8500"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QWR1</w:t>
            </w:r>
          </w:p>
        </w:tc>
        <w:tc>
          <w:tcPr>
            <w:tcW w:w="783" w:type="dxa"/>
            <w:vAlign w:val="center"/>
          </w:tcPr>
          <w:p w14:paraId="61ED0AD8"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QWR2</w:t>
            </w:r>
          </w:p>
        </w:tc>
        <w:tc>
          <w:tcPr>
            <w:tcW w:w="594" w:type="dxa"/>
            <w:vAlign w:val="center"/>
          </w:tcPr>
          <w:p w14:paraId="5DC5E2FF"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CH1</w:t>
            </w:r>
          </w:p>
        </w:tc>
        <w:tc>
          <w:tcPr>
            <w:tcW w:w="594" w:type="dxa"/>
            <w:vAlign w:val="center"/>
          </w:tcPr>
          <w:p w14:paraId="0BA24B5F"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CH2</w:t>
            </w:r>
          </w:p>
        </w:tc>
        <w:tc>
          <w:tcPr>
            <w:tcW w:w="636" w:type="dxa"/>
            <w:shd w:val="clear" w:color="auto" w:fill="auto"/>
            <w:noWrap/>
            <w:vAlign w:val="center"/>
            <w:hideMark/>
          </w:tcPr>
          <w:p w14:paraId="6C324337"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CH5</w:t>
            </w:r>
          </w:p>
        </w:tc>
        <w:tc>
          <w:tcPr>
            <w:tcW w:w="594" w:type="dxa"/>
            <w:vAlign w:val="center"/>
          </w:tcPr>
          <w:p w14:paraId="5F498EAA"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CH7</w:t>
            </w:r>
          </w:p>
        </w:tc>
        <w:tc>
          <w:tcPr>
            <w:tcW w:w="594" w:type="dxa"/>
            <w:shd w:val="clear" w:color="auto" w:fill="auto"/>
            <w:noWrap/>
            <w:vAlign w:val="center"/>
            <w:hideMark/>
          </w:tcPr>
          <w:p w14:paraId="23F2E900"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CH3</w:t>
            </w:r>
          </w:p>
        </w:tc>
        <w:tc>
          <w:tcPr>
            <w:tcW w:w="594" w:type="dxa"/>
            <w:vAlign w:val="center"/>
          </w:tcPr>
          <w:p w14:paraId="38E1654A"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CH4</w:t>
            </w:r>
          </w:p>
        </w:tc>
        <w:tc>
          <w:tcPr>
            <w:tcW w:w="970" w:type="dxa"/>
            <w:shd w:val="clear" w:color="auto" w:fill="auto"/>
            <w:noWrap/>
            <w:vAlign w:val="center"/>
            <w:hideMark/>
          </w:tcPr>
          <w:p w14:paraId="39F79BE1"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CH6</w:t>
            </w:r>
          </w:p>
        </w:tc>
      </w:tr>
      <w:tr w:rsidR="00986D7A" w:rsidRPr="00BF6611" w14:paraId="1AD78E08" w14:textId="77777777" w:rsidTr="00AB53EA">
        <w:trPr>
          <w:trHeight w:val="255"/>
        </w:trPr>
        <w:tc>
          <w:tcPr>
            <w:tcW w:w="1946" w:type="dxa"/>
            <w:shd w:val="clear" w:color="auto" w:fill="auto"/>
            <w:noWrap/>
            <w:vAlign w:val="center"/>
            <w:hideMark/>
          </w:tcPr>
          <w:p w14:paraId="583AD8A8"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Rack</w:t>
            </w:r>
            <w:r w:rsidRPr="00BF6611">
              <w:rPr>
                <w:rFonts w:ascii="Times New Roman" w:eastAsia="Times New Roman" w:hAnsi="Times New Roman" w:cs="Times New Roman"/>
                <w:color w:val="000000"/>
                <w:sz w:val="20"/>
                <w:szCs w:val="20"/>
              </w:rPr>
              <w:t xml:space="preserve"> quantity</w:t>
            </w:r>
          </w:p>
        </w:tc>
        <w:tc>
          <w:tcPr>
            <w:tcW w:w="916" w:type="dxa"/>
            <w:shd w:val="clear" w:color="auto" w:fill="auto"/>
            <w:noWrap/>
            <w:vAlign w:val="center"/>
            <w:hideMark/>
          </w:tcPr>
          <w:p w14:paraId="64967C78"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32</w:t>
            </w:r>
          </w:p>
        </w:tc>
        <w:tc>
          <w:tcPr>
            <w:tcW w:w="783" w:type="dxa"/>
            <w:shd w:val="clear" w:color="auto" w:fill="auto"/>
            <w:noWrap/>
            <w:vAlign w:val="center"/>
            <w:hideMark/>
          </w:tcPr>
          <w:p w14:paraId="7C3206D2"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783" w:type="dxa"/>
            <w:vAlign w:val="center"/>
          </w:tcPr>
          <w:p w14:paraId="263C9077"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594" w:type="dxa"/>
            <w:vAlign w:val="center"/>
          </w:tcPr>
          <w:p w14:paraId="7C7EE78A"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594" w:type="dxa"/>
            <w:vAlign w:val="center"/>
          </w:tcPr>
          <w:p w14:paraId="2B858FD2"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636" w:type="dxa"/>
            <w:shd w:val="clear" w:color="auto" w:fill="auto"/>
            <w:noWrap/>
            <w:vAlign w:val="center"/>
            <w:hideMark/>
          </w:tcPr>
          <w:p w14:paraId="3DEB3A57"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594" w:type="dxa"/>
            <w:vAlign w:val="center"/>
          </w:tcPr>
          <w:p w14:paraId="0429E749"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594" w:type="dxa"/>
            <w:shd w:val="clear" w:color="auto" w:fill="auto"/>
            <w:noWrap/>
            <w:vAlign w:val="center"/>
            <w:hideMark/>
          </w:tcPr>
          <w:p w14:paraId="569AA087"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594" w:type="dxa"/>
            <w:vAlign w:val="center"/>
          </w:tcPr>
          <w:p w14:paraId="050D400D"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970" w:type="dxa"/>
            <w:shd w:val="clear" w:color="auto" w:fill="auto"/>
            <w:noWrap/>
            <w:vAlign w:val="center"/>
            <w:hideMark/>
          </w:tcPr>
          <w:p w14:paraId="685EE080"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10</w:t>
            </w:r>
          </w:p>
        </w:tc>
      </w:tr>
      <w:tr w:rsidR="00986D7A" w:rsidRPr="00BF6611" w14:paraId="1D1B59DE" w14:textId="77777777" w:rsidTr="00AB53EA">
        <w:trPr>
          <w:trHeight w:val="255"/>
        </w:trPr>
        <w:tc>
          <w:tcPr>
            <w:tcW w:w="1946" w:type="dxa"/>
            <w:shd w:val="clear" w:color="auto" w:fill="auto"/>
            <w:noWrap/>
            <w:vAlign w:val="center"/>
            <w:hideMark/>
          </w:tcPr>
          <w:p w14:paraId="5A70823A"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PSU quantity</w:t>
            </w:r>
          </w:p>
        </w:tc>
        <w:tc>
          <w:tcPr>
            <w:tcW w:w="916" w:type="dxa"/>
            <w:shd w:val="clear" w:color="auto" w:fill="auto"/>
            <w:noWrap/>
            <w:vAlign w:val="center"/>
            <w:hideMark/>
          </w:tcPr>
          <w:p w14:paraId="2940C330"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18</w:t>
            </w:r>
          </w:p>
        </w:tc>
        <w:tc>
          <w:tcPr>
            <w:tcW w:w="2754" w:type="dxa"/>
            <w:gridSpan w:val="4"/>
            <w:shd w:val="clear" w:color="auto" w:fill="auto"/>
            <w:noWrap/>
            <w:vAlign w:val="center"/>
            <w:hideMark/>
          </w:tcPr>
          <w:p w14:paraId="348CD34B"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6</w:t>
            </w:r>
          </w:p>
        </w:tc>
        <w:tc>
          <w:tcPr>
            <w:tcW w:w="1230" w:type="dxa"/>
            <w:gridSpan w:val="2"/>
            <w:shd w:val="clear" w:color="auto" w:fill="auto"/>
            <w:noWrap/>
            <w:vAlign w:val="center"/>
            <w:hideMark/>
          </w:tcPr>
          <w:p w14:paraId="1992A955"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9</w:t>
            </w:r>
          </w:p>
        </w:tc>
        <w:tc>
          <w:tcPr>
            <w:tcW w:w="1188" w:type="dxa"/>
            <w:gridSpan w:val="2"/>
            <w:shd w:val="clear" w:color="auto" w:fill="auto"/>
            <w:noWrap/>
            <w:vAlign w:val="center"/>
            <w:hideMark/>
          </w:tcPr>
          <w:p w14:paraId="2A76E77D"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6</w:t>
            </w:r>
          </w:p>
        </w:tc>
        <w:tc>
          <w:tcPr>
            <w:tcW w:w="970" w:type="dxa"/>
            <w:shd w:val="clear" w:color="auto" w:fill="auto"/>
            <w:noWrap/>
            <w:vAlign w:val="center"/>
            <w:hideMark/>
          </w:tcPr>
          <w:p w14:paraId="2E9B766F"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6</w:t>
            </w:r>
          </w:p>
        </w:tc>
      </w:tr>
      <w:tr w:rsidR="00986D7A" w:rsidRPr="00BF6611" w14:paraId="527C1158" w14:textId="77777777" w:rsidTr="00AB53EA">
        <w:trPr>
          <w:trHeight w:val="255"/>
        </w:trPr>
        <w:tc>
          <w:tcPr>
            <w:tcW w:w="1946" w:type="dxa"/>
            <w:shd w:val="clear" w:color="auto" w:fill="auto"/>
            <w:noWrap/>
            <w:vAlign w:val="center"/>
            <w:hideMark/>
          </w:tcPr>
          <w:p w14:paraId="3D534F73"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PLC interface</w:t>
            </w:r>
          </w:p>
        </w:tc>
        <w:tc>
          <w:tcPr>
            <w:tcW w:w="916" w:type="dxa"/>
            <w:shd w:val="clear" w:color="auto" w:fill="auto"/>
            <w:noWrap/>
            <w:vAlign w:val="center"/>
            <w:hideMark/>
          </w:tcPr>
          <w:p w14:paraId="401BB24A"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w:t>
            </w:r>
          </w:p>
        </w:tc>
        <w:tc>
          <w:tcPr>
            <w:tcW w:w="2754" w:type="dxa"/>
            <w:gridSpan w:val="4"/>
            <w:shd w:val="clear" w:color="auto" w:fill="auto"/>
            <w:noWrap/>
            <w:vAlign w:val="center"/>
            <w:hideMark/>
          </w:tcPr>
          <w:p w14:paraId="01938D9D"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w:t>
            </w:r>
          </w:p>
        </w:tc>
        <w:tc>
          <w:tcPr>
            <w:tcW w:w="1230" w:type="dxa"/>
            <w:gridSpan w:val="2"/>
            <w:shd w:val="clear" w:color="auto" w:fill="auto"/>
            <w:noWrap/>
            <w:vAlign w:val="center"/>
            <w:hideMark/>
          </w:tcPr>
          <w:p w14:paraId="14AC7384"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w:t>
            </w:r>
          </w:p>
        </w:tc>
        <w:tc>
          <w:tcPr>
            <w:tcW w:w="1188" w:type="dxa"/>
            <w:gridSpan w:val="2"/>
            <w:shd w:val="clear" w:color="auto" w:fill="auto"/>
            <w:noWrap/>
            <w:vAlign w:val="center"/>
            <w:hideMark/>
          </w:tcPr>
          <w:p w14:paraId="36D83A44"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w:t>
            </w:r>
          </w:p>
        </w:tc>
        <w:tc>
          <w:tcPr>
            <w:tcW w:w="970" w:type="dxa"/>
            <w:shd w:val="clear" w:color="auto" w:fill="auto"/>
            <w:noWrap/>
            <w:vAlign w:val="center"/>
            <w:hideMark/>
          </w:tcPr>
          <w:p w14:paraId="2040013C" w14:textId="77777777" w:rsidR="00986D7A" w:rsidRPr="00BF6611" w:rsidRDefault="00986D7A" w:rsidP="00AB53EA">
            <w:pPr>
              <w:spacing w:after="0"/>
              <w:jc w:val="center"/>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1</w:t>
            </w:r>
          </w:p>
        </w:tc>
      </w:tr>
    </w:tbl>
    <w:p w14:paraId="60B0BFCC" w14:textId="7B6BE163" w:rsidR="00D317E6" w:rsidRDefault="00D317E6" w:rsidP="000D30A1"/>
    <w:tbl>
      <w:tblPr>
        <w:tblW w:w="51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1289"/>
        <w:gridCol w:w="916"/>
        <w:gridCol w:w="966"/>
      </w:tblGrid>
      <w:tr w:rsidR="00FA431F" w14:paraId="1CD74D01" w14:textId="77777777" w:rsidTr="00FA431F">
        <w:trPr>
          <w:trHeight w:val="255"/>
          <w:ins w:id="7" w:author="Della Faille Philippe" w:date="2019-07-05T16:44:00Z"/>
        </w:trPr>
        <w:tc>
          <w:tcPr>
            <w:tcW w:w="1946" w:type="dxa"/>
            <w:tcBorders>
              <w:top w:val="single" w:sz="4" w:space="0" w:color="auto"/>
              <w:left w:val="single" w:sz="4" w:space="0" w:color="auto"/>
              <w:bottom w:val="single" w:sz="4" w:space="0" w:color="auto"/>
              <w:right w:val="single" w:sz="4" w:space="0" w:color="auto"/>
            </w:tcBorders>
            <w:noWrap/>
            <w:vAlign w:val="center"/>
            <w:hideMark/>
          </w:tcPr>
          <w:p w14:paraId="52167417" w14:textId="77777777" w:rsidR="00FA431F" w:rsidRDefault="00FA431F">
            <w:pPr>
              <w:spacing w:after="0" w:line="276" w:lineRule="auto"/>
              <w:jc w:val="center"/>
              <w:rPr>
                <w:ins w:id="8" w:author="Della Faille Philippe" w:date="2019-07-05T16:44:00Z"/>
                <w:rFonts w:ascii="Times New Roman" w:eastAsia="Times New Roman" w:hAnsi="Times New Roman" w:cs="Times New Roman"/>
                <w:color w:val="000000"/>
                <w:sz w:val="20"/>
                <w:szCs w:val="20"/>
              </w:rPr>
            </w:pPr>
            <w:ins w:id="9" w:author="Della Faille Philippe" w:date="2019-07-05T16:44:00Z">
              <w:r>
                <w:rPr>
                  <w:rFonts w:ascii="Times New Roman" w:eastAsia="Times New Roman" w:hAnsi="Times New Roman" w:cs="Times New Roman"/>
                  <w:color w:val="000000"/>
                  <w:sz w:val="20"/>
                  <w:szCs w:val="20"/>
                </w:rPr>
                <w:t>Cabinet</w:t>
              </w:r>
            </w:ins>
          </w:p>
        </w:tc>
        <w:tc>
          <w:tcPr>
            <w:tcW w:w="1289" w:type="dxa"/>
            <w:tcBorders>
              <w:top w:val="single" w:sz="4" w:space="0" w:color="auto"/>
              <w:left w:val="single" w:sz="4" w:space="0" w:color="auto"/>
              <w:bottom w:val="single" w:sz="4" w:space="0" w:color="auto"/>
              <w:right w:val="single" w:sz="4" w:space="0" w:color="auto"/>
            </w:tcBorders>
            <w:vAlign w:val="center"/>
            <w:hideMark/>
          </w:tcPr>
          <w:p w14:paraId="42706601" w14:textId="77777777" w:rsidR="00FA431F" w:rsidRDefault="00FA431F">
            <w:pPr>
              <w:spacing w:after="0" w:line="276" w:lineRule="auto"/>
              <w:jc w:val="center"/>
              <w:rPr>
                <w:ins w:id="10" w:author="Della Faille Philippe" w:date="2019-07-05T16:44:00Z"/>
                <w:rFonts w:ascii="Times New Roman" w:eastAsia="Times New Roman" w:hAnsi="Times New Roman" w:cs="Times New Roman"/>
                <w:color w:val="000000"/>
                <w:sz w:val="20"/>
                <w:szCs w:val="20"/>
              </w:rPr>
            </w:pPr>
            <w:ins w:id="11" w:author="Della Faille Philippe" w:date="2019-07-05T16:44:00Z">
              <w:r>
                <w:rPr>
                  <w:rFonts w:ascii="Times New Roman" w:eastAsia="Times New Roman" w:hAnsi="Times New Roman" w:cs="Times New Roman"/>
                  <w:color w:val="000000"/>
                  <w:sz w:val="20"/>
                  <w:szCs w:val="20"/>
                </w:rPr>
                <w:t>Cab 5</w:t>
              </w:r>
            </w:ins>
          </w:p>
        </w:tc>
        <w:tc>
          <w:tcPr>
            <w:tcW w:w="1882" w:type="dxa"/>
            <w:gridSpan w:val="2"/>
            <w:tcBorders>
              <w:top w:val="single" w:sz="4" w:space="0" w:color="auto"/>
              <w:left w:val="single" w:sz="4" w:space="0" w:color="auto"/>
              <w:bottom w:val="single" w:sz="4" w:space="0" w:color="auto"/>
              <w:right w:val="single" w:sz="4" w:space="0" w:color="auto"/>
            </w:tcBorders>
            <w:noWrap/>
            <w:vAlign w:val="center"/>
            <w:hideMark/>
          </w:tcPr>
          <w:p w14:paraId="6D06116C" w14:textId="77777777" w:rsidR="00FA431F" w:rsidRDefault="00FA431F">
            <w:pPr>
              <w:spacing w:after="0" w:line="276" w:lineRule="auto"/>
              <w:jc w:val="center"/>
              <w:rPr>
                <w:ins w:id="12" w:author="Della Faille Philippe" w:date="2019-07-05T16:44:00Z"/>
                <w:rFonts w:ascii="Times New Roman" w:eastAsia="Times New Roman" w:hAnsi="Times New Roman" w:cs="Times New Roman"/>
                <w:color w:val="000000"/>
                <w:sz w:val="20"/>
                <w:szCs w:val="20"/>
              </w:rPr>
            </w:pPr>
            <w:ins w:id="13" w:author="Della Faille Philippe" w:date="2019-07-05T16:44:00Z">
              <w:r>
                <w:rPr>
                  <w:rFonts w:ascii="Times New Roman" w:eastAsia="Times New Roman" w:hAnsi="Times New Roman" w:cs="Times New Roman"/>
                  <w:color w:val="000000"/>
                  <w:sz w:val="20"/>
                  <w:szCs w:val="20"/>
                </w:rPr>
                <w:t>Cab 6</w:t>
              </w:r>
            </w:ins>
          </w:p>
        </w:tc>
      </w:tr>
      <w:tr w:rsidR="00FA431F" w14:paraId="4115C956" w14:textId="77777777" w:rsidTr="00FA431F">
        <w:trPr>
          <w:trHeight w:val="510"/>
          <w:ins w:id="14" w:author="Della Faille Philippe" w:date="2019-07-05T16:44:00Z"/>
        </w:trPr>
        <w:tc>
          <w:tcPr>
            <w:tcW w:w="1946" w:type="dxa"/>
            <w:tcBorders>
              <w:top w:val="single" w:sz="4" w:space="0" w:color="auto"/>
              <w:left w:val="single" w:sz="4" w:space="0" w:color="auto"/>
              <w:bottom w:val="single" w:sz="4" w:space="0" w:color="auto"/>
              <w:right w:val="single" w:sz="4" w:space="0" w:color="auto"/>
            </w:tcBorders>
            <w:noWrap/>
            <w:vAlign w:val="center"/>
            <w:hideMark/>
          </w:tcPr>
          <w:p w14:paraId="0AB1E114" w14:textId="77777777" w:rsidR="00FA431F" w:rsidRDefault="00FA431F">
            <w:pPr>
              <w:spacing w:after="0" w:line="276" w:lineRule="auto"/>
              <w:jc w:val="center"/>
              <w:rPr>
                <w:ins w:id="15" w:author="Della Faille Philippe" w:date="2019-07-05T16:44:00Z"/>
                <w:rFonts w:ascii="Times New Roman" w:eastAsia="Times New Roman" w:hAnsi="Times New Roman" w:cs="Times New Roman"/>
                <w:color w:val="000000"/>
                <w:sz w:val="20"/>
                <w:szCs w:val="20"/>
              </w:rPr>
            </w:pPr>
            <w:ins w:id="16" w:author="Della Faille Philippe" w:date="2019-07-05T16:44:00Z">
              <w:r>
                <w:rPr>
                  <w:rFonts w:ascii="Times New Roman" w:eastAsia="Times New Roman" w:hAnsi="Times New Roman" w:cs="Times New Roman"/>
                  <w:color w:val="000000"/>
                  <w:sz w:val="20"/>
                  <w:szCs w:val="20"/>
                </w:rPr>
                <w:t>Amplifiers for</w:t>
              </w:r>
            </w:ins>
          </w:p>
        </w:tc>
        <w:tc>
          <w:tcPr>
            <w:tcW w:w="1289" w:type="dxa"/>
            <w:tcBorders>
              <w:top w:val="single" w:sz="4" w:space="0" w:color="auto"/>
              <w:left w:val="single" w:sz="4" w:space="0" w:color="auto"/>
              <w:bottom w:val="single" w:sz="4" w:space="0" w:color="auto"/>
              <w:right w:val="single" w:sz="4" w:space="0" w:color="auto"/>
            </w:tcBorders>
            <w:vAlign w:val="center"/>
            <w:hideMark/>
          </w:tcPr>
          <w:p w14:paraId="65147B34" w14:textId="77777777" w:rsidR="00FA431F" w:rsidRDefault="00FA431F">
            <w:pPr>
              <w:spacing w:after="0" w:line="276" w:lineRule="auto"/>
              <w:jc w:val="center"/>
              <w:rPr>
                <w:ins w:id="17" w:author="Della Faille Philippe" w:date="2019-07-05T16:44:00Z"/>
                <w:rFonts w:ascii="Times New Roman" w:eastAsia="Times New Roman" w:hAnsi="Times New Roman" w:cs="Times New Roman"/>
                <w:color w:val="000000"/>
                <w:sz w:val="20"/>
                <w:szCs w:val="20"/>
              </w:rPr>
            </w:pPr>
            <w:ins w:id="18" w:author="Della Faille Philippe" w:date="2019-07-05T16:44:00Z">
              <w:r>
                <w:rPr>
                  <w:rFonts w:ascii="Times New Roman" w:eastAsia="Times New Roman" w:hAnsi="Times New Roman" w:cs="Times New Roman"/>
                  <w:color w:val="000000"/>
                  <w:sz w:val="20"/>
                  <w:szCs w:val="20"/>
                </w:rPr>
                <w:t>Coupler test</w:t>
              </w:r>
            </w:ins>
          </w:p>
        </w:tc>
        <w:tc>
          <w:tcPr>
            <w:tcW w:w="916" w:type="dxa"/>
            <w:tcBorders>
              <w:top w:val="single" w:sz="4" w:space="0" w:color="auto"/>
              <w:left w:val="single" w:sz="4" w:space="0" w:color="auto"/>
              <w:bottom w:val="single" w:sz="4" w:space="0" w:color="auto"/>
              <w:right w:val="single" w:sz="4" w:space="0" w:color="auto"/>
            </w:tcBorders>
            <w:noWrap/>
            <w:vAlign w:val="center"/>
            <w:hideMark/>
          </w:tcPr>
          <w:p w14:paraId="5DC769E8" w14:textId="77777777" w:rsidR="00FA431F" w:rsidRDefault="00FA431F">
            <w:pPr>
              <w:spacing w:after="0" w:line="276" w:lineRule="auto"/>
              <w:jc w:val="center"/>
              <w:rPr>
                <w:ins w:id="19" w:author="Della Faille Philippe" w:date="2019-07-05T16:44:00Z"/>
                <w:rFonts w:ascii="Times New Roman" w:eastAsia="Times New Roman" w:hAnsi="Times New Roman" w:cs="Times New Roman"/>
                <w:color w:val="000000"/>
                <w:sz w:val="20"/>
                <w:szCs w:val="20"/>
              </w:rPr>
            </w:pPr>
            <w:ins w:id="20" w:author="Della Faille Philippe" w:date="2019-07-05T16:44:00Z">
              <w:r>
                <w:rPr>
                  <w:rFonts w:ascii="Times New Roman" w:eastAsia="Times New Roman" w:hAnsi="Times New Roman" w:cs="Times New Roman"/>
                  <w:color w:val="000000"/>
                  <w:sz w:val="20"/>
                  <w:szCs w:val="20"/>
                </w:rPr>
                <w:t>Spoke1</w:t>
              </w:r>
            </w:ins>
          </w:p>
        </w:tc>
        <w:tc>
          <w:tcPr>
            <w:tcW w:w="966" w:type="dxa"/>
            <w:tcBorders>
              <w:top w:val="single" w:sz="4" w:space="0" w:color="auto"/>
              <w:left w:val="single" w:sz="4" w:space="0" w:color="auto"/>
              <w:bottom w:val="single" w:sz="4" w:space="0" w:color="auto"/>
              <w:right w:val="single" w:sz="4" w:space="0" w:color="auto"/>
            </w:tcBorders>
            <w:vAlign w:val="center"/>
            <w:hideMark/>
          </w:tcPr>
          <w:p w14:paraId="4636D853" w14:textId="77777777" w:rsidR="00FA431F" w:rsidRDefault="00FA431F">
            <w:pPr>
              <w:spacing w:after="0" w:line="276" w:lineRule="auto"/>
              <w:jc w:val="center"/>
              <w:rPr>
                <w:ins w:id="21" w:author="Della Faille Philippe" w:date="2019-07-05T16:44:00Z"/>
                <w:rFonts w:ascii="Times New Roman" w:eastAsia="Times New Roman" w:hAnsi="Times New Roman" w:cs="Times New Roman"/>
                <w:color w:val="000000"/>
                <w:sz w:val="20"/>
                <w:szCs w:val="20"/>
              </w:rPr>
            </w:pPr>
            <w:ins w:id="22" w:author="Della Faille Philippe" w:date="2019-07-05T16:44:00Z">
              <w:r>
                <w:rPr>
                  <w:rFonts w:ascii="Times New Roman" w:eastAsia="Times New Roman" w:hAnsi="Times New Roman" w:cs="Times New Roman"/>
                  <w:color w:val="000000"/>
                  <w:sz w:val="20"/>
                  <w:szCs w:val="20"/>
                </w:rPr>
                <w:t>Spoke 2</w:t>
              </w:r>
            </w:ins>
          </w:p>
        </w:tc>
      </w:tr>
      <w:tr w:rsidR="00FA431F" w14:paraId="17071BE1" w14:textId="77777777" w:rsidTr="00FA431F">
        <w:trPr>
          <w:trHeight w:val="255"/>
          <w:ins w:id="23" w:author="Della Faille Philippe" w:date="2019-07-05T16:44:00Z"/>
        </w:trPr>
        <w:tc>
          <w:tcPr>
            <w:tcW w:w="1946" w:type="dxa"/>
            <w:tcBorders>
              <w:top w:val="single" w:sz="4" w:space="0" w:color="auto"/>
              <w:left w:val="single" w:sz="4" w:space="0" w:color="auto"/>
              <w:bottom w:val="single" w:sz="4" w:space="0" w:color="auto"/>
              <w:right w:val="single" w:sz="4" w:space="0" w:color="auto"/>
            </w:tcBorders>
            <w:noWrap/>
            <w:vAlign w:val="center"/>
            <w:hideMark/>
          </w:tcPr>
          <w:p w14:paraId="7BD9B245" w14:textId="77777777" w:rsidR="00FA431F" w:rsidRDefault="00FA431F">
            <w:pPr>
              <w:spacing w:after="0" w:line="276" w:lineRule="auto"/>
              <w:jc w:val="center"/>
              <w:rPr>
                <w:ins w:id="24" w:author="Della Faille Philippe" w:date="2019-07-05T16:44:00Z"/>
                <w:rFonts w:ascii="Times New Roman" w:eastAsia="Times New Roman" w:hAnsi="Times New Roman" w:cs="Times New Roman"/>
                <w:color w:val="000000"/>
                <w:sz w:val="20"/>
                <w:szCs w:val="20"/>
              </w:rPr>
            </w:pPr>
            <w:ins w:id="25" w:author="Della Faille Philippe" w:date="2019-07-05T16:44:00Z">
              <w:r>
                <w:rPr>
                  <w:rFonts w:ascii="Times New Roman" w:eastAsia="Times New Roman" w:hAnsi="Times New Roman" w:cs="Times New Roman"/>
                  <w:color w:val="000000"/>
                  <w:sz w:val="20"/>
                  <w:szCs w:val="20"/>
                </w:rPr>
                <w:t>Rack quantity</w:t>
              </w:r>
            </w:ins>
          </w:p>
        </w:tc>
        <w:tc>
          <w:tcPr>
            <w:tcW w:w="1289" w:type="dxa"/>
            <w:tcBorders>
              <w:top w:val="single" w:sz="4" w:space="0" w:color="auto"/>
              <w:left w:val="single" w:sz="4" w:space="0" w:color="auto"/>
              <w:bottom w:val="single" w:sz="4" w:space="0" w:color="auto"/>
              <w:right w:val="single" w:sz="4" w:space="0" w:color="auto"/>
            </w:tcBorders>
            <w:vAlign w:val="center"/>
            <w:hideMark/>
          </w:tcPr>
          <w:p w14:paraId="6998EC96" w14:textId="77777777" w:rsidR="00FA431F" w:rsidRDefault="00FA431F">
            <w:pPr>
              <w:spacing w:after="0" w:line="276" w:lineRule="auto"/>
              <w:jc w:val="center"/>
              <w:rPr>
                <w:ins w:id="26" w:author="Della Faille Philippe" w:date="2019-07-05T16:44:00Z"/>
                <w:rFonts w:ascii="Times New Roman" w:eastAsia="Times New Roman" w:hAnsi="Times New Roman" w:cs="Times New Roman"/>
                <w:color w:val="000000"/>
                <w:sz w:val="20"/>
                <w:szCs w:val="20"/>
              </w:rPr>
            </w:pPr>
            <w:ins w:id="27" w:author="Della Faille Philippe" w:date="2019-07-05T16:44:00Z">
              <w:r>
                <w:rPr>
                  <w:rFonts w:ascii="Times New Roman" w:eastAsia="Times New Roman" w:hAnsi="Times New Roman" w:cs="Times New Roman"/>
                  <w:color w:val="000000"/>
                  <w:sz w:val="20"/>
                  <w:szCs w:val="20"/>
                </w:rPr>
                <w:t>16</w:t>
              </w:r>
            </w:ins>
          </w:p>
        </w:tc>
        <w:tc>
          <w:tcPr>
            <w:tcW w:w="916" w:type="dxa"/>
            <w:tcBorders>
              <w:top w:val="single" w:sz="4" w:space="0" w:color="auto"/>
              <w:left w:val="single" w:sz="4" w:space="0" w:color="auto"/>
              <w:bottom w:val="single" w:sz="4" w:space="0" w:color="auto"/>
              <w:right w:val="single" w:sz="4" w:space="0" w:color="auto"/>
            </w:tcBorders>
            <w:noWrap/>
            <w:vAlign w:val="center"/>
            <w:hideMark/>
          </w:tcPr>
          <w:p w14:paraId="2AB92982" w14:textId="77777777" w:rsidR="00FA431F" w:rsidRDefault="00FA431F">
            <w:pPr>
              <w:spacing w:after="0" w:line="276" w:lineRule="auto"/>
              <w:jc w:val="center"/>
              <w:rPr>
                <w:ins w:id="28" w:author="Della Faille Philippe" w:date="2019-07-05T16:44:00Z"/>
                <w:rFonts w:ascii="Times New Roman" w:eastAsia="Times New Roman" w:hAnsi="Times New Roman" w:cs="Times New Roman"/>
                <w:color w:val="000000"/>
                <w:sz w:val="20"/>
                <w:szCs w:val="20"/>
              </w:rPr>
            </w:pPr>
            <w:ins w:id="29" w:author="Della Faille Philippe" w:date="2019-07-05T16:44:00Z">
              <w:r>
                <w:rPr>
                  <w:rFonts w:ascii="Times New Roman" w:eastAsia="Times New Roman" w:hAnsi="Times New Roman" w:cs="Times New Roman"/>
                  <w:color w:val="000000"/>
                  <w:sz w:val="20"/>
                  <w:szCs w:val="20"/>
                </w:rPr>
                <w:t>4</w:t>
              </w:r>
            </w:ins>
          </w:p>
        </w:tc>
        <w:tc>
          <w:tcPr>
            <w:tcW w:w="966" w:type="dxa"/>
            <w:tcBorders>
              <w:top w:val="single" w:sz="4" w:space="0" w:color="auto"/>
              <w:left w:val="single" w:sz="4" w:space="0" w:color="auto"/>
              <w:bottom w:val="single" w:sz="4" w:space="0" w:color="auto"/>
              <w:right w:val="single" w:sz="4" w:space="0" w:color="auto"/>
            </w:tcBorders>
            <w:vAlign w:val="center"/>
            <w:hideMark/>
          </w:tcPr>
          <w:p w14:paraId="1C7A331A" w14:textId="77777777" w:rsidR="00FA431F" w:rsidRDefault="00FA431F">
            <w:pPr>
              <w:spacing w:after="0" w:line="276" w:lineRule="auto"/>
              <w:jc w:val="center"/>
              <w:rPr>
                <w:ins w:id="30" w:author="Della Faille Philippe" w:date="2019-07-05T16:44:00Z"/>
                <w:rFonts w:ascii="Times New Roman" w:eastAsia="Times New Roman" w:hAnsi="Times New Roman" w:cs="Times New Roman"/>
                <w:color w:val="000000"/>
                <w:sz w:val="20"/>
                <w:szCs w:val="20"/>
              </w:rPr>
            </w:pPr>
            <w:ins w:id="31" w:author="Della Faille Philippe" w:date="2019-07-05T16:44:00Z">
              <w:r>
                <w:rPr>
                  <w:rFonts w:ascii="Times New Roman" w:eastAsia="Times New Roman" w:hAnsi="Times New Roman" w:cs="Times New Roman"/>
                  <w:color w:val="000000"/>
                  <w:sz w:val="20"/>
                  <w:szCs w:val="20"/>
                </w:rPr>
                <w:t>4</w:t>
              </w:r>
            </w:ins>
          </w:p>
        </w:tc>
      </w:tr>
      <w:tr w:rsidR="00FA431F" w14:paraId="788FE471" w14:textId="77777777" w:rsidTr="00FA431F">
        <w:trPr>
          <w:trHeight w:val="255"/>
          <w:ins w:id="32" w:author="Della Faille Philippe" w:date="2019-07-05T16:44:00Z"/>
        </w:trPr>
        <w:tc>
          <w:tcPr>
            <w:tcW w:w="1946" w:type="dxa"/>
            <w:tcBorders>
              <w:top w:val="single" w:sz="4" w:space="0" w:color="auto"/>
              <w:left w:val="single" w:sz="4" w:space="0" w:color="auto"/>
              <w:bottom w:val="single" w:sz="4" w:space="0" w:color="auto"/>
              <w:right w:val="single" w:sz="4" w:space="0" w:color="auto"/>
            </w:tcBorders>
            <w:noWrap/>
            <w:vAlign w:val="center"/>
            <w:hideMark/>
          </w:tcPr>
          <w:p w14:paraId="06C53965" w14:textId="77777777" w:rsidR="00FA431F" w:rsidRDefault="00FA431F">
            <w:pPr>
              <w:spacing w:after="0" w:line="276" w:lineRule="auto"/>
              <w:jc w:val="center"/>
              <w:rPr>
                <w:ins w:id="33" w:author="Della Faille Philippe" w:date="2019-07-05T16:44:00Z"/>
                <w:rFonts w:ascii="Times New Roman" w:eastAsia="Times New Roman" w:hAnsi="Times New Roman" w:cs="Times New Roman"/>
                <w:color w:val="000000"/>
                <w:sz w:val="20"/>
                <w:szCs w:val="20"/>
              </w:rPr>
            </w:pPr>
            <w:ins w:id="34" w:author="Della Faille Philippe" w:date="2019-07-05T16:44:00Z">
              <w:r>
                <w:rPr>
                  <w:rFonts w:ascii="Times New Roman" w:eastAsia="Times New Roman" w:hAnsi="Times New Roman" w:cs="Times New Roman"/>
                  <w:color w:val="000000"/>
                  <w:sz w:val="20"/>
                  <w:szCs w:val="20"/>
                </w:rPr>
                <w:t>PSU quantity</w:t>
              </w:r>
            </w:ins>
          </w:p>
        </w:tc>
        <w:tc>
          <w:tcPr>
            <w:tcW w:w="1289" w:type="dxa"/>
            <w:tcBorders>
              <w:top w:val="single" w:sz="4" w:space="0" w:color="auto"/>
              <w:left w:val="single" w:sz="4" w:space="0" w:color="auto"/>
              <w:bottom w:val="single" w:sz="4" w:space="0" w:color="auto"/>
              <w:right w:val="single" w:sz="4" w:space="0" w:color="auto"/>
            </w:tcBorders>
            <w:vAlign w:val="center"/>
            <w:hideMark/>
          </w:tcPr>
          <w:p w14:paraId="57378313" w14:textId="77777777" w:rsidR="00FA431F" w:rsidRDefault="00FA431F">
            <w:pPr>
              <w:spacing w:after="0" w:line="276" w:lineRule="auto"/>
              <w:jc w:val="center"/>
              <w:rPr>
                <w:ins w:id="35" w:author="Della Faille Philippe" w:date="2019-07-05T16:44:00Z"/>
                <w:rFonts w:ascii="Times New Roman" w:eastAsia="Times New Roman" w:hAnsi="Times New Roman" w:cs="Times New Roman"/>
                <w:color w:val="000000"/>
                <w:sz w:val="20"/>
                <w:szCs w:val="20"/>
              </w:rPr>
            </w:pPr>
            <w:ins w:id="36" w:author="Della Faille Philippe" w:date="2019-07-05T16:44:00Z">
              <w:r>
                <w:rPr>
                  <w:rFonts w:ascii="Times New Roman" w:eastAsia="Times New Roman" w:hAnsi="Times New Roman" w:cs="Times New Roman"/>
                  <w:color w:val="000000"/>
                  <w:sz w:val="20"/>
                  <w:szCs w:val="20"/>
                </w:rPr>
                <w:t>9</w:t>
              </w:r>
            </w:ins>
          </w:p>
        </w:tc>
        <w:tc>
          <w:tcPr>
            <w:tcW w:w="1882" w:type="dxa"/>
            <w:gridSpan w:val="2"/>
            <w:tcBorders>
              <w:top w:val="single" w:sz="4" w:space="0" w:color="auto"/>
              <w:left w:val="single" w:sz="4" w:space="0" w:color="auto"/>
              <w:bottom w:val="single" w:sz="4" w:space="0" w:color="auto"/>
              <w:right w:val="single" w:sz="4" w:space="0" w:color="auto"/>
            </w:tcBorders>
            <w:noWrap/>
            <w:vAlign w:val="center"/>
            <w:hideMark/>
          </w:tcPr>
          <w:p w14:paraId="07AC5044" w14:textId="77777777" w:rsidR="00FA431F" w:rsidRDefault="00FA431F">
            <w:pPr>
              <w:spacing w:after="0" w:line="276" w:lineRule="auto"/>
              <w:jc w:val="center"/>
              <w:rPr>
                <w:ins w:id="37" w:author="Della Faille Philippe" w:date="2019-07-05T16:44:00Z"/>
                <w:rFonts w:ascii="Times New Roman" w:eastAsia="Times New Roman" w:hAnsi="Times New Roman" w:cs="Times New Roman"/>
                <w:color w:val="000000"/>
                <w:sz w:val="20"/>
                <w:szCs w:val="20"/>
              </w:rPr>
            </w:pPr>
            <w:ins w:id="38" w:author="Della Faille Philippe" w:date="2019-07-05T16:44:00Z">
              <w:r>
                <w:rPr>
                  <w:rFonts w:ascii="Times New Roman" w:eastAsia="Times New Roman" w:hAnsi="Times New Roman" w:cs="Times New Roman"/>
                  <w:color w:val="000000"/>
                  <w:sz w:val="20"/>
                  <w:szCs w:val="20"/>
                </w:rPr>
                <w:t>5</w:t>
              </w:r>
            </w:ins>
          </w:p>
        </w:tc>
      </w:tr>
      <w:tr w:rsidR="00FA431F" w14:paraId="75E87EC3" w14:textId="77777777" w:rsidTr="00FA431F">
        <w:trPr>
          <w:trHeight w:val="255"/>
          <w:ins w:id="39" w:author="Della Faille Philippe" w:date="2019-07-05T16:44:00Z"/>
        </w:trPr>
        <w:tc>
          <w:tcPr>
            <w:tcW w:w="1946" w:type="dxa"/>
            <w:tcBorders>
              <w:top w:val="single" w:sz="4" w:space="0" w:color="auto"/>
              <w:left w:val="single" w:sz="4" w:space="0" w:color="auto"/>
              <w:bottom w:val="single" w:sz="4" w:space="0" w:color="auto"/>
              <w:right w:val="single" w:sz="4" w:space="0" w:color="auto"/>
            </w:tcBorders>
            <w:noWrap/>
            <w:vAlign w:val="center"/>
            <w:hideMark/>
          </w:tcPr>
          <w:p w14:paraId="433BB58B" w14:textId="77777777" w:rsidR="00FA431F" w:rsidRDefault="00FA431F">
            <w:pPr>
              <w:spacing w:after="0" w:line="276" w:lineRule="auto"/>
              <w:jc w:val="center"/>
              <w:rPr>
                <w:ins w:id="40" w:author="Della Faille Philippe" w:date="2019-07-05T16:44:00Z"/>
                <w:rFonts w:ascii="Times New Roman" w:eastAsia="Times New Roman" w:hAnsi="Times New Roman" w:cs="Times New Roman"/>
                <w:color w:val="000000"/>
                <w:sz w:val="20"/>
                <w:szCs w:val="20"/>
              </w:rPr>
            </w:pPr>
            <w:ins w:id="41" w:author="Della Faille Philippe" w:date="2019-07-05T16:44:00Z">
              <w:r>
                <w:rPr>
                  <w:rFonts w:ascii="Times New Roman" w:eastAsia="Times New Roman" w:hAnsi="Times New Roman" w:cs="Times New Roman"/>
                  <w:color w:val="000000"/>
                  <w:sz w:val="20"/>
                  <w:szCs w:val="20"/>
                </w:rPr>
                <w:t>PLC interface</w:t>
              </w:r>
            </w:ins>
          </w:p>
        </w:tc>
        <w:tc>
          <w:tcPr>
            <w:tcW w:w="1289" w:type="dxa"/>
            <w:tcBorders>
              <w:top w:val="single" w:sz="4" w:space="0" w:color="auto"/>
              <w:left w:val="single" w:sz="4" w:space="0" w:color="auto"/>
              <w:bottom w:val="single" w:sz="4" w:space="0" w:color="auto"/>
              <w:right w:val="single" w:sz="4" w:space="0" w:color="auto"/>
            </w:tcBorders>
            <w:vAlign w:val="center"/>
            <w:hideMark/>
          </w:tcPr>
          <w:p w14:paraId="64B05DF3" w14:textId="77777777" w:rsidR="00FA431F" w:rsidRDefault="00FA431F">
            <w:pPr>
              <w:spacing w:after="0" w:line="276" w:lineRule="auto"/>
              <w:jc w:val="center"/>
              <w:rPr>
                <w:ins w:id="42" w:author="Della Faille Philippe" w:date="2019-07-05T16:44:00Z"/>
                <w:rFonts w:ascii="Times New Roman" w:eastAsia="Times New Roman" w:hAnsi="Times New Roman" w:cs="Times New Roman"/>
                <w:color w:val="000000"/>
                <w:sz w:val="20"/>
                <w:szCs w:val="20"/>
              </w:rPr>
            </w:pPr>
            <w:ins w:id="43" w:author="Della Faille Philippe" w:date="2019-07-05T16:44:00Z">
              <w:r>
                <w:rPr>
                  <w:rFonts w:ascii="Times New Roman" w:eastAsia="Times New Roman" w:hAnsi="Times New Roman" w:cs="Times New Roman"/>
                  <w:color w:val="000000"/>
                  <w:sz w:val="20"/>
                  <w:szCs w:val="20"/>
                </w:rPr>
                <w:t>1</w:t>
              </w:r>
            </w:ins>
          </w:p>
        </w:tc>
        <w:tc>
          <w:tcPr>
            <w:tcW w:w="1882" w:type="dxa"/>
            <w:gridSpan w:val="2"/>
            <w:tcBorders>
              <w:top w:val="single" w:sz="4" w:space="0" w:color="auto"/>
              <w:left w:val="single" w:sz="4" w:space="0" w:color="auto"/>
              <w:bottom w:val="single" w:sz="4" w:space="0" w:color="auto"/>
              <w:right w:val="single" w:sz="4" w:space="0" w:color="auto"/>
            </w:tcBorders>
            <w:noWrap/>
            <w:vAlign w:val="center"/>
            <w:hideMark/>
          </w:tcPr>
          <w:p w14:paraId="5D1125EB" w14:textId="77777777" w:rsidR="00FA431F" w:rsidRDefault="00FA431F">
            <w:pPr>
              <w:spacing w:after="0" w:line="276" w:lineRule="auto"/>
              <w:jc w:val="center"/>
              <w:rPr>
                <w:ins w:id="44" w:author="Della Faille Philippe" w:date="2019-07-05T16:44:00Z"/>
                <w:rFonts w:ascii="Times New Roman" w:eastAsia="Times New Roman" w:hAnsi="Times New Roman" w:cs="Times New Roman"/>
                <w:color w:val="000000"/>
                <w:sz w:val="20"/>
                <w:szCs w:val="20"/>
              </w:rPr>
            </w:pPr>
            <w:ins w:id="45" w:author="Della Faille Philippe" w:date="2019-07-05T16:44:00Z">
              <w:r>
                <w:rPr>
                  <w:rFonts w:ascii="Times New Roman" w:eastAsia="Times New Roman" w:hAnsi="Times New Roman" w:cs="Times New Roman"/>
                  <w:color w:val="000000"/>
                  <w:sz w:val="20"/>
                  <w:szCs w:val="20"/>
                </w:rPr>
                <w:t>1</w:t>
              </w:r>
            </w:ins>
          </w:p>
        </w:tc>
      </w:tr>
    </w:tbl>
    <w:p w14:paraId="74B2950A" w14:textId="1A2F7B6F" w:rsidR="00FA431F" w:rsidRDefault="00FA431F" w:rsidP="000D30A1">
      <w:pPr>
        <w:rPr>
          <w:ins w:id="46" w:author="Della Faille Philippe" w:date="2019-07-05T16:58:00Z"/>
        </w:rPr>
      </w:pPr>
    </w:p>
    <w:p w14:paraId="6147668D" w14:textId="3A4D0B6A" w:rsidR="00543D97" w:rsidRDefault="00543D97" w:rsidP="000D30A1">
      <w:pPr>
        <w:rPr>
          <w:ins w:id="47" w:author="Della Faille Philippe" w:date="2019-07-05T17:13:00Z"/>
        </w:rPr>
      </w:pPr>
      <w:ins w:id="48" w:author="Della Faille Philippe" w:date="2019-07-05T17:16:00Z">
        <w:r>
          <w:fldChar w:fldCharType="begin"/>
        </w:r>
        <w:r>
          <w:instrText xml:space="preserve"> REF _Ref13239412 \h </w:instrText>
        </w:r>
      </w:ins>
      <w:r>
        <w:fldChar w:fldCharType="separate"/>
      </w:r>
      <w:ins w:id="49" w:author="Della Faille Philippe" w:date="2019-07-05T17:16:00Z">
        <w:r>
          <w:t xml:space="preserve">Figure </w:t>
        </w:r>
        <w:r>
          <w:rPr>
            <w:noProof/>
          </w:rPr>
          <w:t>2</w:t>
        </w:r>
        <w:r>
          <w:fldChar w:fldCharType="end"/>
        </w:r>
      </w:ins>
      <w:ins w:id="50" w:author="Della Faille Philippe" w:date="2019-07-05T17:17:00Z">
        <w:r>
          <w:t xml:space="preserve"> </w:t>
        </w:r>
      </w:ins>
      <w:ins w:id="51" w:author="Della Faille Philippe" w:date="2019-07-05T17:13:00Z">
        <w:r>
          <w:t>below give an example of configuration.</w:t>
        </w:r>
      </w:ins>
    </w:p>
    <w:commentRangeStart w:id="52"/>
    <w:commentRangeStart w:id="53"/>
    <w:p w14:paraId="6F32262E" w14:textId="77777777" w:rsidR="00543D97" w:rsidRDefault="00543D97">
      <w:pPr>
        <w:keepNext/>
        <w:jc w:val="center"/>
        <w:rPr>
          <w:ins w:id="54" w:author="Della Faille Philippe" w:date="2019-07-05T17:15:00Z"/>
        </w:rPr>
        <w:pPrChange w:id="55" w:author="Della Faille Philippe" w:date="2019-07-05T17:15:00Z">
          <w:pPr>
            <w:jc w:val="center"/>
          </w:pPr>
        </w:pPrChange>
      </w:pPr>
      <w:ins w:id="56" w:author="Della Faille Philippe" w:date="2019-07-05T17:13:00Z">
        <w:r>
          <w:object w:dxaOrig="9529" w:dyaOrig="7693" w14:anchorId="0BCA6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1.25pt;height:276pt" o:ole="">
              <v:imagedata r:id="rId24" o:title=""/>
            </v:shape>
            <o:OLEObject Type="Embed" ProgID="Visio.Drawing.15" ShapeID="_x0000_i1025" DrawAspect="Content" ObjectID="_1830682617" r:id="rId25"/>
          </w:object>
        </w:r>
      </w:ins>
      <w:commentRangeEnd w:id="52"/>
      <w:r w:rsidR="00D74CC8">
        <w:rPr>
          <w:rStyle w:val="CommentReference"/>
        </w:rPr>
        <w:commentReference w:id="52"/>
      </w:r>
      <w:commentRangeEnd w:id="53"/>
      <w:r w:rsidR="00CB2BA1">
        <w:rPr>
          <w:rStyle w:val="CommentReference"/>
        </w:rPr>
        <w:commentReference w:id="53"/>
      </w:r>
    </w:p>
    <w:p w14:paraId="5E51DADB" w14:textId="336C5BF9" w:rsidR="00543D97" w:rsidRDefault="00543D97">
      <w:pPr>
        <w:pStyle w:val="Caption"/>
        <w:pPrChange w:id="57" w:author="Della Faille Philippe" w:date="2019-07-05T17:15:00Z">
          <w:pPr/>
        </w:pPrChange>
      </w:pPr>
      <w:bookmarkStart w:id="58" w:name="_Ref13239412"/>
      <w:ins w:id="59" w:author="Della Faille Philippe" w:date="2019-07-05T17:15:00Z">
        <w:r>
          <w:t xml:space="preserve">Figure </w:t>
        </w:r>
        <w:r>
          <w:fldChar w:fldCharType="begin"/>
        </w:r>
        <w:r>
          <w:instrText xml:space="preserve"> SEQ Figure \* ARABIC </w:instrText>
        </w:r>
      </w:ins>
      <w:r>
        <w:fldChar w:fldCharType="separate"/>
      </w:r>
      <w:ins w:id="60" w:author="Della Faille Philippe" w:date="2019-07-05T17:15:00Z">
        <w:r>
          <w:rPr>
            <w:noProof/>
          </w:rPr>
          <w:t>2</w:t>
        </w:r>
        <w:r>
          <w:fldChar w:fldCharType="end"/>
        </w:r>
        <w:bookmarkEnd w:id="58"/>
        <w:r>
          <w:t xml:space="preserve"> : </w:t>
        </w:r>
      </w:ins>
      <w:ins w:id="61" w:author="Della Faille Philippe" w:date="2019-07-05T17:17:00Z">
        <w:r>
          <w:t>E</w:t>
        </w:r>
      </w:ins>
      <w:ins w:id="62" w:author="Della Faille Philippe" w:date="2019-07-05T17:15:00Z">
        <w:r>
          <w:t>xample of cabinet configuration</w:t>
        </w:r>
      </w:ins>
    </w:p>
    <w:p w14:paraId="5C2DA718" w14:textId="17FF85B6" w:rsidR="000D30A1" w:rsidRDefault="000D30A1">
      <w:pPr>
        <w:spacing w:line="276" w:lineRule="auto"/>
        <w:jc w:val="left"/>
      </w:pPr>
      <w:r>
        <w:br w:type="page"/>
      </w:r>
    </w:p>
    <w:p w14:paraId="79431081" w14:textId="77777777" w:rsidR="000D30A1" w:rsidRDefault="000D30A1" w:rsidP="00241AD7">
      <w:pPr>
        <w:sectPr w:rsidR="000D30A1" w:rsidSect="00436EE4">
          <w:headerReference w:type="default" r:id="rId26"/>
          <w:footerReference w:type="default" r:id="rId27"/>
          <w:pgSz w:w="11906" w:h="16838"/>
          <w:pgMar w:top="1417" w:right="1417" w:bottom="1417" w:left="1417" w:header="708" w:footer="567" w:gutter="0"/>
          <w:cols w:space="708"/>
          <w:docGrid w:linePitch="360"/>
        </w:sectPr>
      </w:pPr>
    </w:p>
    <w:p w14:paraId="1CDD0EBD" w14:textId="3C026154" w:rsidR="000D30A1" w:rsidRDefault="000D30A1" w:rsidP="003648E7">
      <w:pPr>
        <w:pStyle w:val="Heading1"/>
        <w:numPr>
          <w:ilvl w:val="0"/>
          <w:numId w:val="3"/>
        </w:numPr>
      </w:pPr>
      <w:bookmarkStart w:id="63" w:name="_Toc13139967"/>
      <w:r w:rsidRPr="000B488E">
        <w:lastRenderedPageBreak/>
        <w:t>Amplifier</w:t>
      </w:r>
      <w:r>
        <w:t xml:space="preserve"> local</w:t>
      </w:r>
      <w:r w:rsidRPr="000B488E">
        <w:t xml:space="preserve"> C</w:t>
      </w:r>
      <w:r>
        <w:t xml:space="preserve">ontrol </w:t>
      </w:r>
      <w:r w:rsidRPr="000B488E">
        <w:t>S</w:t>
      </w:r>
      <w:r>
        <w:t>ystem</w:t>
      </w:r>
      <w:r w:rsidRPr="000B488E">
        <w:t xml:space="preserve"> </w:t>
      </w:r>
      <w:r w:rsidR="0093150B">
        <w:t>Requirements</w:t>
      </w:r>
      <w:bookmarkEnd w:id="63"/>
    </w:p>
    <w:p w14:paraId="53496B05" w14:textId="77777777" w:rsidR="00E13B3D" w:rsidRPr="00E13B3D" w:rsidRDefault="00E13B3D" w:rsidP="00E13B3D"/>
    <w:tbl>
      <w:tblPr>
        <w:tblW w:w="13251" w:type="dxa"/>
        <w:tblLayout w:type="fixed"/>
        <w:tblLook w:val="04A0" w:firstRow="1" w:lastRow="0" w:firstColumn="1" w:lastColumn="0" w:noHBand="0" w:noVBand="1"/>
      </w:tblPr>
      <w:tblGrid>
        <w:gridCol w:w="2553"/>
        <w:gridCol w:w="862"/>
        <w:gridCol w:w="2458"/>
        <w:gridCol w:w="2459"/>
        <w:gridCol w:w="2459"/>
        <w:gridCol w:w="2460"/>
      </w:tblGrid>
      <w:tr w:rsidR="00E13B3D" w:rsidRPr="006C02B2" w14:paraId="179009E3" w14:textId="77777777" w:rsidTr="007F4009">
        <w:trPr>
          <w:trHeight w:val="460"/>
        </w:trPr>
        <w:tc>
          <w:tcPr>
            <w:tcW w:w="3415" w:type="dxa"/>
            <w:gridSpan w:val="2"/>
            <w:tcBorders>
              <w:top w:val="nil"/>
              <w:left w:val="single" w:sz="8" w:space="0" w:color="auto"/>
              <w:bottom w:val="single" w:sz="8" w:space="0" w:color="auto"/>
              <w:right w:val="single" w:sz="8" w:space="0" w:color="auto"/>
            </w:tcBorders>
            <w:shd w:val="clear" w:color="000000" w:fill="D9D9D9"/>
            <w:noWrap/>
            <w:vAlign w:val="center"/>
            <w:hideMark/>
          </w:tcPr>
          <w:p w14:paraId="45E9A774" w14:textId="6F1F590F" w:rsidR="00E13B3D" w:rsidRPr="00650622" w:rsidRDefault="00E13B3D" w:rsidP="00E13B3D">
            <w:pPr>
              <w:spacing w:after="0"/>
              <w:rPr>
                <w:rFonts w:ascii="Calibri" w:eastAsia="Times New Roman" w:hAnsi="Calibri" w:cs="Times New Roman"/>
                <w:b/>
                <w:bCs/>
                <w:color w:val="000000"/>
                <w:sz w:val="20"/>
                <w:szCs w:val="20"/>
              </w:rPr>
            </w:pPr>
            <w:r w:rsidRPr="00650622">
              <w:rPr>
                <w:rFonts w:ascii="Calibri" w:eastAsia="Times New Roman" w:hAnsi="Calibri" w:cs="Times New Roman"/>
                <w:b/>
                <w:bCs/>
                <w:color w:val="000000"/>
                <w:sz w:val="20"/>
                <w:szCs w:val="20"/>
              </w:rPr>
              <w:t xml:space="preserve">IBA </w:t>
            </w:r>
            <w:r w:rsidR="00650622" w:rsidRPr="00650622">
              <w:rPr>
                <w:rFonts w:ascii="Calibri" w:eastAsia="Times New Roman" w:hAnsi="Calibri" w:cs="Times New Roman"/>
                <w:b/>
                <w:bCs/>
                <w:color w:val="000000"/>
                <w:sz w:val="20"/>
                <w:szCs w:val="20"/>
              </w:rPr>
              <w:t>SSM</w:t>
            </w:r>
            <w:r w:rsidRPr="00650622">
              <w:rPr>
                <w:rFonts w:ascii="Calibri" w:eastAsia="Times New Roman" w:hAnsi="Calibri" w:cs="Times New Roman"/>
                <w:b/>
                <w:bCs/>
                <w:color w:val="000000"/>
                <w:sz w:val="20"/>
                <w:szCs w:val="20"/>
              </w:rPr>
              <w:t xml:space="preserve"> RF Cabinets (cavities)</w:t>
            </w:r>
          </w:p>
          <w:p w14:paraId="0FBCCC10" w14:textId="31708D4E" w:rsidR="00E13B3D" w:rsidRPr="00650622" w:rsidRDefault="00E13B3D" w:rsidP="00AB53EA">
            <w:pPr>
              <w:spacing w:after="0"/>
              <w:jc w:val="center"/>
              <w:rPr>
                <w:rFonts w:ascii="Calibri" w:eastAsia="Times New Roman" w:hAnsi="Calibri" w:cs="Times New Roman"/>
                <w:color w:val="000000"/>
                <w:sz w:val="20"/>
                <w:szCs w:val="20"/>
              </w:rPr>
            </w:pPr>
            <w:r w:rsidRPr="00650622">
              <w:rPr>
                <w:rFonts w:ascii="Calibri" w:eastAsia="Times New Roman" w:hAnsi="Calibri" w:cs="Times New Roman"/>
                <w:color w:val="000000"/>
                <w:sz w:val="20"/>
                <w:szCs w:val="20"/>
              </w:rPr>
              <w:t> </w:t>
            </w:r>
          </w:p>
        </w:tc>
        <w:tc>
          <w:tcPr>
            <w:tcW w:w="2458" w:type="dxa"/>
            <w:tcBorders>
              <w:top w:val="nil"/>
              <w:left w:val="nil"/>
              <w:bottom w:val="single" w:sz="8" w:space="0" w:color="auto"/>
              <w:right w:val="single" w:sz="8" w:space="0" w:color="000000"/>
            </w:tcBorders>
            <w:shd w:val="clear" w:color="000000" w:fill="4F6228"/>
            <w:noWrap/>
            <w:vAlign w:val="center"/>
            <w:hideMark/>
          </w:tcPr>
          <w:p w14:paraId="58ED4B51" w14:textId="2F048DE1" w:rsidR="00E13B3D" w:rsidRPr="006C02B2" w:rsidRDefault="00E13B3D" w:rsidP="00AB53EA">
            <w:pPr>
              <w:spacing w:after="0"/>
              <w:jc w:val="center"/>
              <w:rPr>
                <w:rFonts w:ascii="Calibri" w:eastAsia="Times New Roman" w:hAnsi="Calibri" w:cs="Times New Roman"/>
                <w:b/>
                <w:bCs/>
                <w:color w:val="FFFFFF"/>
              </w:rPr>
            </w:pPr>
            <w:r>
              <w:rPr>
                <w:rFonts w:ascii="Calibri" w:eastAsia="Times New Roman" w:hAnsi="Calibri" w:cs="Times New Roman"/>
                <w:b/>
                <w:bCs/>
                <w:color w:val="FFFFFF"/>
              </w:rPr>
              <w:t>C</w:t>
            </w:r>
            <w:r w:rsidRPr="006C02B2">
              <w:rPr>
                <w:rFonts w:ascii="Calibri" w:eastAsia="Times New Roman" w:hAnsi="Calibri" w:cs="Times New Roman"/>
                <w:b/>
                <w:bCs/>
                <w:color w:val="FFFFFF"/>
              </w:rPr>
              <w:t>ab 1</w:t>
            </w:r>
            <w:r>
              <w:rPr>
                <w:rFonts w:ascii="Calibri" w:eastAsia="Times New Roman" w:hAnsi="Calibri" w:cs="Times New Roman"/>
                <w:b/>
                <w:bCs/>
                <w:color w:val="FFFFFF"/>
              </w:rPr>
              <w:t xml:space="preserve"> (QWR1 + QWR2 + CH1 + CH2)</w:t>
            </w:r>
          </w:p>
        </w:tc>
        <w:tc>
          <w:tcPr>
            <w:tcW w:w="2459" w:type="dxa"/>
            <w:tcBorders>
              <w:top w:val="nil"/>
              <w:left w:val="nil"/>
              <w:bottom w:val="single" w:sz="8" w:space="0" w:color="auto"/>
              <w:right w:val="single" w:sz="8" w:space="0" w:color="000000"/>
            </w:tcBorders>
            <w:shd w:val="clear" w:color="000000" w:fill="76933C"/>
            <w:noWrap/>
            <w:vAlign w:val="center"/>
            <w:hideMark/>
          </w:tcPr>
          <w:p w14:paraId="226F4389" w14:textId="1770E400" w:rsidR="00E13B3D" w:rsidRPr="006C02B2" w:rsidRDefault="00E13B3D" w:rsidP="00E13B3D">
            <w:pPr>
              <w:spacing w:after="0"/>
              <w:jc w:val="center"/>
              <w:rPr>
                <w:rFonts w:ascii="Calibri" w:eastAsia="Times New Roman" w:hAnsi="Calibri" w:cs="Times New Roman"/>
                <w:b/>
                <w:bCs/>
                <w:color w:val="000000"/>
              </w:rPr>
            </w:pPr>
            <w:r w:rsidRPr="006C02B2">
              <w:rPr>
                <w:rFonts w:ascii="Calibri" w:eastAsia="Times New Roman" w:hAnsi="Calibri" w:cs="Times New Roman"/>
                <w:b/>
                <w:bCs/>
                <w:color w:val="000000"/>
              </w:rPr>
              <w:t>Cab</w:t>
            </w:r>
            <w:r>
              <w:rPr>
                <w:rFonts w:ascii="Calibri" w:eastAsia="Times New Roman" w:hAnsi="Calibri" w:cs="Times New Roman"/>
                <w:b/>
                <w:bCs/>
                <w:color w:val="000000"/>
              </w:rPr>
              <w:t>2 (CH3 + CH4)</w:t>
            </w:r>
          </w:p>
        </w:tc>
        <w:tc>
          <w:tcPr>
            <w:tcW w:w="2459" w:type="dxa"/>
            <w:tcBorders>
              <w:top w:val="nil"/>
              <w:left w:val="nil"/>
              <w:bottom w:val="single" w:sz="8" w:space="0" w:color="auto"/>
              <w:right w:val="single" w:sz="8" w:space="0" w:color="000000"/>
            </w:tcBorders>
            <w:shd w:val="clear" w:color="000000" w:fill="9BBB59"/>
            <w:noWrap/>
            <w:vAlign w:val="center"/>
            <w:hideMark/>
          </w:tcPr>
          <w:p w14:paraId="217EA1D5" w14:textId="5A6E0D68" w:rsidR="00E13B3D" w:rsidRPr="006C02B2" w:rsidRDefault="00E13B3D" w:rsidP="00E13B3D">
            <w:pPr>
              <w:spacing w:after="0"/>
              <w:jc w:val="center"/>
              <w:rPr>
                <w:rFonts w:ascii="Calibri" w:eastAsia="Times New Roman" w:hAnsi="Calibri" w:cs="Times New Roman"/>
                <w:b/>
                <w:bCs/>
                <w:color w:val="000000"/>
              </w:rPr>
            </w:pPr>
            <w:r>
              <w:rPr>
                <w:rFonts w:ascii="Calibri" w:eastAsia="Times New Roman" w:hAnsi="Calibri" w:cs="Times New Roman"/>
                <w:b/>
                <w:bCs/>
                <w:color w:val="000000"/>
              </w:rPr>
              <w:t>C</w:t>
            </w:r>
            <w:r w:rsidRPr="006C02B2">
              <w:rPr>
                <w:rFonts w:ascii="Calibri" w:eastAsia="Times New Roman" w:hAnsi="Calibri" w:cs="Times New Roman"/>
                <w:b/>
                <w:bCs/>
                <w:color w:val="000000"/>
              </w:rPr>
              <w:t xml:space="preserve">ab </w:t>
            </w:r>
            <w:r>
              <w:rPr>
                <w:rFonts w:ascii="Calibri" w:eastAsia="Times New Roman" w:hAnsi="Calibri" w:cs="Times New Roman"/>
                <w:b/>
                <w:bCs/>
                <w:color w:val="000000"/>
              </w:rPr>
              <w:t>3 (CH5 + CH7)</w:t>
            </w:r>
          </w:p>
        </w:tc>
        <w:tc>
          <w:tcPr>
            <w:tcW w:w="2460" w:type="dxa"/>
            <w:tcBorders>
              <w:top w:val="nil"/>
              <w:left w:val="nil"/>
              <w:bottom w:val="single" w:sz="8" w:space="0" w:color="auto"/>
              <w:right w:val="single" w:sz="8" w:space="0" w:color="auto"/>
            </w:tcBorders>
            <w:shd w:val="clear" w:color="000000" w:fill="C4D79B"/>
            <w:noWrap/>
            <w:vAlign w:val="center"/>
            <w:hideMark/>
          </w:tcPr>
          <w:p w14:paraId="0BD57902" w14:textId="22E54B8D" w:rsidR="00E13B3D" w:rsidRPr="006C02B2" w:rsidRDefault="00E13B3D" w:rsidP="00AB53EA">
            <w:pPr>
              <w:spacing w:after="0"/>
              <w:jc w:val="center"/>
              <w:rPr>
                <w:rFonts w:ascii="Calibri" w:eastAsia="Times New Roman" w:hAnsi="Calibri" w:cs="Times New Roman"/>
                <w:b/>
                <w:bCs/>
                <w:color w:val="000000"/>
              </w:rPr>
            </w:pPr>
            <w:r>
              <w:rPr>
                <w:rFonts w:ascii="Calibri" w:eastAsia="Times New Roman" w:hAnsi="Calibri" w:cs="Times New Roman"/>
                <w:b/>
                <w:bCs/>
                <w:color w:val="000000"/>
              </w:rPr>
              <w:t>C</w:t>
            </w:r>
            <w:r w:rsidRPr="006C02B2">
              <w:rPr>
                <w:rFonts w:ascii="Calibri" w:eastAsia="Times New Roman" w:hAnsi="Calibri" w:cs="Times New Roman"/>
                <w:b/>
                <w:bCs/>
                <w:color w:val="000000"/>
              </w:rPr>
              <w:t>ab 4</w:t>
            </w:r>
            <w:r>
              <w:rPr>
                <w:rFonts w:ascii="Calibri" w:eastAsia="Times New Roman" w:hAnsi="Calibri" w:cs="Times New Roman"/>
                <w:b/>
                <w:bCs/>
                <w:color w:val="000000"/>
              </w:rPr>
              <w:t xml:space="preserve"> (CH6)</w:t>
            </w:r>
          </w:p>
        </w:tc>
      </w:tr>
      <w:tr w:rsidR="000D30A1" w:rsidRPr="006C02B2" w14:paraId="0E6B9BFF" w14:textId="77777777" w:rsidTr="00E13B3D">
        <w:trPr>
          <w:trHeight w:val="288"/>
        </w:trPr>
        <w:tc>
          <w:tcPr>
            <w:tcW w:w="2553" w:type="dxa"/>
            <w:tcBorders>
              <w:top w:val="nil"/>
              <w:left w:val="single" w:sz="8" w:space="0" w:color="auto"/>
              <w:bottom w:val="single" w:sz="8" w:space="0" w:color="auto"/>
              <w:right w:val="nil"/>
            </w:tcBorders>
            <w:shd w:val="clear" w:color="auto" w:fill="auto"/>
            <w:noWrap/>
            <w:vAlign w:val="center"/>
            <w:hideMark/>
          </w:tcPr>
          <w:p w14:paraId="0BD7F9DF" w14:textId="77777777" w:rsidR="000D30A1" w:rsidRPr="006C02B2" w:rsidRDefault="000D30A1" w:rsidP="00E13B3D">
            <w:pPr>
              <w:spacing w:after="0"/>
              <w:ind w:firstLineChars="100" w:firstLine="221"/>
              <w:jc w:val="left"/>
              <w:rPr>
                <w:rFonts w:ascii="Calibri" w:eastAsia="Times New Roman" w:hAnsi="Calibri" w:cs="Times New Roman"/>
                <w:b/>
                <w:bCs/>
                <w:color w:val="000000"/>
              </w:rPr>
            </w:pPr>
            <w:r w:rsidRPr="006C02B2">
              <w:rPr>
                <w:rFonts w:ascii="Calibri" w:eastAsia="Times New Roman" w:hAnsi="Calibri" w:cs="Times New Roman"/>
                <w:b/>
                <w:bCs/>
                <w:color w:val="000000"/>
              </w:rPr>
              <w:t>SPECIFICATIONS</w:t>
            </w:r>
          </w:p>
        </w:tc>
        <w:tc>
          <w:tcPr>
            <w:tcW w:w="862" w:type="dxa"/>
            <w:tcBorders>
              <w:top w:val="nil"/>
              <w:left w:val="single" w:sz="8" w:space="0" w:color="auto"/>
              <w:bottom w:val="single" w:sz="8" w:space="0" w:color="auto"/>
              <w:right w:val="single" w:sz="8" w:space="0" w:color="auto"/>
            </w:tcBorders>
            <w:shd w:val="clear" w:color="auto" w:fill="auto"/>
            <w:noWrap/>
            <w:vAlign w:val="center"/>
            <w:hideMark/>
          </w:tcPr>
          <w:p w14:paraId="7799A08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UNITS</w:t>
            </w:r>
          </w:p>
        </w:tc>
        <w:tc>
          <w:tcPr>
            <w:tcW w:w="9836"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5BB01D94"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r>
      <w:tr w:rsidR="000D30A1" w:rsidRPr="006C02B2" w14:paraId="767F64F3" w14:textId="77777777" w:rsidTr="00E13B3D">
        <w:trPr>
          <w:trHeight w:val="274"/>
        </w:trPr>
        <w:tc>
          <w:tcPr>
            <w:tcW w:w="13251" w:type="dxa"/>
            <w:gridSpan w:val="6"/>
            <w:tcBorders>
              <w:top w:val="single" w:sz="8" w:space="0" w:color="auto"/>
              <w:left w:val="single" w:sz="8" w:space="0" w:color="auto"/>
              <w:bottom w:val="nil"/>
              <w:right w:val="single" w:sz="8" w:space="0" w:color="000000"/>
            </w:tcBorders>
            <w:shd w:val="clear" w:color="000000" w:fill="808080"/>
            <w:noWrap/>
            <w:vAlign w:val="center"/>
            <w:hideMark/>
          </w:tcPr>
          <w:p w14:paraId="514C4852" w14:textId="77777777" w:rsidR="000D30A1" w:rsidRPr="006C02B2" w:rsidRDefault="000D30A1" w:rsidP="00E13B3D">
            <w:pPr>
              <w:spacing w:after="0"/>
              <w:ind w:firstLineChars="100" w:firstLine="221"/>
              <w:jc w:val="left"/>
              <w:rPr>
                <w:rFonts w:ascii="Calibri" w:eastAsia="Times New Roman" w:hAnsi="Calibri" w:cs="Times New Roman"/>
                <w:b/>
                <w:bCs/>
                <w:color w:val="FFFFFF"/>
              </w:rPr>
            </w:pPr>
            <w:r w:rsidRPr="006C02B2">
              <w:rPr>
                <w:rFonts w:ascii="Calibri" w:eastAsia="Times New Roman" w:hAnsi="Calibri" w:cs="Times New Roman"/>
                <w:b/>
                <w:bCs/>
                <w:color w:val="FFFFFF"/>
              </w:rPr>
              <w:t>General</w:t>
            </w:r>
          </w:p>
        </w:tc>
      </w:tr>
      <w:tr w:rsidR="000D30A1" w:rsidRPr="00186602" w14:paraId="32AB2EDC" w14:textId="77777777" w:rsidTr="00E13B3D">
        <w:trPr>
          <w:trHeight w:val="285"/>
        </w:trPr>
        <w:tc>
          <w:tcPr>
            <w:tcW w:w="2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0C574"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Communication via</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05B39A55"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56346247" w14:textId="2DD67AF0" w:rsidR="000D30A1" w:rsidRPr="00186602" w:rsidRDefault="00186602" w:rsidP="00186602">
            <w:pPr>
              <w:spacing w:after="0"/>
              <w:ind w:firstLineChars="100" w:firstLine="160"/>
              <w:jc w:val="left"/>
              <w:rPr>
                <w:rFonts w:ascii="Calibri" w:eastAsia="Times New Roman" w:hAnsi="Calibri" w:cs="Times New Roman"/>
                <w:color w:val="000000"/>
                <w:sz w:val="16"/>
                <w:szCs w:val="16"/>
              </w:rPr>
            </w:pPr>
            <w:r w:rsidRPr="00186602">
              <w:rPr>
                <w:rFonts w:ascii="Calibri" w:eastAsia="Times New Roman" w:hAnsi="Calibri" w:cs="Times New Roman"/>
                <w:color w:val="000000"/>
                <w:sz w:val="16"/>
                <w:szCs w:val="16"/>
              </w:rPr>
              <w:t xml:space="preserve">IBA </w:t>
            </w:r>
            <w:r w:rsidR="000D30A1" w:rsidRPr="00186602">
              <w:rPr>
                <w:rFonts w:ascii="Calibri" w:eastAsia="Times New Roman" w:hAnsi="Calibri" w:cs="Times New Roman"/>
                <w:color w:val="000000"/>
                <w:sz w:val="16"/>
                <w:szCs w:val="16"/>
              </w:rPr>
              <w:t xml:space="preserve">PLC </w:t>
            </w:r>
            <w:r w:rsidRPr="00186602">
              <w:rPr>
                <w:rFonts w:ascii="Calibri" w:eastAsia="Times New Roman" w:hAnsi="Calibri" w:cs="Times New Roman"/>
                <w:color w:val="000000"/>
                <w:sz w:val="16"/>
                <w:szCs w:val="16"/>
              </w:rPr>
              <w:t xml:space="preserve">and </w:t>
            </w:r>
            <w:r w:rsidR="00650622">
              <w:rPr>
                <w:rFonts w:ascii="Calibri" w:eastAsia="Times New Roman" w:hAnsi="Calibri" w:cs="Times New Roman"/>
                <w:color w:val="000000"/>
                <w:sz w:val="16"/>
                <w:szCs w:val="16"/>
              </w:rPr>
              <w:t>SSM</w:t>
            </w:r>
            <w:r w:rsidR="000D30A1" w:rsidRPr="00186602">
              <w:rPr>
                <w:rFonts w:ascii="Calibri" w:eastAsia="Times New Roman" w:hAnsi="Calibri" w:cs="Times New Roman"/>
                <w:color w:val="000000"/>
                <w:sz w:val="16"/>
                <w:szCs w:val="16"/>
              </w:rPr>
              <w:t xml:space="preserve"> module </w:t>
            </w:r>
            <w:r w:rsidRPr="00186602">
              <w:rPr>
                <w:rFonts w:ascii="Calibri" w:eastAsia="Times New Roman" w:hAnsi="Calibri" w:cs="Times New Roman"/>
                <w:color w:val="000000"/>
                <w:sz w:val="16"/>
                <w:szCs w:val="16"/>
              </w:rPr>
              <w:t xml:space="preserve">use </w:t>
            </w:r>
            <w:r w:rsidR="000D30A1" w:rsidRPr="00186602">
              <w:rPr>
                <w:rFonts w:ascii="Calibri" w:eastAsia="Times New Roman" w:hAnsi="Calibri" w:cs="Times New Roman"/>
                <w:color w:val="000000"/>
                <w:sz w:val="16"/>
                <w:szCs w:val="16"/>
              </w:rPr>
              <w:t>Modbus TCP</w:t>
            </w:r>
          </w:p>
        </w:tc>
      </w:tr>
      <w:tr w:rsidR="000D30A1" w:rsidRPr="006C02B2" w14:paraId="508C7437" w14:textId="77777777" w:rsidTr="00E13B3D">
        <w:trPr>
          <w:trHeight w:val="822"/>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6C318B6E"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Command access</w:t>
            </w:r>
          </w:p>
        </w:tc>
        <w:tc>
          <w:tcPr>
            <w:tcW w:w="862" w:type="dxa"/>
            <w:tcBorders>
              <w:top w:val="nil"/>
              <w:left w:val="nil"/>
              <w:bottom w:val="single" w:sz="4" w:space="0" w:color="auto"/>
              <w:right w:val="single" w:sz="4" w:space="0" w:color="auto"/>
            </w:tcBorders>
            <w:shd w:val="clear" w:color="auto" w:fill="auto"/>
            <w:noWrap/>
            <w:vAlign w:val="center"/>
            <w:hideMark/>
          </w:tcPr>
          <w:p w14:paraId="43BEEF2D"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BC7D879" w14:textId="1F20891F" w:rsidR="00ED7A47" w:rsidRDefault="000D30A1" w:rsidP="00E974C2">
            <w:pPr>
              <w:spacing w:after="0"/>
              <w:jc w:val="left"/>
              <w:rPr>
                <w:rFonts w:ascii="Calibri" w:eastAsia="Times New Roman" w:hAnsi="Calibri" w:cs="Times New Roman"/>
                <w:color w:val="000000"/>
                <w:sz w:val="16"/>
                <w:szCs w:val="16"/>
              </w:rPr>
            </w:pPr>
            <w:r>
              <w:rPr>
                <w:rFonts w:ascii="Calibri" w:eastAsia="Times New Roman" w:hAnsi="Calibri" w:cs="Times New Roman"/>
                <w:color w:val="000000"/>
                <w:sz w:val="16"/>
                <w:szCs w:val="16"/>
              </w:rPr>
              <w:t>T</w:t>
            </w:r>
            <w:r w:rsidRPr="006C02B2">
              <w:rPr>
                <w:rFonts w:ascii="Calibri" w:eastAsia="Times New Roman" w:hAnsi="Calibri" w:cs="Times New Roman"/>
                <w:color w:val="000000"/>
                <w:sz w:val="16"/>
                <w:szCs w:val="16"/>
              </w:rPr>
              <w:t xml:space="preserve">hrough IBA PLC </w:t>
            </w:r>
            <w:r w:rsidR="00ED7A47">
              <w:rPr>
                <w:rFonts w:ascii="Calibri" w:eastAsia="Times New Roman" w:hAnsi="Calibri" w:cs="Times New Roman"/>
                <w:color w:val="000000"/>
                <w:sz w:val="16"/>
                <w:szCs w:val="16"/>
              </w:rPr>
              <w:t xml:space="preserve">for </w:t>
            </w:r>
            <w:r w:rsidR="00ED7A47" w:rsidRPr="006C02B2">
              <w:rPr>
                <w:rFonts w:ascii="Calibri" w:eastAsia="Times New Roman" w:hAnsi="Calibri" w:cs="Times New Roman"/>
                <w:color w:val="000000"/>
                <w:sz w:val="16"/>
                <w:szCs w:val="16"/>
              </w:rPr>
              <w:t>functional comma</w:t>
            </w:r>
            <w:r w:rsidR="00ED7A47">
              <w:rPr>
                <w:rFonts w:ascii="Calibri" w:eastAsia="Times New Roman" w:hAnsi="Calibri" w:cs="Times New Roman"/>
                <w:color w:val="000000"/>
                <w:sz w:val="16"/>
                <w:szCs w:val="16"/>
              </w:rPr>
              <w:t>nd (on/off/reset)</w:t>
            </w:r>
          </w:p>
          <w:p w14:paraId="0EEA60B3" w14:textId="2F3B12D0" w:rsidR="000D30A1" w:rsidRPr="00ED7A47" w:rsidRDefault="00650622" w:rsidP="00E974C2">
            <w:pPr>
              <w:autoSpaceDE w:val="0"/>
              <w:autoSpaceDN w:val="0"/>
              <w:adjustRightInd w:val="0"/>
              <w:spacing w:after="0"/>
              <w:jc w:val="left"/>
              <w:rPr>
                <w:rFonts w:cs="Segoe UI"/>
                <w:sz w:val="20"/>
                <w:szCs w:val="20"/>
              </w:rPr>
            </w:pPr>
            <w:r>
              <w:rPr>
                <w:rFonts w:cs="Segoe UI"/>
                <w:color w:val="000000"/>
                <w:sz w:val="16"/>
                <w:szCs w:val="16"/>
              </w:rPr>
              <w:t>SSM</w:t>
            </w:r>
            <w:r w:rsidR="00ED7A47">
              <w:rPr>
                <w:rFonts w:cs="Segoe UI"/>
                <w:color w:val="000000"/>
                <w:sz w:val="16"/>
                <w:szCs w:val="16"/>
              </w:rPr>
              <w:t xml:space="preserve"> commands are sent directly from IOC to </w:t>
            </w:r>
            <w:r>
              <w:rPr>
                <w:rFonts w:cs="Segoe UI"/>
                <w:color w:val="000000"/>
                <w:sz w:val="16"/>
                <w:szCs w:val="16"/>
              </w:rPr>
              <w:t>SSM</w:t>
            </w:r>
            <w:r w:rsidR="00ED7A47">
              <w:rPr>
                <w:rFonts w:cs="Segoe UI"/>
                <w:color w:val="000000"/>
                <w:sz w:val="16"/>
                <w:szCs w:val="16"/>
              </w:rPr>
              <w:t xml:space="preserve"> through </w:t>
            </w:r>
            <w:r w:rsidR="00E974C2">
              <w:rPr>
                <w:rFonts w:cs="Segoe UI"/>
                <w:color w:val="000000"/>
                <w:sz w:val="16"/>
                <w:szCs w:val="16"/>
              </w:rPr>
              <w:t xml:space="preserve">raw TCP protocol </w:t>
            </w:r>
            <w:r w:rsidR="00ED7A47">
              <w:rPr>
                <w:rFonts w:cs="Segoe UI"/>
                <w:color w:val="000000"/>
                <w:sz w:val="16"/>
                <w:szCs w:val="16"/>
              </w:rPr>
              <w:t>for buffer and trigger management</w:t>
            </w:r>
            <w:r w:rsidR="00ED7A47" w:rsidRPr="00E974C2">
              <w:rPr>
                <w:rFonts w:cs="Segoe UI"/>
                <w:b/>
                <w:color w:val="000000"/>
                <w:sz w:val="16"/>
                <w:szCs w:val="16"/>
              </w:rPr>
              <w:t xml:space="preserve"> only</w:t>
            </w:r>
          </w:p>
        </w:tc>
      </w:tr>
      <w:tr w:rsidR="000D30A1" w:rsidRPr="006C02B2" w14:paraId="45CBD98A"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37533CD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Safety interlocks</w:t>
            </w:r>
          </w:p>
        </w:tc>
        <w:tc>
          <w:tcPr>
            <w:tcW w:w="862" w:type="dxa"/>
            <w:tcBorders>
              <w:top w:val="nil"/>
              <w:left w:val="nil"/>
              <w:bottom w:val="single" w:sz="4" w:space="0" w:color="auto"/>
              <w:right w:val="single" w:sz="4" w:space="0" w:color="auto"/>
            </w:tcBorders>
            <w:shd w:val="clear" w:color="auto" w:fill="auto"/>
            <w:noWrap/>
            <w:vAlign w:val="center"/>
            <w:hideMark/>
          </w:tcPr>
          <w:p w14:paraId="0F52F72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7CE05939" w14:textId="1326D1C0"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Push button on the amplifiers,</w:t>
            </w:r>
            <w:r w:rsidR="00E13B3D">
              <w:rPr>
                <w:rFonts w:ascii="Calibri" w:eastAsia="Times New Roman" w:hAnsi="Calibri" w:cs="Times New Roman"/>
                <w:sz w:val="16"/>
                <w:szCs w:val="16"/>
              </w:rPr>
              <w:t xml:space="preserve"> </w:t>
            </w:r>
            <w:r w:rsidRPr="006C02B2">
              <w:rPr>
                <w:rFonts w:ascii="Calibri" w:eastAsia="Times New Roman" w:hAnsi="Calibri" w:cs="Times New Roman"/>
                <w:sz w:val="16"/>
                <w:szCs w:val="16"/>
              </w:rPr>
              <w:t>SCK to connect themselves on it to be able to cut the supply and RF</w:t>
            </w:r>
            <w:r>
              <w:rPr>
                <w:rFonts w:ascii="Calibri" w:eastAsia="Times New Roman" w:hAnsi="Calibri" w:cs="Times New Roman"/>
                <w:sz w:val="16"/>
                <w:szCs w:val="16"/>
              </w:rPr>
              <w:t xml:space="preserve"> (</w:t>
            </w:r>
            <w:r w:rsidRPr="006C02B2">
              <w:rPr>
                <w:rFonts w:ascii="Calibri" w:eastAsia="Times New Roman" w:hAnsi="Calibri" w:cs="Times New Roman"/>
                <w:sz w:val="16"/>
                <w:szCs w:val="16"/>
              </w:rPr>
              <w:t xml:space="preserve">Electrical contacts in </w:t>
            </w:r>
            <w:proofErr w:type="spellStart"/>
            <w:r w:rsidRPr="006C02B2">
              <w:rPr>
                <w:rFonts w:ascii="Calibri" w:eastAsia="Times New Roman" w:hAnsi="Calibri" w:cs="Times New Roman"/>
                <w:sz w:val="16"/>
                <w:szCs w:val="16"/>
              </w:rPr>
              <w:t>serie</w:t>
            </w:r>
            <w:proofErr w:type="spellEnd"/>
            <w:r>
              <w:rPr>
                <w:rFonts w:ascii="Calibri" w:eastAsia="Times New Roman" w:hAnsi="Calibri" w:cs="Times New Roman"/>
                <w:sz w:val="16"/>
                <w:szCs w:val="16"/>
              </w:rPr>
              <w:t>)</w:t>
            </w:r>
          </w:p>
        </w:tc>
      </w:tr>
      <w:tr w:rsidR="000D30A1" w:rsidRPr="006C02B2" w14:paraId="3915588E"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38656A4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External interlocks</w:t>
            </w:r>
          </w:p>
        </w:tc>
        <w:tc>
          <w:tcPr>
            <w:tcW w:w="862" w:type="dxa"/>
            <w:tcBorders>
              <w:top w:val="nil"/>
              <w:left w:val="nil"/>
              <w:bottom w:val="single" w:sz="4" w:space="0" w:color="auto"/>
              <w:right w:val="single" w:sz="4" w:space="0" w:color="auto"/>
            </w:tcBorders>
            <w:shd w:val="clear" w:color="auto" w:fill="auto"/>
            <w:noWrap/>
            <w:vAlign w:val="center"/>
            <w:hideMark/>
          </w:tcPr>
          <w:p w14:paraId="25AC371C"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5ACB01EA"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Water flow (cabinet, dummy load), emergency off… -&gt; 1 general external interlock per cabinet</w:t>
            </w:r>
          </w:p>
        </w:tc>
      </w:tr>
      <w:tr w:rsidR="000D30A1" w:rsidRPr="006C02B2" w14:paraId="5057F825"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02F324A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Fast external interlock</w:t>
            </w:r>
          </w:p>
        </w:tc>
        <w:tc>
          <w:tcPr>
            <w:tcW w:w="862" w:type="dxa"/>
            <w:tcBorders>
              <w:top w:val="nil"/>
              <w:left w:val="nil"/>
              <w:bottom w:val="single" w:sz="4" w:space="0" w:color="auto"/>
              <w:right w:val="single" w:sz="4" w:space="0" w:color="auto"/>
            </w:tcBorders>
            <w:shd w:val="clear" w:color="auto" w:fill="auto"/>
            <w:noWrap/>
            <w:vAlign w:val="center"/>
            <w:hideMark/>
          </w:tcPr>
          <w:p w14:paraId="44D268D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70E080E"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Action on main RF switch analogic; DB9 interface RS485</w:t>
            </w:r>
          </w:p>
        </w:tc>
      </w:tr>
      <w:tr w:rsidR="000D30A1" w:rsidRPr="006C02B2" w14:paraId="364B7F18" w14:textId="77777777" w:rsidTr="00E13B3D">
        <w:trPr>
          <w:trHeight w:val="285"/>
        </w:trPr>
        <w:tc>
          <w:tcPr>
            <w:tcW w:w="255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D79555"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Internal interlocks</w:t>
            </w:r>
          </w:p>
        </w:tc>
        <w:tc>
          <w:tcPr>
            <w:tcW w:w="86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88BB5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1E86D94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proofErr w:type="spellStart"/>
            <w:r w:rsidRPr="006C02B2">
              <w:rPr>
                <w:rFonts w:ascii="Calibri" w:eastAsia="Times New Roman" w:hAnsi="Calibri" w:cs="Times New Roman"/>
                <w:color w:val="000000"/>
                <w:sz w:val="16"/>
                <w:szCs w:val="16"/>
              </w:rPr>
              <w:t>fwd</w:t>
            </w:r>
            <w:proofErr w:type="spellEnd"/>
            <w:r w:rsidRPr="006C02B2">
              <w:rPr>
                <w:rFonts w:ascii="Calibri" w:eastAsia="Times New Roman" w:hAnsi="Calibri" w:cs="Times New Roman"/>
                <w:color w:val="000000"/>
                <w:sz w:val="16"/>
                <w:szCs w:val="16"/>
              </w:rPr>
              <w:t xml:space="preserve"> and </w:t>
            </w:r>
            <w:proofErr w:type="spellStart"/>
            <w:r w:rsidRPr="006C02B2">
              <w:rPr>
                <w:rFonts w:ascii="Calibri" w:eastAsia="Times New Roman" w:hAnsi="Calibri" w:cs="Times New Roman"/>
                <w:color w:val="000000"/>
                <w:sz w:val="16"/>
                <w:szCs w:val="16"/>
              </w:rPr>
              <w:t>refl</w:t>
            </w:r>
            <w:proofErr w:type="spellEnd"/>
            <w:r w:rsidRPr="006C02B2">
              <w:rPr>
                <w:rFonts w:ascii="Calibri" w:eastAsia="Times New Roman" w:hAnsi="Calibri" w:cs="Times New Roman"/>
                <w:color w:val="000000"/>
                <w:sz w:val="16"/>
                <w:szCs w:val="16"/>
              </w:rPr>
              <w:t xml:space="preserve"> power</w:t>
            </w:r>
            <w:r>
              <w:rPr>
                <w:rFonts w:ascii="Calibri" w:eastAsia="Times New Roman" w:hAnsi="Calibri" w:cs="Times New Roman"/>
                <w:color w:val="000000"/>
                <w:sz w:val="16"/>
                <w:szCs w:val="16"/>
              </w:rPr>
              <w:t xml:space="preserve"> (</w:t>
            </w:r>
            <w:r w:rsidRPr="006C02B2">
              <w:rPr>
                <w:rFonts w:ascii="Calibri" w:eastAsia="Times New Roman" w:hAnsi="Calibri" w:cs="Times New Roman"/>
                <w:sz w:val="16"/>
                <w:szCs w:val="16"/>
              </w:rPr>
              <w:t>No limit but threshold for the alarm</w:t>
            </w:r>
            <w:r>
              <w:rPr>
                <w:rFonts w:ascii="Calibri" w:eastAsia="Times New Roman" w:hAnsi="Calibri" w:cs="Times New Roman"/>
                <w:sz w:val="16"/>
                <w:szCs w:val="16"/>
              </w:rPr>
              <w:t>)</w:t>
            </w:r>
          </w:p>
        </w:tc>
      </w:tr>
      <w:tr w:rsidR="000D30A1" w:rsidRPr="006C02B2" w14:paraId="02EE80A2"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09579BEE"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0105B5A2"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5315B5DB"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Voltage and current on each pallet</w:t>
            </w:r>
            <w:r>
              <w:rPr>
                <w:rFonts w:ascii="Calibri" w:eastAsia="Times New Roman" w:hAnsi="Calibri" w:cs="Times New Roman"/>
                <w:sz w:val="16"/>
                <w:szCs w:val="16"/>
              </w:rPr>
              <w:t xml:space="preserve"> (</w:t>
            </w:r>
            <w:r w:rsidRPr="006C02B2">
              <w:rPr>
                <w:rFonts w:ascii="Calibri" w:eastAsia="Times New Roman" w:hAnsi="Calibri" w:cs="Times New Roman"/>
                <w:sz w:val="16"/>
                <w:szCs w:val="16"/>
              </w:rPr>
              <w:t>Alarm when there is a default on the pallet + sanity check at start + continuous current check</w:t>
            </w:r>
            <w:r>
              <w:rPr>
                <w:rFonts w:ascii="Calibri" w:eastAsia="Times New Roman" w:hAnsi="Calibri" w:cs="Times New Roman"/>
                <w:sz w:val="16"/>
                <w:szCs w:val="16"/>
              </w:rPr>
              <w:t>)</w:t>
            </w:r>
          </w:p>
        </w:tc>
      </w:tr>
      <w:tr w:rsidR="000D30A1" w:rsidRPr="006C02B2" w14:paraId="3C0964EC" w14:textId="77777777" w:rsidTr="00E13B3D">
        <w:trPr>
          <w:trHeight w:val="348"/>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12C97F47"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572471A7"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2C29009E"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Voltage/current of each PS</w:t>
            </w:r>
          </w:p>
        </w:tc>
      </w:tr>
      <w:tr w:rsidR="000D30A1" w:rsidRPr="006C02B2" w14:paraId="5BE3F37F"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4F717C10"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4FB152D8"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60C40AEC"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Input and output temperature of air</w:t>
            </w:r>
            <w:r>
              <w:rPr>
                <w:rFonts w:ascii="Calibri" w:eastAsia="Times New Roman" w:hAnsi="Calibri" w:cs="Times New Roman"/>
                <w:color w:val="000000"/>
                <w:sz w:val="16"/>
                <w:szCs w:val="16"/>
              </w:rPr>
              <w:t xml:space="preserve"> (</w:t>
            </w:r>
            <w:r w:rsidRPr="006C02B2">
              <w:rPr>
                <w:rFonts w:ascii="Calibri" w:eastAsia="Times New Roman" w:hAnsi="Calibri" w:cs="Times New Roman"/>
                <w:sz w:val="16"/>
                <w:szCs w:val="16"/>
              </w:rPr>
              <w:t>rack input and output air temperature</w:t>
            </w:r>
            <w:r>
              <w:rPr>
                <w:rFonts w:ascii="Calibri" w:eastAsia="Times New Roman" w:hAnsi="Calibri" w:cs="Times New Roman"/>
                <w:sz w:val="16"/>
                <w:szCs w:val="16"/>
              </w:rPr>
              <w:t xml:space="preserve"> - </w:t>
            </w:r>
            <w:r w:rsidRPr="006C02B2">
              <w:rPr>
                <w:rFonts w:ascii="Calibri" w:eastAsia="Times New Roman" w:hAnsi="Calibri" w:cs="Times New Roman"/>
                <w:sz w:val="16"/>
                <w:szCs w:val="16"/>
              </w:rPr>
              <w:t>2 measurements/rack)</w:t>
            </w:r>
          </w:p>
        </w:tc>
      </w:tr>
      <w:tr w:rsidR="000D30A1" w:rsidRPr="006C02B2" w14:paraId="0B262A63"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53014154"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72340675"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50E8B9A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Input and output temperature of water cooling</w:t>
            </w:r>
            <w:r>
              <w:rPr>
                <w:rFonts w:ascii="Calibri" w:eastAsia="Times New Roman" w:hAnsi="Calibri" w:cs="Times New Roman"/>
                <w:color w:val="000000"/>
                <w:sz w:val="16"/>
                <w:szCs w:val="16"/>
              </w:rPr>
              <w:t xml:space="preserve"> (</w:t>
            </w:r>
            <w:r w:rsidRPr="006C02B2">
              <w:rPr>
                <w:rFonts w:ascii="Calibri" w:eastAsia="Times New Roman" w:hAnsi="Calibri" w:cs="Times New Roman"/>
                <w:sz w:val="16"/>
                <w:szCs w:val="16"/>
              </w:rPr>
              <w:t>rack input and output water temperature</w:t>
            </w:r>
            <w:r>
              <w:rPr>
                <w:rFonts w:ascii="Calibri" w:eastAsia="Times New Roman" w:hAnsi="Calibri" w:cs="Times New Roman"/>
                <w:sz w:val="16"/>
                <w:szCs w:val="16"/>
              </w:rPr>
              <w:t xml:space="preserve"> - </w:t>
            </w:r>
            <w:r w:rsidRPr="006C02B2">
              <w:rPr>
                <w:rFonts w:ascii="Calibri" w:eastAsia="Times New Roman" w:hAnsi="Calibri" w:cs="Times New Roman"/>
                <w:sz w:val="16"/>
                <w:szCs w:val="16"/>
              </w:rPr>
              <w:t>2 measurements/rack)</w:t>
            </w:r>
          </w:p>
        </w:tc>
      </w:tr>
      <w:tr w:rsidR="000D30A1" w:rsidRPr="006C02B2" w14:paraId="569437EC"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5234C3B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Fast interlock output type</w:t>
            </w:r>
          </w:p>
        </w:tc>
        <w:tc>
          <w:tcPr>
            <w:tcW w:w="862" w:type="dxa"/>
            <w:tcBorders>
              <w:top w:val="nil"/>
              <w:left w:val="nil"/>
              <w:bottom w:val="single" w:sz="4" w:space="0" w:color="auto"/>
              <w:right w:val="single" w:sz="4" w:space="0" w:color="auto"/>
            </w:tcBorders>
            <w:shd w:val="clear" w:color="auto" w:fill="auto"/>
            <w:noWrap/>
            <w:vAlign w:val="center"/>
            <w:hideMark/>
          </w:tcPr>
          <w:p w14:paraId="4D456D0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7B751ADB"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RS485</w:t>
            </w:r>
          </w:p>
        </w:tc>
      </w:tr>
      <w:tr w:rsidR="000D30A1" w:rsidRPr="006C02B2" w14:paraId="048A79CD" w14:textId="77777777" w:rsidTr="00E13B3D">
        <w:trPr>
          <w:trHeight w:val="285"/>
        </w:trPr>
        <w:tc>
          <w:tcPr>
            <w:tcW w:w="255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32360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Monitoring</w:t>
            </w:r>
          </w:p>
        </w:tc>
        <w:tc>
          <w:tcPr>
            <w:tcW w:w="86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4F3D21" w14:textId="77777777" w:rsidR="000D30A1" w:rsidRPr="006C02B2" w:rsidRDefault="000D30A1" w:rsidP="00E13B3D">
            <w:pPr>
              <w:spacing w:after="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3EE8D043"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proofErr w:type="spellStart"/>
            <w:r w:rsidRPr="006C02B2">
              <w:rPr>
                <w:rFonts w:ascii="Calibri" w:eastAsia="Times New Roman" w:hAnsi="Calibri" w:cs="Times New Roman"/>
                <w:color w:val="000000"/>
                <w:sz w:val="16"/>
                <w:szCs w:val="16"/>
              </w:rPr>
              <w:t>fwd</w:t>
            </w:r>
            <w:proofErr w:type="spellEnd"/>
            <w:r w:rsidRPr="006C02B2">
              <w:rPr>
                <w:rFonts w:ascii="Calibri" w:eastAsia="Times New Roman" w:hAnsi="Calibri" w:cs="Times New Roman"/>
                <w:color w:val="000000"/>
                <w:sz w:val="16"/>
                <w:szCs w:val="16"/>
              </w:rPr>
              <w:t xml:space="preserve"> and </w:t>
            </w:r>
            <w:proofErr w:type="spellStart"/>
            <w:r w:rsidRPr="006C02B2">
              <w:rPr>
                <w:rFonts w:ascii="Calibri" w:eastAsia="Times New Roman" w:hAnsi="Calibri" w:cs="Times New Roman"/>
                <w:color w:val="000000"/>
                <w:sz w:val="16"/>
                <w:szCs w:val="16"/>
              </w:rPr>
              <w:t>refl</w:t>
            </w:r>
            <w:proofErr w:type="spellEnd"/>
            <w:r w:rsidRPr="006C02B2">
              <w:rPr>
                <w:rFonts w:ascii="Calibri" w:eastAsia="Times New Roman" w:hAnsi="Calibri" w:cs="Times New Roman"/>
                <w:color w:val="000000"/>
                <w:sz w:val="16"/>
                <w:szCs w:val="16"/>
              </w:rPr>
              <w:t xml:space="preserve"> power</w:t>
            </w:r>
          </w:p>
        </w:tc>
      </w:tr>
      <w:tr w:rsidR="000D30A1" w:rsidRPr="006C02B2" w14:paraId="67FAC2ED"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4F6F70AF"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0142C0CB"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78EAEFB4"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Voltage and current on each pallet</w:t>
            </w:r>
          </w:p>
        </w:tc>
      </w:tr>
      <w:tr w:rsidR="000D30A1" w:rsidRPr="006C02B2" w14:paraId="3042376B"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1A14F11D"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3072B868"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3C194393"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Voltage/current of each PS</w:t>
            </w:r>
          </w:p>
        </w:tc>
      </w:tr>
      <w:tr w:rsidR="000D30A1" w:rsidRPr="006C02B2" w14:paraId="58DBEA41"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7754D59D"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0C93EEC2"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223B5295"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Input and output temperature of air</w:t>
            </w:r>
          </w:p>
        </w:tc>
      </w:tr>
      <w:tr w:rsidR="000D30A1" w:rsidRPr="006C02B2" w14:paraId="2AB493A4"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07B6AE70"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064EA49B"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120D7E5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Input and output temperature of internal water cooling</w:t>
            </w:r>
          </w:p>
        </w:tc>
      </w:tr>
      <w:tr w:rsidR="000D30A1" w:rsidRPr="006C02B2" w14:paraId="3C6AB264"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6C90D1B8"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0ACA6334"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114C6FD3"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Input and output temperature of external water cooling</w:t>
            </w:r>
          </w:p>
        </w:tc>
      </w:tr>
      <w:tr w:rsidR="000D30A1" w:rsidRPr="006C02B2" w14:paraId="3DAA4DF4"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644A7DC4"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18C7C76F"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433AB122"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External flow meter</w:t>
            </w:r>
          </w:p>
        </w:tc>
      </w:tr>
      <w:tr w:rsidR="000D30A1" w:rsidRPr="006C02B2" w14:paraId="28245865" w14:textId="77777777" w:rsidTr="00E13B3D">
        <w:trPr>
          <w:trHeight w:val="285"/>
        </w:trPr>
        <w:tc>
          <w:tcPr>
            <w:tcW w:w="2553" w:type="dxa"/>
            <w:vMerge/>
            <w:tcBorders>
              <w:top w:val="nil"/>
              <w:left w:val="single" w:sz="4" w:space="0" w:color="auto"/>
              <w:bottom w:val="single" w:sz="4" w:space="0" w:color="auto"/>
              <w:right w:val="single" w:sz="4" w:space="0" w:color="auto"/>
            </w:tcBorders>
            <w:shd w:val="clear" w:color="auto" w:fill="auto"/>
            <w:vAlign w:val="center"/>
            <w:hideMark/>
          </w:tcPr>
          <w:p w14:paraId="497D52FF"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862" w:type="dxa"/>
            <w:vMerge/>
            <w:tcBorders>
              <w:top w:val="nil"/>
              <w:left w:val="single" w:sz="4" w:space="0" w:color="auto"/>
              <w:bottom w:val="single" w:sz="4" w:space="0" w:color="auto"/>
              <w:right w:val="single" w:sz="4" w:space="0" w:color="auto"/>
            </w:tcBorders>
            <w:shd w:val="clear" w:color="auto" w:fill="auto"/>
            <w:vAlign w:val="center"/>
            <w:hideMark/>
          </w:tcPr>
          <w:p w14:paraId="67E5D3CE" w14:textId="77777777" w:rsidR="000D30A1" w:rsidRPr="006C02B2" w:rsidRDefault="000D30A1" w:rsidP="00E13B3D">
            <w:pPr>
              <w:spacing w:after="0"/>
              <w:jc w:val="left"/>
              <w:rPr>
                <w:rFonts w:ascii="Calibri" w:eastAsia="Times New Roman" w:hAnsi="Calibri" w:cs="Times New Roman"/>
                <w:color w:val="000000"/>
                <w:sz w:val="16"/>
                <w:szCs w:val="16"/>
              </w:rPr>
            </w:pPr>
          </w:p>
        </w:tc>
        <w:tc>
          <w:tcPr>
            <w:tcW w:w="9836" w:type="dxa"/>
            <w:gridSpan w:val="4"/>
            <w:tcBorders>
              <w:top w:val="single" w:sz="4" w:space="0" w:color="auto"/>
              <w:left w:val="nil"/>
              <w:bottom w:val="single" w:sz="4" w:space="0" w:color="auto"/>
              <w:right w:val="single" w:sz="4" w:space="0" w:color="auto"/>
            </w:tcBorders>
            <w:shd w:val="clear" w:color="auto" w:fill="auto"/>
            <w:vAlign w:val="center"/>
          </w:tcPr>
          <w:p w14:paraId="76FB7780"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External water flow switches state</w:t>
            </w:r>
          </w:p>
        </w:tc>
      </w:tr>
      <w:tr w:rsidR="000D30A1" w:rsidRPr="006C02B2" w14:paraId="01F3B06B"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155FEDF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xml:space="preserve">External </w:t>
            </w:r>
            <w:proofErr w:type="gramStart"/>
            <w:r w:rsidRPr="006C02B2">
              <w:rPr>
                <w:rFonts w:ascii="Calibri" w:eastAsia="Times New Roman" w:hAnsi="Calibri" w:cs="Times New Roman"/>
                <w:color w:val="000000"/>
                <w:sz w:val="16"/>
                <w:szCs w:val="16"/>
              </w:rPr>
              <w:t>water cooling</w:t>
            </w:r>
            <w:proofErr w:type="gramEnd"/>
            <w:r w:rsidRPr="006C02B2">
              <w:rPr>
                <w:rFonts w:ascii="Calibri" w:eastAsia="Times New Roman" w:hAnsi="Calibri" w:cs="Times New Roman"/>
                <w:color w:val="000000"/>
                <w:sz w:val="16"/>
                <w:szCs w:val="16"/>
              </w:rPr>
              <w:t xml:space="preserve"> interface</w:t>
            </w:r>
          </w:p>
        </w:tc>
        <w:tc>
          <w:tcPr>
            <w:tcW w:w="862" w:type="dxa"/>
            <w:tcBorders>
              <w:top w:val="nil"/>
              <w:left w:val="nil"/>
              <w:bottom w:val="single" w:sz="4" w:space="0" w:color="auto"/>
              <w:right w:val="single" w:sz="4" w:space="0" w:color="auto"/>
            </w:tcBorders>
            <w:shd w:val="clear" w:color="auto" w:fill="auto"/>
            <w:noWrap/>
            <w:vAlign w:val="center"/>
            <w:hideMark/>
          </w:tcPr>
          <w:p w14:paraId="1C37E276" w14:textId="77777777" w:rsidR="000D30A1" w:rsidRPr="006C02B2" w:rsidRDefault="000D30A1" w:rsidP="00E13B3D">
            <w:pPr>
              <w:spacing w:after="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26F78D4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Sockets for temperatures (2 items), flow meter (1 item) and flow switch (2 items)</w:t>
            </w:r>
          </w:p>
        </w:tc>
      </w:tr>
      <w:tr w:rsidR="000D30A1" w:rsidRPr="006C02B2" w14:paraId="79515BD4"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7CC3A14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Local/ Remote Control</w:t>
            </w:r>
          </w:p>
        </w:tc>
        <w:tc>
          <w:tcPr>
            <w:tcW w:w="862" w:type="dxa"/>
            <w:tcBorders>
              <w:top w:val="nil"/>
              <w:left w:val="nil"/>
              <w:bottom w:val="single" w:sz="4" w:space="0" w:color="auto"/>
              <w:right w:val="single" w:sz="4" w:space="0" w:color="auto"/>
            </w:tcBorders>
            <w:shd w:val="clear" w:color="auto" w:fill="auto"/>
            <w:noWrap/>
            <w:vAlign w:val="center"/>
            <w:hideMark/>
          </w:tcPr>
          <w:p w14:paraId="780E3725"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546672DD"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By software</w:t>
            </w:r>
          </w:p>
        </w:tc>
      </w:tr>
      <w:tr w:rsidR="000D30A1" w:rsidRPr="006C02B2" w14:paraId="11799FD5"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413CC22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RF Status</w:t>
            </w:r>
          </w:p>
        </w:tc>
        <w:tc>
          <w:tcPr>
            <w:tcW w:w="862" w:type="dxa"/>
            <w:tcBorders>
              <w:top w:val="nil"/>
              <w:left w:val="nil"/>
              <w:bottom w:val="single" w:sz="4" w:space="0" w:color="auto"/>
              <w:right w:val="single" w:sz="4" w:space="0" w:color="auto"/>
            </w:tcBorders>
            <w:shd w:val="clear" w:color="auto" w:fill="auto"/>
            <w:noWrap/>
            <w:vAlign w:val="center"/>
            <w:hideMark/>
          </w:tcPr>
          <w:p w14:paraId="52F1792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14C2D532"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OFF, alim ON, RF ON</w:t>
            </w:r>
          </w:p>
        </w:tc>
      </w:tr>
      <w:tr w:rsidR="000D30A1" w:rsidRPr="006C02B2" w14:paraId="63A92A88"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01F5587E"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Flag management</w:t>
            </w:r>
          </w:p>
        </w:tc>
        <w:tc>
          <w:tcPr>
            <w:tcW w:w="862" w:type="dxa"/>
            <w:tcBorders>
              <w:top w:val="nil"/>
              <w:left w:val="nil"/>
              <w:bottom w:val="single" w:sz="4" w:space="0" w:color="auto"/>
              <w:right w:val="single" w:sz="4" w:space="0" w:color="auto"/>
            </w:tcBorders>
            <w:shd w:val="clear" w:color="auto" w:fill="auto"/>
            <w:noWrap/>
            <w:vAlign w:val="center"/>
            <w:hideMark/>
          </w:tcPr>
          <w:p w14:paraId="3C50906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9C05C7D"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xml:space="preserve">Flag latched every 250 </w:t>
            </w:r>
            <w:proofErr w:type="spellStart"/>
            <w:r w:rsidRPr="006C02B2">
              <w:rPr>
                <w:rFonts w:ascii="Calibri" w:eastAsia="Times New Roman" w:hAnsi="Calibri" w:cs="Times New Roman"/>
                <w:color w:val="000000"/>
                <w:sz w:val="16"/>
                <w:szCs w:val="16"/>
              </w:rPr>
              <w:t>ms</w:t>
            </w:r>
            <w:proofErr w:type="spellEnd"/>
            <w:r w:rsidRPr="006C02B2">
              <w:rPr>
                <w:rFonts w:ascii="Calibri" w:eastAsia="Times New Roman" w:hAnsi="Calibri" w:cs="Times New Roman"/>
                <w:color w:val="000000"/>
                <w:sz w:val="16"/>
                <w:szCs w:val="16"/>
              </w:rPr>
              <w:t xml:space="preserve"> (refreshment frequency)</w:t>
            </w:r>
          </w:p>
        </w:tc>
      </w:tr>
      <w:tr w:rsidR="000D30A1" w:rsidRPr="006C02B2" w14:paraId="08FEA045" w14:textId="77777777" w:rsidTr="00E13B3D">
        <w:trPr>
          <w:trHeight w:val="460"/>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6BD19EA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Displays on PLC</w:t>
            </w:r>
          </w:p>
        </w:tc>
        <w:tc>
          <w:tcPr>
            <w:tcW w:w="862" w:type="dxa"/>
            <w:tcBorders>
              <w:top w:val="nil"/>
              <w:left w:val="nil"/>
              <w:bottom w:val="single" w:sz="4" w:space="0" w:color="auto"/>
              <w:right w:val="single" w:sz="4" w:space="0" w:color="auto"/>
            </w:tcBorders>
            <w:shd w:val="clear" w:color="auto" w:fill="auto"/>
            <w:noWrap/>
            <w:vAlign w:val="center"/>
            <w:hideMark/>
          </w:tcPr>
          <w:p w14:paraId="63C0B1E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274E192"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permanent current dispersion curve</w:t>
            </w:r>
            <w:r>
              <w:rPr>
                <w:rFonts w:ascii="Calibri" w:eastAsia="Times New Roman" w:hAnsi="Calibri" w:cs="Times New Roman"/>
                <w:color w:val="000000"/>
                <w:sz w:val="16"/>
                <w:szCs w:val="16"/>
              </w:rPr>
              <w:t xml:space="preserve"> (</w:t>
            </w:r>
            <w:r w:rsidRPr="006C02B2">
              <w:rPr>
                <w:rFonts w:ascii="Calibri" w:eastAsia="Times New Roman" w:hAnsi="Calibri" w:cs="Times New Roman"/>
                <w:color w:val="000000"/>
                <w:sz w:val="16"/>
                <w:szCs w:val="16"/>
              </w:rPr>
              <w:t>difficult to implement since the PLC h</w:t>
            </w:r>
            <w:r>
              <w:rPr>
                <w:rFonts w:ascii="Calibri" w:eastAsia="Times New Roman" w:hAnsi="Calibri" w:cs="Times New Roman"/>
                <w:color w:val="000000"/>
                <w:sz w:val="16"/>
                <w:szCs w:val="16"/>
              </w:rPr>
              <w:t xml:space="preserve">as no graph/histogram function - </w:t>
            </w:r>
            <w:r w:rsidRPr="006C02B2">
              <w:rPr>
                <w:rFonts w:ascii="Calibri" w:eastAsia="Times New Roman" w:hAnsi="Calibri" w:cs="Times New Roman"/>
                <w:color w:val="000000"/>
                <w:sz w:val="16"/>
                <w:szCs w:val="16"/>
              </w:rPr>
              <w:t>not designed for such data analysis</w:t>
            </w:r>
            <w:r>
              <w:rPr>
                <w:rFonts w:ascii="Calibri" w:eastAsia="Times New Roman" w:hAnsi="Calibri" w:cs="Times New Roman"/>
                <w:color w:val="000000"/>
                <w:sz w:val="16"/>
                <w:szCs w:val="16"/>
              </w:rPr>
              <w:t>)</w:t>
            </w:r>
          </w:p>
        </w:tc>
      </w:tr>
      <w:tr w:rsidR="000D30A1" w:rsidRPr="006C02B2" w14:paraId="53952847" w14:textId="77777777" w:rsidTr="00E13B3D">
        <w:trPr>
          <w:trHeight w:val="460"/>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2B571EB4"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Logging mode</w:t>
            </w:r>
          </w:p>
        </w:tc>
        <w:tc>
          <w:tcPr>
            <w:tcW w:w="862" w:type="dxa"/>
            <w:tcBorders>
              <w:top w:val="nil"/>
              <w:left w:val="nil"/>
              <w:bottom w:val="single" w:sz="4" w:space="0" w:color="auto"/>
              <w:right w:val="single" w:sz="4" w:space="0" w:color="auto"/>
            </w:tcBorders>
            <w:shd w:val="clear" w:color="auto" w:fill="auto"/>
            <w:noWrap/>
            <w:vAlign w:val="center"/>
            <w:hideMark/>
          </w:tcPr>
          <w:p w14:paraId="4841BC9A"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auto"/>
            </w:tcBorders>
            <w:shd w:val="clear" w:color="auto" w:fill="auto"/>
            <w:noWrap/>
            <w:vAlign w:val="center"/>
            <w:hideMark/>
          </w:tcPr>
          <w:p w14:paraId="1CED384A"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Expert / operator, through password</w:t>
            </w:r>
            <w:r>
              <w:rPr>
                <w:rFonts w:ascii="Calibri" w:eastAsia="Times New Roman" w:hAnsi="Calibri" w:cs="Times New Roman"/>
                <w:sz w:val="16"/>
                <w:szCs w:val="16"/>
              </w:rPr>
              <w:t xml:space="preserve"> (</w:t>
            </w:r>
            <w:r w:rsidRPr="006C02B2">
              <w:rPr>
                <w:rFonts w:ascii="Calibri" w:eastAsia="Times New Roman" w:hAnsi="Calibri" w:cs="Times New Roman"/>
                <w:sz w:val="16"/>
                <w:szCs w:val="16"/>
              </w:rPr>
              <w:t xml:space="preserve">Operator: Start, Stop, Reset; Expert: + all other settings </w:t>
            </w:r>
            <w:proofErr w:type="gramStart"/>
            <w:r w:rsidRPr="006C02B2">
              <w:rPr>
                <w:rFonts w:ascii="Calibri" w:eastAsia="Times New Roman" w:hAnsi="Calibri" w:cs="Times New Roman"/>
                <w:sz w:val="16"/>
                <w:szCs w:val="16"/>
              </w:rPr>
              <w:t>e.g.</w:t>
            </w:r>
            <w:proofErr w:type="gramEnd"/>
            <w:r w:rsidRPr="006C02B2">
              <w:rPr>
                <w:rFonts w:ascii="Calibri" w:eastAsia="Times New Roman" w:hAnsi="Calibri" w:cs="Times New Roman"/>
                <w:sz w:val="16"/>
                <w:szCs w:val="16"/>
              </w:rPr>
              <w:t xml:space="preserve"> thresholds for alarms</w:t>
            </w:r>
            <w:r>
              <w:rPr>
                <w:rFonts w:ascii="Calibri" w:eastAsia="Times New Roman" w:hAnsi="Calibri" w:cs="Times New Roman"/>
                <w:sz w:val="16"/>
                <w:szCs w:val="16"/>
              </w:rPr>
              <w:t xml:space="preserve"> </w:t>
            </w:r>
            <w:r w:rsidRPr="006C02B2">
              <w:rPr>
                <w:rFonts w:ascii="Calibri" w:eastAsia="Times New Roman" w:hAnsi="Calibri" w:cs="Times New Roman"/>
                <w:sz w:val="16"/>
                <w:szCs w:val="16"/>
              </w:rPr>
              <w:t>&amp; calibrations)</w:t>
            </w:r>
          </w:p>
        </w:tc>
      </w:tr>
      <w:tr w:rsidR="000D30A1" w:rsidRPr="006C02B2" w14:paraId="06A92079" w14:textId="77777777" w:rsidTr="00E13B3D">
        <w:trPr>
          <w:trHeight w:val="274"/>
        </w:trPr>
        <w:tc>
          <w:tcPr>
            <w:tcW w:w="13251" w:type="dxa"/>
            <w:gridSpan w:val="6"/>
            <w:tcBorders>
              <w:top w:val="single" w:sz="8" w:space="0" w:color="auto"/>
              <w:left w:val="single" w:sz="8" w:space="0" w:color="auto"/>
              <w:bottom w:val="nil"/>
              <w:right w:val="single" w:sz="8" w:space="0" w:color="000000"/>
            </w:tcBorders>
            <w:shd w:val="clear" w:color="auto" w:fill="auto"/>
            <w:noWrap/>
            <w:vAlign w:val="center"/>
            <w:hideMark/>
          </w:tcPr>
          <w:p w14:paraId="1C370AE1" w14:textId="77777777" w:rsidR="000D30A1" w:rsidRPr="006C02B2" w:rsidRDefault="000D30A1" w:rsidP="00E13B3D">
            <w:pPr>
              <w:spacing w:after="0"/>
              <w:ind w:firstLineChars="100" w:firstLine="221"/>
              <w:jc w:val="left"/>
              <w:rPr>
                <w:rFonts w:ascii="Calibri" w:eastAsia="Times New Roman" w:hAnsi="Calibri" w:cs="Times New Roman"/>
                <w:b/>
                <w:bCs/>
              </w:rPr>
            </w:pPr>
            <w:r w:rsidRPr="006C02B2">
              <w:rPr>
                <w:rFonts w:ascii="Calibri" w:eastAsia="Times New Roman" w:hAnsi="Calibri" w:cs="Times New Roman"/>
                <w:b/>
                <w:bCs/>
              </w:rPr>
              <w:t>Permanent and Slow transfer to EPICS</w:t>
            </w:r>
          </w:p>
        </w:tc>
      </w:tr>
      <w:tr w:rsidR="000D30A1" w:rsidRPr="006C02B2" w14:paraId="26816F70" w14:textId="77777777" w:rsidTr="00E13B3D">
        <w:trPr>
          <w:trHeight w:val="285"/>
        </w:trPr>
        <w:tc>
          <w:tcPr>
            <w:tcW w:w="2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4F876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Global transfer time</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030AD5F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s</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1BEF9C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&lt;= 1s</w:t>
            </w:r>
          </w:p>
        </w:tc>
      </w:tr>
      <w:tr w:rsidR="000D30A1" w:rsidRPr="006C02B2" w14:paraId="6C685C4E"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4E9CD6E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Transfer mode with racks</w:t>
            </w:r>
          </w:p>
        </w:tc>
        <w:tc>
          <w:tcPr>
            <w:tcW w:w="862" w:type="dxa"/>
            <w:tcBorders>
              <w:top w:val="nil"/>
              <w:left w:val="nil"/>
              <w:bottom w:val="single" w:sz="4" w:space="0" w:color="auto"/>
              <w:right w:val="single" w:sz="4" w:space="0" w:color="auto"/>
            </w:tcBorders>
            <w:shd w:val="clear" w:color="auto" w:fill="auto"/>
            <w:noWrap/>
            <w:vAlign w:val="center"/>
            <w:hideMark/>
          </w:tcPr>
          <w:p w14:paraId="71EC629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148FD19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Modbus TCP</w:t>
            </w:r>
            <w:r>
              <w:rPr>
                <w:rFonts w:ascii="Calibri" w:eastAsia="Times New Roman" w:hAnsi="Calibri" w:cs="Times New Roman"/>
                <w:color w:val="000000"/>
                <w:sz w:val="16"/>
                <w:szCs w:val="16"/>
              </w:rPr>
              <w:t xml:space="preserve"> (</w:t>
            </w:r>
            <w:r w:rsidRPr="006C02B2">
              <w:rPr>
                <w:rFonts w:ascii="Calibri" w:eastAsia="Times New Roman" w:hAnsi="Calibri" w:cs="Times New Roman"/>
                <w:color w:val="000000"/>
                <w:sz w:val="16"/>
                <w:szCs w:val="16"/>
              </w:rPr>
              <w:t>still to be fully tested, first but seems feasible</w:t>
            </w:r>
            <w:r>
              <w:rPr>
                <w:rFonts w:ascii="Calibri" w:eastAsia="Times New Roman" w:hAnsi="Calibri" w:cs="Times New Roman"/>
                <w:color w:val="000000"/>
                <w:sz w:val="16"/>
                <w:szCs w:val="16"/>
              </w:rPr>
              <w:t>)</w:t>
            </w:r>
          </w:p>
        </w:tc>
      </w:tr>
      <w:tr w:rsidR="000D30A1" w:rsidRPr="006C02B2" w14:paraId="330C94CD"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7AA9FCFD"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Transfer mode with IBA PLC</w:t>
            </w:r>
          </w:p>
        </w:tc>
        <w:tc>
          <w:tcPr>
            <w:tcW w:w="862" w:type="dxa"/>
            <w:tcBorders>
              <w:top w:val="nil"/>
              <w:left w:val="nil"/>
              <w:bottom w:val="single" w:sz="4" w:space="0" w:color="auto"/>
              <w:right w:val="single" w:sz="4" w:space="0" w:color="auto"/>
            </w:tcBorders>
            <w:shd w:val="clear" w:color="auto" w:fill="auto"/>
            <w:noWrap/>
            <w:vAlign w:val="center"/>
            <w:hideMark/>
          </w:tcPr>
          <w:p w14:paraId="665B8240"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FA0B354" w14:textId="3D5E6E0B" w:rsidR="000D30A1" w:rsidRPr="006C02B2" w:rsidRDefault="000D30A1" w:rsidP="00452021">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 xml:space="preserve">for PSU, cabinet and external coupler data: </w:t>
            </w:r>
            <w:proofErr w:type="spellStart"/>
            <w:r w:rsidR="00452021">
              <w:rPr>
                <w:rFonts w:ascii="Calibri" w:eastAsia="Times New Roman" w:hAnsi="Calibri" w:cs="Times New Roman"/>
                <w:sz w:val="16"/>
                <w:szCs w:val="16"/>
              </w:rPr>
              <w:t>Ethercat</w:t>
            </w:r>
            <w:proofErr w:type="spellEnd"/>
            <w:r>
              <w:rPr>
                <w:rFonts w:ascii="Calibri" w:eastAsia="Times New Roman" w:hAnsi="Calibri" w:cs="Times New Roman"/>
                <w:sz w:val="16"/>
                <w:szCs w:val="16"/>
              </w:rPr>
              <w:t xml:space="preserve"> (</w:t>
            </w:r>
            <w:r w:rsidRPr="006C02B2">
              <w:rPr>
                <w:rFonts w:ascii="Calibri" w:eastAsia="Times New Roman" w:hAnsi="Calibri" w:cs="Times New Roman"/>
                <w:color w:val="000000"/>
                <w:sz w:val="16"/>
                <w:szCs w:val="16"/>
              </w:rPr>
              <w:t xml:space="preserve">Modbus </w:t>
            </w:r>
            <w:r w:rsidR="003C1BEB" w:rsidRPr="006C02B2">
              <w:rPr>
                <w:rFonts w:ascii="Calibri" w:eastAsia="Times New Roman" w:hAnsi="Calibri" w:cs="Times New Roman"/>
                <w:color w:val="000000"/>
                <w:sz w:val="16"/>
                <w:szCs w:val="16"/>
              </w:rPr>
              <w:t>preferred</w:t>
            </w:r>
            <w:r w:rsidRPr="006C02B2">
              <w:rPr>
                <w:rFonts w:ascii="Calibri" w:eastAsia="Times New Roman" w:hAnsi="Calibri" w:cs="Times New Roman"/>
                <w:color w:val="000000"/>
                <w:sz w:val="16"/>
                <w:szCs w:val="16"/>
              </w:rPr>
              <w:t xml:space="preserve"> because everywhere else in the cabinet</w:t>
            </w:r>
            <w:r>
              <w:rPr>
                <w:rFonts w:ascii="Calibri" w:eastAsia="Times New Roman" w:hAnsi="Calibri" w:cs="Times New Roman"/>
                <w:color w:val="000000"/>
                <w:sz w:val="16"/>
                <w:szCs w:val="16"/>
              </w:rPr>
              <w:t>)</w:t>
            </w:r>
          </w:p>
        </w:tc>
      </w:tr>
      <w:tr w:rsidR="000D30A1" w:rsidRPr="006C02B2" w14:paraId="1F51FD02" w14:textId="77777777" w:rsidTr="00E13B3D">
        <w:trPr>
          <w:trHeight w:val="312"/>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04B55CE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Tra</w:t>
            </w:r>
            <w:r>
              <w:rPr>
                <w:rFonts w:ascii="Calibri" w:eastAsia="Times New Roman" w:hAnsi="Calibri" w:cs="Times New Roman"/>
                <w:color w:val="000000"/>
                <w:sz w:val="16"/>
                <w:szCs w:val="16"/>
              </w:rPr>
              <w:t>n</w:t>
            </w:r>
            <w:r w:rsidRPr="006C02B2">
              <w:rPr>
                <w:rFonts w:ascii="Calibri" w:eastAsia="Times New Roman" w:hAnsi="Calibri" w:cs="Times New Roman"/>
                <w:color w:val="000000"/>
                <w:sz w:val="16"/>
                <w:szCs w:val="16"/>
              </w:rPr>
              <w:t>sferred value</w:t>
            </w:r>
          </w:p>
        </w:tc>
        <w:tc>
          <w:tcPr>
            <w:tcW w:w="862" w:type="dxa"/>
            <w:tcBorders>
              <w:top w:val="nil"/>
              <w:left w:val="nil"/>
              <w:bottom w:val="single" w:sz="4" w:space="0" w:color="auto"/>
              <w:right w:val="single" w:sz="4" w:space="0" w:color="auto"/>
            </w:tcBorders>
            <w:shd w:val="clear" w:color="auto" w:fill="auto"/>
            <w:noWrap/>
            <w:vAlign w:val="center"/>
            <w:hideMark/>
          </w:tcPr>
          <w:p w14:paraId="3CBA015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46D2C811"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only instantaneous value</w:t>
            </w:r>
            <w:r>
              <w:rPr>
                <w:rFonts w:ascii="Calibri" w:eastAsia="Times New Roman" w:hAnsi="Calibri" w:cs="Times New Roman"/>
                <w:color w:val="000000"/>
                <w:sz w:val="16"/>
                <w:szCs w:val="16"/>
              </w:rPr>
              <w:t xml:space="preserve"> (</w:t>
            </w:r>
            <w:r w:rsidRPr="006C02B2">
              <w:rPr>
                <w:rFonts w:ascii="Calibri" w:eastAsia="Times New Roman" w:hAnsi="Calibri" w:cs="Times New Roman"/>
                <w:color w:val="000000"/>
                <w:sz w:val="16"/>
                <w:szCs w:val="16"/>
              </w:rPr>
              <w:t>mean data, max/min not required</w:t>
            </w:r>
            <w:r>
              <w:rPr>
                <w:rFonts w:ascii="Calibri" w:eastAsia="Times New Roman" w:hAnsi="Calibri" w:cs="Times New Roman"/>
                <w:color w:val="000000"/>
                <w:sz w:val="16"/>
                <w:szCs w:val="16"/>
              </w:rPr>
              <w:t>)</w:t>
            </w:r>
          </w:p>
        </w:tc>
      </w:tr>
      <w:tr w:rsidR="000D30A1" w:rsidRPr="006C02B2" w14:paraId="77D66333" w14:textId="77777777" w:rsidTr="00E13B3D">
        <w:trPr>
          <w:trHeight w:val="548"/>
        </w:trPr>
        <w:tc>
          <w:tcPr>
            <w:tcW w:w="2553" w:type="dxa"/>
            <w:tcBorders>
              <w:top w:val="nil"/>
              <w:left w:val="single" w:sz="4" w:space="0" w:color="auto"/>
              <w:bottom w:val="single" w:sz="4" w:space="0" w:color="auto"/>
              <w:right w:val="single" w:sz="4" w:space="0" w:color="auto"/>
            </w:tcBorders>
            <w:shd w:val="clear" w:color="auto" w:fill="auto"/>
            <w:vAlign w:val="center"/>
            <w:hideMark/>
          </w:tcPr>
          <w:p w14:paraId="2763FE7C" w14:textId="280CCEB1"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xml:space="preserve">Frequency transfer for PLC and </w:t>
            </w:r>
            <w:r w:rsidR="00650622">
              <w:rPr>
                <w:rFonts w:ascii="Calibri" w:eastAsia="Times New Roman" w:hAnsi="Calibri" w:cs="Times New Roman"/>
                <w:color w:val="000000"/>
                <w:sz w:val="16"/>
                <w:szCs w:val="16"/>
              </w:rPr>
              <w:t>SSM</w:t>
            </w:r>
            <w:r w:rsidRPr="006C02B2">
              <w:rPr>
                <w:rFonts w:ascii="Calibri" w:eastAsia="Times New Roman" w:hAnsi="Calibri" w:cs="Times New Roman"/>
                <w:color w:val="000000"/>
                <w:sz w:val="16"/>
                <w:szCs w:val="16"/>
              </w:rPr>
              <w:t xml:space="preserve"> modules data</w:t>
            </w:r>
          </w:p>
        </w:tc>
        <w:tc>
          <w:tcPr>
            <w:tcW w:w="862" w:type="dxa"/>
            <w:tcBorders>
              <w:top w:val="nil"/>
              <w:left w:val="nil"/>
              <w:bottom w:val="single" w:sz="4" w:space="0" w:color="auto"/>
              <w:right w:val="single" w:sz="4" w:space="0" w:color="auto"/>
            </w:tcBorders>
            <w:shd w:val="clear" w:color="auto" w:fill="auto"/>
            <w:noWrap/>
            <w:vAlign w:val="center"/>
            <w:hideMark/>
          </w:tcPr>
          <w:p w14:paraId="42269CD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proofErr w:type="spellStart"/>
            <w:r w:rsidRPr="006C02B2">
              <w:rPr>
                <w:rFonts w:ascii="Calibri" w:eastAsia="Times New Roman" w:hAnsi="Calibri" w:cs="Times New Roman"/>
                <w:color w:val="000000"/>
                <w:sz w:val="16"/>
                <w:szCs w:val="16"/>
              </w:rPr>
              <w:t>ms</w:t>
            </w:r>
            <w:proofErr w:type="spellEnd"/>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356487BF" w14:textId="42D7685C" w:rsidR="00452021" w:rsidRDefault="002259EA" w:rsidP="00452021">
            <w:pPr>
              <w:spacing w:after="0"/>
              <w:ind w:firstLineChars="100" w:firstLine="160"/>
              <w:jc w:val="left"/>
              <w:rPr>
                <w:rFonts w:ascii="Calibri" w:eastAsia="Times New Roman" w:hAnsi="Calibri" w:cs="Times New Roman"/>
                <w:color w:val="000000"/>
                <w:sz w:val="16"/>
                <w:szCs w:val="16"/>
              </w:rPr>
            </w:pPr>
            <w:ins w:id="64" w:author="Della Faille Philippe" w:date="2019-07-09T10:20:00Z">
              <w:r>
                <w:rPr>
                  <w:rFonts w:ascii="Calibri" w:eastAsia="Times New Roman" w:hAnsi="Calibri" w:cs="Times New Roman"/>
                  <w:color w:val="000000"/>
                  <w:sz w:val="16"/>
                  <w:szCs w:val="16"/>
                </w:rPr>
                <w:t xml:space="preserve">IBA </w:t>
              </w:r>
            </w:ins>
            <w:r w:rsidR="000D30A1" w:rsidRPr="006C02B2">
              <w:rPr>
                <w:rFonts w:ascii="Calibri" w:eastAsia="Times New Roman" w:hAnsi="Calibri" w:cs="Times New Roman"/>
                <w:color w:val="000000"/>
                <w:sz w:val="16"/>
                <w:szCs w:val="16"/>
              </w:rPr>
              <w:t>PLC data (external coupler, cabinet, all flags):</w:t>
            </w:r>
            <w:commentRangeStart w:id="65"/>
            <w:commentRangeStart w:id="66"/>
            <w:r w:rsidR="000D30A1" w:rsidRPr="006C02B2">
              <w:rPr>
                <w:rFonts w:ascii="Calibri" w:eastAsia="Times New Roman" w:hAnsi="Calibri" w:cs="Times New Roman"/>
                <w:color w:val="000000"/>
                <w:sz w:val="16"/>
                <w:szCs w:val="16"/>
              </w:rPr>
              <w:t xml:space="preserve"> </w:t>
            </w:r>
            <w:r w:rsidR="00AA5342">
              <w:rPr>
                <w:rFonts w:ascii="Calibri" w:eastAsia="Times New Roman" w:hAnsi="Calibri" w:cs="Times New Roman"/>
                <w:color w:val="000000"/>
                <w:sz w:val="16"/>
                <w:szCs w:val="16"/>
              </w:rPr>
              <w:t>~</w:t>
            </w:r>
            <w:r w:rsidR="003C1BEB">
              <w:rPr>
                <w:rFonts w:ascii="Calibri" w:eastAsia="Times New Roman" w:hAnsi="Calibri" w:cs="Times New Roman"/>
                <w:color w:val="000000"/>
                <w:sz w:val="16"/>
                <w:szCs w:val="16"/>
              </w:rPr>
              <w:t xml:space="preserve"> </w:t>
            </w:r>
            <w:r w:rsidR="000D30A1" w:rsidRPr="006C02B2">
              <w:rPr>
                <w:rFonts w:ascii="Calibri" w:eastAsia="Times New Roman" w:hAnsi="Calibri" w:cs="Times New Roman"/>
                <w:color w:val="000000"/>
                <w:sz w:val="16"/>
                <w:szCs w:val="16"/>
              </w:rPr>
              <w:t xml:space="preserve">40 </w:t>
            </w:r>
            <w:proofErr w:type="spellStart"/>
            <w:r w:rsidR="000D30A1" w:rsidRPr="006C02B2">
              <w:rPr>
                <w:rFonts w:ascii="Calibri" w:eastAsia="Times New Roman" w:hAnsi="Calibri" w:cs="Times New Roman"/>
                <w:color w:val="000000"/>
                <w:sz w:val="16"/>
                <w:szCs w:val="16"/>
              </w:rPr>
              <w:t>ms</w:t>
            </w:r>
            <w:commentRangeEnd w:id="65"/>
            <w:proofErr w:type="spellEnd"/>
            <w:r w:rsidR="00F2131F">
              <w:rPr>
                <w:rStyle w:val="CommentReference"/>
              </w:rPr>
              <w:commentReference w:id="65"/>
            </w:r>
            <w:commentRangeEnd w:id="66"/>
            <w:r w:rsidR="00437A0B">
              <w:rPr>
                <w:rStyle w:val="CommentReference"/>
              </w:rPr>
              <w:commentReference w:id="66"/>
            </w:r>
          </w:p>
          <w:p w14:paraId="5E5B83A6" w14:textId="315EF4C4" w:rsidR="000D30A1" w:rsidRPr="006C02B2" w:rsidRDefault="00650622" w:rsidP="00452021">
            <w:pPr>
              <w:spacing w:after="0"/>
              <w:ind w:firstLineChars="100" w:firstLine="160"/>
              <w:jc w:val="left"/>
              <w:rPr>
                <w:rFonts w:ascii="Calibri" w:eastAsia="Times New Roman" w:hAnsi="Calibri" w:cs="Times New Roman"/>
                <w:color w:val="000000"/>
                <w:sz w:val="16"/>
                <w:szCs w:val="16"/>
              </w:rPr>
            </w:pPr>
            <w:r>
              <w:rPr>
                <w:rFonts w:ascii="Calibri" w:eastAsia="Times New Roman" w:hAnsi="Calibri" w:cs="Times New Roman"/>
                <w:color w:val="000000"/>
                <w:sz w:val="16"/>
                <w:szCs w:val="16"/>
              </w:rPr>
              <w:t>SSM</w:t>
            </w:r>
            <w:r w:rsidR="000D30A1" w:rsidRPr="006C02B2">
              <w:rPr>
                <w:rFonts w:ascii="Calibri" w:eastAsia="Times New Roman" w:hAnsi="Calibri" w:cs="Times New Roman"/>
                <w:color w:val="000000"/>
                <w:sz w:val="16"/>
                <w:szCs w:val="16"/>
              </w:rPr>
              <w:t xml:space="preserve"> modules data: </w:t>
            </w:r>
            <w:r w:rsidR="00ED7A47">
              <w:rPr>
                <w:rFonts w:ascii="Calibri" w:eastAsia="Times New Roman" w:hAnsi="Calibri" w:cs="Times New Roman"/>
                <w:color w:val="000000"/>
                <w:sz w:val="16"/>
                <w:szCs w:val="16"/>
              </w:rPr>
              <w:t xml:space="preserve">between 250 </w:t>
            </w:r>
            <w:proofErr w:type="spellStart"/>
            <w:r w:rsidR="00ED7A47">
              <w:rPr>
                <w:rFonts w:ascii="Calibri" w:eastAsia="Times New Roman" w:hAnsi="Calibri" w:cs="Times New Roman"/>
                <w:color w:val="000000"/>
                <w:sz w:val="16"/>
                <w:szCs w:val="16"/>
              </w:rPr>
              <w:t>ms</w:t>
            </w:r>
            <w:proofErr w:type="spellEnd"/>
            <w:r w:rsidR="00ED7A47">
              <w:rPr>
                <w:rFonts w:ascii="Calibri" w:eastAsia="Times New Roman" w:hAnsi="Calibri" w:cs="Times New Roman"/>
                <w:color w:val="000000"/>
                <w:sz w:val="16"/>
                <w:szCs w:val="16"/>
              </w:rPr>
              <w:t xml:space="preserve"> and 500 </w:t>
            </w:r>
            <w:proofErr w:type="spellStart"/>
            <w:r w:rsidR="00ED7A47">
              <w:rPr>
                <w:rFonts w:ascii="Calibri" w:eastAsia="Times New Roman" w:hAnsi="Calibri" w:cs="Times New Roman"/>
                <w:color w:val="000000"/>
                <w:sz w:val="16"/>
                <w:szCs w:val="16"/>
              </w:rPr>
              <w:t>ms</w:t>
            </w:r>
            <w:proofErr w:type="spellEnd"/>
          </w:p>
        </w:tc>
      </w:tr>
      <w:tr w:rsidR="000D30A1" w:rsidRPr="006C02B2" w14:paraId="3AE743A6" w14:textId="77777777" w:rsidTr="00E13B3D">
        <w:trPr>
          <w:trHeight w:val="274"/>
        </w:trPr>
        <w:tc>
          <w:tcPr>
            <w:tcW w:w="13251" w:type="dxa"/>
            <w:gridSpan w:val="6"/>
            <w:tcBorders>
              <w:top w:val="single" w:sz="8" w:space="0" w:color="auto"/>
              <w:left w:val="single" w:sz="8" w:space="0" w:color="auto"/>
              <w:bottom w:val="nil"/>
              <w:right w:val="single" w:sz="8" w:space="0" w:color="000000"/>
            </w:tcBorders>
            <w:shd w:val="clear" w:color="auto" w:fill="auto"/>
            <w:noWrap/>
            <w:vAlign w:val="center"/>
            <w:hideMark/>
          </w:tcPr>
          <w:p w14:paraId="76A88AF1" w14:textId="77777777" w:rsidR="000D30A1" w:rsidRPr="006C02B2" w:rsidRDefault="000D30A1" w:rsidP="00E13B3D">
            <w:pPr>
              <w:spacing w:after="0"/>
              <w:ind w:firstLineChars="100" w:firstLine="221"/>
              <w:jc w:val="left"/>
              <w:rPr>
                <w:rFonts w:ascii="Calibri" w:eastAsia="Times New Roman" w:hAnsi="Calibri" w:cs="Times New Roman"/>
                <w:b/>
                <w:bCs/>
              </w:rPr>
            </w:pPr>
            <w:r w:rsidRPr="006C02B2">
              <w:rPr>
                <w:rFonts w:ascii="Calibri" w:eastAsia="Times New Roman" w:hAnsi="Calibri" w:cs="Times New Roman"/>
                <w:b/>
                <w:bCs/>
              </w:rPr>
              <w:t>Fast acquisition buffering for post or online processing</w:t>
            </w:r>
          </w:p>
        </w:tc>
      </w:tr>
      <w:tr w:rsidR="000D30A1" w:rsidRPr="006C02B2" w14:paraId="0E5E11A8" w14:textId="77777777" w:rsidTr="00E13B3D">
        <w:trPr>
          <w:trHeight w:val="484"/>
        </w:trPr>
        <w:tc>
          <w:tcPr>
            <w:tcW w:w="2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1B1A22"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Data of interest for fast acquisition</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0BC67A9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5859F6CE"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xml:space="preserve">buffering set only for powers, pallet currents, pallet voltages and flags. NOT for fans, temperatures, integrated currents, voltage references </w:t>
            </w:r>
          </w:p>
        </w:tc>
      </w:tr>
      <w:tr w:rsidR="000D30A1" w:rsidRPr="006C02B2" w14:paraId="5E4C0F36" w14:textId="77777777" w:rsidTr="00E13B3D">
        <w:trPr>
          <w:trHeight w:val="484"/>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49D8252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lastRenderedPageBreak/>
              <w:t>Embedded buffers</w:t>
            </w:r>
          </w:p>
        </w:tc>
        <w:tc>
          <w:tcPr>
            <w:tcW w:w="862" w:type="dxa"/>
            <w:tcBorders>
              <w:top w:val="nil"/>
              <w:left w:val="nil"/>
              <w:bottom w:val="single" w:sz="4" w:space="0" w:color="auto"/>
              <w:right w:val="single" w:sz="4" w:space="0" w:color="auto"/>
            </w:tcBorders>
            <w:shd w:val="clear" w:color="auto" w:fill="auto"/>
            <w:noWrap/>
            <w:vAlign w:val="center"/>
            <w:hideMark/>
          </w:tcPr>
          <w:p w14:paraId="04175D0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s</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F58D766" w14:textId="1C5BD95E" w:rsidR="000D30A1" w:rsidRPr="006C02B2" w:rsidRDefault="002259EA" w:rsidP="002259EA">
            <w:pPr>
              <w:spacing w:after="0"/>
              <w:ind w:firstLineChars="100" w:firstLine="160"/>
              <w:jc w:val="left"/>
              <w:rPr>
                <w:rFonts w:ascii="Calibri" w:eastAsia="Times New Roman" w:hAnsi="Calibri" w:cs="Times New Roman"/>
                <w:color w:val="000000"/>
                <w:sz w:val="16"/>
                <w:szCs w:val="16"/>
              </w:rPr>
            </w:pPr>
            <w:ins w:id="67" w:author="Della Faille Philippe" w:date="2019-07-09T10:19:00Z">
              <w:r>
                <w:rPr>
                  <w:rFonts w:ascii="Calibri" w:eastAsia="Times New Roman" w:hAnsi="Calibri" w:cs="Times New Roman"/>
                  <w:color w:val="000000"/>
                  <w:sz w:val="16"/>
                  <w:szCs w:val="16"/>
                </w:rPr>
                <w:t>2</w:t>
              </w:r>
            </w:ins>
            <w:commentRangeStart w:id="68"/>
            <w:commentRangeStart w:id="69"/>
            <w:del w:id="70" w:author="Della Faille Philippe" w:date="2019-07-09T10:19:00Z">
              <w:r w:rsidR="00795788" w:rsidDel="002259EA">
                <w:rPr>
                  <w:rFonts w:ascii="Calibri" w:eastAsia="Times New Roman" w:hAnsi="Calibri" w:cs="Times New Roman"/>
                  <w:color w:val="000000"/>
                  <w:sz w:val="16"/>
                  <w:szCs w:val="16"/>
                </w:rPr>
                <w:delText>1</w:delText>
              </w:r>
            </w:del>
            <w:r w:rsidR="000D30A1" w:rsidRPr="006C02B2">
              <w:rPr>
                <w:rFonts w:ascii="Calibri" w:eastAsia="Times New Roman" w:hAnsi="Calibri" w:cs="Times New Roman"/>
                <w:color w:val="000000"/>
                <w:sz w:val="16"/>
                <w:szCs w:val="16"/>
              </w:rPr>
              <w:t>0 sec storage</w:t>
            </w:r>
            <w:commentRangeEnd w:id="68"/>
            <w:r w:rsidR="00F2131F">
              <w:rPr>
                <w:rStyle w:val="CommentReference"/>
              </w:rPr>
              <w:commentReference w:id="68"/>
            </w:r>
            <w:commentRangeEnd w:id="69"/>
            <w:r>
              <w:rPr>
                <w:rStyle w:val="CommentReference"/>
              </w:rPr>
              <w:commentReference w:id="69"/>
            </w:r>
          </w:p>
        </w:tc>
      </w:tr>
      <w:tr w:rsidR="000D30A1" w:rsidRPr="006C02B2" w14:paraId="4F2DDAD8"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26F07C6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buffers per rack</w:t>
            </w:r>
          </w:p>
        </w:tc>
        <w:tc>
          <w:tcPr>
            <w:tcW w:w="862" w:type="dxa"/>
            <w:tcBorders>
              <w:top w:val="nil"/>
              <w:left w:val="nil"/>
              <w:bottom w:val="single" w:sz="4" w:space="0" w:color="auto"/>
              <w:right w:val="single" w:sz="4" w:space="0" w:color="auto"/>
            </w:tcBorders>
            <w:shd w:val="clear" w:color="auto" w:fill="auto"/>
            <w:noWrap/>
            <w:vAlign w:val="center"/>
            <w:hideMark/>
          </w:tcPr>
          <w:p w14:paraId="72E284CA"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70D2ABF"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2</w:t>
            </w:r>
          </w:p>
        </w:tc>
      </w:tr>
      <w:tr w:rsidR="000D30A1" w:rsidRPr="006C02B2" w14:paraId="0FADD4F9"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2D317B3E"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buffers per IBA PLC</w:t>
            </w:r>
          </w:p>
        </w:tc>
        <w:tc>
          <w:tcPr>
            <w:tcW w:w="862" w:type="dxa"/>
            <w:tcBorders>
              <w:top w:val="nil"/>
              <w:left w:val="nil"/>
              <w:bottom w:val="single" w:sz="4" w:space="0" w:color="auto"/>
              <w:right w:val="single" w:sz="4" w:space="0" w:color="auto"/>
            </w:tcBorders>
            <w:shd w:val="clear" w:color="auto" w:fill="auto"/>
            <w:noWrap/>
            <w:vAlign w:val="center"/>
            <w:hideMark/>
          </w:tcPr>
          <w:p w14:paraId="5E51CD24"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337D332" w14:textId="77777777" w:rsidR="000D30A1" w:rsidRPr="006C02B2" w:rsidRDefault="000D30A1" w:rsidP="00E13B3D">
            <w:pPr>
              <w:spacing w:after="0"/>
              <w:ind w:firstLineChars="100" w:firstLine="160"/>
              <w:jc w:val="left"/>
              <w:rPr>
                <w:rFonts w:ascii="Calibri" w:eastAsia="Times New Roman" w:hAnsi="Calibri" w:cs="Times New Roman"/>
                <w:sz w:val="16"/>
                <w:szCs w:val="16"/>
              </w:rPr>
            </w:pPr>
            <w:r w:rsidRPr="006C02B2">
              <w:rPr>
                <w:rFonts w:ascii="Calibri" w:eastAsia="Times New Roman" w:hAnsi="Calibri" w:cs="Times New Roman"/>
                <w:sz w:val="16"/>
                <w:szCs w:val="16"/>
              </w:rPr>
              <w:t>not required</w:t>
            </w:r>
            <w:r>
              <w:rPr>
                <w:rFonts w:ascii="Calibri" w:eastAsia="Times New Roman" w:hAnsi="Calibri" w:cs="Times New Roman"/>
                <w:sz w:val="16"/>
                <w:szCs w:val="16"/>
              </w:rPr>
              <w:t xml:space="preserve"> (</w:t>
            </w:r>
            <w:r w:rsidRPr="006C02B2">
              <w:rPr>
                <w:rFonts w:ascii="Calibri" w:eastAsia="Times New Roman" w:hAnsi="Calibri" w:cs="Times New Roman"/>
                <w:color w:val="000000"/>
                <w:sz w:val="16"/>
                <w:szCs w:val="16"/>
              </w:rPr>
              <w:t xml:space="preserve">Transfer rate (40 </w:t>
            </w:r>
            <w:proofErr w:type="spellStart"/>
            <w:r w:rsidRPr="006C02B2">
              <w:rPr>
                <w:rFonts w:ascii="Calibri" w:eastAsia="Times New Roman" w:hAnsi="Calibri" w:cs="Times New Roman"/>
                <w:color w:val="000000"/>
                <w:sz w:val="16"/>
                <w:szCs w:val="16"/>
              </w:rPr>
              <w:t>ms</w:t>
            </w:r>
            <w:proofErr w:type="spellEnd"/>
            <w:r w:rsidRPr="006C02B2">
              <w:rPr>
                <w:rFonts w:ascii="Calibri" w:eastAsia="Times New Roman" w:hAnsi="Calibri" w:cs="Times New Roman"/>
                <w:color w:val="000000"/>
                <w:sz w:val="16"/>
                <w:szCs w:val="16"/>
              </w:rPr>
              <w:t>) equivalent to acquisition rate, so no buffer required</w:t>
            </w:r>
            <w:r>
              <w:rPr>
                <w:rFonts w:ascii="Calibri" w:eastAsia="Times New Roman" w:hAnsi="Calibri" w:cs="Times New Roman"/>
                <w:color w:val="000000"/>
                <w:sz w:val="16"/>
                <w:szCs w:val="16"/>
              </w:rPr>
              <w:t>)</w:t>
            </w:r>
          </w:p>
        </w:tc>
      </w:tr>
      <w:tr w:rsidR="000D30A1" w:rsidRPr="006C02B2" w14:paraId="1F93EBF2" w14:textId="77777777" w:rsidTr="00E13B3D">
        <w:trPr>
          <w:trHeight w:val="734"/>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1AD00398"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RF signal sampling speed</w:t>
            </w:r>
          </w:p>
        </w:tc>
        <w:tc>
          <w:tcPr>
            <w:tcW w:w="862" w:type="dxa"/>
            <w:tcBorders>
              <w:top w:val="nil"/>
              <w:left w:val="nil"/>
              <w:bottom w:val="single" w:sz="4" w:space="0" w:color="auto"/>
              <w:right w:val="single" w:sz="4" w:space="0" w:color="auto"/>
            </w:tcBorders>
            <w:shd w:val="clear" w:color="auto" w:fill="auto"/>
            <w:noWrap/>
            <w:vAlign w:val="center"/>
            <w:hideMark/>
          </w:tcPr>
          <w:p w14:paraId="39268C00"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proofErr w:type="spellStart"/>
            <w:r w:rsidRPr="006C02B2">
              <w:rPr>
                <w:rFonts w:ascii="Calibri" w:eastAsia="Times New Roman" w:hAnsi="Calibri" w:cs="Times New Roman"/>
                <w:color w:val="000000"/>
                <w:sz w:val="16"/>
                <w:szCs w:val="16"/>
              </w:rPr>
              <w:t>ms</w:t>
            </w:r>
            <w:proofErr w:type="spellEnd"/>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2AD4D76D" w14:textId="77777777" w:rsidR="00E420A0" w:rsidRDefault="000D30A1" w:rsidP="00E420A0">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2</w:t>
            </w:r>
          </w:p>
          <w:p w14:paraId="16D5B52B" w14:textId="67295EFF" w:rsidR="000D30A1" w:rsidRPr="006C02B2" w:rsidRDefault="00E420A0" w:rsidP="00E420A0">
            <w:pPr>
              <w:spacing w:after="0"/>
              <w:ind w:firstLineChars="100" w:firstLine="160"/>
              <w:jc w:val="left"/>
              <w:rPr>
                <w:rFonts w:ascii="Calibri" w:eastAsia="Times New Roman" w:hAnsi="Calibri" w:cs="Times New Roman"/>
                <w:color w:val="000000"/>
                <w:sz w:val="16"/>
                <w:szCs w:val="16"/>
              </w:rPr>
            </w:pPr>
            <w:r>
              <w:rPr>
                <w:rFonts w:ascii="Calibri" w:eastAsia="Times New Roman" w:hAnsi="Calibri" w:cs="Times New Roman"/>
                <w:color w:val="000000"/>
                <w:sz w:val="16"/>
                <w:szCs w:val="16"/>
              </w:rPr>
              <w:t>Explanatory comment: d</w:t>
            </w:r>
            <w:r w:rsidR="000D30A1" w:rsidRPr="006C02B2">
              <w:rPr>
                <w:rFonts w:ascii="Calibri" w:eastAsia="Times New Roman" w:hAnsi="Calibri" w:cs="Times New Roman"/>
                <w:color w:val="000000"/>
                <w:sz w:val="16"/>
                <w:szCs w:val="16"/>
              </w:rPr>
              <w:t xml:space="preserve">ue to continuous acquisition, </w:t>
            </w:r>
            <w:proofErr w:type="spellStart"/>
            <w:r w:rsidR="000D30A1" w:rsidRPr="006C02B2">
              <w:rPr>
                <w:rFonts w:ascii="Calibri" w:eastAsia="Times New Roman" w:hAnsi="Calibri" w:cs="Times New Roman"/>
                <w:color w:val="000000"/>
                <w:sz w:val="16"/>
                <w:szCs w:val="16"/>
              </w:rPr>
              <w:t>uP</w:t>
            </w:r>
            <w:proofErr w:type="spellEnd"/>
            <w:r w:rsidR="000D30A1" w:rsidRPr="006C02B2">
              <w:rPr>
                <w:rFonts w:ascii="Calibri" w:eastAsia="Times New Roman" w:hAnsi="Calibri" w:cs="Times New Roman"/>
                <w:color w:val="000000"/>
                <w:sz w:val="16"/>
                <w:szCs w:val="16"/>
              </w:rPr>
              <w:t xml:space="preserve"> management tasks (reply to Modbus, measure fan speed &amp; reference…) to be spread during idle time between 2 </w:t>
            </w:r>
            <w:proofErr w:type="gramStart"/>
            <w:r w:rsidR="000D30A1" w:rsidRPr="006C02B2">
              <w:rPr>
                <w:rFonts w:ascii="Calibri" w:eastAsia="Times New Roman" w:hAnsi="Calibri" w:cs="Times New Roman"/>
                <w:color w:val="000000"/>
                <w:sz w:val="16"/>
                <w:szCs w:val="16"/>
              </w:rPr>
              <w:t>measurement</w:t>
            </w:r>
            <w:proofErr w:type="gramEnd"/>
          </w:p>
        </w:tc>
      </w:tr>
      <w:tr w:rsidR="000D30A1" w:rsidRPr="006C02B2" w14:paraId="1648D6E4"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08CF54AC"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Other sampling speed</w:t>
            </w:r>
          </w:p>
        </w:tc>
        <w:tc>
          <w:tcPr>
            <w:tcW w:w="862" w:type="dxa"/>
            <w:tcBorders>
              <w:top w:val="nil"/>
              <w:left w:val="nil"/>
              <w:bottom w:val="single" w:sz="4" w:space="0" w:color="auto"/>
              <w:right w:val="single" w:sz="4" w:space="0" w:color="auto"/>
            </w:tcBorders>
            <w:shd w:val="clear" w:color="auto" w:fill="auto"/>
            <w:noWrap/>
            <w:vAlign w:val="center"/>
            <w:hideMark/>
          </w:tcPr>
          <w:p w14:paraId="14EFEEFA"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proofErr w:type="spellStart"/>
            <w:r w:rsidRPr="006C02B2">
              <w:rPr>
                <w:rFonts w:ascii="Calibri" w:eastAsia="Times New Roman" w:hAnsi="Calibri" w:cs="Times New Roman"/>
                <w:color w:val="000000"/>
                <w:sz w:val="16"/>
                <w:szCs w:val="16"/>
              </w:rPr>
              <w:t>ms</w:t>
            </w:r>
            <w:proofErr w:type="spellEnd"/>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3AFB1E7" w14:textId="1AD21BDF" w:rsidR="000D30A1" w:rsidRPr="006C02B2" w:rsidRDefault="000D30A1" w:rsidP="00D861A5">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current/voltage/power</w:t>
            </w:r>
            <w:r w:rsidR="00D861A5">
              <w:rPr>
                <w:rFonts w:ascii="Calibri" w:eastAsia="Times New Roman" w:hAnsi="Calibri" w:cs="Times New Roman"/>
                <w:color w:val="000000"/>
                <w:sz w:val="16"/>
                <w:szCs w:val="16"/>
              </w:rPr>
              <w:t>/flag</w:t>
            </w:r>
            <w:r w:rsidRPr="006C02B2">
              <w:rPr>
                <w:rFonts w:ascii="Calibri" w:eastAsia="Times New Roman" w:hAnsi="Calibri" w:cs="Times New Roman"/>
                <w:color w:val="000000"/>
                <w:sz w:val="16"/>
                <w:szCs w:val="16"/>
              </w:rPr>
              <w:t xml:space="preserve">: 2 </w:t>
            </w:r>
            <w:proofErr w:type="spellStart"/>
            <w:r w:rsidRPr="006C02B2">
              <w:rPr>
                <w:rFonts w:ascii="Calibri" w:eastAsia="Times New Roman" w:hAnsi="Calibri" w:cs="Times New Roman"/>
                <w:color w:val="000000"/>
                <w:sz w:val="16"/>
                <w:szCs w:val="16"/>
              </w:rPr>
              <w:t>ms</w:t>
            </w:r>
            <w:proofErr w:type="spellEnd"/>
          </w:p>
        </w:tc>
      </w:tr>
      <w:tr w:rsidR="000D30A1" w:rsidRPr="006C02B2" w14:paraId="06329662"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0368B8DB"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Time stamp to buffered samples</w:t>
            </w:r>
          </w:p>
        </w:tc>
        <w:tc>
          <w:tcPr>
            <w:tcW w:w="862" w:type="dxa"/>
            <w:tcBorders>
              <w:top w:val="nil"/>
              <w:left w:val="nil"/>
              <w:bottom w:val="single" w:sz="4" w:space="0" w:color="auto"/>
              <w:right w:val="single" w:sz="4" w:space="0" w:color="auto"/>
            </w:tcBorders>
            <w:shd w:val="clear" w:color="auto" w:fill="auto"/>
            <w:noWrap/>
            <w:vAlign w:val="center"/>
            <w:hideMark/>
          </w:tcPr>
          <w:p w14:paraId="63885CBC"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15A747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only one time stamp every 2ms for current/voltage/power/flag</w:t>
            </w:r>
            <w:r>
              <w:rPr>
                <w:rFonts w:ascii="Calibri" w:eastAsia="Times New Roman" w:hAnsi="Calibri" w:cs="Times New Roman"/>
                <w:color w:val="000000"/>
                <w:sz w:val="16"/>
                <w:szCs w:val="16"/>
              </w:rPr>
              <w:t xml:space="preserve"> (</w:t>
            </w:r>
            <w:r w:rsidRPr="006C02B2">
              <w:rPr>
                <w:rFonts w:ascii="Calibri" w:eastAsia="Times New Roman" w:hAnsi="Calibri" w:cs="Times New Roman"/>
                <w:color w:val="000000"/>
                <w:sz w:val="16"/>
                <w:szCs w:val="16"/>
              </w:rPr>
              <w:t xml:space="preserve">Error max: +/- 1 </w:t>
            </w:r>
            <w:proofErr w:type="spellStart"/>
            <w:r w:rsidRPr="006C02B2">
              <w:rPr>
                <w:rFonts w:ascii="Calibri" w:eastAsia="Times New Roman" w:hAnsi="Calibri" w:cs="Times New Roman"/>
                <w:color w:val="000000"/>
                <w:sz w:val="16"/>
                <w:szCs w:val="16"/>
              </w:rPr>
              <w:t>ms</w:t>
            </w:r>
            <w:proofErr w:type="spellEnd"/>
            <w:r>
              <w:rPr>
                <w:rFonts w:ascii="Calibri" w:eastAsia="Times New Roman" w:hAnsi="Calibri" w:cs="Times New Roman"/>
                <w:color w:val="000000"/>
                <w:sz w:val="16"/>
                <w:szCs w:val="16"/>
              </w:rPr>
              <w:t>)</w:t>
            </w:r>
          </w:p>
        </w:tc>
      </w:tr>
      <w:tr w:rsidR="000D30A1" w:rsidRPr="006C02B2" w14:paraId="644F5BA8" w14:textId="77777777" w:rsidTr="00E13B3D">
        <w:trPr>
          <w:trHeight w:val="285"/>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5DBFD3F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Transfer mode with racks</w:t>
            </w:r>
          </w:p>
        </w:tc>
        <w:tc>
          <w:tcPr>
            <w:tcW w:w="862" w:type="dxa"/>
            <w:tcBorders>
              <w:top w:val="nil"/>
              <w:left w:val="nil"/>
              <w:bottom w:val="single" w:sz="4" w:space="0" w:color="auto"/>
              <w:right w:val="single" w:sz="4" w:space="0" w:color="auto"/>
            </w:tcBorders>
            <w:shd w:val="clear" w:color="auto" w:fill="auto"/>
            <w:noWrap/>
            <w:vAlign w:val="center"/>
            <w:hideMark/>
          </w:tcPr>
          <w:p w14:paraId="23339013"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C2AE2E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commentRangeStart w:id="71"/>
            <w:commentRangeStart w:id="72"/>
            <w:r w:rsidRPr="006C02B2">
              <w:rPr>
                <w:rFonts w:ascii="Calibri" w:eastAsia="Times New Roman" w:hAnsi="Calibri" w:cs="Times New Roman"/>
                <w:color w:val="000000"/>
                <w:sz w:val="16"/>
                <w:szCs w:val="16"/>
              </w:rPr>
              <w:t>Modbus</w:t>
            </w:r>
            <w:r>
              <w:rPr>
                <w:rFonts w:ascii="Calibri" w:eastAsia="Times New Roman" w:hAnsi="Calibri" w:cs="Times New Roman"/>
                <w:color w:val="000000"/>
                <w:sz w:val="16"/>
                <w:szCs w:val="16"/>
              </w:rPr>
              <w:t xml:space="preserve"> (</w:t>
            </w:r>
            <w:r w:rsidRPr="006C02B2">
              <w:rPr>
                <w:rFonts w:ascii="Calibri" w:eastAsia="Times New Roman" w:hAnsi="Calibri" w:cs="Times New Roman"/>
                <w:color w:val="000000"/>
                <w:sz w:val="16"/>
                <w:szCs w:val="16"/>
              </w:rPr>
              <w:t>still to be fully tested, first but seems feasible</w:t>
            </w:r>
            <w:r>
              <w:rPr>
                <w:rFonts w:ascii="Calibri" w:eastAsia="Times New Roman" w:hAnsi="Calibri" w:cs="Times New Roman"/>
                <w:color w:val="000000"/>
                <w:sz w:val="16"/>
                <w:szCs w:val="16"/>
              </w:rPr>
              <w:t>)</w:t>
            </w:r>
            <w:commentRangeEnd w:id="71"/>
            <w:r w:rsidR="00F2131F">
              <w:rPr>
                <w:rStyle w:val="CommentReference"/>
              </w:rPr>
              <w:commentReference w:id="71"/>
            </w:r>
            <w:commentRangeEnd w:id="72"/>
            <w:r w:rsidR="002259EA">
              <w:rPr>
                <w:rStyle w:val="CommentReference"/>
              </w:rPr>
              <w:commentReference w:id="72"/>
            </w:r>
          </w:p>
        </w:tc>
      </w:tr>
      <w:tr w:rsidR="000D30A1" w:rsidRPr="006C02B2" w14:paraId="4F49F4AC" w14:textId="77777777" w:rsidTr="00E13B3D">
        <w:trPr>
          <w:trHeight w:val="274"/>
        </w:trPr>
        <w:tc>
          <w:tcPr>
            <w:tcW w:w="13251" w:type="dxa"/>
            <w:gridSpan w:val="6"/>
            <w:tcBorders>
              <w:top w:val="single" w:sz="8" w:space="0" w:color="auto"/>
              <w:left w:val="single" w:sz="8" w:space="0" w:color="auto"/>
              <w:bottom w:val="nil"/>
              <w:right w:val="single" w:sz="8" w:space="0" w:color="000000"/>
            </w:tcBorders>
            <w:shd w:val="clear" w:color="auto" w:fill="auto"/>
            <w:noWrap/>
            <w:vAlign w:val="center"/>
            <w:hideMark/>
          </w:tcPr>
          <w:p w14:paraId="4D83AB28" w14:textId="77777777" w:rsidR="000D30A1" w:rsidRPr="006C02B2" w:rsidRDefault="000D30A1" w:rsidP="00E13B3D">
            <w:pPr>
              <w:spacing w:after="0"/>
              <w:ind w:firstLineChars="100" w:firstLine="221"/>
              <w:jc w:val="left"/>
              <w:rPr>
                <w:rFonts w:ascii="Calibri" w:eastAsia="Times New Roman" w:hAnsi="Calibri" w:cs="Times New Roman"/>
                <w:b/>
                <w:bCs/>
              </w:rPr>
            </w:pPr>
            <w:r w:rsidRPr="006C02B2">
              <w:rPr>
                <w:rFonts w:ascii="Calibri" w:eastAsia="Times New Roman" w:hAnsi="Calibri" w:cs="Times New Roman"/>
                <w:b/>
                <w:bCs/>
              </w:rPr>
              <w:t>Buffer loading/unloading protocol</w:t>
            </w:r>
          </w:p>
        </w:tc>
      </w:tr>
      <w:tr w:rsidR="000D30A1" w:rsidRPr="006C02B2" w14:paraId="29B05353" w14:textId="77777777" w:rsidTr="00E13B3D">
        <w:trPr>
          <w:trHeight w:val="568"/>
        </w:trPr>
        <w:tc>
          <w:tcPr>
            <w:tcW w:w="25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3C4DD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Loading mode</w:t>
            </w:r>
          </w:p>
        </w:tc>
        <w:tc>
          <w:tcPr>
            <w:tcW w:w="862" w:type="dxa"/>
            <w:tcBorders>
              <w:top w:val="single" w:sz="4" w:space="0" w:color="auto"/>
              <w:left w:val="nil"/>
              <w:bottom w:val="single" w:sz="4" w:space="0" w:color="auto"/>
              <w:right w:val="single" w:sz="4" w:space="0" w:color="auto"/>
            </w:tcBorders>
            <w:shd w:val="clear" w:color="auto" w:fill="auto"/>
            <w:noWrap/>
            <w:vAlign w:val="center"/>
            <w:hideMark/>
          </w:tcPr>
          <w:p w14:paraId="1B830567"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0C730129" w14:textId="3BCEC810" w:rsidR="000D30A1"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Only one of the two buffers (per rack) to be loaded continuously;</w:t>
            </w:r>
            <w:r w:rsidRPr="006C02B2">
              <w:rPr>
                <w:rFonts w:ascii="Calibri" w:eastAsia="Times New Roman" w:hAnsi="Calibri" w:cs="Times New Roman"/>
                <w:color w:val="000000"/>
                <w:sz w:val="16"/>
                <w:szCs w:val="16"/>
              </w:rPr>
              <w:br/>
              <w:t xml:space="preserve">When a flag (warning/limit) appears, EPICS sends a “command/trig” to </w:t>
            </w:r>
            <w:r w:rsidR="00650622">
              <w:rPr>
                <w:rFonts w:ascii="Calibri" w:eastAsia="Times New Roman" w:hAnsi="Calibri" w:cs="Times New Roman"/>
                <w:color w:val="000000"/>
                <w:sz w:val="16"/>
                <w:szCs w:val="16"/>
              </w:rPr>
              <w:t>SSM</w:t>
            </w:r>
            <w:r w:rsidRPr="006C02B2">
              <w:rPr>
                <w:rFonts w:ascii="Calibri" w:eastAsia="Times New Roman" w:hAnsi="Calibri" w:cs="Times New Roman"/>
                <w:color w:val="000000"/>
                <w:sz w:val="16"/>
                <w:szCs w:val="16"/>
              </w:rPr>
              <w:t xml:space="preserve"> modules</w:t>
            </w:r>
            <w:r w:rsidR="007F4009">
              <w:rPr>
                <w:rFonts w:ascii="Calibri" w:eastAsia="Times New Roman" w:hAnsi="Calibri" w:cs="Times New Roman"/>
                <w:color w:val="000000"/>
                <w:sz w:val="16"/>
                <w:szCs w:val="16"/>
              </w:rPr>
              <w:t xml:space="preserve"> (refer to section 3.3.)</w:t>
            </w:r>
          </w:p>
          <w:p w14:paraId="330032F9" w14:textId="308256E5"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Pr>
                <w:rFonts w:ascii="Calibri" w:eastAsia="Times New Roman" w:hAnsi="Calibri" w:cs="Times New Roman"/>
                <w:color w:val="000000"/>
                <w:sz w:val="16"/>
                <w:szCs w:val="16"/>
              </w:rPr>
              <w:t>(</w:t>
            </w:r>
            <w:proofErr w:type="gramStart"/>
            <w:r w:rsidRPr="006C02B2">
              <w:rPr>
                <w:rFonts w:ascii="Calibri" w:eastAsia="Times New Roman" w:hAnsi="Calibri" w:cs="Times New Roman"/>
                <w:color w:val="000000"/>
                <w:sz w:val="16"/>
                <w:szCs w:val="16"/>
              </w:rPr>
              <w:t>ability</w:t>
            </w:r>
            <w:proofErr w:type="gramEnd"/>
            <w:r w:rsidRPr="006C02B2">
              <w:rPr>
                <w:rFonts w:ascii="Calibri" w:eastAsia="Times New Roman" w:hAnsi="Calibri" w:cs="Times New Roman"/>
                <w:color w:val="000000"/>
                <w:sz w:val="16"/>
                <w:szCs w:val="16"/>
              </w:rPr>
              <w:t xml:space="preserve"> to dump and send the data from buffer</w:t>
            </w:r>
            <w:r w:rsidR="00795788">
              <w:rPr>
                <w:rFonts w:ascii="Calibri" w:eastAsia="Times New Roman" w:hAnsi="Calibri" w:cs="Times New Roman"/>
                <w:color w:val="000000"/>
                <w:sz w:val="16"/>
                <w:szCs w:val="16"/>
              </w:rPr>
              <w:t xml:space="preserve"> 1 and to continue recording at </w:t>
            </w:r>
            <w:r w:rsidRPr="006C02B2">
              <w:rPr>
                <w:rFonts w:ascii="Calibri" w:eastAsia="Times New Roman" w:hAnsi="Calibri" w:cs="Times New Roman"/>
                <w:color w:val="000000"/>
                <w:sz w:val="16"/>
                <w:szCs w:val="16"/>
              </w:rPr>
              <w:t>the same time on the buffer 2 has to be confirmed</w:t>
            </w:r>
            <w:r>
              <w:rPr>
                <w:rFonts w:ascii="Calibri" w:eastAsia="Times New Roman" w:hAnsi="Calibri" w:cs="Times New Roman"/>
                <w:color w:val="000000"/>
                <w:sz w:val="16"/>
                <w:szCs w:val="16"/>
              </w:rPr>
              <w:t>)</w:t>
            </w:r>
          </w:p>
        </w:tc>
      </w:tr>
      <w:tr w:rsidR="000D30A1" w:rsidRPr="006C02B2" w14:paraId="1488C4F3" w14:textId="77777777" w:rsidTr="00E13B3D">
        <w:trPr>
          <w:trHeight w:val="484"/>
        </w:trPr>
        <w:tc>
          <w:tcPr>
            <w:tcW w:w="2553" w:type="dxa"/>
            <w:tcBorders>
              <w:top w:val="nil"/>
              <w:left w:val="single" w:sz="4" w:space="0" w:color="auto"/>
              <w:bottom w:val="single" w:sz="4" w:space="0" w:color="auto"/>
              <w:right w:val="single" w:sz="4" w:space="0" w:color="auto"/>
            </w:tcBorders>
            <w:shd w:val="clear" w:color="auto" w:fill="auto"/>
            <w:noWrap/>
            <w:vAlign w:val="center"/>
            <w:hideMark/>
          </w:tcPr>
          <w:p w14:paraId="6C795AF6"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Unloading protocol</w:t>
            </w:r>
          </w:p>
        </w:tc>
        <w:tc>
          <w:tcPr>
            <w:tcW w:w="862" w:type="dxa"/>
            <w:tcBorders>
              <w:top w:val="nil"/>
              <w:left w:val="nil"/>
              <w:bottom w:val="single" w:sz="4" w:space="0" w:color="auto"/>
              <w:right w:val="single" w:sz="4" w:space="0" w:color="auto"/>
            </w:tcBorders>
            <w:shd w:val="clear" w:color="auto" w:fill="auto"/>
            <w:noWrap/>
            <w:vAlign w:val="center"/>
            <w:hideMark/>
          </w:tcPr>
          <w:p w14:paraId="06A377F9"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w:t>
            </w:r>
          </w:p>
        </w:tc>
        <w:tc>
          <w:tcPr>
            <w:tcW w:w="9836" w:type="dxa"/>
            <w:gridSpan w:val="4"/>
            <w:tcBorders>
              <w:top w:val="single" w:sz="4" w:space="0" w:color="auto"/>
              <w:left w:val="nil"/>
              <w:bottom w:val="single" w:sz="4" w:space="0" w:color="auto"/>
              <w:right w:val="single" w:sz="4" w:space="0" w:color="000000"/>
            </w:tcBorders>
            <w:shd w:val="clear" w:color="auto" w:fill="auto"/>
            <w:vAlign w:val="center"/>
            <w:hideMark/>
          </w:tcPr>
          <w:p w14:paraId="483E2E73" w14:textId="77777777" w:rsidR="000D30A1" w:rsidRPr="006C02B2" w:rsidRDefault="000D30A1" w:rsidP="00E13B3D">
            <w:pPr>
              <w:spacing w:after="0"/>
              <w:ind w:firstLineChars="100" w:firstLine="160"/>
              <w:jc w:val="left"/>
              <w:rPr>
                <w:rFonts w:ascii="Calibri" w:eastAsia="Times New Roman" w:hAnsi="Calibri" w:cs="Times New Roman"/>
                <w:color w:val="000000"/>
                <w:sz w:val="16"/>
                <w:szCs w:val="16"/>
              </w:rPr>
            </w:pPr>
            <w:r w:rsidRPr="006C02B2">
              <w:rPr>
                <w:rFonts w:ascii="Calibri" w:eastAsia="Times New Roman" w:hAnsi="Calibri" w:cs="Times New Roman"/>
                <w:color w:val="000000"/>
                <w:sz w:val="16"/>
                <w:szCs w:val="16"/>
              </w:rPr>
              <w:t xml:space="preserve">The amplifier will switch to the other buffer and EPICS organizes the data transferred of the frozen buffer </w:t>
            </w:r>
          </w:p>
        </w:tc>
      </w:tr>
    </w:tbl>
    <w:p w14:paraId="319EC3A4" w14:textId="77777777" w:rsidR="000D30A1" w:rsidRDefault="000D30A1" w:rsidP="00E22F46">
      <w:pPr>
        <w:pStyle w:val="Heading1"/>
        <w:sectPr w:rsidR="000D30A1" w:rsidSect="000D30A1">
          <w:pgSz w:w="16838" w:h="11906" w:orient="landscape"/>
          <w:pgMar w:top="1418" w:right="1418" w:bottom="1418" w:left="1418" w:header="709" w:footer="567" w:gutter="0"/>
          <w:cols w:space="708"/>
          <w:docGrid w:linePitch="360"/>
        </w:sectPr>
      </w:pPr>
      <w:bookmarkStart w:id="73" w:name="_Toc449014583"/>
    </w:p>
    <w:p w14:paraId="430F8C24" w14:textId="1E4A5BDD" w:rsidR="00271F3E" w:rsidRDefault="008816B1" w:rsidP="003648E7">
      <w:pPr>
        <w:pStyle w:val="Heading1"/>
        <w:numPr>
          <w:ilvl w:val="0"/>
          <w:numId w:val="3"/>
        </w:numPr>
      </w:pPr>
      <w:bookmarkStart w:id="74" w:name="_Toc13139968"/>
      <w:r>
        <w:lastRenderedPageBreak/>
        <w:t>Remote Control S</w:t>
      </w:r>
      <w:r w:rsidR="00271F3E">
        <w:t>ystem</w:t>
      </w:r>
      <w:r>
        <w:t xml:space="preserve"> </w:t>
      </w:r>
      <w:r w:rsidR="0093150B">
        <w:t>Requirements</w:t>
      </w:r>
      <w:bookmarkEnd w:id="74"/>
    </w:p>
    <w:p w14:paraId="618AFF85" w14:textId="3B594920" w:rsidR="00271F3E" w:rsidRDefault="009D0D85" w:rsidP="003648E7">
      <w:pPr>
        <w:pStyle w:val="Heading2"/>
        <w:numPr>
          <w:ilvl w:val="1"/>
          <w:numId w:val="3"/>
        </w:numPr>
      </w:pPr>
      <w:bookmarkStart w:id="75" w:name="_Toc13139969"/>
      <w:r>
        <w:t>Architecture overview</w:t>
      </w:r>
      <w:bookmarkEnd w:id="75"/>
    </w:p>
    <w:p w14:paraId="08F2D44C" w14:textId="6B571808" w:rsidR="005369EC" w:rsidRDefault="004E1AFC" w:rsidP="00271F3E">
      <w:r>
        <w:t>This control system is based on the MYRTE development for amplifiers.</w:t>
      </w:r>
      <w:r w:rsidR="00AF6823">
        <w:t xml:space="preserve"> </w:t>
      </w:r>
      <w:r w:rsidR="005369EC">
        <w:rPr>
          <w:rStyle w:val="tlid-translation"/>
        </w:rPr>
        <w:t>A l</w:t>
      </w:r>
      <w:r w:rsidR="0001258D">
        <w:rPr>
          <w:rStyle w:val="tlid-translation"/>
        </w:rPr>
        <w:t xml:space="preserve">ot of </w:t>
      </w:r>
      <w:proofErr w:type="gramStart"/>
      <w:r w:rsidR="0001258D">
        <w:rPr>
          <w:rStyle w:val="tlid-translation"/>
        </w:rPr>
        <w:t>these  d</w:t>
      </w:r>
      <w:r w:rsidR="005369EC">
        <w:rPr>
          <w:rStyle w:val="tlid-translation"/>
        </w:rPr>
        <w:t>evelopments</w:t>
      </w:r>
      <w:proofErr w:type="gramEnd"/>
      <w:r w:rsidR="005369EC">
        <w:rPr>
          <w:rStyle w:val="tlid-translation"/>
        </w:rPr>
        <w:t xml:space="preserve"> </w:t>
      </w:r>
      <w:r w:rsidR="00565B38">
        <w:rPr>
          <w:rStyle w:val="tlid-translation"/>
        </w:rPr>
        <w:t>are</w:t>
      </w:r>
      <w:r w:rsidR="005369EC">
        <w:rPr>
          <w:rStyle w:val="tlid-translation"/>
        </w:rPr>
        <w:t xml:space="preserve"> used again in this upgrade</w:t>
      </w:r>
      <w:r w:rsidR="00AF6823">
        <w:t>.</w:t>
      </w:r>
    </w:p>
    <w:p w14:paraId="24DE09D6" w14:textId="793F8871" w:rsidR="007D63D1" w:rsidRDefault="005A1716" w:rsidP="007D63D1">
      <w:r>
        <w:t xml:space="preserve">As shown in the </w:t>
      </w:r>
      <w:r w:rsidR="009825E7">
        <w:fldChar w:fldCharType="begin"/>
      </w:r>
      <w:r w:rsidR="009825E7">
        <w:instrText xml:space="preserve"> REF _Ref12626716 \h </w:instrText>
      </w:r>
      <w:r w:rsidR="009825E7">
        <w:fldChar w:fldCharType="separate"/>
      </w:r>
      <w:r w:rsidR="009825E7">
        <w:t xml:space="preserve">Figure </w:t>
      </w:r>
      <w:r w:rsidR="009825E7">
        <w:rPr>
          <w:noProof/>
        </w:rPr>
        <w:t>2</w:t>
      </w:r>
      <w:r w:rsidR="009825E7">
        <w:fldChar w:fldCharType="end"/>
      </w:r>
      <w:r>
        <w:t>,</w:t>
      </w:r>
      <w:r w:rsidRPr="00B872BD">
        <w:t xml:space="preserve"> </w:t>
      </w:r>
      <w:r>
        <w:t>t</w:t>
      </w:r>
      <w:r w:rsidR="00B872BD" w:rsidRPr="00B872BD">
        <w:t xml:space="preserve">he architecture of the control system with amplifiers is managed by a set of </w:t>
      </w:r>
      <w:r w:rsidR="0001258D">
        <w:t>Control Boxes</w:t>
      </w:r>
      <w:r w:rsidR="000108F2">
        <w:t xml:space="preserve"> </w:t>
      </w:r>
      <w:r w:rsidR="009D0D85">
        <w:t>and sub-systems</w:t>
      </w:r>
      <w:r>
        <w:t>.</w:t>
      </w:r>
    </w:p>
    <w:p w14:paraId="16387224" w14:textId="21EDD553" w:rsidR="009825E7" w:rsidRDefault="0041368D" w:rsidP="009825E7">
      <w:pPr>
        <w:keepNext/>
        <w:jc w:val="center"/>
      </w:pPr>
      <w:r>
        <w:object w:dxaOrig="9876" w:dyaOrig="10129" w14:anchorId="4E72BD77">
          <v:shape id="_x0000_i1026" type="#_x0000_t75" style="width:438.75pt;height:450.75pt" o:ole="">
            <v:imagedata r:id="rId28" o:title=""/>
          </v:shape>
          <o:OLEObject Type="Embed" ProgID="Visio.Drawing.15" ShapeID="_x0000_i1026" DrawAspect="Content" ObjectID="_1830682618" r:id="rId29"/>
        </w:object>
      </w:r>
    </w:p>
    <w:p w14:paraId="26A8EFAF" w14:textId="15AC15CD" w:rsidR="009825E7" w:rsidRDefault="009825E7" w:rsidP="009825E7">
      <w:pPr>
        <w:pStyle w:val="Caption"/>
      </w:pPr>
      <w:bookmarkStart w:id="76" w:name="_Ref12626716"/>
      <w:bookmarkStart w:id="77" w:name="_Ref12971427"/>
      <w:r>
        <w:t xml:space="preserve">Figure </w:t>
      </w:r>
      <w:r>
        <w:fldChar w:fldCharType="begin"/>
      </w:r>
      <w:r>
        <w:instrText xml:space="preserve"> SEQ Figure \* ARABIC </w:instrText>
      </w:r>
      <w:r>
        <w:fldChar w:fldCharType="separate"/>
      </w:r>
      <w:ins w:id="78" w:author="Della Faille Philippe" w:date="2019-07-05T17:15:00Z">
        <w:r w:rsidR="00543D97">
          <w:rPr>
            <w:noProof/>
          </w:rPr>
          <w:t>3</w:t>
        </w:r>
      </w:ins>
      <w:del w:id="79" w:author="Della Faille Philippe" w:date="2019-07-05T17:15:00Z">
        <w:r w:rsidR="00A057E2" w:rsidDel="00543D97">
          <w:rPr>
            <w:noProof/>
          </w:rPr>
          <w:delText>2</w:delText>
        </w:r>
      </w:del>
      <w:r>
        <w:fldChar w:fldCharType="end"/>
      </w:r>
      <w:bookmarkEnd w:id="76"/>
      <w:r>
        <w:t xml:space="preserve"> </w:t>
      </w:r>
      <w:r w:rsidRPr="005A1716">
        <w:rPr>
          <w:rStyle w:val="FigureChar"/>
        </w:rPr>
        <w:t>Control System Architecture</w:t>
      </w:r>
      <w:bookmarkEnd w:id="77"/>
    </w:p>
    <w:p w14:paraId="479D25CB" w14:textId="705CAB94" w:rsidR="009D0D85" w:rsidRDefault="009D0D85" w:rsidP="009D0D85">
      <w:r>
        <w:t xml:space="preserve">This architecture is mainly divided into </w:t>
      </w:r>
      <w:r w:rsidR="00C30B2D">
        <w:t>three</w:t>
      </w:r>
      <w:r>
        <w:t xml:space="preserve"> </w:t>
      </w:r>
      <w:proofErr w:type="gramStart"/>
      <w:r>
        <w:t>parts :</w:t>
      </w:r>
      <w:proofErr w:type="gramEnd"/>
    </w:p>
    <w:p w14:paraId="72BFB7C8" w14:textId="12D2F771" w:rsidR="009D0D85" w:rsidRPr="004A1999" w:rsidRDefault="009D0D85" w:rsidP="009D0D85">
      <w:pPr>
        <w:pStyle w:val="ListParagraph"/>
        <w:numPr>
          <w:ilvl w:val="0"/>
          <w:numId w:val="7"/>
        </w:numPr>
      </w:pPr>
      <w:r>
        <w:t xml:space="preserve">Controls Boxes connected to channel access, to </w:t>
      </w:r>
      <w:r w:rsidR="00186602">
        <w:t>IBA</w:t>
      </w:r>
      <w:r>
        <w:t xml:space="preserve"> PLCs and to SS</w:t>
      </w:r>
      <w:r w:rsidR="00452021">
        <w:t>M</w:t>
      </w:r>
      <w:r>
        <w:t>s racks.</w:t>
      </w:r>
    </w:p>
    <w:p w14:paraId="3FFA6818" w14:textId="3FD01DE6" w:rsidR="009D0D85" w:rsidRDefault="00186602" w:rsidP="009D0D85">
      <w:pPr>
        <w:pStyle w:val="ListParagraph"/>
        <w:numPr>
          <w:ilvl w:val="0"/>
          <w:numId w:val="7"/>
        </w:numPr>
      </w:pPr>
      <w:r>
        <w:t>IBA</w:t>
      </w:r>
      <w:r w:rsidR="009D0D85">
        <w:t xml:space="preserve"> PLCs connected to Controls boxes.</w:t>
      </w:r>
    </w:p>
    <w:p w14:paraId="77C0578F" w14:textId="1A944FDC" w:rsidR="00491014" w:rsidRPr="00186602" w:rsidRDefault="00E974C2" w:rsidP="00EE690B">
      <w:pPr>
        <w:pStyle w:val="ListParagraph"/>
        <w:numPr>
          <w:ilvl w:val="0"/>
          <w:numId w:val="7"/>
        </w:numPr>
      </w:pPr>
      <w:r>
        <w:t>SSMs</w:t>
      </w:r>
      <w:r w:rsidR="009D0D85">
        <w:t xml:space="preserve"> racks connected to Controls boxes.</w:t>
      </w:r>
    </w:p>
    <w:p w14:paraId="6E6AFE96" w14:textId="77777777" w:rsidR="00F15D92" w:rsidRDefault="00F15D92" w:rsidP="0001258D"/>
    <w:p w14:paraId="21F422EE" w14:textId="1D33FC83" w:rsidR="0001258D" w:rsidRDefault="000108F2" w:rsidP="0001258D">
      <w:r w:rsidRPr="000108F2">
        <w:t xml:space="preserve">Each of these components uses the following communication </w:t>
      </w:r>
      <w:proofErr w:type="gramStart"/>
      <w:r w:rsidRPr="000108F2">
        <w:t>protocols</w:t>
      </w:r>
      <w:r w:rsidR="0001258D">
        <w:t xml:space="preserve"> :</w:t>
      </w:r>
      <w:proofErr w:type="gramEnd"/>
    </w:p>
    <w:p w14:paraId="6EA6B4DB" w14:textId="3A1FBF5E" w:rsidR="0001258D" w:rsidRPr="004A1999" w:rsidRDefault="0001258D" w:rsidP="00A00A92">
      <w:pPr>
        <w:pStyle w:val="ListParagraph"/>
        <w:numPr>
          <w:ilvl w:val="0"/>
          <w:numId w:val="7"/>
        </w:numPr>
      </w:pPr>
      <w:r>
        <w:lastRenderedPageBreak/>
        <w:t>Control Boxes use TCP/IP connections.</w:t>
      </w:r>
    </w:p>
    <w:p w14:paraId="04E4AAE3" w14:textId="0797DAA7" w:rsidR="0001258D" w:rsidRDefault="00186602" w:rsidP="00186602">
      <w:pPr>
        <w:pStyle w:val="ListParagraph"/>
        <w:numPr>
          <w:ilvl w:val="0"/>
          <w:numId w:val="7"/>
        </w:numPr>
      </w:pPr>
      <w:r>
        <w:t xml:space="preserve">IBA PLC use </w:t>
      </w:r>
      <w:ins w:id="80" w:author="Della Faille Philippe" w:date="2019-08-09T16:22:00Z">
        <w:r w:rsidR="008F4028">
          <w:t>ETHERCAT</w:t>
        </w:r>
      </w:ins>
      <w:del w:id="81" w:author="Della Faille Philippe" w:date="2019-08-09T16:22:00Z">
        <w:r w:rsidDel="008F4028">
          <w:delText>MODBUS TCP/IP</w:delText>
        </w:r>
      </w:del>
      <w:r>
        <w:t xml:space="preserve"> protocol with Control Boxes.</w:t>
      </w:r>
    </w:p>
    <w:p w14:paraId="537C804F" w14:textId="018962EF" w:rsidR="0001258D" w:rsidRDefault="00650622" w:rsidP="0001258D">
      <w:pPr>
        <w:pStyle w:val="ListParagraph"/>
        <w:numPr>
          <w:ilvl w:val="0"/>
          <w:numId w:val="7"/>
        </w:numPr>
      </w:pPr>
      <w:r>
        <w:t>SSM</w:t>
      </w:r>
      <w:r w:rsidR="0001258D">
        <w:t xml:space="preserve"> racks </w:t>
      </w:r>
      <w:r w:rsidR="003632D6">
        <w:t xml:space="preserve">use </w:t>
      </w:r>
      <w:r w:rsidR="0001258D">
        <w:t>MODBU</w:t>
      </w:r>
      <w:r w:rsidR="000108F2">
        <w:t>S TCP/IP protocol with Control Boxes.</w:t>
      </w:r>
    </w:p>
    <w:p w14:paraId="738CB3F5" w14:textId="6714A323" w:rsidR="00916DF3" w:rsidDel="008F4028" w:rsidRDefault="00916DF3" w:rsidP="002D6552">
      <w:pPr>
        <w:rPr>
          <w:del w:id="82" w:author="Della Faille Philippe" w:date="2019-08-09T16:23:00Z"/>
          <w:rStyle w:val="tlid-translation"/>
          <w:lang w:val="en"/>
        </w:rPr>
      </w:pPr>
      <w:del w:id="83" w:author="Della Faille Philippe" w:date="2019-08-09T16:23:00Z">
        <w:r w:rsidDel="008F4028">
          <w:rPr>
            <w:rStyle w:val="tlid-translation"/>
            <w:lang w:val="en"/>
          </w:rPr>
          <w:delText>We are studying the possibility of using the ethercat protocol with PLC IBA to replace Modbus TCP/IP.</w:delText>
        </w:r>
      </w:del>
    </w:p>
    <w:p w14:paraId="5D27F0AC" w14:textId="4B4DEAF5" w:rsidR="002D6552" w:rsidRDefault="002D6552" w:rsidP="002D6552">
      <w:r>
        <w:t>Control Boxes, typically PCs under Linux Centos</w:t>
      </w:r>
      <w:r w:rsidR="00F15D92">
        <w:t>, host EPICS IOCs.</w:t>
      </w:r>
      <w:ins w:id="84" w:author="Della Faille Philippe" w:date="2019-08-09T16:23:00Z">
        <w:r w:rsidR="008F4028">
          <w:t xml:space="preserve"> </w:t>
        </w:r>
      </w:ins>
      <w:del w:id="85" w:author="Della Faille Philippe" w:date="2019-08-09T16:23:00Z">
        <w:r w:rsidR="00F15D92" w:rsidDel="008F4028">
          <w:delText xml:space="preserve"> </w:delText>
        </w:r>
      </w:del>
      <w:r w:rsidR="00787770">
        <w:t xml:space="preserve">These </w:t>
      </w:r>
      <w:r w:rsidR="004F5CEA">
        <w:t xml:space="preserve">IOCs </w:t>
      </w:r>
      <w:r w:rsidR="00787770">
        <w:t>ma</w:t>
      </w:r>
      <w:r w:rsidR="004F5CEA">
        <w:t>k</w:t>
      </w:r>
      <w:r w:rsidR="00787770">
        <w:t>e t</w:t>
      </w:r>
      <w:r w:rsidR="00A77528">
        <w:t xml:space="preserve">he link between </w:t>
      </w:r>
      <w:r w:rsidR="00787770">
        <w:t>EPICS channel access</w:t>
      </w:r>
      <w:r w:rsidR="00A77528">
        <w:t xml:space="preserve"> and sub-systems</w:t>
      </w:r>
      <w:r w:rsidR="00787770">
        <w:t>.</w:t>
      </w:r>
    </w:p>
    <w:p w14:paraId="6048E05B" w14:textId="17939119" w:rsidR="002D6552" w:rsidRDefault="004F5CEA" w:rsidP="002D6552">
      <w:pPr>
        <w:spacing w:after="0"/>
      </w:pPr>
      <w:r w:rsidRPr="004F5CEA">
        <w:rPr>
          <w:i/>
        </w:rPr>
        <w:t>N</w:t>
      </w:r>
      <w:r w:rsidR="002D6552">
        <w:t xml:space="preserve"> IOCs </w:t>
      </w:r>
      <w:r>
        <w:t xml:space="preserve">manage </w:t>
      </w:r>
      <w:r w:rsidR="00B002E2">
        <w:t xml:space="preserve">the </w:t>
      </w:r>
      <w:r w:rsidR="00A77528">
        <w:t xml:space="preserve">communication with </w:t>
      </w:r>
      <w:r w:rsidR="00186602">
        <w:t>IBA</w:t>
      </w:r>
      <w:r w:rsidR="00A77528">
        <w:t xml:space="preserve"> PLC</w:t>
      </w:r>
      <w:r w:rsidR="00B002E2">
        <w:t>s</w:t>
      </w:r>
      <w:r w:rsidR="00A77528">
        <w:t>.</w:t>
      </w:r>
    </w:p>
    <w:p w14:paraId="0F9A57DC" w14:textId="35F88632" w:rsidR="00932A89" w:rsidRDefault="002D6552" w:rsidP="00932A89">
      <w:r w:rsidRPr="00AF6823">
        <w:rPr>
          <w:i/>
        </w:rPr>
        <w:t>N</w:t>
      </w:r>
      <w:r>
        <w:t xml:space="preserve"> IOCs </w:t>
      </w:r>
      <w:r w:rsidR="004F5CEA">
        <w:t>manage</w:t>
      </w:r>
      <w:r>
        <w:t xml:space="preserve"> </w:t>
      </w:r>
      <w:r w:rsidR="00B002E2">
        <w:t xml:space="preserve">the </w:t>
      </w:r>
      <w:r w:rsidR="004F5CEA">
        <w:t xml:space="preserve">communication with </w:t>
      </w:r>
      <w:r w:rsidR="00E974C2">
        <w:t>SSMs</w:t>
      </w:r>
      <w:r w:rsidR="004F5CEA">
        <w:t xml:space="preserve"> </w:t>
      </w:r>
      <w:r>
        <w:t>racks</w:t>
      </w:r>
      <w:r w:rsidR="004F5CEA">
        <w:t>.</w:t>
      </w:r>
    </w:p>
    <w:p w14:paraId="1A36B110" w14:textId="7545EAAD" w:rsidR="004F0383" w:rsidRDefault="004F0383" w:rsidP="00932A89">
      <w:r>
        <w:t>D</w:t>
      </w:r>
      <w:r w:rsidRPr="004F0383">
        <w:t xml:space="preserve">etailed </w:t>
      </w:r>
      <w:commentRangeStart w:id="86"/>
      <w:r w:rsidRPr="004F0383">
        <w:t xml:space="preserve">topology </w:t>
      </w:r>
      <w:commentRangeEnd w:id="86"/>
      <w:r w:rsidR="00181017">
        <w:rPr>
          <w:rStyle w:val="CommentReference"/>
        </w:rPr>
        <w:commentReference w:id="86"/>
      </w:r>
      <w:r w:rsidRPr="004F0383">
        <w:t>will be</w:t>
      </w:r>
      <w:r>
        <w:t xml:space="preserve"> defined by SCK-CEN. </w:t>
      </w:r>
      <w:proofErr w:type="spellStart"/>
      <w:r>
        <w:t>Cosylab</w:t>
      </w:r>
      <w:proofErr w:type="spellEnd"/>
      <w:r w:rsidRPr="004F0383">
        <w:t xml:space="preserve"> will develop the EPICS </w:t>
      </w:r>
      <w:commentRangeStart w:id="87"/>
      <w:commentRangeStart w:id="88"/>
      <w:del w:id="89" w:author="Della Faille Philippe" w:date="2019-07-09T12:01:00Z">
        <w:r w:rsidRPr="004F0383" w:rsidDel="00677EB6">
          <w:delText xml:space="preserve">module </w:delText>
        </w:r>
      </w:del>
      <w:commentRangeEnd w:id="87"/>
      <w:ins w:id="90" w:author="Della Faille Philippe" w:date="2019-07-09T12:01:00Z">
        <w:r w:rsidR="00677EB6">
          <w:t>application</w:t>
        </w:r>
        <w:r w:rsidR="00677EB6" w:rsidRPr="004F0383">
          <w:t xml:space="preserve"> </w:t>
        </w:r>
      </w:ins>
      <w:r w:rsidR="00181017">
        <w:rPr>
          <w:rStyle w:val="CommentReference"/>
        </w:rPr>
        <w:commentReference w:id="87"/>
      </w:r>
      <w:commentRangeEnd w:id="88"/>
      <w:r w:rsidR="00677EB6">
        <w:rPr>
          <w:rStyle w:val="CommentReference"/>
        </w:rPr>
        <w:commentReference w:id="88"/>
      </w:r>
      <w:r w:rsidRPr="004F0383">
        <w:t>to be independent of topology, as separate soft IOCs.</w:t>
      </w:r>
    </w:p>
    <w:p w14:paraId="174CC981" w14:textId="2F0C9F31" w:rsidR="00F15D92" w:rsidRDefault="00302AD4" w:rsidP="00932A89">
      <w:r w:rsidRPr="00302AD4">
        <w:t xml:space="preserve">The structure of </w:t>
      </w:r>
      <w:r w:rsidR="00F364AF">
        <w:t xml:space="preserve">the </w:t>
      </w:r>
      <w:r w:rsidRPr="00302AD4">
        <w:t>amplifiers can have many forms</w:t>
      </w:r>
      <w:r w:rsidR="00C65999">
        <w:t xml:space="preserve"> (see below </w:t>
      </w:r>
      <w:r w:rsidR="009825E7">
        <w:fldChar w:fldCharType="begin"/>
      </w:r>
      <w:r w:rsidR="009825E7">
        <w:instrText xml:space="preserve"> REF _Ref12626776 \h </w:instrText>
      </w:r>
      <w:r w:rsidR="009825E7">
        <w:fldChar w:fldCharType="separate"/>
      </w:r>
      <w:r w:rsidR="009825E7" w:rsidRPr="009825E7">
        <w:t xml:space="preserve">Figure </w:t>
      </w:r>
      <w:r w:rsidR="009825E7" w:rsidRPr="009825E7">
        <w:rPr>
          <w:noProof/>
        </w:rPr>
        <w:t>3</w:t>
      </w:r>
      <w:r w:rsidR="009825E7">
        <w:fldChar w:fldCharType="end"/>
      </w:r>
      <w:r w:rsidR="00C65999">
        <w:t>)</w:t>
      </w:r>
    </w:p>
    <w:p w14:paraId="48EBD0A2" w14:textId="6A7F7448" w:rsidR="00F15D92" w:rsidRPr="00F15D92" w:rsidRDefault="00650622" w:rsidP="00F15D92">
      <w:pPr>
        <w:pStyle w:val="ListParagraph"/>
        <w:numPr>
          <w:ilvl w:val="0"/>
          <w:numId w:val="18"/>
        </w:numPr>
        <w:rPr>
          <w:strike/>
        </w:rPr>
      </w:pPr>
      <w:r>
        <w:t>SSM</w:t>
      </w:r>
      <w:r w:rsidR="00F364AF">
        <w:t xml:space="preserve"> racks can be grouped to form </w:t>
      </w:r>
      <w:r w:rsidR="00F364AF" w:rsidRPr="00C65999">
        <w:rPr>
          <w:b/>
        </w:rPr>
        <w:t>up to 4 amplifiers</w:t>
      </w:r>
      <w:r w:rsidR="00F364AF">
        <w:t xml:space="preserve"> in the same cabinet.</w:t>
      </w:r>
    </w:p>
    <w:p w14:paraId="110C0A43" w14:textId="30F98B2E" w:rsidR="002B44D3" w:rsidRPr="00C65999" w:rsidRDefault="00B9727B" w:rsidP="00F15D92">
      <w:pPr>
        <w:pStyle w:val="ListParagraph"/>
        <w:numPr>
          <w:ilvl w:val="0"/>
          <w:numId w:val="18"/>
        </w:numPr>
        <w:rPr>
          <w:strike/>
        </w:rPr>
      </w:pPr>
      <w:r>
        <w:t>Two</w:t>
      </w:r>
      <w:r w:rsidR="009D0D85">
        <w:t xml:space="preserve"> cabinets can form</w:t>
      </w:r>
      <w:r>
        <w:t xml:space="preserve"> </w:t>
      </w:r>
      <w:r w:rsidR="00C65999">
        <w:t>one</w:t>
      </w:r>
      <w:r>
        <w:t xml:space="preserve"> </w:t>
      </w:r>
      <w:commentRangeStart w:id="91"/>
      <w:r>
        <w:t xml:space="preserve">amplifier </w:t>
      </w:r>
      <w:commentRangeEnd w:id="91"/>
      <w:r w:rsidR="00181017">
        <w:rPr>
          <w:rStyle w:val="CommentReference"/>
          <w:lang w:val="en-US"/>
        </w:rPr>
        <w:commentReference w:id="91"/>
      </w:r>
      <w:r>
        <w:t>(MYRTE example).</w:t>
      </w:r>
    </w:p>
    <w:p w14:paraId="705D3588" w14:textId="77777777" w:rsidR="00C65999" w:rsidRPr="00B40F08" w:rsidRDefault="00C65999" w:rsidP="00C65999">
      <w:pPr>
        <w:pStyle w:val="ListParagraph"/>
        <w:rPr>
          <w:strike/>
        </w:rPr>
      </w:pPr>
    </w:p>
    <w:p w14:paraId="07992FA7" w14:textId="77777777" w:rsidR="009825E7" w:rsidRDefault="00C65999" w:rsidP="009825E7">
      <w:pPr>
        <w:pStyle w:val="ListParagraph"/>
        <w:keepNext/>
        <w:jc w:val="center"/>
      </w:pPr>
      <w:r>
        <w:object w:dxaOrig="7657" w:dyaOrig="5929" w14:anchorId="58B952A1">
          <v:shape id="_x0000_i1027" type="#_x0000_t75" style="width:289.5pt;height:224.25pt" o:ole="">
            <v:imagedata r:id="rId30" o:title=""/>
          </v:shape>
          <o:OLEObject Type="Embed" ProgID="Visio.Drawing.15" ShapeID="_x0000_i1027" DrawAspect="Content" ObjectID="_1830682619" r:id="rId31"/>
        </w:object>
      </w:r>
    </w:p>
    <w:p w14:paraId="747045F9" w14:textId="10752A37" w:rsidR="00B40F08" w:rsidRPr="000536E2" w:rsidRDefault="009825E7" w:rsidP="009825E7">
      <w:pPr>
        <w:pStyle w:val="Caption"/>
      </w:pPr>
      <w:bookmarkStart w:id="92" w:name="_Ref12626776"/>
      <w:r w:rsidRPr="000536E2">
        <w:t xml:space="preserve">Figure </w:t>
      </w:r>
      <w:r>
        <w:fldChar w:fldCharType="begin"/>
      </w:r>
      <w:r w:rsidRPr="000536E2">
        <w:instrText xml:space="preserve"> SEQ Figure \* ARABIC </w:instrText>
      </w:r>
      <w:r>
        <w:fldChar w:fldCharType="separate"/>
      </w:r>
      <w:ins w:id="93" w:author="Della Faille Philippe" w:date="2019-07-05T17:15:00Z">
        <w:r w:rsidR="00543D97">
          <w:rPr>
            <w:noProof/>
          </w:rPr>
          <w:t>4</w:t>
        </w:r>
      </w:ins>
      <w:del w:id="94" w:author="Della Faille Philippe" w:date="2019-07-05T17:15:00Z">
        <w:r w:rsidR="00A057E2" w:rsidDel="00543D97">
          <w:rPr>
            <w:noProof/>
          </w:rPr>
          <w:delText>3</w:delText>
        </w:r>
      </w:del>
      <w:r>
        <w:fldChar w:fldCharType="end"/>
      </w:r>
      <w:bookmarkEnd w:id="92"/>
      <w:r w:rsidRPr="000536E2">
        <w:t xml:space="preserve"> </w:t>
      </w:r>
      <w:r w:rsidRPr="000536E2">
        <w:rPr>
          <w:rStyle w:val="FigureChar"/>
        </w:rPr>
        <w:t>Amplifier configuration structure.</w:t>
      </w:r>
    </w:p>
    <w:p w14:paraId="5BC9F357" w14:textId="1C30367F" w:rsidR="00C65999" w:rsidRDefault="00905461" w:rsidP="005241D2">
      <w:r w:rsidRPr="00905461">
        <w:t xml:space="preserve">The data acquisitions </w:t>
      </w:r>
      <w:r>
        <w:t xml:space="preserve">send to </w:t>
      </w:r>
      <w:r w:rsidRPr="00905461">
        <w:t>the control system are of two types</w:t>
      </w:r>
      <w:r w:rsidR="00C65999">
        <w:t xml:space="preserve">: </w:t>
      </w:r>
    </w:p>
    <w:p w14:paraId="0492B9EA" w14:textId="1FD303AF" w:rsidR="005241D2" w:rsidRDefault="00B70ED4" w:rsidP="005241D2">
      <w:pPr>
        <w:pStyle w:val="ListParagraph"/>
        <w:numPr>
          <w:ilvl w:val="0"/>
          <w:numId w:val="7"/>
        </w:numPr>
      </w:pPr>
      <w:r>
        <w:t xml:space="preserve">Slow </w:t>
      </w:r>
      <w:proofErr w:type="gramStart"/>
      <w:r>
        <w:t>monitoring :</w:t>
      </w:r>
      <w:proofErr w:type="gramEnd"/>
      <w:r>
        <w:t xml:space="preserve"> </w:t>
      </w:r>
      <w:r w:rsidR="005241D2">
        <w:t>Typically, the polling process.</w:t>
      </w:r>
    </w:p>
    <w:p w14:paraId="7CFEA096" w14:textId="7F00890F" w:rsidR="00491014" w:rsidRDefault="00B70ED4" w:rsidP="00BE7F7E">
      <w:pPr>
        <w:pStyle w:val="ListParagraph"/>
        <w:numPr>
          <w:ilvl w:val="0"/>
          <w:numId w:val="7"/>
        </w:numPr>
      </w:pPr>
      <w:r>
        <w:t xml:space="preserve">Fast acquisition </w:t>
      </w:r>
      <w:proofErr w:type="gramStart"/>
      <w:r>
        <w:t>buffering :</w:t>
      </w:r>
      <w:proofErr w:type="gramEnd"/>
      <w:r>
        <w:t xml:space="preserve"> F</w:t>
      </w:r>
      <w:r w:rsidR="005241D2">
        <w:t xml:space="preserve">or post or </w:t>
      </w:r>
      <w:commentRangeStart w:id="95"/>
      <w:commentRangeStart w:id="96"/>
      <w:r w:rsidR="005241D2">
        <w:t xml:space="preserve">online </w:t>
      </w:r>
      <w:commentRangeEnd w:id="95"/>
      <w:r w:rsidR="00E00474">
        <w:rPr>
          <w:rStyle w:val="CommentReference"/>
          <w:lang w:val="en-US"/>
        </w:rPr>
        <w:commentReference w:id="95"/>
      </w:r>
      <w:commentRangeEnd w:id="96"/>
      <w:r w:rsidR="0070383A">
        <w:rPr>
          <w:rStyle w:val="CommentReference"/>
          <w:lang w:val="en-US"/>
        </w:rPr>
        <w:commentReference w:id="96"/>
      </w:r>
      <w:r w:rsidR="005241D2">
        <w:t>processing.</w:t>
      </w:r>
    </w:p>
    <w:p w14:paraId="16B7C152" w14:textId="3619FFCD" w:rsidR="00194DEC" w:rsidRDefault="00194DEC">
      <w:pPr>
        <w:spacing w:line="276" w:lineRule="auto"/>
        <w:jc w:val="left"/>
      </w:pPr>
      <w:r>
        <w:lastRenderedPageBreak/>
        <w:br w:type="page"/>
      </w:r>
    </w:p>
    <w:p w14:paraId="15D6DE63" w14:textId="764BF94B" w:rsidR="00E22F46" w:rsidRDefault="00D6129D" w:rsidP="003648E7">
      <w:pPr>
        <w:pStyle w:val="Heading2"/>
        <w:numPr>
          <w:ilvl w:val="1"/>
          <w:numId w:val="3"/>
        </w:numPr>
      </w:pPr>
      <w:bookmarkStart w:id="97" w:name="_Toc13139970"/>
      <w:r w:rsidRPr="00D6129D">
        <w:lastRenderedPageBreak/>
        <w:t>Amplifier monitoring and control</w:t>
      </w:r>
      <w:bookmarkEnd w:id="73"/>
      <w:bookmarkEnd w:id="97"/>
    </w:p>
    <w:p w14:paraId="5B020421" w14:textId="0F2464B6" w:rsidR="00E934C8" w:rsidRPr="00E934C8" w:rsidRDefault="00E934C8" w:rsidP="008A385B">
      <w:pPr>
        <w:pStyle w:val="Heading3"/>
        <w:numPr>
          <w:ilvl w:val="2"/>
          <w:numId w:val="3"/>
        </w:numPr>
      </w:pPr>
      <w:bookmarkStart w:id="98" w:name="_Toc13139971"/>
      <w:r>
        <w:t>General requirements</w:t>
      </w:r>
      <w:bookmarkEnd w:id="98"/>
    </w:p>
    <w:p w14:paraId="73B442C2" w14:textId="59E07B7E" w:rsidR="00D6129D" w:rsidRDefault="00271F3E" w:rsidP="00716D4E">
      <w:r w:rsidRPr="00271F3E">
        <w:t>Th</w:t>
      </w:r>
      <w:r w:rsidR="00EB4FEF">
        <w:t>ese</w:t>
      </w:r>
      <w:r w:rsidRPr="00271F3E">
        <w:t xml:space="preserve"> function</w:t>
      </w:r>
      <w:r w:rsidR="00EB4FEF">
        <w:t>s</w:t>
      </w:r>
      <w:r w:rsidRPr="00271F3E">
        <w:t xml:space="preserve"> </w:t>
      </w:r>
      <w:r w:rsidR="00EB4FEF">
        <w:t xml:space="preserve">are used </w:t>
      </w:r>
      <w:r w:rsidRPr="00271F3E">
        <w:t xml:space="preserve">to monitor </w:t>
      </w:r>
      <w:r w:rsidR="00D6129D">
        <w:t xml:space="preserve">and control </w:t>
      </w:r>
      <w:r w:rsidRPr="00271F3E">
        <w:t>the amplifier</w:t>
      </w:r>
      <w:r w:rsidR="00EB4FEF">
        <w:t>s</w:t>
      </w:r>
      <w:r w:rsidR="0083183D">
        <w:t xml:space="preserve"> at operator level</w:t>
      </w:r>
      <w:r>
        <w:t>.</w:t>
      </w:r>
    </w:p>
    <w:p w14:paraId="72EC80C8" w14:textId="281BC690" w:rsidR="00716D4E" w:rsidRDefault="00486553" w:rsidP="00716D4E">
      <w:r w:rsidRPr="00486553">
        <w:t xml:space="preserve">Continuous monitoring of the amplifiers is performed </w:t>
      </w:r>
      <w:r>
        <w:t>with</w:t>
      </w:r>
      <w:r w:rsidRPr="00486553">
        <w:t>:</w:t>
      </w:r>
    </w:p>
    <w:p w14:paraId="2B55CC2E" w14:textId="5FF1A42B" w:rsidR="00F21FB9" w:rsidRDefault="00F35B22" w:rsidP="00F21FB9">
      <w:pPr>
        <w:pStyle w:val="ListParagraph"/>
        <w:numPr>
          <w:ilvl w:val="0"/>
          <w:numId w:val="7"/>
        </w:numPr>
        <w:rPr>
          <w:rStyle w:val="tlid-translation"/>
        </w:rPr>
      </w:pPr>
      <w:r>
        <w:rPr>
          <w:rStyle w:val="tlid-translation"/>
        </w:rPr>
        <w:t>IBA PLC polling.</w:t>
      </w:r>
    </w:p>
    <w:p w14:paraId="7C82B0A9" w14:textId="7E84D939" w:rsidR="009E05BA" w:rsidRDefault="00650622" w:rsidP="009E05BA">
      <w:pPr>
        <w:pStyle w:val="ListParagraph"/>
        <w:numPr>
          <w:ilvl w:val="0"/>
          <w:numId w:val="7"/>
        </w:numPr>
      </w:pPr>
      <w:r>
        <w:t>SSM</w:t>
      </w:r>
      <w:r w:rsidR="00F21FB9">
        <w:t xml:space="preserve"> racks polling</w:t>
      </w:r>
      <w:r w:rsidR="00562555">
        <w:t>.</w:t>
      </w:r>
    </w:p>
    <w:p w14:paraId="47211E99" w14:textId="2A816FC6" w:rsidR="002D0DE0" w:rsidRDefault="002D0DE0" w:rsidP="002D0DE0">
      <w:r>
        <w:t xml:space="preserve">See </w:t>
      </w:r>
      <w:r>
        <w:fldChar w:fldCharType="begin"/>
      </w:r>
      <w:r>
        <w:instrText xml:space="preserve"> REF _Ref12971427 \h </w:instrText>
      </w:r>
      <w:r>
        <w:fldChar w:fldCharType="separate"/>
      </w:r>
      <w:r>
        <w:t xml:space="preserve">Figure </w:t>
      </w:r>
      <w:r>
        <w:rPr>
          <w:noProof/>
        </w:rPr>
        <w:t>2</w:t>
      </w:r>
      <w:r>
        <w:t xml:space="preserve"> </w:t>
      </w:r>
      <w:r w:rsidRPr="005A1716">
        <w:rPr>
          <w:rStyle w:val="FigureChar"/>
        </w:rPr>
        <w:t>Control System Architecture</w:t>
      </w:r>
      <w:r>
        <w:fldChar w:fldCharType="end"/>
      </w:r>
    </w:p>
    <w:p w14:paraId="16C776D6" w14:textId="6B882FB7" w:rsidR="00D6129D" w:rsidRDefault="0085432B" w:rsidP="000A4352">
      <w:pPr>
        <w:rPr>
          <w:rStyle w:val="tlid-translation"/>
          <w:lang w:val="en"/>
        </w:rPr>
      </w:pPr>
      <w:r w:rsidRPr="004F5C1E">
        <w:t>All commands from the control systems to drive the amplifier are sent via the IBA controller</w:t>
      </w:r>
    </w:p>
    <w:p w14:paraId="4A8DDFF1" w14:textId="1D105632" w:rsidR="000A4352" w:rsidRDefault="00AB53EA" w:rsidP="000A4352">
      <w:r>
        <w:t>The general r</w:t>
      </w:r>
      <w:r w:rsidR="000A4352">
        <w:t>equirements are</w:t>
      </w:r>
      <w:r>
        <w:t xml:space="preserve"> the </w:t>
      </w:r>
      <w:proofErr w:type="gramStart"/>
      <w:r>
        <w:t>followings</w:t>
      </w:r>
      <w:r w:rsidR="000A4352">
        <w:t xml:space="preserve"> :</w:t>
      </w:r>
      <w:proofErr w:type="gramEnd"/>
    </w:p>
    <w:tbl>
      <w:tblPr>
        <w:tblW w:w="8393" w:type="dxa"/>
        <w:tblLook w:val="04A0" w:firstRow="1" w:lastRow="0" w:firstColumn="1" w:lastColumn="0" w:noHBand="0" w:noVBand="1"/>
      </w:tblPr>
      <w:tblGrid>
        <w:gridCol w:w="3554"/>
        <w:gridCol w:w="4839"/>
      </w:tblGrid>
      <w:tr w:rsidR="000A4352" w:rsidRPr="000A4352" w14:paraId="1A8AA708" w14:textId="77777777" w:rsidTr="00E934C8">
        <w:trPr>
          <w:trHeight w:val="312"/>
        </w:trPr>
        <w:tc>
          <w:tcPr>
            <w:tcW w:w="3554" w:type="dxa"/>
            <w:tcBorders>
              <w:top w:val="nil"/>
              <w:left w:val="single" w:sz="4" w:space="0" w:color="auto"/>
              <w:bottom w:val="single" w:sz="4" w:space="0" w:color="auto"/>
              <w:right w:val="single" w:sz="4" w:space="0" w:color="auto"/>
            </w:tcBorders>
            <w:shd w:val="clear" w:color="000000" w:fill="FFC000"/>
            <w:noWrap/>
            <w:vAlign w:val="center"/>
            <w:hideMark/>
          </w:tcPr>
          <w:p w14:paraId="61D33EDF" w14:textId="53826C86" w:rsidR="000A4352" w:rsidRPr="000A4352" w:rsidRDefault="000A4352" w:rsidP="000A4352">
            <w:pPr>
              <w:spacing w:after="0"/>
              <w:jc w:val="left"/>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t xml:space="preserve">Transfer </w:t>
            </w:r>
            <w:r>
              <w:rPr>
                <w:rFonts w:ascii="Times New Roman" w:eastAsia="Times New Roman" w:hAnsi="Times New Roman" w:cs="Times New Roman"/>
                <w:color w:val="000000"/>
                <w:sz w:val="16"/>
                <w:szCs w:val="16"/>
              </w:rPr>
              <w:t>protocol</w:t>
            </w:r>
            <w:r w:rsidRPr="000A4352">
              <w:rPr>
                <w:rFonts w:ascii="Times New Roman" w:eastAsia="Times New Roman" w:hAnsi="Times New Roman" w:cs="Times New Roman"/>
                <w:color w:val="000000"/>
                <w:sz w:val="16"/>
                <w:szCs w:val="16"/>
              </w:rPr>
              <w:t xml:space="preserve"> with </w:t>
            </w:r>
            <w:r w:rsidR="00E974C2">
              <w:rPr>
                <w:rFonts w:ascii="Times New Roman" w:eastAsia="Times New Roman" w:hAnsi="Times New Roman" w:cs="Times New Roman"/>
                <w:color w:val="000000"/>
                <w:sz w:val="16"/>
                <w:szCs w:val="16"/>
              </w:rPr>
              <w:t>SSMs</w:t>
            </w:r>
            <w:r>
              <w:rPr>
                <w:rFonts w:ascii="Times New Roman" w:eastAsia="Times New Roman" w:hAnsi="Times New Roman" w:cs="Times New Roman"/>
                <w:color w:val="000000"/>
                <w:sz w:val="16"/>
                <w:szCs w:val="16"/>
              </w:rPr>
              <w:t xml:space="preserve"> </w:t>
            </w:r>
            <w:r w:rsidRPr="000A4352">
              <w:rPr>
                <w:rFonts w:ascii="Times New Roman" w:eastAsia="Times New Roman" w:hAnsi="Times New Roman" w:cs="Times New Roman"/>
                <w:color w:val="000000"/>
                <w:sz w:val="16"/>
                <w:szCs w:val="16"/>
              </w:rPr>
              <w:t>racks</w:t>
            </w:r>
          </w:p>
        </w:tc>
        <w:tc>
          <w:tcPr>
            <w:tcW w:w="4839" w:type="dxa"/>
            <w:tcBorders>
              <w:top w:val="single" w:sz="4" w:space="0" w:color="auto"/>
              <w:left w:val="nil"/>
              <w:bottom w:val="single" w:sz="4" w:space="0" w:color="auto"/>
              <w:right w:val="single" w:sz="4" w:space="0" w:color="000000"/>
            </w:tcBorders>
            <w:shd w:val="clear" w:color="auto" w:fill="auto"/>
            <w:noWrap/>
            <w:vAlign w:val="center"/>
            <w:hideMark/>
          </w:tcPr>
          <w:p w14:paraId="63842784" w14:textId="77777777" w:rsidR="000A4352" w:rsidRPr="000A4352" w:rsidRDefault="000A4352" w:rsidP="000A4352">
            <w:pPr>
              <w:spacing w:after="0"/>
              <w:jc w:val="center"/>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t>Modbus TCP</w:t>
            </w:r>
          </w:p>
        </w:tc>
      </w:tr>
      <w:tr w:rsidR="000A4352" w:rsidRPr="000A4352" w14:paraId="79FBB939" w14:textId="77777777" w:rsidTr="00E934C8">
        <w:trPr>
          <w:trHeight w:val="312"/>
        </w:trPr>
        <w:tc>
          <w:tcPr>
            <w:tcW w:w="3554" w:type="dxa"/>
            <w:tcBorders>
              <w:top w:val="nil"/>
              <w:left w:val="single" w:sz="4" w:space="0" w:color="auto"/>
              <w:bottom w:val="single" w:sz="4" w:space="0" w:color="auto"/>
              <w:right w:val="single" w:sz="4" w:space="0" w:color="auto"/>
            </w:tcBorders>
            <w:shd w:val="clear" w:color="000000" w:fill="FFC000"/>
            <w:noWrap/>
            <w:vAlign w:val="center"/>
            <w:hideMark/>
          </w:tcPr>
          <w:p w14:paraId="543699C6" w14:textId="5ED309E8" w:rsidR="000A4352" w:rsidRPr="000A4352" w:rsidRDefault="000A4352" w:rsidP="00F35B22">
            <w:pPr>
              <w:spacing w:after="0"/>
              <w:jc w:val="left"/>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t xml:space="preserve">Transfer </w:t>
            </w:r>
            <w:r>
              <w:rPr>
                <w:rFonts w:ascii="Times New Roman" w:eastAsia="Times New Roman" w:hAnsi="Times New Roman" w:cs="Times New Roman"/>
                <w:color w:val="000000"/>
                <w:sz w:val="16"/>
                <w:szCs w:val="16"/>
              </w:rPr>
              <w:t xml:space="preserve">protocol </w:t>
            </w:r>
            <w:r w:rsidR="00F35B22">
              <w:rPr>
                <w:rFonts w:ascii="Times New Roman" w:eastAsia="Times New Roman" w:hAnsi="Times New Roman" w:cs="Times New Roman"/>
                <w:color w:val="000000"/>
                <w:sz w:val="16"/>
                <w:szCs w:val="16"/>
              </w:rPr>
              <w:t>between</w:t>
            </w:r>
            <w:r w:rsidRPr="000A4352">
              <w:rPr>
                <w:rFonts w:ascii="Times New Roman" w:eastAsia="Times New Roman" w:hAnsi="Times New Roman" w:cs="Times New Roman"/>
                <w:color w:val="000000"/>
                <w:sz w:val="16"/>
                <w:szCs w:val="16"/>
              </w:rPr>
              <w:t xml:space="preserve"> IBA PLC</w:t>
            </w:r>
            <w:r w:rsidR="00F35B22">
              <w:rPr>
                <w:rFonts w:ascii="Times New Roman" w:eastAsia="Times New Roman" w:hAnsi="Times New Roman" w:cs="Times New Roman"/>
                <w:color w:val="000000"/>
                <w:sz w:val="16"/>
                <w:szCs w:val="16"/>
              </w:rPr>
              <w:t xml:space="preserve"> &amp; S7 PLC</w:t>
            </w:r>
          </w:p>
        </w:tc>
        <w:tc>
          <w:tcPr>
            <w:tcW w:w="4839" w:type="dxa"/>
            <w:tcBorders>
              <w:top w:val="single" w:sz="4" w:space="0" w:color="auto"/>
              <w:left w:val="nil"/>
              <w:bottom w:val="single" w:sz="4" w:space="0" w:color="auto"/>
              <w:right w:val="single" w:sz="4" w:space="0" w:color="000000"/>
            </w:tcBorders>
            <w:shd w:val="clear" w:color="auto" w:fill="auto"/>
            <w:noWrap/>
            <w:vAlign w:val="center"/>
            <w:hideMark/>
          </w:tcPr>
          <w:p w14:paraId="5EEE6092" w14:textId="744B8BB3" w:rsidR="000A4352" w:rsidRPr="000A4352" w:rsidRDefault="004E587C" w:rsidP="004E587C">
            <w:pPr>
              <w:spacing w:after="0"/>
              <w:jc w:val="center"/>
              <w:rPr>
                <w:rFonts w:ascii="Times New Roman" w:eastAsia="Times New Roman" w:hAnsi="Times New Roman" w:cs="Times New Roman"/>
                <w:sz w:val="16"/>
                <w:szCs w:val="16"/>
              </w:rPr>
            </w:pPr>
            <w:del w:id="99" w:author="Della Faille Philippe" w:date="2019-08-09T16:23:00Z">
              <w:r w:rsidDel="008F4028">
                <w:rPr>
                  <w:rFonts w:ascii="Times New Roman" w:eastAsia="Times New Roman" w:hAnsi="Times New Roman" w:cs="Times New Roman"/>
                  <w:sz w:val="16"/>
                  <w:szCs w:val="16"/>
                </w:rPr>
                <w:delText>Modbus TCP</w:delText>
              </w:r>
            </w:del>
            <w:proofErr w:type="spellStart"/>
            <w:ins w:id="100" w:author="Della Faille Philippe" w:date="2019-08-09T16:23:00Z">
              <w:r w:rsidR="008F4028">
                <w:rPr>
                  <w:rFonts w:ascii="Times New Roman" w:eastAsia="Times New Roman" w:hAnsi="Times New Roman" w:cs="Times New Roman"/>
                  <w:sz w:val="16"/>
                  <w:szCs w:val="16"/>
                </w:rPr>
                <w:t>Ethercat</w:t>
              </w:r>
            </w:ins>
            <w:proofErr w:type="spellEnd"/>
          </w:p>
        </w:tc>
      </w:tr>
      <w:tr w:rsidR="000A4352" w:rsidRPr="000A4352" w14:paraId="416969B9" w14:textId="77777777" w:rsidTr="00D25E1C">
        <w:trPr>
          <w:trHeight w:val="293"/>
        </w:trPr>
        <w:tc>
          <w:tcPr>
            <w:tcW w:w="3554" w:type="dxa"/>
            <w:tcBorders>
              <w:top w:val="nil"/>
              <w:left w:val="single" w:sz="4" w:space="0" w:color="auto"/>
              <w:bottom w:val="single" w:sz="4" w:space="0" w:color="auto"/>
              <w:right w:val="single" w:sz="4" w:space="0" w:color="auto"/>
            </w:tcBorders>
            <w:shd w:val="clear" w:color="000000" w:fill="FFC000"/>
            <w:noWrap/>
            <w:vAlign w:val="center"/>
            <w:hideMark/>
          </w:tcPr>
          <w:p w14:paraId="48FDA708" w14:textId="28101D99" w:rsidR="000A4352" w:rsidRPr="000A4352" w:rsidRDefault="000A4352" w:rsidP="00986DF2">
            <w:pPr>
              <w:spacing w:after="0"/>
              <w:jc w:val="left"/>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t xml:space="preserve">Transferred </w:t>
            </w:r>
            <w:r w:rsidR="00986DF2">
              <w:rPr>
                <w:rFonts w:ascii="Times New Roman" w:eastAsia="Times New Roman" w:hAnsi="Times New Roman" w:cs="Times New Roman"/>
                <w:color w:val="000000"/>
                <w:sz w:val="16"/>
                <w:szCs w:val="16"/>
              </w:rPr>
              <w:t>data</w:t>
            </w:r>
          </w:p>
        </w:tc>
        <w:tc>
          <w:tcPr>
            <w:tcW w:w="4839" w:type="dxa"/>
            <w:tcBorders>
              <w:top w:val="single" w:sz="4" w:space="0" w:color="auto"/>
              <w:left w:val="nil"/>
              <w:bottom w:val="single" w:sz="4" w:space="0" w:color="auto"/>
              <w:right w:val="single" w:sz="4" w:space="0" w:color="000000"/>
            </w:tcBorders>
            <w:shd w:val="clear" w:color="000000" w:fill="00B0F0"/>
            <w:vAlign w:val="center"/>
            <w:hideMark/>
          </w:tcPr>
          <w:p w14:paraId="3447CBFD" w14:textId="7D22A37F" w:rsidR="000A4352" w:rsidRPr="000A4352" w:rsidRDefault="00D25E1C" w:rsidP="00D25E1C">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only instantaneous value</w:t>
            </w:r>
          </w:p>
        </w:tc>
      </w:tr>
      <w:tr w:rsidR="000A4352" w:rsidRPr="000A4352" w14:paraId="0D3A5035" w14:textId="77777777" w:rsidTr="00E934C8">
        <w:trPr>
          <w:trHeight w:val="600"/>
        </w:trPr>
        <w:tc>
          <w:tcPr>
            <w:tcW w:w="3554" w:type="dxa"/>
            <w:tcBorders>
              <w:top w:val="nil"/>
              <w:left w:val="single" w:sz="4" w:space="0" w:color="auto"/>
              <w:bottom w:val="single" w:sz="4" w:space="0" w:color="auto"/>
              <w:right w:val="single" w:sz="4" w:space="0" w:color="auto"/>
            </w:tcBorders>
            <w:shd w:val="clear" w:color="000000" w:fill="FFC000"/>
            <w:vAlign w:val="center"/>
            <w:hideMark/>
          </w:tcPr>
          <w:p w14:paraId="0409BC9F" w14:textId="5DBC928A" w:rsidR="000A4352" w:rsidRPr="000A4352" w:rsidRDefault="000A4352" w:rsidP="00986DF2">
            <w:pPr>
              <w:spacing w:after="0"/>
              <w:jc w:val="left"/>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lastRenderedPageBreak/>
              <w:t xml:space="preserve">Frequency transfer for PLC and </w:t>
            </w:r>
            <w:r w:rsidR="00650622">
              <w:rPr>
                <w:rFonts w:ascii="Times New Roman" w:eastAsia="Times New Roman" w:hAnsi="Times New Roman" w:cs="Times New Roman"/>
                <w:color w:val="000000"/>
                <w:sz w:val="16"/>
                <w:szCs w:val="16"/>
              </w:rPr>
              <w:t>SSM</w:t>
            </w:r>
            <w:r w:rsidRPr="000A4352">
              <w:rPr>
                <w:rFonts w:ascii="Times New Roman" w:eastAsia="Times New Roman" w:hAnsi="Times New Roman" w:cs="Times New Roman"/>
                <w:color w:val="000000"/>
                <w:sz w:val="16"/>
                <w:szCs w:val="16"/>
              </w:rPr>
              <w:t xml:space="preserve"> </w:t>
            </w:r>
            <w:r w:rsidR="00986DF2">
              <w:rPr>
                <w:rFonts w:ascii="Times New Roman" w:eastAsia="Times New Roman" w:hAnsi="Times New Roman" w:cs="Times New Roman"/>
                <w:color w:val="000000"/>
                <w:sz w:val="16"/>
                <w:szCs w:val="16"/>
              </w:rPr>
              <w:t>racks</w:t>
            </w:r>
            <w:r w:rsidR="00986DF2" w:rsidRPr="000A4352">
              <w:rPr>
                <w:rFonts w:ascii="Times New Roman" w:eastAsia="Times New Roman" w:hAnsi="Times New Roman" w:cs="Times New Roman"/>
                <w:color w:val="000000"/>
                <w:sz w:val="16"/>
                <w:szCs w:val="16"/>
              </w:rPr>
              <w:t xml:space="preserve"> </w:t>
            </w:r>
            <w:r w:rsidRPr="000A4352">
              <w:rPr>
                <w:rFonts w:ascii="Times New Roman" w:eastAsia="Times New Roman" w:hAnsi="Times New Roman" w:cs="Times New Roman"/>
                <w:color w:val="000000"/>
                <w:sz w:val="16"/>
                <w:szCs w:val="16"/>
              </w:rPr>
              <w:t>data</w:t>
            </w:r>
          </w:p>
        </w:tc>
        <w:tc>
          <w:tcPr>
            <w:tcW w:w="4839" w:type="dxa"/>
            <w:tcBorders>
              <w:top w:val="single" w:sz="4" w:space="0" w:color="auto"/>
              <w:left w:val="nil"/>
              <w:bottom w:val="single" w:sz="4" w:space="0" w:color="auto"/>
              <w:right w:val="single" w:sz="4" w:space="0" w:color="000000"/>
            </w:tcBorders>
            <w:shd w:val="clear" w:color="000000" w:fill="00B0F0"/>
            <w:vAlign w:val="center"/>
            <w:hideMark/>
          </w:tcPr>
          <w:p w14:paraId="021225A1" w14:textId="0CDE11FF" w:rsidR="000A4352" w:rsidRPr="000A4352" w:rsidRDefault="000A4352" w:rsidP="004E587C">
            <w:pPr>
              <w:spacing w:after="0"/>
              <w:jc w:val="center"/>
              <w:rPr>
                <w:rFonts w:ascii="Times New Roman" w:eastAsia="Times New Roman" w:hAnsi="Times New Roman" w:cs="Times New Roman"/>
                <w:color w:val="000000"/>
                <w:sz w:val="16"/>
                <w:szCs w:val="16"/>
              </w:rPr>
            </w:pPr>
            <w:r w:rsidRPr="000A4352">
              <w:rPr>
                <w:rFonts w:ascii="Times New Roman" w:eastAsia="Times New Roman" w:hAnsi="Times New Roman" w:cs="Times New Roman"/>
                <w:color w:val="000000"/>
                <w:sz w:val="16"/>
                <w:szCs w:val="16"/>
              </w:rPr>
              <w:t xml:space="preserve">PLC data </w:t>
            </w:r>
            <w:r w:rsidR="00AA5342">
              <w:rPr>
                <w:rFonts w:ascii="Times New Roman" w:eastAsia="Times New Roman" w:hAnsi="Times New Roman" w:cs="Times New Roman"/>
                <w:color w:val="000000"/>
                <w:sz w:val="16"/>
                <w:szCs w:val="16"/>
              </w:rPr>
              <w:t>~</w:t>
            </w:r>
            <w:r w:rsidR="003C1BEB">
              <w:rPr>
                <w:rFonts w:ascii="Times New Roman" w:eastAsia="Times New Roman" w:hAnsi="Times New Roman" w:cs="Times New Roman"/>
                <w:color w:val="000000"/>
                <w:sz w:val="16"/>
                <w:szCs w:val="16"/>
              </w:rPr>
              <w:t xml:space="preserve"> </w:t>
            </w:r>
            <w:commentRangeStart w:id="101"/>
            <w:commentRangeStart w:id="102"/>
            <w:r w:rsidR="00D25E1C">
              <w:rPr>
                <w:rFonts w:ascii="Times New Roman" w:eastAsia="Times New Roman" w:hAnsi="Times New Roman" w:cs="Times New Roman"/>
                <w:color w:val="000000"/>
                <w:sz w:val="16"/>
                <w:szCs w:val="16"/>
              </w:rPr>
              <w:t xml:space="preserve">40 </w:t>
            </w:r>
            <w:proofErr w:type="spellStart"/>
            <w:r w:rsidR="003C1BEB">
              <w:rPr>
                <w:rFonts w:ascii="Times New Roman" w:eastAsia="Times New Roman" w:hAnsi="Times New Roman" w:cs="Times New Roman"/>
                <w:color w:val="000000"/>
                <w:sz w:val="16"/>
                <w:szCs w:val="16"/>
              </w:rPr>
              <w:t>m</w:t>
            </w:r>
            <w:r w:rsidRPr="000A4352">
              <w:rPr>
                <w:rFonts w:ascii="Times New Roman" w:eastAsia="Times New Roman" w:hAnsi="Times New Roman" w:cs="Times New Roman"/>
                <w:color w:val="000000"/>
                <w:sz w:val="16"/>
                <w:szCs w:val="16"/>
              </w:rPr>
              <w:t>s</w:t>
            </w:r>
            <w:commentRangeEnd w:id="101"/>
            <w:r w:rsidR="00C56A13">
              <w:rPr>
                <w:rStyle w:val="CommentReference"/>
              </w:rPr>
              <w:commentReference w:id="101"/>
            </w:r>
            <w:commentRangeEnd w:id="102"/>
            <w:r w:rsidR="00446D5A">
              <w:rPr>
                <w:rStyle w:val="CommentReference"/>
              </w:rPr>
              <w:commentReference w:id="102"/>
            </w:r>
            <w:r w:rsidR="004E587C">
              <w:rPr>
                <w:rFonts w:ascii="Times New Roman" w:eastAsia="Times New Roman" w:hAnsi="Times New Roman" w:cs="Times New Roman"/>
                <w:color w:val="000000"/>
                <w:sz w:val="16"/>
                <w:szCs w:val="16"/>
              </w:rPr>
              <w:t>.</w:t>
            </w:r>
            <w:proofErr w:type="spellEnd"/>
            <w:r w:rsidRPr="000A4352">
              <w:rPr>
                <w:rFonts w:ascii="Times New Roman" w:eastAsia="Times New Roman" w:hAnsi="Times New Roman" w:cs="Times New Roman"/>
                <w:color w:val="000000"/>
                <w:sz w:val="16"/>
                <w:szCs w:val="16"/>
              </w:rPr>
              <w:br/>
            </w:r>
            <w:r w:rsidR="00650622">
              <w:rPr>
                <w:rFonts w:ascii="Times New Roman" w:eastAsia="Times New Roman" w:hAnsi="Times New Roman" w:cs="Times New Roman"/>
                <w:color w:val="000000"/>
                <w:sz w:val="16"/>
                <w:szCs w:val="16"/>
              </w:rPr>
              <w:t>SSM</w:t>
            </w:r>
            <w:r w:rsidRPr="000A4352">
              <w:rPr>
                <w:rFonts w:ascii="Times New Roman" w:eastAsia="Times New Roman" w:hAnsi="Times New Roman" w:cs="Times New Roman"/>
                <w:color w:val="000000"/>
                <w:sz w:val="16"/>
                <w:szCs w:val="16"/>
              </w:rPr>
              <w:t xml:space="preserve"> data </w:t>
            </w:r>
            <w:r w:rsidR="004A6EA7">
              <w:rPr>
                <w:rFonts w:ascii="Times New Roman" w:eastAsia="Times New Roman" w:hAnsi="Times New Roman" w:cs="Times New Roman"/>
                <w:color w:val="000000"/>
                <w:sz w:val="16"/>
                <w:szCs w:val="16"/>
              </w:rPr>
              <w:t xml:space="preserve">&lt; </w:t>
            </w:r>
            <w:r w:rsidR="003C1BEB">
              <w:rPr>
                <w:rFonts w:ascii="Times New Roman" w:eastAsia="Times New Roman" w:hAnsi="Times New Roman" w:cs="Times New Roman"/>
                <w:color w:val="000000"/>
                <w:sz w:val="16"/>
                <w:szCs w:val="16"/>
              </w:rPr>
              <w:t xml:space="preserve">250 to 500 </w:t>
            </w:r>
            <w:proofErr w:type="spellStart"/>
            <w:r w:rsidR="003C1BEB">
              <w:rPr>
                <w:rFonts w:ascii="Times New Roman" w:eastAsia="Times New Roman" w:hAnsi="Times New Roman" w:cs="Times New Roman"/>
                <w:color w:val="000000"/>
                <w:sz w:val="16"/>
                <w:szCs w:val="16"/>
              </w:rPr>
              <w:t>ms</w:t>
            </w:r>
            <w:r w:rsidR="004E587C">
              <w:rPr>
                <w:rFonts w:ascii="Times New Roman" w:eastAsia="Times New Roman" w:hAnsi="Times New Roman" w:cs="Times New Roman"/>
                <w:color w:val="000000"/>
                <w:sz w:val="16"/>
                <w:szCs w:val="16"/>
              </w:rPr>
              <w:t>.</w:t>
            </w:r>
            <w:proofErr w:type="spellEnd"/>
          </w:p>
        </w:tc>
      </w:tr>
    </w:tbl>
    <w:p w14:paraId="019A7073" w14:textId="77777777" w:rsidR="00E879E3" w:rsidRDefault="00E879E3" w:rsidP="00704793"/>
    <w:p w14:paraId="10A1D890" w14:textId="77777777" w:rsidR="002D0DE0" w:rsidRDefault="00704793" w:rsidP="00704793">
      <w:r>
        <w:t xml:space="preserve">In </w:t>
      </w:r>
      <w:r w:rsidR="002D0DE0">
        <w:t>the monitoring process,</w:t>
      </w:r>
    </w:p>
    <w:p w14:paraId="15A4E930" w14:textId="77777777" w:rsidR="002D0DE0" w:rsidRDefault="00704793" w:rsidP="002D0DE0">
      <w:pPr>
        <w:pStyle w:val="ListParagraph"/>
        <w:numPr>
          <w:ilvl w:val="0"/>
          <w:numId w:val="18"/>
        </w:numPr>
      </w:pPr>
      <w:r>
        <w:t>o</w:t>
      </w:r>
      <w:r w:rsidR="00ED6FFE">
        <w:t>ne</w:t>
      </w:r>
      <w:r w:rsidR="0029351E">
        <w:t xml:space="preserve"> </w:t>
      </w:r>
      <w:r w:rsidR="00ED6FFE">
        <w:t>IBA PLC is interrogated by one</w:t>
      </w:r>
      <w:r w:rsidR="00E01EF0">
        <w:t xml:space="preserve"> </w:t>
      </w:r>
      <w:r w:rsidR="004E587C">
        <w:t>IOC</w:t>
      </w:r>
      <w:r w:rsidR="002D0DE0">
        <w:t>.</w:t>
      </w:r>
    </w:p>
    <w:p w14:paraId="44B6C009" w14:textId="0B032F71" w:rsidR="006A54B7" w:rsidRDefault="00ED6FFE" w:rsidP="002D0DE0">
      <w:pPr>
        <w:pStyle w:val="ListParagraph"/>
        <w:numPr>
          <w:ilvl w:val="0"/>
          <w:numId w:val="18"/>
        </w:numPr>
      </w:pPr>
      <w:r>
        <w:t>one</w:t>
      </w:r>
      <w:r w:rsidR="00E01EF0">
        <w:t xml:space="preserve"> </w:t>
      </w:r>
      <w:r w:rsidR="004E587C">
        <w:t>IOC</w:t>
      </w:r>
      <w:r w:rsidR="00E01EF0">
        <w:t xml:space="preserve"> can handle </w:t>
      </w:r>
      <w:r w:rsidR="005373E4">
        <w:t xml:space="preserve">several </w:t>
      </w:r>
      <w:r w:rsidR="00E01EF0">
        <w:t>IBA PLC</w:t>
      </w:r>
      <w:r w:rsidR="0029351E">
        <w:t>s</w:t>
      </w:r>
      <w:r w:rsidR="00E01EF0">
        <w:t>.</w:t>
      </w:r>
    </w:p>
    <w:p w14:paraId="143FB1DC" w14:textId="77777777" w:rsidR="00232CEB" w:rsidRDefault="00232CEB" w:rsidP="00232CEB"/>
    <w:p w14:paraId="7906081C" w14:textId="4E68F4FB" w:rsidR="00D6129D" w:rsidRDefault="00D6129D" w:rsidP="008A385B">
      <w:pPr>
        <w:pStyle w:val="Heading3"/>
        <w:numPr>
          <w:ilvl w:val="2"/>
          <w:numId w:val="3"/>
        </w:numPr>
      </w:pPr>
      <w:bookmarkStart w:id="103" w:name="_Toc13139972"/>
      <w:r w:rsidRPr="00D6129D">
        <w:t>Amplifier c</w:t>
      </w:r>
      <w:r w:rsidR="00D81EF1">
        <w:t>ommands</w:t>
      </w:r>
      <w:r>
        <w:t>.</w:t>
      </w:r>
      <w:bookmarkEnd w:id="103"/>
    </w:p>
    <w:p w14:paraId="14958830" w14:textId="77777777" w:rsidR="00232CEB" w:rsidRDefault="00232CEB" w:rsidP="00D81EF1"/>
    <w:p w14:paraId="23AC2395" w14:textId="3CF4C0CF" w:rsidR="00D81EF1" w:rsidRDefault="00D81EF1" w:rsidP="00D81EF1">
      <w:r w:rsidRPr="00D81EF1">
        <w:t>The commands used to drive the amplifier are mainly of types</w:t>
      </w:r>
      <w:r>
        <w:t>:</w:t>
      </w:r>
    </w:p>
    <w:p w14:paraId="5117C3BF" w14:textId="2DD88F29" w:rsidR="00D6129D" w:rsidRDefault="00D81EF1" w:rsidP="00D81EF1">
      <w:pPr>
        <w:pStyle w:val="ListParagraph"/>
        <w:numPr>
          <w:ilvl w:val="0"/>
          <w:numId w:val="18"/>
        </w:numPr>
      </w:pPr>
      <w:r>
        <w:t>Power supply request.</w:t>
      </w:r>
    </w:p>
    <w:p w14:paraId="3B97F163" w14:textId="7E77EDCE" w:rsidR="00D81EF1" w:rsidRDefault="00D81EF1" w:rsidP="00D81EF1">
      <w:pPr>
        <w:pStyle w:val="ListParagraph"/>
        <w:numPr>
          <w:ilvl w:val="0"/>
          <w:numId w:val="18"/>
        </w:numPr>
      </w:pPr>
      <w:r>
        <w:t>Amplifier requests.</w:t>
      </w:r>
    </w:p>
    <w:p w14:paraId="59EAFB09" w14:textId="71C67BF7" w:rsidR="00232CEB" w:rsidRDefault="00232CEB" w:rsidP="00232CEB">
      <w:pPr>
        <w:pStyle w:val="ListParagraph"/>
        <w:numPr>
          <w:ilvl w:val="0"/>
          <w:numId w:val="18"/>
        </w:numPr>
      </w:pPr>
      <w:r w:rsidRPr="00232CEB">
        <w:t>RF request.</w:t>
      </w:r>
    </w:p>
    <w:p w14:paraId="668E9F13" w14:textId="6BBDF86C" w:rsidR="00232CEB" w:rsidRDefault="00232CEB" w:rsidP="00232CEB">
      <w:pPr>
        <w:pStyle w:val="ListParagraph"/>
        <w:numPr>
          <w:ilvl w:val="0"/>
          <w:numId w:val="18"/>
        </w:numPr>
      </w:pPr>
      <w:r>
        <w:lastRenderedPageBreak/>
        <w:t>SSM request</w:t>
      </w:r>
    </w:p>
    <w:p w14:paraId="7D5C1C10" w14:textId="03AD6C69" w:rsidR="002963D3" w:rsidRDefault="002963D3" w:rsidP="00232CEB">
      <w:pPr>
        <w:rPr>
          <w:rStyle w:val="tlid-translation"/>
          <w:lang w:val="en"/>
        </w:rPr>
      </w:pPr>
      <w:r>
        <w:rPr>
          <w:rStyle w:val="tlid-translation"/>
          <w:lang w:val="en"/>
        </w:rPr>
        <w:t xml:space="preserve">To execute a request, the control system of the amplifier must </w:t>
      </w:r>
      <w:r w:rsidR="00D157CC">
        <w:rPr>
          <w:rStyle w:val="tlid-translation"/>
          <w:lang w:val="en"/>
        </w:rPr>
        <w:t xml:space="preserve">see </w:t>
      </w:r>
      <w:r>
        <w:rPr>
          <w:rStyle w:val="tlid-translation"/>
          <w:lang w:val="en"/>
        </w:rPr>
        <w:t>a transition from 0 to 1 on this request.</w:t>
      </w:r>
    </w:p>
    <w:p w14:paraId="0A328D85" w14:textId="77777777" w:rsidR="002963D3" w:rsidRDefault="002963D3" w:rsidP="00232CEB">
      <w:pPr>
        <w:rPr>
          <w:rStyle w:val="tlid-translation"/>
          <w:lang w:val="en"/>
        </w:rPr>
      </w:pPr>
      <w:r>
        <w:rPr>
          <w:rStyle w:val="tlid-translation"/>
          <w:lang w:val="en"/>
        </w:rPr>
        <w:t xml:space="preserve">Example, to start only the PSU1, we </w:t>
      </w:r>
      <w:proofErr w:type="gramStart"/>
      <w:r>
        <w:rPr>
          <w:rStyle w:val="tlid-translation"/>
          <w:lang w:val="en"/>
        </w:rPr>
        <w:t>must :</w:t>
      </w:r>
      <w:proofErr w:type="gramEnd"/>
    </w:p>
    <w:p w14:paraId="76C5E9CD" w14:textId="7033629D" w:rsidR="002963D3" w:rsidRDefault="002963D3" w:rsidP="002963D3">
      <w:pPr>
        <w:pStyle w:val="ListParagraph"/>
        <w:numPr>
          <w:ilvl w:val="0"/>
          <w:numId w:val="24"/>
        </w:numPr>
        <w:rPr>
          <w:rStyle w:val="tlid-translation"/>
          <w:lang w:val="en"/>
        </w:rPr>
      </w:pPr>
      <w:commentRangeStart w:id="104"/>
      <w:commentRangeStart w:id="105"/>
      <w:r>
        <w:rPr>
          <w:rStyle w:val="tlid-translation"/>
          <w:lang w:val="en"/>
        </w:rPr>
        <w:t>S</w:t>
      </w:r>
      <w:r w:rsidRPr="002963D3">
        <w:rPr>
          <w:rStyle w:val="tlid-translation"/>
          <w:lang w:val="en"/>
        </w:rPr>
        <w:t>et 0 on bit 1 of PSU ON request</w:t>
      </w:r>
      <w:r>
        <w:rPr>
          <w:rStyle w:val="tlid-translation"/>
          <w:lang w:val="en"/>
        </w:rPr>
        <w:t xml:space="preserve"> </w:t>
      </w:r>
      <w:r w:rsidRPr="002963D3">
        <w:rPr>
          <w:rStyle w:val="tlid-translation"/>
          <w:lang w:val="en"/>
        </w:rPr>
        <w:sym w:font="Wingdings" w:char="F0E0"/>
      </w:r>
      <w:r>
        <w:rPr>
          <w:rStyle w:val="tlid-translation"/>
          <w:lang w:val="en"/>
        </w:rPr>
        <w:t>write value 0 on command register 1</w:t>
      </w:r>
      <w:r w:rsidRPr="002963D3">
        <w:rPr>
          <w:rStyle w:val="tlid-translation"/>
          <w:lang w:val="en"/>
        </w:rPr>
        <w:t>.</w:t>
      </w:r>
    </w:p>
    <w:p w14:paraId="31E1F7B8" w14:textId="027AA822" w:rsidR="002963D3" w:rsidRPr="002963D3" w:rsidRDefault="002963D3" w:rsidP="002963D3">
      <w:pPr>
        <w:pStyle w:val="ListParagraph"/>
        <w:numPr>
          <w:ilvl w:val="0"/>
          <w:numId w:val="24"/>
        </w:numPr>
        <w:rPr>
          <w:rStyle w:val="tlid-translation"/>
          <w:lang w:val="en"/>
        </w:rPr>
      </w:pPr>
      <w:r>
        <w:rPr>
          <w:rStyle w:val="tlid-translation"/>
          <w:lang w:val="en"/>
        </w:rPr>
        <w:t xml:space="preserve">Set 1 on bit 1 of PSU ON request </w:t>
      </w:r>
      <w:r w:rsidRPr="002963D3">
        <w:rPr>
          <w:rStyle w:val="tlid-translation"/>
          <w:lang w:val="en"/>
        </w:rPr>
        <w:sym w:font="Wingdings" w:char="F0E0"/>
      </w:r>
      <w:r w:rsidR="00D157CC">
        <w:rPr>
          <w:rStyle w:val="tlid-translation"/>
          <w:lang w:val="en"/>
        </w:rPr>
        <w:t>write</w:t>
      </w:r>
      <w:r>
        <w:rPr>
          <w:rStyle w:val="tlid-translation"/>
          <w:lang w:val="en"/>
        </w:rPr>
        <w:t xml:space="preserve"> value 2</w:t>
      </w:r>
      <w:r w:rsidR="00D157CC">
        <w:rPr>
          <w:rStyle w:val="tlid-translation"/>
          <w:lang w:val="en"/>
        </w:rPr>
        <w:t xml:space="preserve"> on command register 1</w:t>
      </w:r>
      <w:commentRangeEnd w:id="104"/>
      <w:r w:rsidR="00A65930">
        <w:rPr>
          <w:rStyle w:val="CommentReference"/>
          <w:lang w:val="en-US"/>
        </w:rPr>
        <w:commentReference w:id="104"/>
      </w:r>
      <w:commentRangeEnd w:id="105"/>
      <w:r w:rsidR="00446D5A">
        <w:rPr>
          <w:rStyle w:val="CommentReference"/>
          <w:lang w:val="en-US"/>
        </w:rPr>
        <w:commentReference w:id="105"/>
      </w:r>
    </w:p>
    <w:p w14:paraId="6560DFB2" w14:textId="62D2DA47" w:rsidR="00232CEB" w:rsidRDefault="00232CEB" w:rsidP="00232CEB">
      <w:r w:rsidRPr="00232CEB">
        <w:t xml:space="preserve">A "keep alive" </w:t>
      </w:r>
      <w:r w:rsidR="003D1CC5">
        <w:t>command</w:t>
      </w:r>
      <w:r w:rsidRPr="00232CEB">
        <w:t xml:space="preserve"> is used by the amplifier to know if the connection with the control system is still valid. This </w:t>
      </w:r>
      <w:r w:rsidR="003D1CC5" w:rsidRPr="00232CEB">
        <w:t>"keep alive"</w:t>
      </w:r>
      <w:r w:rsidR="003D1CC5">
        <w:t xml:space="preserve"> </w:t>
      </w:r>
      <w:r w:rsidRPr="00232CEB">
        <w:t>must change at least once a second.</w:t>
      </w:r>
    </w:p>
    <w:p w14:paraId="67DB0E9C" w14:textId="61729811" w:rsidR="008F4028" w:rsidRDefault="00486553" w:rsidP="00D6129D">
      <w:r w:rsidRPr="00486553">
        <w:t xml:space="preserve">The </w:t>
      </w:r>
      <w:commentRangeStart w:id="106"/>
      <w:commentRangeStart w:id="107"/>
      <w:r w:rsidRPr="00486553">
        <w:t xml:space="preserve">table below shows all commands </w:t>
      </w:r>
      <w:commentRangeEnd w:id="106"/>
      <w:r w:rsidR="00704784">
        <w:rPr>
          <w:rStyle w:val="CommentReference"/>
        </w:rPr>
        <w:commentReference w:id="106"/>
      </w:r>
      <w:commentRangeEnd w:id="107"/>
      <w:r w:rsidR="00446D5A">
        <w:rPr>
          <w:rStyle w:val="CommentReference"/>
        </w:rPr>
        <w:commentReference w:id="107"/>
      </w:r>
      <w:r>
        <w:t xml:space="preserve">used </w:t>
      </w:r>
      <w:r w:rsidRPr="00486553">
        <w:t xml:space="preserve">to control </w:t>
      </w:r>
      <w:r>
        <w:t xml:space="preserve">an </w:t>
      </w:r>
      <w:r w:rsidRPr="00486553">
        <w:t>amplifier.</w:t>
      </w:r>
    </w:p>
    <w:tbl>
      <w:tblPr>
        <w:tblpPr w:leftFromText="180" w:rightFromText="180" w:horzAnchor="page" w:tblpX="831" w:tblpY="-1420"/>
        <w:tblW w:w="10883" w:type="dxa"/>
        <w:tblLook w:val="04A0" w:firstRow="1" w:lastRow="0" w:firstColumn="1" w:lastColumn="0" w:noHBand="0" w:noVBand="1"/>
        <w:tblPrChange w:id="108" w:author="Della Faille Philippe" w:date="2019-07-09T16:54:00Z">
          <w:tblPr>
            <w:tblW w:w="9594" w:type="dxa"/>
            <w:tblInd w:w="108" w:type="dxa"/>
            <w:tblLook w:val="04A0" w:firstRow="1" w:lastRow="0" w:firstColumn="1" w:lastColumn="0" w:noHBand="0" w:noVBand="1"/>
          </w:tblPr>
        </w:tblPrChange>
      </w:tblPr>
      <w:tblGrid>
        <w:gridCol w:w="980"/>
        <w:gridCol w:w="661"/>
        <w:gridCol w:w="1903"/>
        <w:gridCol w:w="1956"/>
        <w:gridCol w:w="844"/>
        <w:gridCol w:w="893"/>
        <w:gridCol w:w="3646"/>
        <w:tblGridChange w:id="109">
          <w:tblGrid>
            <w:gridCol w:w="980"/>
            <w:gridCol w:w="661"/>
            <w:gridCol w:w="1903"/>
            <w:gridCol w:w="1956"/>
            <w:gridCol w:w="844"/>
            <w:gridCol w:w="893"/>
            <w:gridCol w:w="3646"/>
          </w:tblGrid>
        </w:tblGridChange>
      </w:tblGrid>
      <w:tr w:rsidR="00D22E28" w:rsidRPr="00486553" w14:paraId="3CF3E7C7" w14:textId="77777777" w:rsidTr="00AD204B">
        <w:trPr>
          <w:trHeight w:val="537"/>
          <w:tblHeader/>
          <w:trPrChange w:id="110" w:author="Della Faille Philippe" w:date="2019-07-09T16:54:00Z">
            <w:trPr>
              <w:trHeight w:val="537"/>
              <w:tblHeader/>
            </w:trPr>
          </w:trPrChange>
        </w:trPr>
        <w:tc>
          <w:tcPr>
            <w:tcW w:w="980" w:type="dxa"/>
            <w:vMerge w:val="restart"/>
            <w:tcBorders>
              <w:top w:val="nil"/>
              <w:left w:val="nil"/>
              <w:bottom w:val="single" w:sz="4" w:space="0" w:color="000000"/>
              <w:right w:val="single" w:sz="4" w:space="0" w:color="auto"/>
            </w:tcBorders>
            <w:shd w:val="clear" w:color="auto" w:fill="auto"/>
            <w:noWrap/>
            <w:vAlign w:val="bottom"/>
            <w:hideMark/>
            <w:tcPrChange w:id="111" w:author="Della Faille Philippe" w:date="2019-07-09T16:54:00Z">
              <w:tcPr>
                <w:tcW w:w="980" w:type="dxa"/>
                <w:vMerge w:val="restart"/>
                <w:tcBorders>
                  <w:top w:val="nil"/>
                  <w:left w:val="nil"/>
                  <w:bottom w:val="single" w:sz="4" w:space="0" w:color="000000"/>
                  <w:right w:val="single" w:sz="4" w:space="0" w:color="auto"/>
                </w:tcBorders>
                <w:shd w:val="clear" w:color="auto" w:fill="auto"/>
                <w:noWrap/>
                <w:vAlign w:val="bottom"/>
                <w:hideMark/>
              </w:tcPr>
            </w:tcPrChange>
          </w:tcPr>
          <w:p w14:paraId="6339B786"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w:t>
            </w:r>
          </w:p>
        </w:tc>
        <w:tc>
          <w:tcPr>
            <w:tcW w:w="661" w:type="dxa"/>
            <w:vMerge w:val="restart"/>
            <w:tcBorders>
              <w:top w:val="single" w:sz="4" w:space="0" w:color="auto"/>
              <w:left w:val="single" w:sz="4" w:space="0" w:color="auto"/>
              <w:bottom w:val="single" w:sz="4" w:space="0" w:color="000000"/>
              <w:right w:val="single" w:sz="4" w:space="0" w:color="auto"/>
            </w:tcBorders>
            <w:shd w:val="clear" w:color="auto" w:fill="auto"/>
            <w:noWrap/>
            <w:hideMark/>
            <w:tcPrChange w:id="112" w:author="Della Faille Philippe" w:date="2019-07-09T16:54:00Z">
              <w:tcPr>
                <w:tcW w:w="661"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tcPrChange>
          </w:tcPr>
          <w:p w14:paraId="38426A4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Num</w:t>
            </w:r>
          </w:p>
        </w:tc>
        <w:tc>
          <w:tcPr>
            <w:tcW w:w="1903" w:type="dxa"/>
            <w:vMerge w:val="restart"/>
            <w:tcBorders>
              <w:top w:val="single" w:sz="4" w:space="0" w:color="auto"/>
              <w:left w:val="single" w:sz="4" w:space="0" w:color="auto"/>
              <w:bottom w:val="single" w:sz="4" w:space="0" w:color="000000"/>
              <w:right w:val="single" w:sz="4" w:space="0" w:color="auto"/>
            </w:tcBorders>
            <w:shd w:val="clear" w:color="auto" w:fill="auto"/>
            <w:noWrap/>
            <w:hideMark/>
            <w:tcPrChange w:id="113" w:author="Della Faille Philippe" w:date="2019-07-09T16:54:00Z">
              <w:tcPr>
                <w:tcW w:w="1903"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tcPrChange>
          </w:tcPr>
          <w:p w14:paraId="66F3A3B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Description</w:t>
            </w:r>
          </w:p>
        </w:tc>
        <w:tc>
          <w:tcPr>
            <w:tcW w:w="1956" w:type="dxa"/>
            <w:vMerge w:val="restart"/>
            <w:tcBorders>
              <w:top w:val="single" w:sz="4" w:space="0" w:color="auto"/>
              <w:left w:val="single" w:sz="4" w:space="0" w:color="auto"/>
              <w:bottom w:val="single" w:sz="4" w:space="0" w:color="000000"/>
              <w:right w:val="single" w:sz="4" w:space="0" w:color="auto"/>
            </w:tcBorders>
            <w:shd w:val="clear" w:color="auto" w:fill="auto"/>
            <w:noWrap/>
            <w:hideMark/>
            <w:tcPrChange w:id="114" w:author="Della Faille Philippe" w:date="2019-07-09T16:54:00Z">
              <w:tcPr>
                <w:tcW w:w="667"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tcPrChange>
          </w:tcPr>
          <w:p w14:paraId="2BDBBA3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type</w:t>
            </w:r>
          </w:p>
        </w:tc>
        <w:tc>
          <w:tcPr>
            <w:tcW w:w="844" w:type="dxa"/>
            <w:vMerge w:val="restart"/>
            <w:tcBorders>
              <w:top w:val="single" w:sz="4" w:space="0" w:color="auto"/>
              <w:left w:val="single" w:sz="4" w:space="0" w:color="auto"/>
              <w:bottom w:val="single" w:sz="4" w:space="0" w:color="000000"/>
              <w:right w:val="single" w:sz="4" w:space="0" w:color="auto"/>
            </w:tcBorders>
            <w:shd w:val="clear" w:color="auto" w:fill="auto"/>
            <w:hideMark/>
            <w:tcPrChange w:id="115" w:author="Della Faille Philippe" w:date="2019-07-09T16:54:00Z">
              <w:tcPr>
                <w:tcW w:w="844" w:type="dxa"/>
                <w:vMerge w:val="restart"/>
                <w:tcBorders>
                  <w:top w:val="single" w:sz="4" w:space="0" w:color="auto"/>
                  <w:left w:val="single" w:sz="4" w:space="0" w:color="auto"/>
                  <w:bottom w:val="single" w:sz="4" w:space="0" w:color="000000"/>
                  <w:right w:val="single" w:sz="4" w:space="0" w:color="auto"/>
                </w:tcBorders>
                <w:shd w:val="clear" w:color="auto" w:fill="auto"/>
                <w:hideMark/>
              </w:tcPr>
            </w:tcPrChange>
          </w:tcPr>
          <w:p w14:paraId="2783553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length</w:t>
            </w:r>
            <w:r w:rsidRPr="00486553">
              <w:rPr>
                <w:rFonts w:ascii="Calibri" w:eastAsia="Times New Roman" w:hAnsi="Calibri" w:cs="Times New Roman"/>
                <w:color w:val="000000"/>
                <w:sz w:val="18"/>
              </w:rPr>
              <w:br/>
              <w:t>(byte)</w:t>
            </w:r>
          </w:p>
        </w:tc>
        <w:tc>
          <w:tcPr>
            <w:tcW w:w="893" w:type="dxa"/>
            <w:vMerge w:val="restart"/>
            <w:tcBorders>
              <w:top w:val="single" w:sz="4" w:space="0" w:color="auto"/>
              <w:left w:val="single" w:sz="4" w:space="0" w:color="auto"/>
              <w:bottom w:val="single" w:sz="4" w:space="0" w:color="000000"/>
              <w:right w:val="single" w:sz="4" w:space="0" w:color="auto"/>
            </w:tcBorders>
            <w:shd w:val="clear" w:color="auto" w:fill="auto"/>
            <w:noWrap/>
            <w:hideMark/>
            <w:tcPrChange w:id="116" w:author="Della Faille Philippe" w:date="2019-07-09T16:54:00Z">
              <w:tcPr>
                <w:tcW w:w="893"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tcPrChange>
          </w:tcPr>
          <w:p w14:paraId="746960F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Address</w:t>
            </w:r>
          </w:p>
        </w:tc>
        <w:tc>
          <w:tcPr>
            <w:tcW w:w="3646" w:type="dxa"/>
            <w:vMerge w:val="restart"/>
            <w:tcBorders>
              <w:top w:val="single" w:sz="4" w:space="0" w:color="auto"/>
              <w:left w:val="single" w:sz="4" w:space="0" w:color="auto"/>
              <w:bottom w:val="single" w:sz="4" w:space="0" w:color="000000"/>
              <w:right w:val="single" w:sz="4" w:space="0" w:color="auto"/>
            </w:tcBorders>
            <w:shd w:val="clear" w:color="auto" w:fill="auto"/>
            <w:noWrap/>
            <w:hideMark/>
            <w:tcPrChange w:id="117" w:author="Della Faille Philippe" w:date="2019-07-09T16:54:00Z">
              <w:tcPr>
                <w:tcW w:w="3646"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tcPrChange>
          </w:tcPr>
          <w:p w14:paraId="09B9EE3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Source</w:t>
            </w:r>
          </w:p>
        </w:tc>
      </w:tr>
      <w:tr w:rsidR="00D22E28" w:rsidRPr="00486553" w14:paraId="3BC4387D" w14:textId="77777777" w:rsidTr="00AD204B">
        <w:trPr>
          <w:trHeight w:val="537"/>
          <w:trPrChange w:id="118" w:author="Della Faille Philippe" w:date="2019-07-09T16:54:00Z">
            <w:trPr>
              <w:trHeight w:val="537"/>
            </w:trPr>
          </w:trPrChange>
        </w:trPr>
        <w:tc>
          <w:tcPr>
            <w:tcW w:w="980" w:type="dxa"/>
            <w:vMerge/>
            <w:tcBorders>
              <w:top w:val="nil"/>
              <w:left w:val="nil"/>
              <w:bottom w:val="single" w:sz="4" w:space="0" w:color="000000"/>
              <w:right w:val="single" w:sz="4" w:space="0" w:color="auto"/>
            </w:tcBorders>
            <w:vAlign w:val="center"/>
            <w:hideMark/>
            <w:tcPrChange w:id="119" w:author="Della Faille Philippe" w:date="2019-07-09T16:54:00Z">
              <w:tcPr>
                <w:tcW w:w="980" w:type="dxa"/>
                <w:vMerge/>
                <w:tcBorders>
                  <w:top w:val="nil"/>
                  <w:left w:val="nil"/>
                  <w:bottom w:val="single" w:sz="4" w:space="0" w:color="000000"/>
                  <w:right w:val="single" w:sz="4" w:space="0" w:color="auto"/>
                </w:tcBorders>
                <w:vAlign w:val="center"/>
                <w:hideMark/>
              </w:tcPr>
            </w:tcPrChange>
          </w:tcPr>
          <w:p w14:paraId="740FA18B" w14:textId="77777777" w:rsidR="00D22E28" w:rsidRPr="00486553" w:rsidRDefault="00D22E28" w:rsidP="00AD204B">
            <w:pPr>
              <w:spacing w:after="0"/>
              <w:jc w:val="left"/>
              <w:rPr>
                <w:rFonts w:ascii="Calibri" w:eastAsia="Times New Roman" w:hAnsi="Calibri" w:cs="Times New Roman"/>
                <w:color w:val="000000"/>
                <w:sz w:val="18"/>
              </w:rPr>
            </w:pPr>
          </w:p>
        </w:tc>
        <w:tc>
          <w:tcPr>
            <w:tcW w:w="661" w:type="dxa"/>
            <w:vMerge/>
            <w:tcBorders>
              <w:top w:val="single" w:sz="4" w:space="0" w:color="auto"/>
              <w:left w:val="single" w:sz="4" w:space="0" w:color="auto"/>
              <w:bottom w:val="single" w:sz="4" w:space="0" w:color="000000"/>
              <w:right w:val="single" w:sz="4" w:space="0" w:color="auto"/>
            </w:tcBorders>
            <w:vAlign w:val="center"/>
            <w:hideMark/>
            <w:tcPrChange w:id="120" w:author="Della Faille Philippe" w:date="2019-07-09T16:54:00Z">
              <w:tcPr>
                <w:tcW w:w="661" w:type="dxa"/>
                <w:vMerge/>
                <w:tcBorders>
                  <w:top w:val="single" w:sz="4" w:space="0" w:color="auto"/>
                  <w:left w:val="single" w:sz="4" w:space="0" w:color="auto"/>
                  <w:bottom w:val="single" w:sz="4" w:space="0" w:color="000000"/>
                  <w:right w:val="single" w:sz="4" w:space="0" w:color="auto"/>
                </w:tcBorders>
                <w:vAlign w:val="center"/>
                <w:hideMark/>
              </w:tcPr>
            </w:tcPrChange>
          </w:tcPr>
          <w:p w14:paraId="16B5530D" w14:textId="77777777" w:rsidR="00D22E28" w:rsidRPr="00486553" w:rsidRDefault="00D22E28" w:rsidP="00AD204B">
            <w:pPr>
              <w:spacing w:after="0"/>
              <w:jc w:val="left"/>
              <w:rPr>
                <w:rFonts w:ascii="Calibri" w:eastAsia="Times New Roman" w:hAnsi="Calibri" w:cs="Times New Roman"/>
                <w:color w:val="000000"/>
                <w:sz w:val="18"/>
              </w:rPr>
            </w:pPr>
          </w:p>
        </w:tc>
        <w:tc>
          <w:tcPr>
            <w:tcW w:w="1903" w:type="dxa"/>
            <w:vMerge/>
            <w:tcBorders>
              <w:top w:val="single" w:sz="4" w:space="0" w:color="auto"/>
              <w:left w:val="single" w:sz="4" w:space="0" w:color="auto"/>
              <w:bottom w:val="single" w:sz="4" w:space="0" w:color="000000"/>
              <w:right w:val="single" w:sz="4" w:space="0" w:color="auto"/>
            </w:tcBorders>
            <w:vAlign w:val="center"/>
            <w:hideMark/>
            <w:tcPrChange w:id="121" w:author="Della Faille Philippe" w:date="2019-07-09T16:54:00Z">
              <w:tcPr>
                <w:tcW w:w="1903" w:type="dxa"/>
                <w:vMerge/>
                <w:tcBorders>
                  <w:top w:val="single" w:sz="4" w:space="0" w:color="auto"/>
                  <w:left w:val="single" w:sz="4" w:space="0" w:color="auto"/>
                  <w:bottom w:val="single" w:sz="4" w:space="0" w:color="000000"/>
                  <w:right w:val="single" w:sz="4" w:space="0" w:color="auto"/>
                </w:tcBorders>
                <w:vAlign w:val="center"/>
                <w:hideMark/>
              </w:tcPr>
            </w:tcPrChange>
          </w:tcPr>
          <w:p w14:paraId="453FCF72" w14:textId="77777777" w:rsidR="00D22E28" w:rsidRPr="00486553" w:rsidRDefault="00D22E28" w:rsidP="00AD204B">
            <w:pPr>
              <w:spacing w:after="0"/>
              <w:jc w:val="left"/>
              <w:rPr>
                <w:rFonts w:ascii="Calibri" w:eastAsia="Times New Roman" w:hAnsi="Calibri" w:cs="Times New Roman"/>
                <w:color w:val="000000"/>
                <w:sz w:val="18"/>
              </w:rPr>
            </w:pPr>
          </w:p>
        </w:tc>
        <w:tc>
          <w:tcPr>
            <w:tcW w:w="1956" w:type="dxa"/>
            <w:vMerge/>
            <w:tcBorders>
              <w:top w:val="single" w:sz="4" w:space="0" w:color="auto"/>
              <w:left w:val="single" w:sz="4" w:space="0" w:color="auto"/>
              <w:bottom w:val="single" w:sz="4" w:space="0" w:color="000000"/>
              <w:right w:val="single" w:sz="4" w:space="0" w:color="auto"/>
            </w:tcBorders>
            <w:vAlign w:val="center"/>
            <w:hideMark/>
            <w:tcPrChange w:id="122" w:author="Della Faille Philippe" w:date="2019-07-09T16:54:00Z">
              <w:tcPr>
                <w:tcW w:w="667" w:type="dxa"/>
                <w:vMerge/>
                <w:tcBorders>
                  <w:top w:val="single" w:sz="4" w:space="0" w:color="auto"/>
                  <w:left w:val="single" w:sz="4" w:space="0" w:color="auto"/>
                  <w:bottom w:val="single" w:sz="4" w:space="0" w:color="000000"/>
                  <w:right w:val="single" w:sz="4" w:space="0" w:color="auto"/>
                </w:tcBorders>
                <w:vAlign w:val="center"/>
                <w:hideMark/>
              </w:tcPr>
            </w:tcPrChange>
          </w:tcPr>
          <w:p w14:paraId="3C062B52" w14:textId="77777777" w:rsidR="00D22E28" w:rsidRPr="00486553" w:rsidRDefault="00D22E28" w:rsidP="00AD204B">
            <w:pPr>
              <w:spacing w:after="0"/>
              <w:jc w:val="left"/>
              <w:rPr>
                <w:rFonts w:ascii="Calibri" w:eastAsia="Times New Roman" w:hAnsi="Calibri" w:cs="Times New Roman"/>
                <w:color w:val="000000"/>
                <w:sz w:val="18"/>
              </w:rPr>
            </w:pPr>
          </w:p>
        </w:tc>
        <w:tc>
          <w:tcPr>
            <w:tcW w:w="844" w:type="dxa"/>
            <w:vMerge/>
            <w:tcBorders>
              <w:top w:val="single" w:sz="4" w:space="0" w:color="auto"/>
              <w:left w:val="single" w:sz="4" w:space="0" w:color="auto"/>
              <w:bottom w:val="single" w:sz="4" w:space="0" w:color="000000"/>
              <w:right w:val="single" w:sz="4" w:space="0" w:color="auto"/>
            </w:tcBorders>
            <w:vAlign w:val="center"/>
            <w:hideMark/>
            <w:tcPrChange w:id="123" w:author="Della Faille Philippe" w:date="2019-07-09T16:54:00Z">
              <w:tcPr>
                <w:tcW w:w="844" w:type="dxa"/>
                <w:vMerge/>
                <w:tcBorders>
                  <w:top w:val="single" w:sz="4" w:space="0" w:color="auto"/>
                  <w:left w:val="single" w:sz="4" w:space="0" w:color="auto"/>
                  <w:bottom w:val="single" w:sz="4" w:space="0" w:color="000000"/>
                  <w:right w:val="single" w:sz="4" w:space="0" w:color="auto"/>
                </w:tcBorders>
                <w:vAlign w:val="center"/>
                <w:hideMark/>
              </w:tcPr>
            </w:tcPrChange>
          </w:tcPr>
          <w:p w14:paraId="53B8B9A3" w14:textId="77777777" w:rsidR="00D22E28" w:rsidRPr="00486553" w:rsidRDefault="00D22E28" w:rsidP="00AD204B">
            <w:pPr>
              <w:spacing w:after="0"/>
              <w:jc w:val="left"/>
              <w:rPr>
                <w:rFonts w:ascii="Calibri" w:eastAsia="Times New Roman" w:hAnsi="Calibri" w:cs="Times New Roman"/>
                <w:color w:val="000000"/>
                <w:sz w:val="18"/>
              </w:rPr>
            </w:pPr>
          </w:p>
        </w:tc>
        <w:tc>
          <w:tcPr>
            <w:tcW w:w="893" w:type="dxa"/>
            <w:vMerge/>
            <w:tcBorders>
              <w:top w:val="single" w:sz="4" w:space="0" w:color="auto"/>
              <w:left w:val="single" w:sz="4" w:space="0" w:color="auto"/>
              <w:bottom w:val="single" w:sz="4" w:space="0" w:color="auto"/>
              <w:right w:val="single" w:sz="4" w:space="0" w:color="auto"/>
            </w:tcBorders>
            <w:vAlign w:val="center"/>
            <w:hideMark/>
            <w:tcPrChange w:id="124" w:author="Della Faille Philippe" w:date="2019-07-09T16:54:00Z">
              <w:tcPr>
                <w:tcW w:w="893" w:type="dxa"/>
                <w:vMerge/>
                <w:tcBorders>
                  <w:top w:val="single" w:sz="4" w:space="0" w:color="auto"/>
                  <w:left w:val="single" w:sz="4" w:space="0" w:color="auto"/>
                  <w:bottom w:val="single" w:sz="4" w:space="0" w:color="auto"/>
                  <w:right w:val="single" w:sz="4" w:space="0" w:color="auto"/>
                </w:tcBorders>
                <w:vAlign w:val="center"/>
                <w:hideMark/>
              </w:tcPr>
            </w:tcPrChange>
          </w:tcPr>
          <w:p w14:paraId="70B67BAD" w14:textId="77777777" w:rsidR="00D22E28" w:rsidRPr="00486553" w:rsidRDefault="00D22E28" w:rsidP="00AD204B">
            <w:pPr>
              <w:spacing w:after="0"/>
              <w:jc w:val="left"/>
              <w:rPr>
                <w:rFonts w:ascii="Calibri" w:eastAsia="Times New Roman" w:hAnsi="Calibri" w:cs="Times New Roman"/>
                <w:color w:val="000000"/>
                <w:sz w:val="18"/>
              </w:rPr>
            </w:pPr>
          </w:p>
        </w:tc>
        <w:tc>
          <w:tcPr>
            <w:tcW w:w="3646" w:type="dxa"/>
            <w:vMerge/>
            <w:tcBorders>
              <w:top w:val="single" w:sz="4" w:space="0" w:color="auto"/>
              <w:left w:val="single" w:sz="4" w:space="0" w:color="auto"/>
              <w:bottom w:val="single" w:sz="4" w:space="0" w:color="auto"/>
              <w:right w:val="single" w:sz="4" w:space="0" w:color="auto"/>
            </w:tcBorders>
            <w:vAlign w:val="center"/>
            <w:hideMark/>
            <w:tcPrChange w:id="125" w:author="Della Faille Philippe" w:date="2019-07-09T16:54:00Z">
              <w:tcPr>
                <w:tcW w:w="3646" w:type="dxa"/>
                <w:vMerge/>
                <w:tcBorders>
                  <w:top w:val="single" w:sz="4" w:space="0" w:color="auto"/>
                  <w:left w:val="single" w:sz="4" w:space="0" w:color="auto"/>
                  <w:bottom w:val="single" w:sz="4" w:space="0" w:color="auto"/>
                  <w:right w:val="single" w:sz="4" w:space="0" w:color="auto"/>
                </w:tcBorders>
                <w:vAlign w:val="center"/>
                <w:hideMark/>
              </w:tcPr>
            </w:tcPrChange>
          </w:tcPr>
          <w:p w14:paraId="23B39768" w14:textId="77777777" w:rsidR="00D22E28" w:rsidRPr="00486553" w:rsidRDefault="00D22E28" w:rsidP="00AD204B">
            <w:pPr>
              <w:spacing w:after="0"/>
              <w:jc w:val="left"/>
              <w:rPr>
                <w:rFonts w:ascii="Calibri" w:eastAsia="Times New Roman" w:hAnsi="Calibri" w:cs="Times New Roman"/>
                <w:color w:val="000000"/>
                <w:sz w:val="18"/>
              </w:rPr>
            </w:pPr>
          </w:p>
        </w:tc>
      </w:tr>
      <w:tr w:rsidR="00D22E28" w:rsidRPr="00486553" w14:paraId="164FE241" w14:textId="77777777" w:rsidTr="00AD204B">
        <w:trPr>
          <w:trHeight w:val="2880"/>
          <w:trPrChange w:id="126" w:author="Della Faille Philippe" w:date="2019-07-09T16:54:00Z">
            <w:trPr>
              <w:trHeight w:val="2880"/>
            </w:trPr>
          </w:trPrChange>
        </w:trPr>
        <w:tc>
          <w:tcPr>
            <w:tcW w:w="980" w:type="dxa"/>
            <w:vMerge w:val="restart"/>
            <w:tcBorders>
              <w:top w:val="nil"/>
              <w:left w:val="single" w:sz="4" w:space="0" w:color="auto"/>
              <w:bottom w:val="single" w:sz="4" w:space="0" w:color="000000"/>
              <w:right w:val="single" w:sz="4" w:space="0" w:color="auto"/>
            </w:tcBorders>
            <w:shd w:val="clear" w:color="000000" w:fill="B4C6E7"/>
            <w:noWrap/>
            <w:textDirection w:val="btLr"/>
            <w:vAlign w:val="center"/>
            <w:hideMark/>
            <w:tcPrChange w:id="127" w:author="Della Faille Philippe" w:date="2019-07-09T16:54:00Z">
              <w:tcPr>
                <w:tcW w:w="980" w:type="dxa"/>
                <w:vMerge w:val="restart"/>
                <w:tcBorders>
                  <w:top w:val="nil"/>
                  <w:left w:val="single" w:sz="4" w:space="0" w:color="auto"/>
                  <w:bottom w:val="single" w:sz="4" w:space="0" w:color="000000"/>
                  <w:right w:val="single" w:sz="4" w:space="0" w:color="auto"/>
                </w:tcBorders>
                <w:shd w:val="clear" w:color="000000" w:fill="B4C6E7"/>
                <w:noWrap/>
                <w:textDirection w:val="btLr"/>
                <w:vAlign w:val="center"/>
                <w:hideMark/>
              </w:tcPr>
            </w:tcPrChange>
          </w:tcPr>
          <w:p w14:paraId="71B7E6BA" w14:textId="77777777" w:rsidR="00D22E28" w:rsidRPr="00486553" w:rsidRDefault="00D22E28" w:rsidP="00AD204B">
            <w:pPr>
              <w:spacing w:after="0"/>
              <w:jc w:val="center"/>
              <w:rPr>
                <w:rFonts w:ascii="Calibri" w:eastAsia="Times New Roman" w:hAnsi="Calibri" w:cs="Times New Roman"/>
                <w:b/>
                <w:bCs/>
                <w:color w:val="000000"/>
                <w:sz w:val="18"/>
                <w:szCs w:val="28"/>
              </w:rPr>
            </w:pPr>
            <w:r w:rsidRPr="00486553">
              <w:rPr>
                <w:rFonts w:ascii="Calibri" w:eastAsia="Times New Roman" w:hAnsi="Calibri" w:cs="Times New Roman"/>
                <w:b/>
                <w:bCs/>
                <w:color w:val="000000"/>
                <w:sz w:val="18"/>
                <w:szCs w:val="28"/>
              </w:rPr>
              <w:t>POWER SUPPLY</w:t>
            </w:r>
          </w:p>
        </w:tc>
        <w:tc>
          <w:tcPr>
            <w:tcW w:w="661" w:type="dxa"/>
            <w:tcBorders>
              <w:top w:val="nil"/>
              <w:left w:val="nil"/>
              <w:bottom w:val="single" w:sz="4" w:space="0" w:color="auto"/>
              <w:right w:val="single" w:sz="4" w:space="0" w:color="auto"/>
            </w:tcBorders>
            <w:shd w:val="clear" w:color="000000" w:fill="B4C6E7"/>
            <w:noWrap/>
            <w:vAlign w:val="center"/>
            <w:hideMark/>
            <w:tcPrChange w:id="128" w:author="Della Faille Philippe" w:date="2019-07-09T16:54:00Z">
              <w:tcPr>
                <w:tcW w:w="661" w:type="dxa"/>
                <w:tcBorders>
                  <w:top w:val="nil"/>
                  <w:left w:val="nil"/>
                  <w:bottom w:val="single" w:sz="4" w:space="0" w:color="auto"/>
                  <w:right w:val="single" w:sz="4" w:space="0" w:color="auto"/>
                </w:tcBorders>
                <w:shd w:val="clear" w:color="000000" w:fill="B4C6E7"/>
                <w:noWrap/>
                <w:vAlign w:val="center"/>
                <w:hideMark/>
              </w:tcPr>
            </w:tcPrChange>
          </w:tcPr>
          <w:p w14:paraId="371B6D2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1903" w:type="dxa"/>
            <w:tcBorders>
              <w:top w:val="nil"/>
              <w:left w:val="nil"/>
              <w:bottom w:val="single" w:sz="4" w:space="0" w:color="auto"/>
              <w:right w:val="single" w:sz="4" w:space="0" w:color="auto"/>
            </w:tcBorders>
            <w:shd w:val="clear" w:color="000000" w:fill="B4C6E7"/>
            <w:noWrap/>
            <w:vAlign w:val="center"/>
            <w:hideMark/>
            <w:tcPrChange w:id="129" w:author="Della Faille Philippe" w:date="2019-07-09T16:54:00Z">
              <w:tcPr>
                <w:tcW w:w="1903" w:type="dxa"/>
                <w:tcBorders>
                  <w:top w:val="nil"/>
                  <w:left w:val="nil"/>
                  <w:bottom w:val="single" w:sz="4" w:space="0" w:color="auto"/>
                  <w:right w:val="single" w:sz="4" w:space="0" w:color="auto"/>
                </w:tcBorders>
                <w:shd w:val="clear" w:color="000000" w:fill="B4C6E7"/>
                <w:noWrap/>
                <w:vAlign w:val="center"/>
                <w:hideMark/>
              </w:tcPr>
            </w:tcPrChange>
          </w:tcPr>
          <w:p w14:paraId="323817B6" w14:textId="7E6DC9CA"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Power supply </w:t>
            </w:r>
            <w:r w:rsidR="00486553">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nil"/>
              <w:left w:val="nil"/>
              <w:bottom w:val="single" w:sz="4" w:space="0" w:color="auto"/>
              <w:right w:val="single" w:sz="4" w:space="0" w:color="auto"/>
            </w:tcBorders>
            <w:shd w:val="clear" w:color="000000" w:fill="B4C6E7"/>
            <w:noWrap/>
            <w:vAlign w:val="center"/>
            <w:hideMark/>
            <w:tcPrChange w:id="130" w:author="Della Faille Philippe" w:date="2019-07-09T16:54:00Z">
              <w:tcPr>
                <w:tcW w:w="667" w:type="dxa"/>
                <w:tcBorders>
                  <w:top w:val="nil"/>
                  <w:left w:val="nil"/>
                  <w:bottom w:val="single" w:sz="4" w:space="0" w:color="auto"/>
                  <w:right w:val="single" w:sz="4" w:space="0" w:color="auto"/>
                </w:tcBorders>
                <w:shd w:val="clear" w:color="000000" w:fill="B4C6E7"/>
                <w:noWrap/>
                <w:vAlign w:val="center"/>
                <w:hideMark/>
              </w:tcPr>
            </w:tcPrChange>
          </w:tcPr>
          <w:p w14:paraId="2CF27C15" w14:textId="39BFEBC6" w:rsidR="00D22E28" w:rsidRPr="00486553" w:rsidRDefault="00D22E28" w:rsidP="00AD204B">
            <w:pPr>
              <w:spacing w:after="0"/>
              <w:jc w:val="center"/>
              <w:rPr>
                <w:rFonts w:ascii="Calibri" w:eastAsia="Times New Roman" w:hAnsi="Calibri" w:cs="Times New Roman"/>
                <w:color w:val="000000"/>
                <w:sz w:val="18"/>
              </w:rPr>
            </w:pPr>
            <w:commentRangeStart w:id="131"/>
            <w:commentRangeStart w:id="132"/>
            <w:r w:rsidRPr="00486553">
              <w:rPr>
                <w:rFonts w:ascii="Calibri" w:eastAsia="Times New Roman" w:hAnsi="Calibri" w:cs="Times New Roman"/>
                <w:color w:val="000000"/>
                <w:sz w:val="18"/>
              </w:rPr>
              <w:t>uint</w:t>
            </w:r>
            <w:commentRangeEnd w:id="131"/>
            <w:r w:rsidR="003B3A25">
              <w:rPr>
                <w:rStyle w:val="CommentReference"/>
              </w:rPr>
              <w:commentReference w:id="131"/>
            </w:r>
            <w:commentRangeEnd w:id="132"/>
            <w:r w:rsidR="00700BF5">
              <w:rPr>
                <w:rStyle w:val="CommentReference"/>
              </w:rPr>
              <w:commentReference w:id="132"/>
            </w:r>
            <w:ins w:id="133" w:author="Della Faille Philippe" w:date="2019-07-09T14:35:00Z">
              <w:r w:rsidR="00446D5A">
                <w:rPr>
                  <w:rFonts w:ascii="Calibri" w:eastAsia="Times New Roman" w:hAnsi="Calibri" w:cs="Times New Roman"/>
                  <w:color w:val="000000"/>
                  <w:sz w:val="18"/>
                </w:rPr>
                <w:t>16</w:t>
              </w:r>
            </w:ins>
          </w:p>
        </w:tc>
        <w:tc>
          <w:tcPr>
            <w:tcW w:w="844" w:type="dxa"/>
            <w:tcBorders>
              <w:top w:val="nil"/>
              <w:left w:val="nil"/>
              <w:bottom w:val="single" w:sz="4" w:space="0" w:color="auto"/>
              <w:right w:val="single" w:sz="4" w:space="0" w:color="auto"/>
            </w:tcBorders>
            <w:shd w:val="clear" w:color="000000" w:fill="B4C6E7"/>
            <w:noWrap/>
            <w:vAlign w:val="center"/>
            <w:hideMark/>
            <w:tcPrChange w:id="134" w:author="Della Faille Philippe" w:date="2019-07-09T16:54:00Z">
              <w:tcPr>
                <w:tcW w:w="844" w:type="dxa"/>
                <w:tcBorders>
                  <w:top w:val="nil"/>
                  <w:left w:val="nil"/>
                  <w:bottom w:val="single" w:sz="4" w:space="0" w:color="auto"/>
                  <w:right w:val="single" w:sz="4" w:space="0" w:color="auto"/>
                </w:tcBorders>
                <w:shd w:val="clear" w:color="000000" w:fill="B4C6E7"/>
                <w:noWrap/>
                <w:vAlign w:val="center"/>
                <w:hideMark/>
              </w:tcPr>
            </w:tcPrChange>
          </w:tcPr>
          <w:p w14:paraId="6D8EF8B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893" w:type="dxa"/>
            <w:tcBorders>
              <w:top w:val="single" w:sz="4" w:space="0" w:color="auto"/>
              <w:left w:val="nil"/>
              <w:bottom w:val="single" w:sz="4" w:space="0" w:color="auto"/>
              <w:right w:val="single" w:sz="4" w:space="0" w:color="auto"/>
            </w:tcBorders>
            <w:shd w:val="clear" w:color="000000" w:fill="B4C6E7"/>
            <w:noWrap/>
            <w:vAlign w:val="center"/>
            <w:hideMark/>
            <w:tcPrChange w:id="135" w:author="Della Faille Philippe" w:date="2019-07-09T16:54:00Z">
              <w:tcPr>
                <w:tcW w:w="893" w:type="dxa"/>
                <w:tcBorders>
                  <w:top w:val="single" w:sz="4" w:space="0" w:color="auto"/>
                  <w:left w:val="nil"/>
                  <w:bottom w:val="single" w:sz="4" w:space="0" w:color="auto"/>
                  <w:right w:val="single" w:sz="4" w:space="0" w:color="auto"/>
                </w:tcBorders>
                <w:shd w:val="clear" w:color="000000" w:fill="B4C6E7"/>
                <w:noWrap/>
                <w:vAlign w:val="center"/>
                <w:hideMark/>
              </w:tcPr>
            </w:tcPrChange>
          </w:tcPr>
          <w:p w14:paraId="20E92C9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0</w:t>
            </w:r>
          </w:p>
        </w:tc>
        <w:tc>
          <w:tcPr>
            <w:tcW w:w="3646" w:type="dxa"/>
            <w:tcBorders>
              <w:top w:val="single" w:sz="4" w:space="0" w:color="auto"/>
              <w:left w:val="nil"/>
              <w:bottom w:val="single" w:sz="4" w:space="0" w:color="auto"/>
              <w:right w:val="single" w:sz="4" w:space="0" w:color="auto"/>
            </w:tcBorders>
            <w:shd w:val="clear" w:color="000000" w:fill="B4C6E7"/>
            <w:vAlign w:val="center"/>
            <w:hideMark/>
            <w:tcPrChange w:id="136" w:author="Della Faille Philippe" w:date="2019-07-09T16:54:00Z">
              <w:tcPr>
                <w:tcW w:w="3646" w:type="dxa"/>
                <w:tcBorders>
                  <w:top w:val="single" w:sz="4" w:space="0" w:color="auto"/>
                  <w:left w:val="nil"/>
                  <w:bottom w:val="single" w:sz="4" w:space="0" w:color="auto"/>
                  <w:right w:val="single" w:sz="4" w:space="0" w:color="auto"/>
                </w:tcBorders>
                <w:shd w:val="clear" w:color="000000" w:fill="B4C6E7"/>
                <w:vAlign w:val="center"/>
                <w:hideMark/>
              </w:tcPr>
            </w:tcPrChange>
          </w:tcPr>
          <w:p w14:paraId="2C60BD6E"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All PSU</w:t>
            </w:r>
            <w:r w:rsidRPr="00486553">
              <w:rPr>
                <w:rFonts w:ascii="Calibri" w:eastAsia="Times New Roman" w:hAnsi="Calibri" w:cs="Times New Roman"/>
                <w:color w:val="000000"/>
                <w:sz w:val="18"/>
              </w:rPr>
              <w:br/>
              <w:t>bit 1 : PSU 1</w:t>
            </w:r>
            <w:r w:rsidRPr="00486553">
              <w:rPr>
                <w:rFonts w:ascii="Calibri" w:eastAsia="Times New Roman" w:hAnsi="Calibri" w:cs="Times New Roman"/>
                <w:color w:val="000000"/>
                <w:sz w:val="18"/>
              </w:rPr>
              <w:br/>
              <w:t>bit 2 : PSU2</w:t>
            </w:r>
            <w:r w:rsidRPr="00486553">
              <w:rPr>
                <w:rFonts w:ascii="Calibri" w:eastAsia="Times New Roman" w:hAnsi="Calibri" w:cs="Times New Roman"/>
                <w:color w:val="000000"/>
                <w:sz w:val="18"/>
              </w:rPr>
              <w:br/>
              <w:t>…</w:t>
            </w:r>
            <w:r w:rsidRPr="00486553">
              <w:rPr>
                <w:rFonts w:ascii="Calibri" w:eastAsia="Times New Roman" w:hAnsi="Calibri" w:cs="Times New Roman"/>
                <w:color w:val="000000"/>
                <w:sz w:val="18"/>
              </w:rPr>
              <w:br/>
              <w:t>bit 9 : PSU 9</w:t>
            </w:r>
            <w:r w:rsidRPr="00486553">
              <w:rPr>
                <w:rFonts w:ascii="Calibri" w:eastAsia="Times New Roman" w:hAnsi="Calibri" w:cs="Times New Roman"/>
                <w:color w:val="000000"/>
                <w:sz w:val="18"/>
              </w:rPr>
              <w:br/>
              <w:t>…</w:t>
            </w:r>
            <w:r w:rsidRPr="00486553">
              <w:rPr>
                <w:rFonts w:ascii="Calibri" w:eastAsia="Times New Roman" w:hAnsi="Calibri" w:cs="Times New Roman"/>
                <w:color w:val="000000"/>
                <w:sz w:val="18"/>
              </w:rPr>
              <w:br/>
              <w:t>bit 10 : not used</w:t>
            </w:r>
            <w:r w:rsidRPr="00486553">
              <w:rPr>
                <w:rFonts w:ascii="Calibri" w:eastAsia="Times New Roman" w:hAnsi="Calibri" w:cs="Times New Roman"/>
                <w:color w:val="000000"/>
                <w:sz w:val="18"/>
              </w:rPr>
              <w:br/>
              <w:t>…</w:t>
            </w:r>
            <w:r w:rsidRPr="00486553">
              <w:rPr>
                <w:rFonts w:ascii="Calibri" w:eastAsia="Times New Roman" w:hAnsi="Calibri" w:cs="Times New Roman"/>
                <w:color w:val="000000"/>
                <w:sz w:val="18"/>
              </w:rPr>
              <w:br/>
              <w:t>bit 15 : not used</w:t>
            </w:r>
          </w:p>
        </w:tc>
      </w:tr>
      <w:tr w:rsidR="00D22E28" w:rsidRPr="00486553" w14:paraId="21F29AC9" w14:textId="77777777" w:rsidTr="00AD204B">
        <w:trPr>
          <w:trHeight w:val="2880"/>
          <w:trPrChange w:id="137" w:author="Della Faille Philippe" w:date="2019-07-09T16:54:00Z">
            <w:trPr>
              <w:trHeight w:val="2880"/>
            </w:trPr>
          </w:trPrChange>
        </w:trPr>
        <w:tc>
          <w:tcPr>
            <w:tcW w:w="980" w:type="dxa"/>
            <w:vMerge/>
            <w:tcBorders>
              <w:top w:val="nil"/>
              <w:left w:val="single" w:sz="4" w:space="0" w:color="auto"/>
              <w:bottom w:val="single" w:sz="4" w:space="0" w:color="000000"/>
              <w:right w:val="single" w:sz="4" w:space="0" w:color="auto"/>
            </w:tcBorders>
            <w:vAlign w:val="center"/>
            <w:hideMark/>
            <w:tcPrChange w:id="138" w:author="Della Faille Philippe" w:date="2019-07-09T16:54:00Z">
              <w:tcPr>
                <w:tcW w:w="980" w:type="dxa"/>
                <w:vMerge/>
                <w:tcBorders>
                  <w:top w:val="nil"/>
                  <w:left w:val="single" w:sz="4" w:space="0" w:color="auto"/>
                  <w:bottom w:val="single" w:sz="4" w:space="0" w:color="000000"/>
                  <w:right w:val="single" w:sz="4" w:space="0" w:color="auto"/>
                </w:tcBorders>
                <w:vAlign w:val="center"/>
                <w:hideMark/>
              </w:tcPr>
            </w:tcPrChange>
          </w:tcPr>
          <w:p w14:paraId="11A7A16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B4C6E7"/>
            <w:noWrap/>
            <w:vAlign w:val="center"/>
            <w:hideMark/>
            <w:tcPrChange w:id="139" w:author="Della Faille Philippe" w:date="2019-07-09T16:54:00Z">
              <w:tcPr>
                <w:tcW w:w="661" w:type="dxa"/>
                <w:tcBorders>
                  <w:top w:val="dotted" w:sz="4" w:space="0" w:color="auto"/>
                  <w:left w:val="nil"/>
                  <w:bottom w:val="single" w:sz="4" w:space="0" w:color="auto"/>
                  <w:right w:val="single" w:sz="4" w:space="0" w:color="auto"/>
                </w:tcBorders>
                <w:shd w:val="clear" w:color="000000" w:fill="B4C6E7"/>
                <w:noWrap/>
                <w:vAlign w:val="center"/>
                <w:hideMark/>
              </w:tcPr>
            </w:tcPrChange>
          </w:tcPr>
          <w:p w14:paraId="66E85C7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1903" w:type="dxa"/>
            <w:tcBorders>
              <w:top w:val="dotted" w:sz="4" w:space="0" w:color="auto"/>
              <w:left w:val="nil"/>
              <w:bottom w:val="single" w:sz="4" w:space="0" w:color="auto"/>
              <w:right w:val="single" w:sz="4" w:space="0" w:color="auto"/>
            </w:tcBorders>
            <w:shd w:val="clear" w:color="000000" w:fill="B4C6E7"/>
            <w:noWrap/>
            <w:vAlign w:val="center"/>
            <w:hideMark/>
            <w:tcPrChange w:id="140" w:author="Della Faille Philippe" w:date="2019-07-09T16:54:00Z">
              <w:tcPr>
                <w:tcW w:w="1903" w:type="dxa"/>
                <w:tcBorders>
                  <w:top w:val="dotted" w:sz="4" w:space="0" w:color="auto"/>
                  <w:left w:val="nil"/>
                  <w:bottom w:val="single" w:sz="4" w:space="0" w:color="auto"/>
                  <w:right w:val="single" w:sz="4" w:space="0" w:color="auto"/>
                </w:tcBorders>
                <w:shd w:val="clear" w:color="000000" w:fill="B4C6E7"/>
                <w:noWrap/>
                <w:vAlign w:val="center"/>
                <w:hideMark/>
              </w:tcPr>
            </w:tcPrChange>
          </w:tcPr>
          <w:p w14:paraId="7B310059" w14:textId="0392AD64"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Power supply </w:t>
            </w:r>
            <w:r w:rsidR="00486553">
              <w:rPr>
                <w:rFonts w:ascii="Calibri" w:eastAsia="Times New Roman" w:hAnsi="Calibri" w:cs="Times New Roman"/>
                <w:color w:val="000000"/>
                <w:sz w:val="18"/>
              </w:rPr>
              <w:t>OFF</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B4C6E7"/>
            <w:noWrap/>
            <w:vAlign w:val="center"/>
            <w:hideMark/>
            <w:tcPrChange w:id="141" w:author="Della Faille Philippe" w:date="2019-07-09T16:54:00Z">
              <w:tcPr>
                <w:tcW w:w="667" w:type="dxa"/>
                <w:tcBorders>
                  <w:top w:val="dotted" w:sz="4" w:space="0" w:color="auto"/>
                  <w:left w:val="nil"/>
                  <w:bottom w:val="single" w:sz="4" w:space="0" w:color="auto"/>
                  <w:right w:val="single" w:sz="4" w:space="0" w:color="auto"/>
                </w:tcBorders>
                <w:shd w:val="clear" w:color="000000" w:fill="B4C6E7"/>
                <w:noWrap/>
                <w:vAlign w:val="center"/>
                <w:hideMark/>
              </w:tcPr>
            </w:tcPrChange>
          </w:tcPr>
          <w:p w14:paraId="21E7477A" w14:textId="50529759" w:rsidR="00D22E28" w:rsidRPr="00486553" w:rsidRDefault="00446D5A" w:rsidP="00AD204B">
            <w:pPr>
              <w:spacing w:after="0"/>
              <w:jc w:val="center"/>
              <w:rPr>
                <w:rFonts w:ascii="Calibri" w:eastAsia="Times New Roman" w:hAnsi="Calibri" w:cs="Times New Roman"/>
                <w:color w:val="000000"/>
                <w:sz w:val="18"/>
              </w:rPr>
            </w:pPr>
            <w:del w:id="142" w:author="Della Faille Philippe" w:date="2019-07-09T14:35:00Z">
              <w:r w:rsidRPr="00486553" w:rsidDel="00446D5A">
                <w:rPr>
                  <w:rFonts w:ascii="Calibri" w:eastAsia="Times New Roman" w:hAnsi="Calibri" w:cs="Times New Roman"/>
                  <w:color w:val="000000"/>
                  <w:sz w:val="18"/>
                </w:rPr>
                <w:delText>U</w:delText>
              </w:r>
            </w:del>
            <w:ins w:id="143" w:author="Della Faille Philippe" w:date="2019-07-09T14:35:00Z">
              <w:r>
                <w:rPr>
                  <w:rFonts w:ascii="Calibri" w:eastAsia="Times New Roman" w:hAnsi="Calibri" w:cs="Times New Roman"/>
                  <w:color w:val="000000"/>
                  <w:sz w:val="18"/>
                </w:rPr>
                <w:t>u</w:t>
              </w:r>
            </w:ins>
            <w:r w:rsidR="00D22E28" w:rsidRPr="00486553">
              <w:rPr>
                <w:rFonts w:ascii="Calibri" w:eastAsia="Times New Roman" w:hAnsi="Calibri" w:cs="Times New Roman"/>
                <w:color w:val="000000"/>
                <w:sz w:val="18"/>
              </w:rPr>
              <w:t>int</w:t>
            </w:r>
            <w:ins w:id="144" w:author="Della Faille Philippe" w:date="2019-07-09T14:35:00Z">
              <w:r>
                <w:rPr>
                  <w:rFonts w:ascii="Calibri" w:eastAsia="Times New Roman" w:hAnsi="Calibri" w:cs="Times New Roman"/>
                  <w:color w:val="000000"/>
                  <w:sz w:val="18"/>
                </w:rPr>
                <w:t>16</w:t>
              </w:r>
            </w:ins>
          </w:p>
        </w:tc>
        <w:tc>
          <w:tcPr>
            <w:tcW w:w="844" w:type="dxa"/>
            <w:tcBorders>
              <w:top w:val="dotted" w:sz="4" w:space="0" w:color="auto"/>
              <w:left w:val="nil"/>
              <w:bottom w:val="single" w:sz="4" w:space="0" w:color="auto"/>
              <w:right w:val="single" w:sz="4" w:space="0" w:color="auto"/>
            </w:tcBorders>
            <w:shd w:val="clear" w:color="000000" w:fill="B4C6E7"/>
            <w:noWrap/>
            <w:vAlign w:val="center"/>
            <w:hideMark/>
            <w:tcPrChange w:id="145" w:author="Della Faille Philippe" w:date="2019-07-09T16:54:00Z">
              <w:tcPr>
                <w:tcW w:w="844" w:type="dxa"/>
                <w:tcBorders>
                  <w:top w:val="dotted" w:sz="4" w:space="0" w:color="auto"/>
                  <w:left w:val="nil"/>
                  <w:bottom w:val="single" w:sz="4" w:space="0" w:color="auto"/>
                  <w:right w:val="single" w:sz="4" w:space="0" w:color="auto"/>
                </w:tcBorders>
                <w:shd w:val="clear" w:color="000000" w:fill="B4C6E7"/>
                <w:noWrap/>
                <w:vAlign w:val="center"/>
                <w:hideMark/>
              </w:tcPr>
            </w:tcPrChange>
          </w:tcPr>
          <w:p w14:paraId="40ADD19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893" w:type="dxa"/>
            <w:tcBorders>
              <w:top w:val="single" w:sz="4" w:space="0" w:color="auto"/>
              <w:left w:val="nil"/>
              <w:bottom w:val="single" w:sz="4" w:space="0" w:color="auto"/>
              <w:right w:val="single" w:sz="4" w:space="0" w:color="auto"/>
            </w:tcBorders>
            <w:shd w:val="clear" w:color="000000" w:fill="B4C6E7"/>
            <w:noWrap/>
            <w:vAlign w:val="center"/>
            <w:hideMark/>
            <w:tcPrChange w:id="146" w:author="Della Faille Philippe" w:date="2019-07-09T16:54:00Z">
              <w:tcPr>
                <w:tcW w:w="893" w:type="dxa"/>
                <w:tcBorders>
                  <w:top w:val="single" w:sz="4" w:space="0" w:color="auto"/>
                  <w:left w:val="nil"/>
                  <w:bottom w:val="single" w:sz="4" w:space="0" w:color="auto"/>
                  <w:right w:val="single" w:sz="4" w:space="0" w:color="auto"/>
                </w:tcBorders>
                <w:shd w:val="clear" w:color="000000" w:fill="B4C6E7"/>
                <w:noWrap/>
                <w:vAlign w:val="center"/>
                <w:hideMark/>
              </w:tcPr>
            </w:tcPrChange>
          </w:tcPr>
          <w:p w14:paraId="674E3F2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3646" w:type="dxa"/>
            <w:tcBorders>
              <w:top w:val="single" w:sz="4" w:space="0" w:color="auto"/>
              <w:left w:val="nil"/>
              <w:bottom w:val="single" w:sz="4" w:space="0" w:color="auto"/>
              <w:right w:val="single" w:sz="4" w:space="0" w:color="auto"/>
            </w:tcBorders>
            <w:shd w:val="clear" w:color="000000" w:fill="B4C6E7"/>
            <w:vAlign w:val="center"/>
            <w:hideMark/>
            <w:tcPrChange w:id="147" w:author="Della Faille Philippe" w:date="2019-07-09T16:54:00Z">
              <w:tcPr>
                <w:tcW w:w="3646" w:type="dxa"/>
                <w:tcBorders>
                  <w:top w:val="single" w:sz="4" w:space="0" w:color="auto"/>
                  <w:left w:val="nil"/>
                  <w:bottom w:val="single" w:sz="4" w:space="0" w:color="auto"/>
                  <w:right w:val="single" w:sz="4" w:space="0" w:color="auto"/>
                </w:tcBorders>
                <w:shd w:val="clear" w:color="000000" w:fill="B4C6E7"/>
                <w:vAlign w:val="center"/>
                <w:hideMark/>
              </w:tcPr>
            </w:tcPrChange>
          </w:tcPr>
          <w:p w14:paraId="3FD9CF4D" w14:textId="4733601E" w:rsidR="00D22E28" w:rsidRPr="00486553" w:rsidRDefault="003D1CC5"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00D22E28" w:rsidRPr="00486553">
              <w:rPr>
                <w:rFonts w:ascii="Calibri" w:eastAsia="Times New Roman" w:hAnsi="Calibri" w:cs="Times New Roman"/>
                <w:color w:val="000000"/>
                <w:sz w:val="18"/>
              </w:rPr>
              <w:br/>
              <w:t>bit 0 : All PSU</w:t>
            </w:r>
            <w:r w:rsidR="00D22E28" w:rsidRPr="00486553">
              <w:rPr>
                <w:rFonts w:ascii="Calibri" w:eastAsia="Times New Roman" w:hAnsi="Calibri" w:cs="Times New Roman"/>
                <w:color w:val="000000"/>
                <w:sz w:val="18"/>
              </w:rPr>
              <w:br/>
              <w:t>bit 1 : PSU 1</w:t>
            </w:r>
            <w:r w:rsidR="00D22E28" w:rsidRPr="00486553">
              <w:rPr>
                <w:rFonts w:ascii="Calibri" w:eastAsia="Times New Roman" w:hAnsi="Calibri" w:cs="Times New Roman"/>
                <w:color w:val="000000"/>
                <w:sz w:val="18"/>
              </w:rPr>
              <w:br/>
              <w:t>bit 2 : PSU2</w:t>
            </w:r>
            <w:r w:rsidR="00D22E28" w:rsidRPr="00486553">
              <w:rPr>
                <w:rFonts w:ascii="Calibri" w:eastAsia="Times New Roman" w:hAnsi="Calibri" w:cs="Times New Roman"/>
                <w:color w:val="000000"/>
                <w:sz w:val="18"/>
              </w:rPr>
              <w:br/>
              <w:t>…</w:t>
            </w:r>
            <w:r w:rsidR="00D22E28" w:rsidRPr="00486553">
              <w:rPr>
                <w:rFonts w:ascii="Calibri" w:eastAsia="Times New Roman" w:hAnsi="Calibri" w:cs="Times New Roman"/>
                <w:color w:val="000000"/>
                <w:sz w:val="18"/>
              </w:rPr>
              <w:br/>
              <w:t>bit 9 : PSU 9</w:t>
            </w:r>
            <w:r w:rsidR="00D22E28" w:rsidRPr="00486553">
              <w:rPr>
                <w:rFonts w:ascii="Calibri" w:eastAsia="Times New Roman" w:hAnsi="Calibri" w:cs="Times New Roman"/>
                <w:color w:val="000000"/>
                <w:sz w:val="18"/>
              </w:rPr>
              <w:br/>
              <w:t>…</w:t>
            </w:r>
            <w:r w:rsidR="00D22E28" w:rsidRPr="00486553">
              <w:rPr>
                <w:rFonts w:ascii="Calibri" w:eastAsia="Times New Roman" w:hAnsi="Calibri" w:cs="Times New Roman"/>
                <w:color w:val="000000"/>
                <w:sz w:val="18"/>
              </w:rPr>
              <w:br/>
              <w:t>bit 10 : not used</w:t>
            </w:r>
            <w:r w:rsidR="00D22E28" w:rsidRPr="00486553">
              <w:rPr>
                <w:rFonts w:ascii="Calibri" w:eastAsia="Times New Roman" w:hAnsi="Calibri" w:cs="Times New Roman"/>
                <w:color w:val="000000"/>
                <w:sz w:val="18"/>
              </w:rPr>
              <w:br/>
              <w:t>…</w:t>
            </w:r>
            <w:r w:rsidR="00D22E28" w:rsidRPr="00486553">
              <w:rPr>
                <w:rFonts w:ascii="Calibri" w:eastAsia="Times New Roman" w:hAnsi="Calibri" w:cs="Times New Roman"/>
                <w:color w:val="000000"/>
                <w:sz w:val="18"/>
              </w:rPr>
              <w:br/>
              <w:t>bit 15 : not used</w:t>
            </w:r>
          </w:p>
        </w:tc>
      </w:tr>
      <w:tr w:rsidR="00D22E28" w:rsidRPr="00486553" w14:paraId="2A6F5D44" w14:textId="77777777" w:rsidTr="00AD204B">
        <w:trPr>
          <w:trHeight w:val="2592"/>
          <w:trPrChange w:id="148" w:author="Della Faille Philippe" w:date="2019-07-09T16:54:00Z">
            <w:trPr>
              <w:trHeight w:val="2592"/>
            </w:trPr>
          </w:trPrChange>
        </w:trPr>
        <w:tc>
          <w:tcPr>
            <w:tcW w:w="980" w:type="dxa"/>
            <w:vMerge w:val="restart"/>
            <w:tcBorders>
              <w:top w:val="nil"/>
              <w:left w:val="single" w:sz="4" w:space="0" w:color="auto"/>
              <w:bottom w:val="nil"/>
              <w:right w:val="single" w:sz="4" w:space="0" w:color="auto"/>
            </w:tcBorders>
            <w:shd w:val="clear" w:color="000000" w:fill="FFE699"/>
            <w:noWrap/>
            <w:textDirection w:val="btLr"/>
            <w:vAlign w:val="center"/>
            <w:hideMark/>
            <w:tcPrChange w:id="149" w:author="Della Faille Philippe" w:date="2019-07-09T16:54:00Z">
              <w:tcPr>
                <w:tcW w:w="980" w:type="dxa"/>
                <w:vMerge w:val="restart"/>
                <w:tcBorders>
                  <w:top w:val="nil"/>
                  <w:left w:val="single" w:sz="4" w:space="0" w:color="auto"/>
                  <w:bottom w:val="nil"/>
                  <w:right w:val="single" w:sz="4" w:space="0" w:color="auto"/>
                </w:tcBorders>
                <w:shd w:val="clear" w:color="000000" w:fill="FFE699"/>
                <w:noWrap/>
                <w:textDirection w:val="btLr"/>
                <w:vAlign w:val="center"/>
                <w:hideMark/>
              </w:tcPr>
            </w:tcPrChange>
          </w:tcPr>
          <w:p w14:paraId="7328D461" w14:textId="77777777" w:rsidR="00D22E28" w:rsidRPr="00486553" w:rsidRDefault="00D22E28" w:rsidP="00AD204B">
            <w:pPr>
              <w:spacing w:after="0"/>
              <w:jc w:val="center"/>
              <w:rPr>
                <w:rFonts w:ascii="Calibri" w:eastAsia="Times New Roman" w:hAnsi="Calibri" w:cs="Times New Roman"/>
                <w:b/>
                <w:bCs/>
                <w:color w:val="000000"/>
                <w:sz w:val="18"/>
                <w:szCs w:val="28"/>
              </w:rPr>
            </w:pPr>
            <w:r w:rsidRPr="00486553">
              <w:rPr>
                <w:rFonts w:ascii="Calibri" w:eastAsia="Times New Roman" w:hAnsi="Calibri" w:cs="Times New Roman"/>
                <w:b/>
                <w:bCs/>
                <w:color w:val="000000"/>
                <w:sz w:val="18"/>
                <w:szCs w:val="28"/>
              </w:rPr>
              <w:t>AMPLIFIERS</w:t>
            </w:r>
          </w:p>
        </w:tc>
        <w:tc>
          <w:tcPr>
            <w:tcW w:w="661" w:type="dxa"/>
            <w:tcBorders>
              <w:top w:val="nil"/>
              <w:left w:val="nil"/>
              <w:bottom w:val="single" w:sz="4" w:space="0" w:color="auto"/>
              <w:right w:val="single" w:sz="4" w:space="0" w:color="auto"/>
            </w:tcBorders>
            <w:shd w:val="clear" w:color="000000" w:fill="FFE699"/>
            <w:noWrap/>
            <w:vAlign w:val="center"/>
            <w:hideMark/>
            <w:tcPrChange w:id="150" w:author="Della Faille Philippe" w:date="2019-07-09T16:54:00Z">
              <w:tcPr>
                <w:tcW w:w="661" w:type="dxa"/>
                <w:tcBorders>
                  <w:top w:val="nil"/>
                  <w:left w:val="nil"/>
                  <w:bottom w:val="single" w:sz="4" w:space="0" w:color="auto"/>
                  <w:right w:val="single" w:sz="4" w:space="0" w:color="auto"/>
                </w:tcBorders>
                <w:shd w:val="clear" w:color="000000" w:fill="FFE699"/>
                <w:noWrap/>
                <w:vAlign w:val="center"/>
                <w:hideMark/>
              </w:tcPr>
            </w:tcPrChange>
          </w:tcPr>
          <w:p w14:paraId="0068726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w:t>
            </w:r>
          </w:p>
        </w:tc>
        <w:tc>
          <w:tcPr>
            <w:tcW w:w="1903" w:type="dxa"/>
            <w:tcBorders>
              <w:top w:val="nil"/>
              <w:left w:val="nil"/>
              <w:bottom w:val="single" w:sz="4" w:space="0" w:color="auto"/>
              <w:right w:val="single" w:sz="4" w:space="0" w:color="auto"/>
            </w:tcBorders>
            <w:shd w:val="clear" w:color="000000" w:fill="FFE699"/>
            <w:noWrap/>
            <w:vAlign w:val="center"/>
            <w:hideMark/>
            <w:tcPrChange w:id="151" w:author="Della Faille Philippe" w:date="2019-07-09T16:54:00Z">
              <w:tcPr>
                <w:tcW w:w="1903" w:type="dxa"/>
                <w:tcBorders>
                  <w:top w:val="nil"/>
                  <w:left w:val="nil"/>
                  <w:bottom w:val="single" w:sz="4" w:space="0" w:color="auto"/>
                  <w:right w:val="single" w:sz="4" w:space="0" w:color="auto"/>
                </w:tcBorders>
                <w:shd w:val="clear" w:color="000000" w:fill="FFE699"/>
                <w:noWrap/>
                <w:vAlign w:val="center"/>
                <w:hideMark/>
              </w:tcPr>
            </w:tcPrChange>
          </w:tcPr>
          <w:p w14:paraId="41F9488F" w14:textId="1347B5A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Amplifier </w:t>
            </w:r>
            <w:r w:rsidR="00486553">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and </w:t>
            </w:r>
            <w:r w:rsidR="00486553">
              <w:rPr>
                <w:rFonts w:ascii="Calibri" w:eastAsia="Times New Roman" w:hAnsi="Calibri" w:cs="Times New Roman"/>
                <w:color w:val="000000"/>
                <w:sz w:val="18"/>
              </w:rPr>
              <w:t>OFF</w:t>
            </w:r>
            <w:r w:rsidRPr="00486553">
              <w:rPr>
                <w:rFonts w:ascii="Calibri" w:eastAsia="Times New Roman" w:hAnsi="Calibri" w:cs="Times New Roman"/>
                <w:color w:val="000000"/>
                <w:sz w:val="18"/>
              </w:rPr>
              <w:t xml:space="preserve"> request</w:t>
            </w:r>
          </w:p>
        </w:tc>
        <w:tc>
          <w:tcPr>
            <w:tcW w:w="1956" w:type="dxa"/>
            <w:tcBorders>
              <w:top w:val="nil"/>
              <w:left w:val="nil"/>
              <w:bottom w:val="single" w:sz="4" w:space="0" w:color="auto"/>
              <w:right w:val="single" w:sz="4" w:space="0" w:color="auto"/>
            </w:tcBorders>
            <w:shd w:val="clear" w:color="000000" w:fill="FFE699"/>
            <w:noWrap/>
            <w:vAlign w:val="center"/>
            <w:hideMark/>
            <w:tcPrChange w:id="152" w:author="Della Faille Philippe" w:date="2019-07-09T16:54:00Z">
              <w:tcPr>
                <w:tcW w:w="667" w:type="dxa"/>
                <w:tcBorders>
                  <w:top w:val="nil"/>
                  <w:left w:val="nil"/>
                  <w:bottom w:val="single" w:sz="4" w:space="0" w:color="auto"/>
                  <w:right w:val="single" w:sz="4" w:space="0" w:color="auto"/>
                </w:tcBorders>
                <w:shd w:val="clear" w:color="000000" w:fill="FFE699"/>
                <w:noWrap/>
                <w:vAlign w:val="center"/>
                <w:hideMark/>
              </w:tcPr>
            </w:tcPrChange>
          </w:tcPr>
          <w:p w14:paraId="136174D0" w14:textId="7F6E59E1" w:rsidR="00D22E28" w:rsidRPr="00486553" w:rsidRDefault="00446D5A" w:rsidP="00AD204B">
            <w:pPr>
              <w:spacing w:after="0"/>
              <w:jc w:val="center"/>
              <w:rPr>
                <w:rFonts w:ascii="Calibri" w:eastAsia="Times New Roman" w:hAnsi="Calibri" w:cs="Times New Roman"/>
                <w:color w:val="000000"/>
                <w:sz w:val="18"/>
              </w:rPr>
            </w:pPr>
            <w:ins w:id="153" w:author="Della Faille Philippe" w:date="2019-07-09T14:35:00Z">
              <w:r>
                <w:rPr>
                  <w:rFonts w:ascii="Calibri" w:eastAsia="Times New Roman" w:hAnsi="Calibri" w:cs="Times New Roman"/>
                  <w:color w:val="000000"/>
                  <w:sz w:val="18"/>
                </w:rPr>
                <w:t>byte</w:t>
              </w:r>
            </w:ins>
            <w:del w:id="154" w:author="Della Faille Philippe" w:date="2019-07-09T14:35:00Z">
              <w:r w:rsidR="00D22E28" w:rsidRPr="00486553" w:rsidDel="00446D5A">
                <w:rPr>
                  <w:rFonts w:ascii="Calibri" w:eastAsia="Times New Roman" w:hAnsi="Calibri" w:cs="Times New Roman"/>
                  <w:color w:val="000000"/>
                  <w:sz w:val="18"/>
                </w:rPr>
                <w:delText>usint</w:delText>
              </w:r>
            </w:del>
          </w:p>
        </w:tc>
        <w:tc>
          <w:tcPr>
            <w:tcW w:w="844" w:type="dxa"/>
            <w:tcBorders>
              <w:top w:val="nil"/>
              <w:left w:val="nil"/>
              <w:bottom w:val="single" w:sz="4" w:space="0" w:color="auto"/>
              <w:right w:val="single" w:sz="4" w:space="0" w:color="auto"/>
            </w:tcBorders>
            <w:shd w:val="clear" w:color="000000" w:fill="FFE699"/>
            <w:noWrap/>
            <w:vAlign w:val="center"/>
            <w:hideMark/>
            <w:tcPrChange w:id="155" w:author="Della Faille Philippe" w:date="2019-07-09T16:54:00Z">
              <w:tcPr>
                <w:tcW w:w="844" w:type="dxa"/>
                <w:tcBorders>
                  <w:top w:val="nil"/>
                  <w:left w:val="nil"/>
                  <w:bottom w:val="single" w:sz="4" w:space="0" w:color="auto"/>
                  <w:right w:val="single" w:sz="4" w:space="0" w:color="auto"/>
                </w:tcBorders>
                <w:shd w:val="clear" w:color="000000" w:fill="FFE699"/>
                <w:noWrap/>
                <w:vAlign w:val="center"/>
                <w:hideMark/>
              </w:tcPr>
            </w:tcPrChange>
          </w:tcPr>
          <w:p w14:paraId="1CCB0FC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15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529125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w:t>
            </w:r>
          </w:p>
        </w:tc>
        <w:tc>
          <w:tcPr>
            <w:tcW w:w="3646" w:type="dxa"/>
            <w:tcBorders>
              <w:top w:val="nil"/>
              <w:left w:val="nil"/>
              <w:bottom w:val="dotted" w:sz="4" w:space="0" w:color="auto"/>
              <w:right w:val="single" w:sz="4" w:space="0" w:color="auto"/>
            </w:tcBorders>
            <w:shd w:val="clear" w:color="000000" w:fill="FFE699"/>
            <w:vAlign w:val="center"/>
            <w:hideMark/>
            <w:tcPrChange w:id="15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03B0A324"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Amplifier A on request</w:t>
            </w:r>
            <w:r w:rsidRPr="00486553">
              <w:rPr>
                <w:rFonts w:ascii="Calibri" w:eastAsia="Times New Roman" w:hAnsi="Calibri" w:cs="Times New Roman"/>
                <w:color w:val="000000"/>
                <w:sz w:val="18"/>
              </w:rPr>
              <w:br/>
              <w:t>bit 1 : Amplifier B on request</w:t>
            </w:r>
            <w:r w:rsidRPr="00486553">
              <w:rPr>
                <w:rFonts w:ascii="Calibri" w:eastAsia="Times New Roman" w:hAnsi="Calibri" w:cs="Times New Roman"/>
                <w:color w:val="000000"/>
                <w:sz w:val="18"/>
              </w:rPr>
              <w:br/>
              <w:t>bit 2 : Amplifier C on request</w:t>
            </w:r>
            <w:r w:rsidRPr="00486553">
              <w:rPr>
                <w:rFonts w:ascii="Calibri" w:eastAsia="Times New Roman" w:hAnsi="Calibri" w:cs="Times New Roman"/>
                <w:color w:val="000000"/>
                <w:sz w:val="18"/>
              </w:rPr>
              <w:br/>
              <w:t>bit 3 : Amplifier D on request</w:t>
            </w:r>
            <w:r w:rsidRPr="00486553">
              <w:rPr>
                <w:rFonts w:ascii="Calibri" w:eastAsia="Times New Roman" w:hAnsi="Calibri" w:cs="Times New Roman"/>
                <w:color w:val="000000"/>
                <w:sz w:val="18"/>
              </w:rPr>
              <w:br/>
              <w:t>bit 4 : Amplifier A off request</w:t>
            </w:r>
            <w:r w:rsidRPr="00486553">
              <w:rPr>
                <w:rFonts w:ascii="Calibri" w:eastAsia="Times New Roman" w:hAnsi="Calibri" w:cs="Times New Roman"/>
                <w:color w:val="000000"/>
                <w:sz w:val="18"/>
              </w:rPr>
              <w:br/>
              <w:t>bit 5 : Amplifier B off request</w:t>
            </w:r>
            <w:r w:rsidRPr="00486553">
              <w:rPr>
                <w:rFonts w:ascii="Calibri" w:eastAsia="Times New Roman" w:hAnsi="Calibri" w:cs="Times New Roman"/>
                <w:color w:val="000000"/>
                <w:sz w:val="18"/>
              </w:rPr>
              <w:br/>
              <w:t>bit 6 : Amplifier C off request</w:t>
            </w:r>
            <w:r w:rsidRPr="00486553">
              <w:rPr>
                <w:rFonts w:ascii="Calibri" w:eastAsia="Times New Roman" w:hAnsi="Calibri" w:cs="Times New Roman"/>
                <w:color w:val="000000"/>
                <w:sz w:val="18"/>
              </w:rPr>
              <w:br/>
              <w:t>bit 7 : Amplifier D off request</w:t>
            </w:r>
          </w:p>
        </w:tc>
      </w:tr>
      <w:tr w:rsidR="00D22E28" w:rsidRPr="00486553" w14:paraId="4DF1E1BB" w14:textId="77777777" w:rsidTr="00AD204B">
        <w:trPr>
          <w:trHeight w:val="2592"/>
          <w:trPrChange w:id="158" w:author="Della Faille Philippe" w:date="2019-07-09T16:54:00Z">
            <w:trPr>
              <w:trHeight w:val="2592"/>
            </w:trPr>
          </w:trPrChange>
        </w:trPr>
        <w:tc>
          <w:tcPr>
            <w:tcW w:w="980" w:type="dxa"/>
            <w:vMerge/>
            <w:tcBorders>
              <w:top w:val="nil"/>
              <w:left w:val="single" w:sz="4" w:space="0" w:color="auto"/>
              <w:bottom w:val="nil"/>
              <w:right w:val="single" w:sz="4" w:space="0" w:color="auto"/>
            </w:tcBorders>
            <w:vAlign w:val="center"/>
            <w:hideMark/>
            <w:tcPrChange w:id="15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0D59D498"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16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A3D8B5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16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6180E7B" w14:textId="7CB73450"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RF </w:t>
            </w:r>
            <w:r w:rsidR="00486553">
              <w:rPr>
                <w:rFonts w:ascii="Calibri" w:eastAsia="Times New Roman" w:hAnsi="Calibri" w:cs="Times New Roman"/>
                <w:color w:val="000000"/>
                <w:sz w:val="18"/>
              </w:rPr>
              <w:t>ON and OFF</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16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3F05827" w14:textId="7987A5D4" w:rsidR="00D22E28" w:rsidRPr="00486553" w:rsidRDefault="00D22E28" w:rsidP="00AD204B">
            <w:pPr>
              <w:spacing w:after="0"/>
              <w:jc w:val="center"/>
              <w:rPr>
                <w:rFonts w:ascii="Calibri" w:eastAsia="Times New Roman" w:hAnsi="Calibri" w:cs="Times New Roman"/>
                <w:color w:val="000000"/>
                <w:sz w:val="18"/>
              </w:rPr>
            </w:pPr>
            <w:del w:id="163" w:author="Della Faille Philippe" w:date="2019-07-09T14:35:00Z">
              <w:r w:rsidRPr="00486553" w:rsidDel="00446D5A">
                <w:rPr>
                  <w:rFonts w:ascii="Calibri" w:eastAsia="Times New Roman" w:hAnsi="Calibri" w:cs="Times New Roman"/>
                  <w:color w:val="000000"/>
                  <w:sz w:val="18"/>
                </w:rPr>
                <w:delText>usint</w:delText>
              </w:r>
            </w:del>
            <w:ins w:id="164" w:author="Della Faille Philippe" w:date="2019-07-09T14:35:00Z">
              <w:r w:rsidR="00446D5A">
                <w:rPr>
                  <w:rFonts w:ascii="Calibri" w:eastAsia="Times New Roman" w:hAnsi="Calibri" w:cs="Times New Roman"/>
                  <w:color w:val="000000"/>
                  <w:sz w:val="18"/>
                </w:rPr>
                <w:t>byte</w:t>
              </w:r>
            </w:ins>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16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672B75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16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9F0896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w:t>
            </w:r>
          </w:p>
        </w:tc>
        <w:tc>
          <w:tcPr>
            <w:tcW w:w="3646" w:type="dxa"/>
            <w:tcBorders>
              <w:top w:val="nil"/>
              <w:left w:val="nil"/>
              <w:bottom w:val="dotted" w:sz="4" w:space="0" w:color="auto"/>
              <w:right w:val="single" w:sz="4" w:space="0" w:color="auto"/>
            </w:tcBorders>
            <w:shd w:val="clear" w:color="000000" w:fill="FFE699"/>
            <w:vAlign w:val="center"/>
            <w:hideMark/>
            <w:tcPrChange w:id="16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BD322FB"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Amplifier A RF on request</w:t>
            </w:r>
            <w:r w:rsidRPr="00486553">
              <w:rPr>
                <w:rFonts w:ascii="Calibri" w:eastAsia="Times New Roman" w:hAnsi="Calibri" w:cs="Times New Roman"/>
                <w:color w:val="000000"/>
                <w:sz w:val="18"/>
              </w:rPr>
              <w:br/>
              <w:t>bit 1 : Amplifier B RF on request</w:t>
            </w:r>
            <w:r w:rsidRPr="00486553">
              <w:rPr>
                <w:rFonts w:ascii="Calibri" w:eastAsia="Times New Roman" w:hAnsi="Calibri" w:cs="Times New Roman"/>
                <w:color w:val="000000"/>
                <w:sz w:val="18"/>
              </w:rPr>
              <w:br/>
              <w:t>bit 2 : Amplifier C RF on request</w:t>
            </w:r>
            <w:r w:rsidRPr="00486553">
              <w:rPr>
                <w:rFonts w:ascii="Calibri" w:eastAsia="Times New Roman" w:hAnsi="Calibri" w:cs="Times New Roman"/>
                <w:color w:val="000000"/>
                <w:sz w:val="18"/>
              </w:rPr>
              <w:br/>
              <w:t>bit 3 : Amplifier D RF on request</w:t>
            </w:r>
            <w:r w:rsidRPr="00486553">
              <w:rPr>
                <w:rFonts w:ascii="Calibri" w:eastAsia="Times New Roman" w:hAnsi="Calibri" w:cs="Times New Roman"/>
                <w:color w:val="000000"/>
                <w:sz w:val="18"/>
              </w:rPr>
              <w:br/>
              <w:t>bit 4 : Amplifier A RF off request</w:t>
            </w:r>
            <w:r w:rsidRPr="00486553">
              <w:rPr>
                <w:rFonts w:ascii="Calibri" w:eastAsia="Times New Roman" w:hAnsi="Calibri" w:cs="Times New Roman"/>
                <w:color w:val="000000"/>
                <w:sz w:val="18"/>
              </w:rPr>
              <w:br/>
              <w:t>bit 5 : Amplifier B RF off request</w:t>
            </w:r>
            <w:r w:rsidRPr="00486553">
              <w:rPr>
                <w:rFonts w:ascii="Calibri" w:eastAsia="Times New Roman" w:hAnsi="Calibri" w:cs="Times New Roman"/>
                <w:color w:val="000000"/>
                <w:sz w:val="18"/>
              </w:rPr>
              <w:br/>
              <w:t>bit 6 : Amplifier C RF off request</w:t>
            </w:r>
            <w:r w:rsidRPr="00486553">
              <w:rPr>
                <w:rFonts w:ascii="Calibri" w:eastAsia="Times New Roman" w:hAnsi="Calibri" w:cs="Times New Roman"/>
                <w:color w:val="000000"/>
                <w:sz w:val="18"/>
              </w:rPr>
              <w:br/>
              <w:t>bit 7 : Amplifier D RF off request</w:t>
            </w:r>
          </w:p>
        </w:tc>
      </w:tr>
      <w:tr w:rsidR="00D22E28" w:rsidRPr="00486553" w14:paraId="197E761E" w14:textId="77777777" w:rsidTr="00AD204B">
        <w:trPr>
          <w:trHeight w:val="2592"/>
          <w:trPrChange w:id="168" w:author="Della Faille Philippe" w:date="2019-07-09T16:54:00Z">
            <w:trPr>
              <w:trHeight w:val="2592"/>
            </w:trPr>
          </w:trPrChange>
        </w:trPr>
        <w:tc>
          <w:tcPr>
            <w:tcW w:w="980" w:type="dxa"/>
            <w:vMerge/>
            <w:tcBorders>
              <w:top w:val="nil"/>
              <w:left w:val="single" w:sz="4" w:space="0" w:color="auto"/>
              <w:bottom w:val="nil"/>
              <w:right w:val="single" w:sz="4" w:space="0" w:color="auto"/>
            </w:tcBorders>
            <w:vAlign w:val="center"/>
            <w:hideMark/>
            <w:tcPrChange w:id="16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536DA803"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17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0D3563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17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69EDDEF" w14:textId="525FD6B5"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17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7B4F9E3" w14:textId="72F972E9" w:rsidR="00D22E28" w:rsidRPr="00486553" w:rsidRDefault="00D22E28" w:rsidP="00AD204B">
            <w:pPr>
              <w:spacing w:after="0"/>
              <w:jc w:val="center"/>
              <w:rPr>
                <w:rFonts w:ascii="Calibri" w:eastAsia="Times New Roman" w:hAnsi="Calibri" w:cs="Times New Roman"/>
                <w:color w:val="000000"/>
                <w:sz w:val="18"/>
              </w:rPr>
            </w:pPr>
            <w:del w:id="173" w:author="Della Faille Philippe" w:date="2019-07-09T14:35:00Z">
              <w:r w:rsidRPr="00486553" w:rsidDel="00446D5A">
                <w:rPr>
                  <w:rFonts w:ascii="Calibri" w:eastAsia="Times New Roman" w:hAnsi="Calibri" w:cs="Times New Roman"/>
                  <w:color w:val="000000"/>
                  <w:sz w:val="18"/>
                </w:rPr>
                <w:delText>usint</w:delText>
              </w:r>
            </w:del>
            <w:ins w:id="174" w:author="Della Faille Philippe" w:date="2019-07-09T14:35:00Z">
              <w:r w:rsidR="00446D5A">
                <w:rPr>
                  <w:rFonts w:ascii="Calibri" w:eastAsia="Times New Roman" w:hAnsi="Calibri" w:cs="Times New Roman"/>
                  <w:color w:val="000000"/>
                  <w:sz w:val="18"/>
                </w:rPr>
                <w:t>byte</w:t>
              </w:r>
            </w:ins>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17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4E327B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17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5976B44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6</w:t>
            </w:r>
          </w:p>
        </w:tc>
        <w:tc>
          <w:tcPr>
            <w:tcW w:w="3646" w:type="dxa"/>
            <w:tcBorders>
              <w:top w:val="nil"/>
              <w:left w:val="nil"/>
              <w:bottom w:val="dotted" w:sz="4" w:space="0" w:color="auto"/>
              <w:right w:val="single" w:sz="4" w:space="0" w:color="auto"/>
            </w:tcBorders>
            <w:shd w:val="clear" w:color="000000" w:fill="FFE699"/>
            <w:vAlign w:val="center"/>
            <w:hideMark/>
            <w:tcPrChange w:id="17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9EECEC0" w14:textId="048D744C"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 xml:space="preserve">bit 0 : All pallet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1 : Pallet 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2 : Pallet 2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3 : Pallet 3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4 : Pallet 4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5 : Pallet 5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 xml:space="preserve">bit 6 : Pallet 6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r w:rsidRPr="00486553">
              <w:rPr>
                <w:rFonts w:ascii="Calibri" w:eastAsia="Times New Roman" w:hAnsi="Calibri" w:cs="Times New Roman"/>
                <w:color w:val="000000"/>
                <w:sz w:val="18"/>
              </w:rPr>
              <w:br/>
              <w:t>bit 7 : not used</w:t>
            </w:r>
          </w:p>
        </w:tc>
      </w:tr>
      <w:tr w:rsidR="00D22E28" w:rsidRPr="00486553" w14:paraId="7ED368F8" w14:textId="77777777" w:rsidTr="00AD204B">
        <w:trPr>
          <w:trHeight w:val="288"/>
          <w:trPrChange w:id="17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17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38612A0"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18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98540A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6</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18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80EB0F8" w14:textId="2DF8801E"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2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18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6A7F38F" w14:textId="3C1ABB85" w:rsidR="00D22E28" w:rsidRPr="00486553" w:rsidRDefault="00D22E28" w:rsidP="00AD204B">
            <w:pPr>
              <w:spacing w:after="0"/>
              <w:jc w:val="center"/>
              <w:rPr>
                <w:rFonts w:ascii="Calibri" w:eastAsia="Times New Roman" w:hAnsi="Calibri" w:cs="Times New Roman"/>
                <w:color w:val="000000"/>
                <w:sz w:val="18"/>
              </w:rPr>
            </w:pPr>
            <w:del w:id="183" w:author="Della Faille Philippe" w:date="2019-07-09T14:35:00Z">
              <w:r w:rsidRPr="00486553" w:rsidDel="00446D5A">
                <w:rPr>
                  <w:rFonts w:ascii="Calibri" w:eastAsia="Times New Roman" w:hAnsi="Calibri" w:cs="Times New Roman"/>
                  <w:color w:val="000000"/>
                  <w:sz w:val="18"/>
                </w:rPr>
                <w:delText>usint</w:delText>
              </w:r>
            </w:del>
            <w:ins w:id="184" w:author="Della Faille Philippe" w:date="2019-07-09T14:35:00Z">
              <w:r w:rsidR="00446D5A">
                <w:rPr>
                  <w:rFonts w:ascii="Calibri" w:eastAsia="Times New Roman" w:hAnsi="Calibri" w:cs="Times New Roman"/>
                  <w:color w:val="000000"/>
                  <w:sz w:val="18"/>
                </w:rPr>
                <w:t>byte</w:t>
              </w:r>
            </w:ins>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18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4378A2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18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1BB751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7</w:t>
            </w:r>
          </w:p>
        </w:tc>
        <w:tc>
          <w:tcPr>
            <w:tcW w:w="3646" w:type="dxa"/>
            <w:tcBorders>
              <w:top w:val="nil"/>
              <w:left w:val="nil"/>
              <w:bottom w:val="dotted" w:sz="4" w:space="0" w:color="auto"/>
              <w:right w:val="single" w:sz="4" w:space="0" w:color="auto"/>
            </w:tcBorders>
            <w:shd w:val="clear" w:color="000000" w:fill="FFE699"/>
            <w:vAlign w:val="center"/>
            <w:hideMark/>
            <w:tcPrChange w:id="18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F872640" w14:textId="68D288B9"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6D7A0D14" w14:textId="77777777" w:rsidTr="00AD204B">
        <w:trPr>
          <w:trHeight w:val="288"/>
          <w:trPrChange w:id="18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18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0F6EFEE3"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19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03509A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7</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19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DBF440B" w14:textId="609B2C09"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3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19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DA2630B" w14:textId="58FAEA7E" w:rsidR="00D22E28" w:rsidRPr="00486553" w:rsidRDefault="00446D5A" w:rsidP="00AD204B">
            <w:pPr>
              <w:spacing w:after="0"/>
              <w:jc w:val="center"/>
              <w:rPr>
                <w:rFonts w:ascii="Calibri" w:eastAsia="Times New Roman" w:hAnsi="Calibri" w:cs="Times New Roman"/>
                <w:color w:val="000000"/>
                <w:sz w:val="18"/>
              </w:rPr>
            </w:pPr>
            <w:ins w:id="193" w:author="Della Faille Philippe" w:date="2019-07-09T14:35:00Z">
              <w:r>
                <w:rPr>
                  <w:rFonts w:ascii="Calibri" w:eastAsia="Times New Roman" w:hAnsi="Calibri" w:cs="Times New Roman"/>
                  <w:color w:val="000000"/>
                  <w:sz w:val="18"/>
                </w:rPr>
                <w:t>byte</w:t>
              </w:r>
            </w:ins>
            <w:del w:id="194" w:author="Della Faille Philippe" w:date="2019-07-09T14:35: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19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9BE590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19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669B4E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8</w:t>
            </w:r>
          </w:p>
        </w:tc>
        <w:tc>
          <w:tcPr>
            <w:tcW w:w="3646" w:type="dxa"/>
            <w:tcBorders>
              <w:top w:val="nil"/>
              <w:left w:val="nil"/>
              <w:bottom w:val="dotted" w:sz="4" w:space="0" w:color="auto"/>
              <w:right w:val="single" w:sz="4" w:space="0" w:color="auto"/>
            </w:tcBorders>
            <w:shd w:val="clear" w:color="000000" w:fill="FFE699"/>
            <w:vAlign w:val="center"/>
            <w:hideMark/>
            <w:tcPrChange w:id="19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04D386A" w14:textId="5B99B70D"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2B359925" w14:textId="77777777" w:rsidTr="00AD204B">
        <w:trPr>
          <w:trHeight w:val="288"/>
          <w:trPrChange w:id="19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19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E54988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0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E6D1C7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8</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0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AE8A59F" w14:textId="588E8345"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4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0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A266954" w14:textId="72387DF7" w:rsidR="00D22E28" w:rsidRPr="00486553" w:rsidRDefault="00446D5A" w:rsidP="00AD204B">
            <w:pPr>
              <w:spacing w:after="0"/>
              <w:jc w:val="center"/>
              <w:rPr>
                <w:rFonts w:ascii="Calibri" w:eastAsia="Times New Roman" w:hAnsi="Calibri" w:cs="Times New Roman"/>
                <w:color w:val="000000"/>
                <w:sz w:val="18"/>
              </w:rPr>
            </w:pPr>
            <w:ins w:id="203" w:author="Della Faille Philippe" w:date="2019-07-09T14:35:00Z">
              <w:r>
                <w:rPr>
                  <w:rFonts w:ascii="Calibri" w:eastAsia="Times New Roman" w:hAnsi="Calibri" w:cs="Times New Roman"/>
                  <w:color w:val="000000"/>
                  <w:sz w:val="18"/>
                </w:rPr>
                <w:t>byte</w:t>
              </w:r>
            </w:ins>
            <w:del w:id="204" w:author="Della Faille Philippe" w:date="2019-07-09T14:35: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0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EA3879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0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294AD8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9</w:t>
            </w:r>
          </w:p>
        </w:tc>
        <w:tc>
          <w:tcPr>
            <w:tcW w:w="3646" w:type="dxa"/>
            <w:tcBorders>
              <w:top w:val="nil"/>
              <w:left w:val="nil"/>
              <w:bottom w:val="dotted" w:sz="4" w:space="0" w:color="auto"/>
              <w:right w:val="single" w:sz="4" w:space="0" w:color="auto"/>
            </w:tcBorders>
            <w:shd w:val="clear" w:color="000000" w:fill="FFE699"/>
            <w:vAlign w:val="center"/>
            <w:hideMark/>
            <w:tcPrChange w:id="20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CD1E471" w14:textId="2373BBEC"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3F8E3E20" w14:textId="77777777" w:rsidTr="00AD204B">
        <w:trPr>
          <w:trHeight w:val="288"/>
          <w:trPrChange w:id="20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0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240EEF7"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1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01C615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9</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1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BCFC1EA" w14:textId="7E38E8A5"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5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1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C4F1064" w14:textId="190377DC" w:rsidR="00D22E28" w:rsidRPr="00486553" w:rsidRDefault="00446D5A" w:rsidP="00AD204B">
            <w:pPr>
              <w:spacing w:after="0"/>
              <w:jc w:val="center"/>
              <w:rPr>
                <w:rFonts w:ascii="Calibri" w:eastAsia="Times New Roman" w:hAnsi="Calibri" w:cs="Times New Roman"/>
                <w:color w:val="000000"/>
                <w:sz w:val="18"/>
              </w:rPr>
            </w:pPr>
            <w:ins w:id="213" w:author="Della Faille Philippe" w:date="2019-07-09T14:35:00Z">
              <w:r>
                <w:rPr>
                  <w:rFonts w:ascii="Calibri" w:eastAsia="Times New Roman" w:hAnsi="Calibri" w:cs="Times New Roman"/>
                  <w:color w:val="000000"/>
                  <w:sz w:val="18"/>
                </w:rPr>
                <w:t>byte</w:t>
              </w:r>
            </w:ins>
            <w:del w:id="214" w:author="Della Faille Philippe" w:date="2019-07-09T14:35: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1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03492D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1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BF1F2A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10</w:t>
            </w:r>
          </w:p>
        </w:tc>
        <w:tc>
          <w:tcPr>
            <w:tcW w:w="3646" w:type="dxa"/>
            <w:tcBorders>
              <w:top w:val="nil"/>
              <w:left w:val="nil"/>
              <w:bottom w:val="dotted" w:sz="4" w:space="0" w:color="auto"/>
              <w:right w:val="single" w:sz="4" w:space="0" w:color="auto"/>
            </w:tcBorders>
            <w:shd w:val="clear" w:color="000000" w:fill="FFE699"/>
            <w:vAlign w:val="center"/>
            <w:hideMark/>
            <w:tcPrChange w:id="21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BF70BD9" w14:textId="6B00B04A"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59A2E4B6" w14:textId="77777777" w:rsidTr="00AD204B">
        <w:trPr>
          <w:trHeight w:val="288"/>
          <w:trPrChange w:id="21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1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EF2379A"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2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D4BF0F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10</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2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5678A99" w14:textId="6BC4F681"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6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2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03CCDC7" w14:textId="38ADC69F" w:rsidR="00D22E28" w:rsidRPr="00486553" w:rsidRDefault="00446D5A" w:rsidP="00AD204B">
            <w:pPr>
              <w:spacing w:after="0"/>
              <w:jc w:val="center"/>
              <w:rPr>
                <w:rFonts w:ascii="Calibri" w:eastAsia="Times New Roman" w:hAnsi="Calibri" w:cs="Times New Roman"/>
                <w:color w:val="000000"/>
                <w:sz w:val="18"/>
              </w:rPr>
            </w:pPr>
            <w:ins w:id="223" w:author="Della Faille Philippe" w:date="2019-07-09T14:35:00Z">
              <w:r>
                <w:rPr>
                  <w:rFonts w:ascii="Calibri" w:eastAsia="Times New Roman" w:hAnsi="Calibri" w:cs="Times New Roman"/>
                  <w:color w:val="000000"/>
                  <w:sz w:val="18"/>
                </w:rPr>
                <w:t>byte</w:t>
              </w:r>
            </w:ins>
            <w:del w:id="224" w:author="Della Faille Philippe" w:date="2019-07-09T14:35: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2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7AEF5A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2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5E11ED0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11</w:t>
            </w:r>
          </w:p>
        </w:tc>
        <w:tc>
          <w:tcPr>
            <w:tcW w:w="3646" w:type="dxa"/>
            <w:tcBorders>
              <w:top w:val="nil"/>
              <w:left w:val="nil"/>
              <w:bottom w:val="dotted" w:sz="4" w:space="0" w:color="auto"/>
              <w:right w:val="single" w:sz="4" w:space="0" w:color="auto"/>
            </w:tcBorders>
            <w:shd w:val="clear" w:color="000000" w:fill="FFE699"/>
            <w:vAlign w:val="center"/>
            <w:hideMark/>
            <w:tcPrChange w:id="22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0BE8FE3" w14:textId="687D1EE3"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20440DF7" w14:textId="77777777" w:rsidTr="00AD204B">
        <w:trPr>
          <w:trHeight w:val="288"/>
          <w:trPrChange w:id="22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2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592CEDA9"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3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BA65A8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11</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3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7EC3A6C" w14:textId="5E89B459"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7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3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C8A165B" w14:textId="7CE2C0BD" w:rsidR="00D22E28" w:rsidRPr="00486553" w:rsidRDefault="00446D5A" w:rsidP="00AD204B">
            <w:pPr>
              <w:spacing w:after="0"/>
              <w:jc w:val="center"/>
              <w:rPr>
                <w:rFonts w:ascii="Calibri" w:eastAsia="Times New Roman" w:hAnsi="Calibri" w:cs="Times New Roman"/>
                <w:color w:val="000000"/>
                <w:sz w:val="18"/>
              </w:rPr>
            </w:pPr>
            <w:ins w:id="233" w:author="Della Faille Philippe" w:date="2019-07-09T14:36:00Z">
              <w:r>
                <w:rPr>
                  <w:rFonts w:ascii="Calibri" w:eastAsia="Times New Roman" w:hAnsi="Calibri" w:cs="Times New Roman"/>
                  <w:color w:val="000000"/>
                  <w:sz w:val="18"/>
                </w:rPr>
                <w:t>byte</w:t>
              </w:r>
            </w:ins>
            <w:del w:id="23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3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88861B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3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319C6A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12</w:t>
            </w:r>
          </w:p>
        </w:tc>
        <w:tc>
          <w:tcPr>
            <w:tcW w:w="3646" w:type="dxa"/>
            <w:tcBorders>
              <w:top w:val="nil"/>
              <w:left w:val="nil"/>
              <w:bottom w:val="dotted" w:sz="4" w:space="0" w:color="auto"/>
              <w:right w:val="single" w:sz="4" w:space="0" w:color="auto"/>
            </w:tcBorders>
            <w:shd w:val="clear" w:color="000000" w:fill="FFE699"/>
            <w:vAlign w:val="center"/>
            <w:hideMark/>
            <w:tcPrChange w:id="23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EE7DE32" w14:textId="0B85C511"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5A8F13CD" w14:textId="77777777" w:rsidTr="00AD204B">
        <w:trPr>
          <w:trHeight w:val="288"/>
          <w:trPrChange w:id="23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3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DD8827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4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612D35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12</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4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B43B4F6" w14:textId="6B196E28"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8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4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F8205DA" w14:textId="1A801799" w:rsidR="00D22E28" w:rsidRPr="00486553" w:rsidRDefault="00446D5A" w:rsidP="00AD204B">
            <w:pPr>
              <w:spacing w:after="0"/>
              <w:jc w:val="center"/>
              <w:rPr>
                <w:rFonts w:ascii="Calibri" w:eastAsia="Times New Roman" w:hAnsi="Calibri" w:cs="Times New Roman"/>
                <w:color w:val="000000"/>
                <w:sz w:val="18"/>
              </w:rPr>
            </w:pPr>
            <w:ins w:id="243" w:author="Della Faille Philippe" w:date="2019-07-09T14:36:00Z">
              <w:r>
                <w:rPr>
                  <w:rFonts w:ascii="Calibri" w:eastAsia="Times New Roman" w:hAnsi="Calibri" w:cs="Times New Roman"/>
                  <w:color w:val="000000"/>
                  <w:sz w:val="18"/>
                </w:rPr>
                <w:t>byte</w:t>
              </w:r>
            </w:ins>
            <w:del w:id="24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4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A2756C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4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23927A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13</w:t>
            </w:r>
          </w:p>
        </w:tc>
        <w:tc>
          <w:tcPr>
            <w:tcW w:w="3646" w:type="dxa"/>
            <w:tcBorders>
              <w:top w:val="nil"/>
              <w:left w:val="nil"/>
              <w:bottom w:val="dotted" w:sz="4" w:space="0" w:color="auto"/>
              <w:right w:val="single" w:sz="4" w:space="0" w:color="auto"/>
            </w:tcBorders>
            <w:shd w:val="clear" w:color="000000" w:fill="FFE699"/>
            <w:vAlign w:val="center"/>
            <w:hideMark/>
            <w:tcPrChange w:id="24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5B2E1D9" w14:textId="1EDF76FA"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1CAEAB3B" w14:textId="77777777" w:rsidTr="00AD204B">
        <w:trPr>
          <w:trHeight w:val="288"/>
          <w:trPrChange w:id="24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4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3DF794B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5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E11D46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13</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5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D0E40AB" w14:textId="31734FE6"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9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5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6D3C460" w14:textId="3D42EB1B" w:rsidR="00D22E28" w:rsidRPr="00486553" w:rsidRDefault="00446D5A" w:rsidP="00AD204B">
            <w:pPr>
              <w:spacing w:after="0"/>
              <w:jc w:val="center"/>
              <w:rPr>
                <w:rFonts w:ascii="Calibri" w:eastAsia="Times New Roman" w:hAnsi="Calibri" w:cs="Times New Roman"/>
                <w:color w:val="000000"/>
                <w:sz w:val="18"/>
              </w:rPr>
            </w:pPr>
            <w:ins w:id="253" w:author="Della Faille Philippe" w:date="2019-07-09T14:36:00Z">
              <w:r>
                <w:rPr>
                  <w:rFonts w:ascii="Calibri" w:eastAsia="Times New Roman" w:hAnsi="Calibri" w:cs="Times New Roman"/>
                  <w:color w:val="000000"/>
                  <w:sz w:val="18"/>
                </w:rPr>
                <w:t>byte</w:t>
              </w:r>
            </w:ins>
            <w:del w:id="25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5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521723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5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F276B9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14</w:t>
            </w:r>
          </w:p>
        </w:tc>
        <w:tc>
          <w:tcPr>
            <w:tcW w:w="3646" w:type="dxa"/>
            <w:tcBorders>
              <w:top w:val="nil"/>
              <w:left w:val="nil"/>
              <w:bottom w:val="dotted" w:sz="4" w:space="0" w:color="auto"/>
              <w:right w:val="single" w:sz="4" w:space="0" w:color="auto"/>
            </w:tcBorders>
            <w:shd w:val="clear" w:color="000000" w:fill="FFE699"/>
            <w:vAlign w:val="center"/>
            <w:hideMark/>
            <w:tcPrChange w:id="25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66566D5E" w14:textId="4A34B410"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7B428CD8" w14:textId="77777777" w:rsidTr="00AD204B">
        <w:trPr>
          <w:trHeight w:val="288"/>
          <w:trPrChange w:id="25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5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3EBC87A"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6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776EC8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6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85DBD5B" w14:textId="288D7249"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10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6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F36279E" w14:textId="16B4EED8" w:rsidR="00D22E28" w:rsidRPr="00486553" w:rsidRDefault="00446D5A" w:rsidP="00AD204B">
            <w:pPr>
              <w:spacing w:after="0"/>
              <w:jc w:val="center"/>
              <w:rPr>
                <w:rFonts w:ascii="Calibri" w:eastAsia="Times New Roman" w:hAnsi="Calibri" w:cs="Times New Roman"/>
                <w:color w:val="000000"/>
                <w:sz w:val="18"/>
              </w:rPr>
            </w:pPr>
            <w:ins w:id="263" w:author="Della Faille Philippe" w:date="2019-07-09T14:36:00Z">
              <w:r>
                <w:rPr>
                  <w:rFonts w:ascii="Calibri" w:eastAsia="Times New Roman" w:hAnsi="Calibri" w:cs="Times New Roman"/>
                  <w:color w:val="000000"/>
                  <w:sz w:val="18"/>
                </w:rPr>
                <w:t>byte</w:t>
              </w:r>
            </w:ins>
            <w:del w:id="26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6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B9AD74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6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E40A00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15</w:t>
            </w:r>
          </w:p>
        </w:tc>
        <w:tc>
          <w:tcPr>
            <w:tcW w:w="3646" w:type="dxa"/>
            <w:tcBorders>
              <w:top w:val="nil"/>
              <w:left w:val="nil"/>
              <w:bottom w:val="dotted" w:sz="4" w:space="0" w:color="auto"/>
              <w:right w:val="single" w:sz="4" w:space="0" w:color="auto"/>
            </w:tcBorders>
            <w:shd w:val="clear" w:color="000000" w:fill="FFE699"/>
            <w:vAlign w:val="center"/>
            <w:hideMark/>
            <w:tcPrChange w:id="26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047BDA1" w14:textId="4DCE1DF9"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0D8EE17E" w14:textId="77777777" w:rsidTr="00AD204B">
        <w:trPr>
          <w:trHeight w:val="288"/>
          <w:trPrChange w:id="26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6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32245F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7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4E3B6C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15</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7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EE7CF26" w14:textId="661C0546"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7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E02E35C" w14:textId="34883A7B" w:rsidR="00D22E28" w:rsidRPr="00486553" w:rsidRDefault="00446D5A" w:rsidP="00AD204B">
            <w:pPr>
              <w:spacing w:after="0"/>
              <w:jc w:val="center"/>
              <w:rPr>
                <w:rFonts w:ascii="Calibri" w:eastAsia="Times New Roman" w:hAnsi="Calibri" w:cs="Times New Roman"/>
                <w:color w:val="000000"/>
                <w:sz w:val="18"/>
              </w:rPr>
            </w:pPr>
            <w:ins w:id="273" w:author="Della Faille Philippe" w:date="2019-07-09T14:36:00Z">
              <w:r>
                <w:rPr>
                  <w:rFonts w:ascii="Calibri" w:eastAsia="Times New Roman" w:hAnsi="Calibri" w:cs="Times New Roman"/>
                  <w:color w:val="000000"/>
                  <w:sz w:val="18"/>
                </w:rPr>
                <w:t>byte</w:t>
              </w:r>
            </w:ins>
            <w:del w:id="27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7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FD9125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7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5A09BB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16</w:t>
            </w:r>
          </w:p>
        </w:tc>
        <w:tc>
          <w:tcPr>
            <w:tcW w:w="3646" w:type="dxa"/>
            <w:tcBorders>
              <w:top w:val="nil"/>
              <w:left w:val="nil"/>
              <w:bottom w:val="dotted" w:sz="4" w:space="0" w:color="auto"/>
              <w:right w:val="single" w:sz="4" w:space="0" w:color="auto"/>
            </w:tcBorders>
            <w:shd w:val="clear" w:color="000000" w:fill="FFE699"/>
            <w:vAlign w:val="center"/>
            <w:hideMark/>
            <w:tcPrChange w:id="27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D82CA12" w14:textId="1DE1E362"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4E5F2233" w14:textId="77777777" w:rsidTr="00AD204B">
        <w:trPr>
          <w:trHeight w:val="288"/>
          <w:trPrChange w:id="27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7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3D6D6728"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8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91B2ED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16</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8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2E0C89F" w14:textId="20009974"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12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8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47D3F6C" w14:textId="21296C35" w:rsidR="00D22E28" w:rsidRPr="00486553" w:rsidRDefault="00446D5A" w:rsidP="00AD204B">
            <w:pPr>
              <w:spacing w:after="0"/>
              <w:jc w:val="center"/>
              <w:rPr>
                <w:rFonts w:ascii="Calibri" w:eastAsia="Times New Roman" w:hAnsi="Calibri" w:cs="Times New Roman"/>
                <w:color w:val="000000"/>
                <w:sz w:val="18"/>
              </w:rPr>
            </w:pPr>
            <w:ins w:id="283" w:author="Della Faille Philippe" w:date="2019-07-09T14:36:00Z">
              <w:r>
                <w:rPr>
                  <w:rFonts w:ascii="Calibri" w:eastAsia="Times New Roman" w:hAnsi="Calibri" w:cs="Times New Roman"/>
                  <w:color w:val="000000"/>
                  <w:sz w:val="18"/>
                </w:rPr>
                <w:t>byte</w:t>
              </w:r>
            </w:ins>
            <w:del w:id="28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8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3F6ECE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8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2EB052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17</w:t>
            </w:r>
          </w:p>
        </w:tc>
        <w:tc>
          <w:tcPr>
            <w:tcW w:w="3646" w:type="dxa"/>
            <w:tcBorders>
              <w:top w:val="nil"/>
              <w:left w:val="nil"/>
              <w:bottom w:val="dotted" w:sz="4" w:space="0" w:color="auto"/>
              <w:right w:val="single" w:sz="4" w:space="0" w:color="auto"/>
            </w:tcBorders>
            <w:shd w:val="clear" w:color="000000" w:fill="FFE699"/>
            <w:vAlign w:val="center"/>
            <w:hideMark/>
            <w:tcPrChange w:id="28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D317B96" w14:textId="01784528"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0BAA6997" w14:textId="77777777" w:rsidTr="00AD204B">
        <w:trPr>
          <w:trHeight w:val="288"/>
          <w:trPrChange w:id="28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8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32AFF045"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29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2A1569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17</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29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282C7CD" w14:textId="0C66D496"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13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29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E37D61F" w14:textId="2A7CBD48" w:rsidR="00D22E28" w:rsidRPr="00486553" w:rsidRDefault="00446D5A" w:rsidP="00AD204B">
            <w:pPr>
              <w:spacing w:after="0"/>
              <w:jc w:val="center"/>
              <w:rPr>
                <w:rFonts w:ascii="Calibri" w:eastAsia="Times New Roman" w:hAnsi="Calibri" w:cs="Times New Roman"/>
                <w:color w:val="000000"/>
                <w:sz w:val="18"/>
              </w:rPr>
            </w:pPr>
            <w:ins w:id="293" w:author="Della Faille Philippe" w:date="2019-07-09T14:36:00Z">
              <w:r>
                <w:rPr>
                  <w:rFonts w:ascii="Calibri" w:eastAsia="Times New Roman" w:hAnsi="Calibri" w:cs="Times New Roman"/>
                  <w:color w:val="000000"/>
                  <w:sz w:val="18"/>
                </w:rPr>
                <w:t>byte</w:t>
              </w:r>
            </w:ins>
            <w:del w:id="29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29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F1E242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29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25DAB3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18</w:t>
            </w:r>
          </w:p>
        </w:tc>
        <w:tc>
          <w:tcPr>
            <w:tcW w:w="3646" w:type="dxa"/>
            <w:tcBorders>
              <w:top w:val="nil"/>
              <w:left w:val="nil"/>
              <w:bottom w:val="dotted" w:sz="4" w:space="0" w:color="auto"/>
              <w:right w:val="single" w:sz="4" w:space="0" w:color="auto"/>
            </w:tcBorders>
            <w:shd w:val="clear" w:color="000000" w:fill="FFE699"/>
            <w:vAlign w:val="center"/>
            <w:hideMark/>
            <w:tcPrChange w:id="29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E7CFAB3" w14:textId="42ECAF9E"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71FBC33D" w14:textId="77777777" w:rsidTr="00AD204B">
        <w:trPr>
          <w:trHeight w:val="288"/>
          <w:trPrChange w:id="29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29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3A1810D"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0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5E0963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18</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0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3F02C5A" w14:textId="0FABF1B3"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14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0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FE24724" w14:textId="09BF70AE" w:rsidR="00D22E28" w:rsidRPr="00486553" w:rsidRDefault="00446D5A" w:rsidP="00AD204B">
            <w:pPr>
              <w:spacing w:after="0"/>
              <w:jc w:val="center"/>
              <w:rPr>
                <w:rFonts w:ascii="Calibri" w:eastAsia="Times New Roman" w:hAnsi="Calibri" w:cs="Times New Roman"/>
                <w:color w:val="000000"/>
                <w:sz w:val="18"/>
              </w:rPr>
            </w:pPr>
            <w:ins w:id="303" w:author="Della Faille Philippe" w:date="2019-07-09T14:36:00Z">
              <w:r>
                <w:rPr>
                  <w:rFonts w:ascii="Calibri" w:eastAsia="Times New Roman" w:hAnsi="Calibri" w:cs="Times New Roman"/>
                  <w:color w:val="000000"/>
                  <w:sz w:val="18"/>
                </w:rPr>
                <w:t>byte</w:t>
              </w:r>
            </w:ins>
            <w:del w:id="30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0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6D0371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0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CDEA03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19</w:t>
            </w:r>
          </w:p>
        </w:tc>
        <w:tc>
          <w:tcPr>
            <w:tcW w:w="3646" w:type="dxa"/>
            <w:tcBorders>
              <w:top w:val="nil"/>
              <w:left w:val="nil"/>
              <w:bottom w:val="dotted" w:sz="4" w:space="0" w:color="auto"/>
              <w:right w:val="single" w:sz="4" w:space="0" w:color="auto"/>
            </w:tcBorders>
            <w:shd w:val="clear" w:color="000000" w:fill="FFE699"/>
            <w:vAlign w:val="center"/>
            <w:hideMark/>
            <w:tcPrChange w:id="30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3B50133" w14:textId="0B629621"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1F5BFFCB" w14:textId="77777777" w:rsidTr="00AD204B">
        <w:trPr>
          <w:trHeight w:val="288"/>
          <w:trPrChange w:id="30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0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27DE076"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1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218FEE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19</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1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3F71325" w14:textId="79C501E1"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15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1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8A653A0" w14:textId="415A1107" w:rsidR="00D22E28" w:rsidRPr="00486553" w:rsidRDefault="00446D5A" w:rsidP="00AD204B">
            <w:pPr>
              <w:spacing w:after="0"/>
              <w:jc w:val="center"/>
              <w:rPr>
                <w:rFonts w:ascii="Calibri" w:eastAsia="Times New Roman" w:hAnsi="Calibri" w:cs="Times New Roman"/>
                <w:color w:val="000000"/>
                <w:sz w:val="18"/>
              </w:rPr>
            </w:pPr>
            <w:ins w:id="313" w:author="Della Faille Philippe" w:date="2019-07-09T14:36:00Z">
              <w:r>
                <w:rPr>
                  <w:rFonts w:ascii="Calibri" w:eastAsia="Times New Roman" w:hAnsi="Calibri" w:cs="Times New Roman"/>
                  <w:color w:val="000000"/>
                  <w:sz w:val="18"/>
                </w:rPr>
                <w:t>byte</w:t>
              </w:r>
            </w:ins>
            <w:del w:id="31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1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FE2EB2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1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F6422B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20</w:t>
            </w:r>
          </w:p>
        </w:tc>
        <w:tc>
          <w:tcPr>
            <w:tcW w:w="3646" w:type="dxa"/>
            <w:tcBorders>
              <w:top w:val="nil"/>
              <w:left w:val="nil"/>
              <w:bottom w:val="dotted" w:sz="4" w:space="0" w:color="auto"/>
              <w:right w:val="single" w:sz="4" w:space="0" w:color="auto"/>
            </w:tcBorders>
            <w:shd w:val="clear" w:color="000000" w:fill="FFE699"/>
            <w:vAlign w:val="center"/>
            <w:hideMark/>
            <w:tcPrChange w:id="31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F93ACE1" w14:textId="3233649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741303B3" w14:textId="77777777" w:rsidTr="00AD204B">
        <w:trPr>
          <w:trHeight w:val="288"/>
          <w:trPrChange w:id="31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1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770D03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2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DF15E3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20</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2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FB77A2F" w14:textId="14E9440C"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SSM 16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2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CD724A1" w14:textId="2FC57C1E" w:rsidR="00D22E28" w:rsidRPr="00486553" w:rsidRDefault="00446D5A" w:rsidP="00AD204B">
            <w:pPr>
              <w:spacing w:after="0"/>
              <w:jc w:val="center"/>
              <w:rPr>
                <w:rFonts w:ascii="Calibri" w:eastAsia="Times New Roman" w:hAnsi="Calibri" w:cs="Times New Roman"/>
                <w:color w:val="000000"/>
                <w:sz w:val="18"/>
              </w:rPr>
            </w:pPr>
            <w:ins w:id="323" w:author="Della Faille Philippe" w:date="2019-07-09T14:36:00Z">
              <w:r>
                <w:rPr>
                  <w:rFonts w:ascii="Calibri" w:eastAsia="Times New Roman" w:hAnsi="Calibri" w:cs="Times New Roman"/>
                  <w:color w:val="000000"/>
                  <w:sz w:val="18"/>
                </w:rPr>
                <w:t>byte</w:t>
              </w:r>
            </w:ins>
            <w:del w:id="32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2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4A5203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2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0DD27F4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21</w:t>
            </w:r>
          </w:p>
        </w:tc>
        <w:tc>
          <w:tcPr>
            <w:tcW w:w="3646" w:type="dxa"/>
            <w:tcBorders>
              <w:top w:val="nil"/>
              <w:left w:val="nil"/>
              <w:bottom w:val="dotted" w:sz="4" w:space="0" w:color="auto"/>
              <w:right w:val="single" w:sz="4" w:space="0" w:color="auto"/>
            </w:tcBorders>
            <w:shd w:val="clear" w:color="000000" w:fill="FFE699"/>
            <w:vAlign w:val="center"/>
            <w:hideMark/>
            <w:tcPrChange w:id="32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F69ACB2" w14:textId="147A8973"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 xml:space="preserve">same as SSM1 </w:t>
            </w:r>
            <w:r w:rsidR="00D81EF1">
              <w:rPr>
                <w:rFonts w:ascii="Calibri" w:eastAsia="Times New Roman" w:hAnsi="Calibri" w:cs="Times New Roman"/>
                <w:color w:val="000000"/>
                <w:sz w:val="18"/>
              </w:rPr>
              <w:t>ON</w:t>
            </w:r>
            <w:r w:rsidRPr="00486553">
              <w:rPr>
                <w:rFonts w:ascii="Calibri" w:eastAsia="Times New Roman" w:hAnsi="Calibri" w:cs="Times New Roman"/>
                <w:color w:val="000000"/>
                <w:sz w:val="18"/>
              </w:rPr>
              <w:t xml:space="preserve"> request</w:t>
            </w:r>
          </w:p>
        </w:tc>
      </w:tr>
      <w:tr w:rsidR="00D22E28" w:rsidRPr="00486553" w14:paraId="71ED0CA0" w14:textId="77777777" w:rsidTr="00AD204B">
        <w:trPr>
          <w:trHeight w:val="2592"/>
          <w:trPrChange w:id="328" w:author="Della Faille Philippe" w:date="2019-07-09T16:54:00Z">
            <w:trPr>
              <w:trHeight w:val="2592"/>
            </w:trPr>
          </w:trPrChange>
        </w:trPr>
        <w:tc>
          <w:tcPr>
            <w:tcW w:w="980" w:type="dxa"/>
            <w:vMerge/>
            <w:tcBorders>
              <w:top w:val="nil"/>
              <w:left w:val="single" w:sz="4" w:space="0" w:color="auto"/>
              <w:bottom w:val="nil"/>
              <w:right w:val="single" w:sz="4" w:space="0" w:color="auto"/>
            </w:tcBorders>
            <w:vAlign w:val="center"/>
            <w:hideMark/>
            <w:tcPrChange w:id="32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1881DE78"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3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9405F8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21</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3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59ED31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3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9158AB2" w14:textId="6F7F5815" w:rsidR="00D22E28" w:rsidRPr="00486553" w:rsidRDefault="00446D5A" w:rsidP="00AD204B">
            <w:pPr>
              <w:spacing w:after="0"/>
              <w:jc w:val="center"/>
              <w:rPr>
                <w:rFonts w:ascii="Calibri" w:eastAsia="Times New Roman" w:hAnsi="Calibri" w:cs="Times New Roman"/>
                <w:color w:val="000000"/>
                <w:sz w:val="18"/>
              </w:rPr>
            </w:pPr>
            <w:ins w:id="333" w:author="Della Faille Philippe" w:date="2019-07-09T14:36:00Z">
              <w:r>
                <w:rPr>
                  <w:rFonts w:ascii="Calibri" w:eastAsia="Times New Roman" w:hAnsi="Calibri" w:cs="Times New Roman"/>
                  <w:color w:val="000000"/>
                  <w:sz w:val="18"/>
                </w:rPr>
                <w:t>byte</w:t>
              </w:r>
            </w:ins>
            <w:del w:id="33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3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A76D15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3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B49C80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22</w:t>
            </w:r>
          </w:p>
        </w:tc>
        <w:tc>
          <w:tcPr>
            <w:tcW w:w="3646" w:type="dxa"/>
            <w:tcBorders>
              <w:top w:val="nil"/>
              <w:left w:val="nil"/>
              <w:bottom w:val="dotted" w:sz="4" w:space="0" w:color="auto"/>
              <w:right w:val="single" w:sz="4" w:space="0" w:color="auto"/>
            </w:tcBorders>
            <w:shd w:val="clear" w:color="000000" w:fill="FFE699"/>
            <w:vAlign w:val="center"/>
            <w:hideMark/>
            <w:tcPrChange w:id="33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688C8591"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xml:space="preserve">( </w:t>
            </w:r>
            <w:proofErr w:type="spellStart"/>
            <w:r w:rsidRPr="00486553">
              <w:rPr>
                <w:rFonts w:ascii="Calibri" w:eastAsia="Times New Roman" w:hAnsi="Calibri" w:cs="Times New Roman"/>
                <w:color w:val="000000"/>
                <w:sz w:val="18"/>
              </w:rPr>
              <w:t>transitioff</w:t>
            </w:r>
            <w:proofErr w:type="spellEnd"/>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All pallet off request</w:t>
            </w:r>
            <w:r w:rsidRPr="00486553">
              <w:rPr>
                <w:rFonts w:ascii="Calibri" w:eastAsia="Times New Roman" w:hAnsi="Calibri" w:cs="Times New Roman"/>
                <w:color w:val="000000"/>
                <w:sz w:val="18"/>
              </w:rPr>
              <w:br/>
              <w:t>bit 1 : Pallet 1 off request</w:t>
            </w:r>
            <w:r w:rsidRPr="00486553">
              <w:rPr>
                <w:rFonts w:ascii="Calibri" w:eastAsia="Times New Roman" w:hAnsi="Calibri" w:cs="Times New Roman"/>
                <w:color w:val="000000"/>
                <w:sz w:val="18"/>
              </w:rPr>
              <w:br/>
              <w:t>bit 2 : Pallet 2 off request</w:t>
            </w:r>
            <w:r w:rsidRPr="00486553">
              <w:rPr>
                <w:rFonts w:ascii="Calibri" w:eastAsia="Times New Roman" w:hAnsi="Calibri" w:cs="Times New Roman"/>
                <w:color w:val="000000"/>
                <w:sz w:val="18"/>
              </w:rPr>
              <w:br/>
              <w:t>bit 3 : Pallet 3 off request</w:t>
            </w:r>
            <w:r w:rsidRPr="00486553">
              <w:rPr>
                <w:rFonts w:ascii="Calibri" w:eastAsia="Times New Roman" w:hAnsi="Calibri" w:cs="Times New Roman"/>
                <w:color w:val="000000"/>
                <w:sz w:val="18"/>
              </w:rPr>
              <w:br/>
              <w:t>bit 4 : Pallet 4 off request</w:t>
            </w:r>
            <w:r w:rsidRPr="00486553">
              <w:rPr>
                <w:rFonts w:ascii="Calibri" w:eastAsia="Times New Roman" w:hAnsi="Calibri" w:cs="Times New Roman"/>
                <w:color w:val="000000"/>
                <w:sz w:val="18"/>
              </w:rPr>
              <w:br/>
              <w:t>bit 5 : Pallet 5 off request</w:t>
            </w:r>
            <w:r w:rsidRPr="00486553">
              <w:rPr>
                <w:rFonts w:ascii="Calibri" w:eastAsia="Times New Roman" w:hAnsi="Calibri" w:cs="Times New Roman"/>
                <w:color w:val="000000"/>
                <w:sz w:val="18"/>
              </w:rPr>
              <w:br/>
              <w:t>bit 6 : Pallet 6 off request</w:t>
            </w:r>
            <w:r w:rsidRPr="00486553">
              <w:rPr>
                <w:rFonts w:ascii="Calibri" w:eastAsia="Times New Roman" w:hAnsi="Calibri" w:cs="Times New Roman"/>
                <w:color w:val="000000"/>
                <w:sz w:val="18"/>
              </w:rPr>
              <w:br/>
              <w:t>bit 7 : not used</w:t>
            </w:r>
          </w:p>
        </w:tc>
      </w:tr>
      <w:tr w:rsidR="00D22E28" w:rsidRPr="00486553" w14:paraId="6A01EEC6" w14:textId="77777777" w:rsidTr="00AD204B">
        <w:trPr>
          <w:trHeight w:val="288"/>
          <w:trPrChange w:id="33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3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E0A471E"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4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B57207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22</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4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8846106"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2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4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98AF214" w14:textId="76E9B2AD" w:rsidR="00D22E28" w:rsidRPr="00486553" w:rsidRDefault="00446D5A" w:rsidP="00AD204B">
            <w:pPr>
              <w:spacing w:after="0"/>
              <w:jc w:val="center"/>
              <w:rPr>
                <w:rFonts w:ascii="Calibri" w:eastAsia="Times New Roman" w:hAnsi="Calibri" w:cs="Times New Roman"/>
                <w:color w:val="000000"/>
                <w:sz w:val="18"/>
              </w:rPr>
            </w:pPr>
            <w:ins w:id="343" w:author="Della Faille Philippe" w:date="2019-07-09T14:36:00Z">
              <w:r>
                <w:rPr>
                  <w:rFonts w:ascii="Calibri" w:eastAsia="Times New Roman" w:hAnsi="Calibri" w:cs="Times New Roman"/>
                  <w:color w:val="000000"/>
                  <w:sz w:val="18"/>
                </w:rPr>
                <w:t>byte</w:t>
              </w:r>
            </w:ins>
            <w:del w:id="34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4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275CD5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4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C5482C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23</w:t>
            </w:r>
          </w:p>
        </w:tc>
        <w:tc>
          <w:tcPr>
            <w:tcW w:w="3646" w:type="dxa"/>
            <w:tcBorders>
              <w:top w:val="nil"/>
              <w:left w:val="nil"/>
              <w:bottom w:val="dotted" w:sz="4" w:space="0" w:color="auto"/>
              <w:right w:val="single" w:sz="4" w:space="0" w:color="auto"/>
            </w:tcBorders>
            <w:shd w:val="clear" w:color="000000" w:fill="FFE699"/>
            <w:vAlign w:val="center"/>
            <w:hideMark/>
            <w:tcPrChange w:id="34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129572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2CFDE832" w14:textId="77777777" w:rsidTr="00AD204B">
        <w:trPr>
          <w:trHeight w:val="288"/>
          <w:trPrChange w:id="34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4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732202F"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5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909876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23</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5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D9BB26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3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5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91850FD" w14:textId="70AB5671" w:rsidR="00D22E28" w:rsidRPr="00486553" w:rsidRDefault="00446D5A" w:rsidP="00AD204B">
            <w:pPr>
              <w:spacing w:after="0"/>
              <w:jc w:val="center"/>
              <w:rPr>
                <w:rFonts w:ascii="Calibri" w:eastAsia="Times New Roman" w:hAnsi="Calibri" w:cs="Times New Roman"/>
                <w:color w:val="000000"/>
                <w:sz w:val="18"/>
              </w:rPr>
            </w:pPr>
            <w:ins w:id="353" w:author="Della Faille Philippe" w:date="2019-07-09T14:36:00Z">
              <w:r>
                <w:rPr>
                  <w:rFonts w:ascii="Calibri" w:eastAsia="Times New Roman" w:hAnsi="Calibri" w:cs="Times New Roman"/>
                  <w:color w:val="000000"/>
                  <w:sz w:val="18"/>
                </w:rPr>
                <w:t>byte</w:t>
              </w:r>
            </w:ins>
            <w:del w:id="35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5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4E7FAD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5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328FBAE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24</w:t>
            </w:r>
          </w:p>
        </w:tc>
        <w:tc>
          <w:tcPr>
            <w:tcW w:w="3646" w:type="dxa"/>
            <w:tcBorders>
              <w:top w:val="nil"/>
              <w:left w:val="nil"/>
              <w:bottom w:val="dotted" w:sz="4" w:space="0" w:color="auto"/>
              <w:right w:val="single" w:sz="4" w:space="0" w:color="auto"/>
            </w:tcBorders>
            <w:shd w:val="clear" w:color="000000" w:fill="FFE699"/>
            <w:vAlign w:val="center"/>
            <w:hideMark/>
            <w:tcPrChange w:id="35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F02798D"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63C1FDB7" w14:textId="77777777" w:rsidTr="00AD204B">
        <w:trPr>
          <w:trHeight w:val="288"/>
          <w:trPrChange w:id="35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5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3C19511"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6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4806AE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6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D92869F"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4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6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9436604" w14:textId="25327875" w:rsidR="00D22E28" w:rsidRPr="00486553" w:rsidRDefault="00446D5A" w:rsidP="00AD204B">
            <w:pPr>
              <w:spacing w:after="0"/>
              <w:jc w:val="center"/>
              <w:rPr>
                <w:rFonts w:ascii="Calibri" w:eastAsia="Times New Roman" w:hAnsi="Calibri" w:cs="Times New Roman"/>
                <w:color w:val="000000"/>
                <w:sz w:val="18"/>
              </w:rPr>
            </w:pPr>
            <w:ins w:id="363" w:author="Della Faille Philippe" w:date="2019-07-09T14:36:00Z">
              <w:r>
                <w:rPr>
                  <w:rFonts w:ascii="Calibri" w:eastAsia="Times New Roman" w:hAnsi="Calibri" w:cs="Times New Roman"/>
                  <w:color w:val="000000"/>
                  <w:sz w:val="18"/>
                </w:rPr>
                <w:t>byte</w:t>
              </w:r>
            </w:ins>
            <w:del w:id="36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6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9AD82A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6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079A99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25</w:t>
            </w:r>
          </w:p>
        </w:tc>
        <w:tc>
          <w:tcPr>
            <w:tcW w:w="3646" w:type="dxa"/>
            <w:tcBorders>
              <w:top w:val="nil"/>
              <w:left w:val="nil"/>
              <w:bottom w:val="dotted" w:sz="4" w:space="0" w:color="auto"/>
              <w:right w:val="single" w:sz="4" w:space="0" w:color="auto"/>
            </w:tcBorders>
            <w:shd w:val="clear" w:color="000000" w:fill="FFE699"/>
            <w:vAlign w:val="center"/>
            <w:hideMark/>
            <w:tcPrChange w:id="36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66BE1C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3DCC9BE7" w14:textId="77777777" w:rsidTr="00AD204B">
        <w:trPr>
          <w:trHeight w:val="288"/>
          <w:trPrChange w:id="36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6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42F2E92"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7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11A6FC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25</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7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E3E1B5A"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5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7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FAC162D" w14:textId="500DCBCD" w:rsidR="00D22E28" w:rsidRPr="00486553" w:rsidRDefault="00446D5A" w:rsidP="00AD204B">
            <w:pPr>
              <w:spacing w:after="0"/>
              <w:jc w:val="center"/>
              <w:rPr>
                <w:rFonts w:ascii="Calibri" w:eastAsia="Times New Roman" w:hAnsi="Calibri" w:cs="Times New Roman"/>
                <w:color w:val="000000"/>
                <w:sz w:val="18"/>
              </w:rPr>
            </w:pPr>
            <w:ins w:id="373" w:author="Della Faille Philippe" w:date="2019-07-09T14:36:00Z">
              <w:r>
                <w:rPr>
                  <w:rFonts w:ascii="Calibri" w:eastAsia="Times New Roman" w:hAnsi="Calibri" w:cs="Times New Roman"/>
                  <w:color w:val="000000"/>
                  <w:sz w:val="18"/>
                </w:rPr>
                <w:t>byte</w:t>
              </w:r>
            </w:ins>
            <w:del w:id="37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7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7DB84F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7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B885ED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26</w:t>
            </w:r>
          </w:p>
        </w:tc>
        <w:tc>
          <w:tcPr>
            <w:tcW w:w="3646" w:type="dxa"/>
            <w:tcBorders>
              <w:top w:val="nil"/>
              <w:left w:val="nil"/>
              <w:bottom w:val="dotted" w:sz="4" w:space="0" w:color="auto"/>
              <w:right w:val="single" w:sz="4" w:space="0" w:color="auto"/>
            </w:tcBorders>
            <w:shd w:val="clear" w:color="000000" w:fill="FFE699"/>
            <w:vAlign w:val="center"/>
            <w:hideMark/>
            <w:tcPrChange w:id="37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9ABC5B6"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73498950" w14:textId="77777777" w:rsidTr="00AD204B">
        <w:trPr>
          <w:trHeight w:val="288"/>
          <w:trPrChange w:id="37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7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D85BD04"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8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EB122F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26</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8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C970F6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6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8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A36F308" w14:textId="10ABE37C" w:rsidR="00D22E28" w:rsidRPr="00486553" w:rsidRDefault="00446D5A" w:rsidP="00AD204B">
            <w:pPr>
              <w:spacing w:after="0"/>
              <w:jc w:val="center"/>
              <w:rPr>
                <w:rFonts w:ascii="Calibri" w:eastAsia="Times New Roman" w:hAnsi="Calibri" w:cs="Times New Roman"/>
                <w:color w:val="000000"/>
                <w:sz w:val="18"/>
              </w:rPr>
            </w:pPr>
            <w:ins w:id="383" w:author="Della Faille Philippe" w:date="2019-07-09T14:36:00Z">
              <w:r>
                <w:rPr>
                  <w:rFonts w:ascii="Calibri" w:eastAsia="Times New Roman" w:hAnsi="Calibri" w:cs="Times New Roman"/>
                  <w:color w:val="000000"/>
                  <w:sz w:val="18"/>
                </w:rPr>
                <w:t>byte</w:t>
              </w:r>
            </w:ins>
            <w:del w:id="38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8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916431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8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61974C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27</w:t>
            </w:r>
          </w:p>
        </w:tc>
        <w:tc>
          <w:tcPr>
            <w:tcW w:w="3646" w:type="dxa"/>
            <w:tcBorders>
              <w:top w:val="nil"/>
              <w:left w:val="nil"/>
              <w:bottom w:val="dotted" w:sz="4" w:space="0" w:color="auto"/>
              <w:right w:val="single" w:sz="4" w:space="0" w:color="auto"/>
            </w:tcBorders>
            <w:shd w:val="clear" w:color="000000" w:fill="FFE699"/>
            <w:vAlign w:val="center"/>
            <w:hideMark/>
            <w:tcPrChange w:id="38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69A17D1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3A71C68C" w14:textId="77777777" w:rsidTr="00AD204B">
        <w:trPr>
          <w:trHeight w:val="288"/>
          <w:trPrChange w:id="38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8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725C2B6"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39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EABBBA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27</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39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D4BA37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7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39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9CB720A" w14:textId="5E0C7C4E" w:rsidR="00D22E28" w:rsidRPr="00486553" w:rsidRDefault="00446D5A" w:rsidP="00AD204B">
            <w:pPr>
              <w:spacing w:after="0"/>
              <w:jc w:val="center"/>
              <w:rPr>
                <w:rFonts w:ascii="Calibri" w:eastAsia="Times New Roman" w:hAnsi="Calibri" w:cs="Times New Roman"/>
                <w:color w:val="000000"/>
                <w:sz w:val="18"/>
              </w:rPr>
            </w:pPr>
            <w:ins w:id="393" w:author="Della Faille Philippe" w:date="2019-07-09T14:36:00Z">
              <w:r>
                <w:rPr>
                  <w:rFonts w:ascii="Calibri" w:eastAsia="Times New Roman" w:hAnsi="Calibri" w:cs="Times New Roman"/>
                  <w:color w:val="000000"/>
                  <w:sz w:val="18"/>
                </w:rPr>
                <w:t>byte</w:t>
              </w:r>
            </w:ins>
            <w:del w:id="39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39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CE2A0A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39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D3926C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28</w:t>
            </w:r>
          </w:p>
        </w:tc>
        <w:tc>
          <w:tcPr>
            <w:tcW w:w="3646" w:type="dxa"/>
            <w:tcBorders>
              <w:top w:val="nil"/>
              <w:left w:val="nil"/>
              <w:bottom w:val="dotted" w:sz="4" w:space="0" w:color="auto"/>
              <w:right w:val="single" w:sz="4" w:space="0" w:color="auto"/>
            </w:tcBorders>
            <w:shd w:val="clear" w:color="000000" w:fill="FFE699"/>
            <w:vAlign w:val="center"/>
            <w:hideMark/>
            <w:tcPrChange w:id="39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49104C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4A1456C9" w14:textId="77777777" w:rsidTr="00AD204B">
        <w:trPr>
          <w:trHeight w:val="288"/>
          <w:trPrChange w:id="39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39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39DACACB"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0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9A290B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28</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0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C973E9D"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8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0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149B6FF" w14:textId="762DE959" w:rsidR="00D22E28" w:rsidRPr="00486553" w:rsidRDefault="00446D5A" w:rsidP="00AD204B">
            <w:pPr>
              <w:spacing w:after="0"/>
              <w:jc w:val="center"/>
              <w:rPr>
                <w:rFonts w:ascii="Calibri" w:eastAsia="Times New Roman" w:hAnsi="Calibri" w:cs="Times New Roman"/>
                <w:color w:val="000000"/>
                <w:sz w:val="18"/>
              </w:rPr>
            </w:pPr>
            <w:ins w:id="403" w:author="Della Faille Philippe" w:date="2019-07-09T14:36:00Z">
              <w:r>
                <w:rPr>
                  <w:rFonts w:ascii="Calibri" w:eastAsia="Times New Roman" w:hAnsi="Calibri" w:cs="Times New Roman"/>
                  <w:color w:val="000000"/>
                  <w:sz w:val="18"/>
                </w:rPr>
                <w:t>byte</w:t>
              </w:r>
            </w:ins>
            <w:del w:id="40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0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3FE23B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0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7ABE29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29</w:t>
            </w:r>
          </w:p>
        </w:tc>
        <w:tc>
          <w:tcPr>
            <w:tcW w:w="3646" w:type="dxa"/>
            <w:tcBorders>
              <w:top w:val="nil"/>
              <w:left w:val="nil"/>
              <w:bottom w:val="dotted" w:sz="4" w:space="0" w:color="auto"/>
              <w:right w:val="single" w:sz="4" w:space="0" w:color="auto"/>
            </w:tcBorders>
            <w:shd w:val="clear" w:color="000000" w:fill="FFE699"/>
            <w:vAlign w:val="center"/>
            <w:hideMark/>
            <w:tcPrChange w:id="40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8218C6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5DF53B4C" w14:textId="77777777" w:rsidTr="00AD204B">
        <w:trPr>
          <w:trHeight w:val="288"/>
          <w:trPrChange w:id="40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0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0952312B"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1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134F16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29</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1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71E9BE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9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1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C505E7D" w14:textId="36BBF09D" w:rsidR="00D22E28" w:rsidRPr="00486553" w:rsidRDefault="00446D5A" w:rsidP="00AD204B">
            <w:pPr>
              <w:spacing w:after="0"/>
              <w:jc w:val="center"/>
              <w:rPr>
                <w:rFonts w:ascii="Calibri" w:eastAsia="Times New Roman" w:hAnsi="Calibri" w:cs="Times New Roman"/>
                <w:color w:val="000000"/>
                <w:sz w:val="18"/>
              </w:rPr>
            </w:pPr>
            <w:ins w:id="413" w:author="Della Faille Philippe" w:date="2019-07-09T14:36:00Z">
              <w:r>
                <w:rPr>
                  <w:rFonts w:ascii="Calibri" w:eastAsia="Times New Roman" w:hAnsi="Calibri" w:cs="Times New Roman"/>
                  <w:color w:val="000000"/>
                  <w:sz w:val="18"/>
                </w:rPr>
                <w:t>byte</w:t>
              </w:r>
            </w:ins>
            <w:del w:id="41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1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245AC4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1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05EE71C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30</w:t>
            </w:r>
          </w:p>
        </w:tc>
        <w:tc>
          <w:tcPr>
            <w:tcW w:w="3646" w:type="dxa"/>
            <w:tcBorders>
              <w:top w:val="nil"/>
              <w:left w:val="nil"/>
              <w:bottom w:val="dotted" w:sz="4" w:space="0" w:color="auto"/>
              <w:right w:val="single" w:sz="4" w:space="0" w:color="auto"/>
            </w:tcBorders>
            <w:shd w:val="clear" w:color="000000" w:fill="FFE699"/>
            <w:vAlign w:val="center"/>
            <w:hideMark/>
            <w:tcPrChange w:id="41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79017FE"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0A271C27" w14:textId="77777777" w:rsidTr="00AD204B">
        <w:trPr>
          <w:trHeight w:val="288"/>
          <w:trPrChange w:id="41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1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3F0AC27"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2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30909F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30</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2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CD0329A"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10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2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A32310A" w14:textId="682363F9" w:rsidR="00D22E28" w:rsidRPr="00486553" w:rsidRDefault="00446D5A" w:rsidP="00AD204B">
            <w:pPr>
              <w:spacing w:after="0"/>
              <w:jc w:val="center"/>
              <w:rPr>
                <w:rFonts w:ascii="Calibri" w:eastAsia="Times New Roman" w:hAnsi="Calibri" w:cs="Times New Roman"/>
                <w:color w:val="000000"/>
                <w:sz w:val="18"/>
              </w:rPr>
            </w:pPr>
            <w:ins w:id="423" w:author="Della Faille Philippe" w:date="2019-07-09T14:36:00Z">
              <w:r>
                <w:rPr>
                  <w:rFonts w:ascii="Calibri" w:eastAsia="Times New Roman" w:hAnsi="Calibri" w:cs="Times New Roman"/>
                  <w:color w:val="000000"/>
                  <w:sz w:val="18"/>
                </w:rPr>
                <w:t>byte</w:t>
              </w:r>
            </w:ins>
            <w:del w:id="42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2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290001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2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96103D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31</w:t>
            </w:r>
          </w:p>
        </w:tc>
        <w:tc>
          <w:tcPr>
            <w:tcW w:w="3646" w:type="dxa"/>
            <w:tcBorders>
              <w:top w:val="nil"/>
              <w:left w:val="nil"/>
              <w:bottom w:val="dotted" w:sz="4" w:space="0" w:color="auto"/>
              <w:right w:val="single" w:sz="4" w:space="0" w:color="auto"/>
            </w:tcBorders>
            <w:shd w:val="clear" w:color="000000" w:fill="FFE699"/>
            <w:vAlign w:val="center"/>
            <w:hideMark/>
            <w:tcPrChange w:id="42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09DD4EDD"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106402EB" w14:textId="77777777" w:rsidTr="00AD204B">
        <w:trPr>
          <w:trHeight w:val="288"/>
          <w:trPrChange w:id="42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2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196FA98F"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3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BC89EE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31</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3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A85CAF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11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3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9C8D3C7" w14:textId="1CB8C0B7" w:rsidR="00D22E28" w:rsidRPr="00486553" w:rsidRDefault="00446D5A" w:rsidP="00AD204B">
            <w:pPr>
              <w:spacing w:after="0"/>
              <w:jc w:val="center"/>
              <w:rPr>
                <w:rFonts w:ascii="Calibri" w:eastAsia="Times New Roman" w:hAnsi="Calibri" w:cs="Times New Roman"/>
                <w:color w:val="000000"/>
                <w:sz w:val="18"/>
              </w:rPr>
            </w:pPr>
            <w:ins w:id="433" w:author="Della Faille Philippe" w:date="2019-07-09T14:36:00Z">
              <w:r>
                <w:rPr>
                  <w:rFonts w:ascii="Calibri" w:eastAsia="Times New Roman" w:hAnsi="Calibri" w:cs="Times New Roman"/>
                  <w:color w:val="000000"/>
                  <w:sz w:val="18"/>
                </w:rPr>
                <w:t>byte</w:t>
              </w:r>
            </w:ins>
            <w:del w:id="43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3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87155E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3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EF96C3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32</w:t>
            </w:r>
          </w:p>
        </w:tc>
        <w:tc>
          <w:tcPr>
            <w:tcW w:w="3646" w:type="dxa"/>
            <w:tcBorders>
              <w:top w:val="nil"/>
              <w:left w:val="nil"/>
              <w:bottom w:val="dotted" w:sz="4" w:space="0" w:color="auto"/>
              <w:right w:val="single" w:sz="4" w:space="0" w:color="auto"/>
            </w:tcBorders>
            <w:shd w:val="clear" w:color="000000" w:fill="FFE699"/>
            <w:vAlign w:val="center"/>
            <w:hideMark/>
            <w:tcPrChange w:id="43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1BA3A85"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3D48B699" w14:textId="77777777" w:rsidTr="00AD204B">
        <w:trPr>
          <w:trHeight w:val="288"/>
          <w:trPrChange w:id="43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3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7D0BBE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4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DC642A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32</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4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9F8969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12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4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0B57A4A" w14:textId="27AC1C06" w:rsidR="00D22E28" w:rsidRPr="00486553" w:rsidRDefault="00446D5A" w:rsidP="00AD204B">
            <w:pPr>
              <w:spacing w:after="0"/>
              <w:jc w:val="center"/>
              <w:rPr>
                <w:rFonts w:ascii="Calibri" w:eastAsia="Times New Roman" w:hAnsi="Calibri" w:cs="Times New Roman"/>
                <w:color w:val="000000"/>
                <w:sz w:val="18"/>
              </w:rPr>
            </w:pPr>
            <w:ins w:id="443" w:author="Della Faille Philippe" w:date="2019-07-09T14:36:00Z">
              <w:r>
                <w:rPr>
                  <w:rFonts w:ascii="Calibri" w:eastAsia="Times New Roman" w:hAnsi="Calibri" w:cs="Times New Roman"/>
                  <w:color w:val="000000"/>
                  <w:sz w:val="18"/>
                </w:rPr>
                <w:t>byte</w:t>
              </w:r>
            </w:ins>
            <w:del w:id="44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4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D21508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4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21A6D1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33</w:t>
            </w:r>
          </w:p>
        </w:tc>
        <w:tc>
          <w:tcPr>
            <w:tcW w:w="3646" w:type="dxa"/>
            <w:tcBorders>
              <w:top w:val="nil"/>
              <w:left w:val="nil"/>
              <w:bottom w:val="dotted" w:sz="4" w:space="0" w:color="auto"/>
              <w:right w:val="single" w:sz="4" w:space="0" w:color="auto"/>
            </w:tcBorders>
            <w:shd w:val="clear" w:color="000000" w:fill="FFE699"/>
            <w:vAlign w:val="center"/>
            <w:hideMark/>
            <w:tcPrChange w:id="44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AD7A102"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2660A830" w14:textId="77777777" w:rsidTr="00AD204B">
        <w:trPr>
          <w:trHeight w:val="288"/>
          <w:trPrChange w:id="44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4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991E293"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5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CADF6D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33</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5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8E2B2D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13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5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BF32F01" w14:textId="604EFBD8" w:rsidR="00D22E28" w:rsidRPr="00486553" w:rsidRDefault="00446D5A" w:rsidP="00AD204B">
            <w:pPr>
              <w:spacing w:after="0"/>
              <w:jc w:val="center"/>
              <w:rPr>
                <w:rFonts w:ascii="Calibri" w:eastAsia="Times New Roman" w:hAnsi="Calibri" w:cs="Times New Roman"/>
                <w:color w:val="000000"/>
                <w:sz w:val="18"/>
              </w:rPr>
            </w:pPr>
            <w:ins w:id="453" w:author="Della Faille Philippe" w:date="2019-07-09T14:36:00Z">
              <w:r>
                <w:rPr>
                  <w:rFonts w:ascii="Calibri" w:eastAsia="Times New Roman" w:hAnsi="Calibri" w:cs="Times New Roman"/>
                  <w:color w:val="000000"/>
                  <w:sz w:val="18"/>
                </w:rPr>
                <w:t>byte</w:t>
              </w:r>
            </w:ins>
            <w:del w:id="45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5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B5F17D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5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A22BB8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34</w:t>
            </w:r>
          </w:p>
        </w:tc>
        <w:tc>
          <w:tcPr>
            <w:tcW w:w="3646" w:type="dxa"/>
            <w:tcBorders>
              <w:top w:val="nil"/>
              <w:left w:val="nil"/>
              <w:bottom w:val="dotted" w:sz="4" w:space="0" w:color="auto"/>
              <w:right w:val="single" w:sz="4" w:space="0" w:color="auto"/>
            </w:tcBorders>
            <w:shd w:val="clear" w:color="000000" w:fill="FFE699"/>
            <w:vAlign w:val="center"/>
            <w:hideMark/>
            <w:tcPrChange w:id="45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181A9E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55E86489" w14:textId="77777777" w:rsidTr="00AD204B">
        <w:trPr>
          <w:trHeight w:val="288"/>
          <w:trPrChange w:id="45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5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5211107"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6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097205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6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0C0B1E7"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14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6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B75ADE7" w14:textId="57569BF1" w:rsidR="00D22E28" w:rsidRPr="00486553" w:rsidRDefault="00446D5A" w:rsidP="00AD204B">
            <w:pPr>
              <w:spacing w:after="0"/>
              <w:jc w:val="center"/>
              <w:rPr>
                <w:rFonts w:ascii="Calibri" w:eastAsia="Times New Roman" w:hAnsi="Calibri" w:cs="Times New Roman"/>
                <w:color w:val="000000"/>
                <w:sz w:val="18"/>
              </w:rPr>
            </w:pPr>
            <w:ins w:id="463" w:author="Della Faille Philippe" w:date="2019-07-09T14:36:00Z">
              <w:r>
                <w:rPr>
                  <w:rFonts w:ascii="Calibri" w:eastAsia="Times New Roman" w:hAnsi="Calibri" w:cs="Times New Roman"/>
                  <w:color w:val="000000"/>
                  <w:sz w:val="18"/>
                </w:rPr>
                <w:t>byte</w:t>
              </w:r>
            </w:ins>
            <w:del w:id="46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6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C9D5F9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6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C69262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35</w:t>
            </w:r>
          </w:p>
        </w:tc>
        <w:tc>
          <w:tcPr>
            <w:tcW w:w="3646" w:type="dxa"/>
            <w:tcBorders>
              <w:top w:val="nil"/>
              <w:left w:val="nil"/>
              <w:bottom w:val="dotted" w:sz="4" w:space="0" w:color="auto"/>
              <w:right w:val="single" w:sz="4" w:space="0" w:color="auto"/>
            </w:tcBorders>
            <w:shd w:val="clear" w:color="000000" w:fill="FFE699"/>
            <w:vAlign w:val="center"/>
            <w:hideMark/>
            <w:tcPrChange w:id="46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18E9A19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48BBC06F" w14:textId="77777777" w:rsidTr="00AD204B">
        <w:trPr>
          <w:trHeight w:val="288"/>
          <w:trPrChange w:id="46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6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F65B755"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7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C37105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35</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7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77BD3D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15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7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47ADC50" w14:textId="35FA9A6B" w:rsidR="00D22E28" w:rsidRPr="00486553" w:rsidRDefault="00446D5A" w:rsidP="00AD204B">
            <w:pPr>
              <w:spacing w:after="0"/>
              <w:jc w:val="center"/>
              <w:rPr>
                <w:rFonts w:ascii="Calibri" w:eastAsia="Times New Roman" w:hAnsi="Calibri" w:cs="Times New Roman"/>
                <w:color w:val="000000"/>
                <w:sz w:val="18"/>
              </w:rPr>
            </w:pPr>
            <w:ins w:id="473" w:author="Della Faille Philippe" w:date="2019-07-09T14:36:00Z">
              <w:r>
                <w:rPr>
                  <w:rFonts w:ascii="Calibri" w:eastAsia="Times New Roman" w:hAnsi="Calibri" w:cs="Times New Roman"/>
                  <w:color w:val="000000"/>
                  <w:sz w:val="18"/>
                </w:rPr>
                <w:t>byte</w:t>
              </w:r>
            </w:ins>
            <w:del w:id="47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7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862B08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7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D1BA947"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36</w:t>
            </w:r>
          </w:p>
        </w:tc>
        <w:tc>
          <w:tcPr>
            <w:tcW w:w="3646" w:type="dxa"/>
            <w:tcBorders>
              <w:top w:val="nil"/>
              <w:left w:val="nil"/>
              <w:bottom w:val="dotted" w:sz="4" w:space="0" w:color="auto"/>
              <w:right w:val="single" w:sz="4" w:space="0" w:color="auto"/>
            </w:tcBorders>
            <w:shd w:val="clear" w:color="000000" w:fill="FFE699"/>
            <w:vAlign w:val="center"/>
            <w:hideMark/>
            <w:tcPrChange w:id="47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939C80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39288BCB" w14:textId="77777777" w:rsidTr="00AD204B">
        <w:trPr>
          <w:trHeight w:val="288"/>
          <w:trPrChange w:id="47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7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5D240E2"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8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E1000C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36</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8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6FADAF6"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16 off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8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0AEF531" w14:textId="219501EB" w:rsidR="00D22E28" w:rsidRPr="00486553" w:rsidRDefault="00446D5A" w:rsidP="00AD204B">
            <w:pPr>
              <w:spacing w:after="0"/>
              <w:jc w:val="center"/>
              <w:rPr>
                <w:rFonts w:ascii="Calibri" w:eastAsia="Times New Roman" w:hAnsi="Calibri" w:cs="Times New Roman"/>
                <w:color w:val="000000"/>
                <w:sz w:val="18"/>
              </w:rPr>
            </w:pPr>
            <w:ins w:id="483" w:author="Della Faille Philippe" w:date="2019-07-09T14:36:00Z">
              <w:r>
                <w:rPr>
                  <w:rFonts w:ascii="Calibri" w:eastAsia="Times New Roman" w:hAnsi="Calibri" w:cs="Times New Roman"/>
                  <w:color w:val="000000"/>
                  <w:sz w:val="18"/>
                </w:rPr>
                <w:t>byte</w:t>
              </w:r>
            </w:ins>
            <w:del w:id="48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8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301533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8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4E2F72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37</w:t>
            </w:r>
          </w:p>
        </w:tc>
        <w:tc>
          <w:tcPr>
            <w:tcW w:w="3646" w:type="dxa"/>
            <w:tcBorders>
              <w:top w:val="nil"/>
              <w:left w:val="nil"/>
              <w:bottom w:val="dotted" w:sz="4" w:space="0" w:color="auto"/>
              <w:right w:val="single" w:sz="4" w:space="0" w:color="auto"/>
            </w:tcBorders>
            <w:shd w:val="clear" w:color="000000" w:fill="FFE699"/>
            <w:vAlign w:val="center"/>
            <w:hideMark/>
            <w:tcPrChange w:id="48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23011D2"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off request</w:t>
            </w:r>
          </w:p>
        </w:tc>
      </w:tr>
      <w:tr w:rsidR="00D22E28" w:rsidRPr="00486553" w14:paraId="5605BC4F" w14:textId="77777777" w:rsidTr="00AD204B">
        <w:trPr>
          <w:trHeight w:val="2592"/>
          <w:trPrChange w:id="488" w:author="Della Faille Philippe" w:date="2019-07-09T16:54:00Z">
            <w:trPr>
              <w:trHeight w:val="2592"/>
            </w:trPr>
          </w:trPrChange>
        </w:trPr>
        <w:tc>
          <w:tcPr>
            <w:tcW w:w="980" w:type="dxa"/>
            <w:vMerge/>
            <w:tcBorders>
              <w:top w:val="nil"/>
              <w:left w:val="single" w:sz="4" w:space="0" w:color="auto"/>
              <w:bottom w:val="nil"/>
              <w:right w:val="single" w:sz="4" w:space="0" w:color="auto"/>
            </w:tcBorders>
            <w:vAlign w:val="center"/>
            <w:hideMark/>
            <w:tcPrChange w:id="48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387B0CD"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49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796A24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37</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49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8DD718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49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2588D01" w14:textId="1A5BD0B7" w:rsidR="00D22E28" w:rsidRPr="00486553" w:rsidRDefault="00446D5A" w:rsidP="00AD204B">
            <w:pPr>
              <w:spacing w:after="0"/>
              <w:jc w:val="center"/>
              <w:rPr>
                <w:rFonts w:ascii="Calibri" w:eastAsia="Times New Roman" w:hAnsi="Calibri" w:cs="Times New Roman"/>
                <w:color w:val="000000"/>
                <w:sz w:val="18"/>
              </w:rPr>
            </w:pPr>
            <w:ins w:id="493" w:author="Della Faille Philippe" w:date="2019-07-09T14:36:00Z">
              <w:r>
                <w:rPr>
                  <w:rFonts w:ascii="Calibri" w:eastAsia="Times New Roman" w:hAnsi="Calibri" w:cs="Times New Roman"/>
                  <w:color w:val="000000"/>
                  <w:sz w:val="18"/>
                </w:rPr>
                <w:t>byte</w:t>
              </w:r>
            </w:ins>
            <w:del w:id="49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49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A260DB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49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0EA1C9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38</w:t>
            </w:r>
          </w:p>
        </w:tc>
        <w:tc>
          <w:tcPr>
            <w:tcW w:w="3646" w:type="dxa"/>
            <w:tcBorders>
              <w:top w:val="nil"/>
              <w:left w:val="nil"/>
              <w:bottom w:val="dotted" w:sz="4" w:space="0" w:color="auto"/>
              <w:right w:val="single" w:sz="4" w:space="0" w:color="auto"/>
            </w:tcBorders>
            <w:shd w:val="clear" w:color="000000" w:fill="FFE699"/>
            <w:vAlign w:val="center"/>
            <w:hideMark/>
            <w:tcPrChange w:id="49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057091E"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xml:space="preserve">( </w:t>
            </w:r>
            <w:proofErr w:type="spellStart"/>
            <w:r w:rsidRPr="00486553">
              <w:rPr>
                <w:rFonts w:ascii="Calibri" w:eastAsia="Times New Roman" w:hAnsi="Calibri" w:cs="Times New Roman"/>
                <w:color w:val="000000"/>
                <w:sz w:val="18"/>
              </w:rPr>
              <w:t>transitireset</w:t>
            </w:r>
            <w:proofErr w:type="spellEnd"/>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General reset request</w:t>
            </w:r>
            <w:r w:rsidRPr="00486553">
              <w:rPr>
                <w:rFonts w:ascii="Calibri" w:eastAsia="Times New Roman" w:hAnsi="Calibri" w:cs="Times New Roman"/>
                <w:color w:val="000000"/>
                <w:sz w:val="18"/>
              </w:rPr>
              <w:br/>
              <w:t>bit 1 : Pallet 1 reset request</w:t>
            </w:r>
            <w:r w:rsidRPr="00486553">
              <w:rPr>
                <w:rFonts w:ascii="Calibri" w:eastAsia="Times New Roman" w:hAnsi="Calibri" w:cs="Times New Roman"/>
                <w:color w:val="000000"/>
                <w:sz w:val="18"/>
              </w:rPr>
              <w:br/>
              <w:t>bit 2 : Pallet 2 reset request</w:t>
            </w:r>
            <w:r w:rsidRPr="00486553">
              <w:rPr>
                <w:rFonts w:ascii="Calibri" w:eastAsia="Times New Roman" w:hAnsi="Calibri" w:cs="Times New Roman"/>
                <w:color w:val="000000"/>
                <w:sz w:val="18"/>
              </w:rPr>
              <w:br/>
              <w:t>bit 3 : Pallet 3 reset request</w:t>
            </w:r>
            <w:r w:rsidRPr="00486553">
              <w:rPr>
                <w:rFonts w:ascii="Calibri" w:eastAsia="Times New Roman" w:hAnsi="Calibri" w:cs="Times New Roman"/>
                <w:color w:val="000000"/>
                <w:sz w:val="18"/>
              </w:rPr>
              <w:br/>
              <w:t>bit 4 : Pallet 4 reset request</w:t>
            </w:r>
            <w:r w:rsidRPr="00486553">
              <w:rPr>
                <w:rFonts w:ascii="Calibri" w:eastAsia="Times New Roman" w:hAnsi="Calibri" w:cs="Times New Roman"/>
                <w:color w:val="000000"/>
                <w:sz w:val="18"/>
              </w:rPr>
              <w:br/>
              <w:t>bit 5 : Pallet 5 reset request</w:t>
            </w:r>
            <w:r w:rsidRPr="00486553">
              <w:rPr>
                <w:rFonts w:ascii="Calibri" w:eastAsia="Times New Roman" w:hAnsi="Calibri" w:cs="Times New Roman"/>
                <w:color w:val="000000"/>
                <w:sz w:val="18"/>
              </w:rPr>
              <w:br/>
              <w:t>bit 6 : Pallet 6 reset request</w:t>
            </w:r>
            <w:r w:rsidRPr="00486553">
              <w:rPr>
                <w:rFonts w:ascii="Calibri" w:eastAsia="Times New Roman" w:hAnsi="Calibri" w:cs="Times New Roman"/>
                <w:color w:val="000000"/>
                <w:sz w:val="18"/>
              </w:rPr>
              <w:br/>
              <w:t>bit 7 : not used</w:t>
            </w:r>
          </w:p>
        </w:tc>
      </w:tr>
      <w:tr w:rsidR="00D22E28" w:rsidRPr="00486553" w14:paraId="0BC3C49E" w14:textId="77777777" w:rsidTr="00AD204B">
        <w:trPr>
          <w:trHeight w:val="288"/>
          <w:trPrChange w:id="49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49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3515F8A5"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0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6F0928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38</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0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63234E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2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0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F24AFC0" w14:textId="5DB8A092" w:rsidR="00D22E28" w:rsidRPr="00486553" w:rsidRDefault="00446D5A" w:rsidP="00AD204B">
            <w:pPr>
              <w:spacing w:after="0"/>
              <w:jc w:val="center"/>
              <w:rPr>
                <w:rFonts w:ascii="Calibri" w:eastAsia="Times New Roman" w:hAnsi="Calibri" w:cs="Times New Roman"/>
                <w:color w:val="000000"/>
                <w:sz w:val="18"/>
              </w:rPr>
            </w:pPr>
            <w:ins w:id="503" w:author="Della Faille Philippe" w:date="2019-07-09T14:36:00Z">
              <w:r>
                <w:rPr>
                  <w:rFonts w:ascii="Calibri" w:eastAsia="Times New Roman" w:hAnsi="Calibri" w:cs="Times New Roman"/>
                  <w:color w:val="000000"/>
                  <w:sz w:val="18"/>
                </w:rPr>
                <w:t>byte</w:t>
              </w:r>
            </w:ins>
            <w:del w:id="50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0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D77422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0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33281B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39</w:t>
            </w:r>
          </w:p>
        </w:tc>
        <w:tc>
          <w:tcPr>
            <w:tcW w:w="3646" w:type="dxa"/>
            <w:tcBorders>
              <w:top w:val="nil"/>
              <w:left w:val="nil"/>
              <w:bottom w:val="dotted" w:sz="4" w:space="0" w:color="auto"/>
              <w:right w:val="single" w:sz="4" w:space="0" w:color="auto"/>
            </w:tcBorders>
            <w:shd w:val="clear" w:color="000000" w:fill="FFE699"/>
            <w:vAlign w:val="center"/>
            <w:hideMark/>
            <w:tcPrChange w:id="50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63A6A98F"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08833690" w14:textId="77777777" w:rsidTr="00AD204B">
        <w:trPr>
          <w:trHeight w:val="288"/>
          <w:trPrChange w:id="50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0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05AA9ED"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1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135E2B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39</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1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B470C1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3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1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FA80CD3" w14:textId="011561A3" w:rsidR="00D22E28" w:rsidRPr="00486553" w:rsidRDefault="00446D5A" w:rsidP="00AD204B">
            <w:pPr>
              <w:spacing w:after="0"/>
              <w:jc w:val="center"/>
              <w:rPr>
                <w:rFonts w:ascii="Calibri" w:eastAsia="Times New Roman" w:hAnsi="Calibri" w:cs="Times New Roman"/>
                <w:color w:val="000000"/>
                <w:sz w:val="18"/>
              </w:rPr>
            </w:pPr>
            <w:ins w:id="513" w:author="Della Faille Philippe" w:date="2019-07-09T14:36:00Z">
              <w:r>
                <w:rPr>
                  <w:rFonts w:ascii="Calibri" w:eastAsia="Times New Roman" w:hAnsi="Calibri" w:cs="Times New Roman"/>
                  <w:color w:val="000000"/>
                  <w:sz w:val="18"/>
                </w:rPr>
                <w:t>byte</w:t>
              </w:r>
            </w:ins>
            <w:del w:id="51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1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D00CA4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1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25DC90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40</w:t>
            </w:r>
          </w:p>
        </w:tc>
        <w:tc>
          <w:tcPr>
            <w:tcW w:w="3646" w:type="dxa"/>
            <w:tcBorders>
              <w:top w:val="nil"/>
              <w:left w:val="nil"/>
              <w:bottom w:val="dotted" w:sz="4" w:space="0" w:color="auto"/>
              <w:right w:val="single" w:sz="4" w:space="0" w:color="auto"/>
            </w:tcBorders>
            <w:shd w:val="clear" w:color="000000" w:fill="FFE699"/>
            <w:vAlign w:val="center"/>
            <w:hideMark/>
            <w:tcPrChange w:id="51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12F628AD"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195AB637" w14:textId="77777777" w:rsidTr="00AD204B">
        <w:trPr>
          <w:trHeight w:val="288"/>
          <w:trPrChange w:id="51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1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2CD0F141"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2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6C4144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40</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2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B4A63C0"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4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2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FE17792" w14:textId="06DC9B09" w:rsidR="00D22E28" w:rsidRPr="00486553" w:rsidRDefault="00446D5A" w:rsidP="00AD204B">
            <w:pPr>
              <w:spacing w:after="0"/>
              <w:jc w:val="center"/>
              <w:rPr>
                <w:rFonts w:ascii="Calibri" w:eastAsia="Times New Roman" w:hAnsi="Calibri" w:cs="Times New Roman"/>
                <w:color w:val="000000"/>
                <w:sz w:val="18"/>
              </w:rPr>
            </w:pPr>
            <w:ins w:id="523" w:author="Della Faille Philippe" w:date="2019-07-09T14:36:00Z">
              <w:r>
                <w:rPr>
                  <w:rFonts w:ascii="Calibri" w:eastAsia="Times New Roman" w:hAnsi="Calibri" w:cs="Times New Roman"/>
                  <w:color w:val="000000"/>
                  <w:sz w:val="18"/>
                </w:rPr>
                <w:t>byte</w:t>
              </w:r>
            </w:ins>
            <w:del w:id="52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2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7B4E61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2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01EB05B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41</w:t>
            </w:r>
          </w:p>
        </w:tc>
        <w:tc>
          <w:tcPr>
            <w:tcW w:w="3646" w:type="dxa"/>
            <w:tcBorders>
              <w:top w:val="nil"/>
              <w:left w:val="nil"/>
              <w:bottom w:val="dotted" w:sz="4" w:space="0" w:color="auto"/>
              <w:right w:val="single" w:sz="4" w:space="0" w:color="auto"/>
            </w:tcBorders>
            <w:shd w:val="clear" w:color="000000" w:fill="FFE699"/>
            <w:vAlign w:val="center"/>
            <w:hideMark/>
            <w:tcPrChange w:id="52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046709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11239966" w14:textId="77777777" w:rsidTr="00AD204B">
        <w:trPr>
          <w:trHeight w:val="288"/>
          <w:trPrChange w:id="52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2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80D2689"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3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B8C255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41</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3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A81771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5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3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3C16F57" w14:textId="09B1F975" w:rsidR="00D22E28" w:rsidRPr="00486553" w:rsidRDefault="00446D5A" w:rsidP="00AD204B">
            <w:pPr>
              <w:spacing w:after="0"/>
              <w:jc w:val="center"/>
              <w:rPr>
                <w:rFonts w:ascii="Calibri" w:eastAsia="Times New Roman" w:hAnsi="Calibri" w:cs="Times New Roman"/>
                <w:color w:val="000000"/>
                <w:sz w:val="18"/>
              </w:rPr>
            </w:pPr>
            <w:ins w:id="533" w:author="Della Faille Philippe" w:date="2019-07-09T14:36:00Z">
              <w:r>
                <w:rPr>
                  <w:rFonts w:ascii="Calibri" w:eastAsia="Times New Roman" w:hAnsi="Calibri" w:cs="Times New Roman"/>
                  <w:color w:val="000000"/>
                  <w:sz w:val="18"/>
                </w:rPr>
                <w:t>byte</w:t>
              </w:r>
            </w:ins>
            <w:del w:id="53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3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ED91DD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3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7A5BAF8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42</w:t>
            </w:r>
          </w:p>
        </w:tc>
        <w:tc>
          <w:tcPr>
            <w:tcW w:w="3646" w:type="dxa"/>
            <w:tcBorders>
              <w:top w:val="nil"/>
              <w:left w:val="nil"/>
              <w:bottom w:val="dotted" w:sz="4" w:space="0" w:color="auto"/>
              <w:right w:val="single" w:sz="4" w:space="0" w:color="auto"/>
            </w:tcBorders>
            <w:shd w:val="clear" w:color="000000" w:fill="FFE699"/>
            <w:vAlign w:val="center"/>
            <w:hideMark/>
            <w:tcPrChange w:id="53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A68CA3F"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61836C4C" w14:textId="77777777" w:rsidTr="00AD204B">
        <w:trPr>
          <w:trHeight w:val="288"/>
          <w:trPrChange w:id="53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3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1DC08E9C"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4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F2BC51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42</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4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D3616EB"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6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4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F1A1B80" w14:textId="0E364358" w:rsidR="00D22E28" w:rsidRPr="00486553" w:rsidRDefault="00446D5A" w:rsidP="00AD204B">
            <w:pPr>
              <w:spacing w:after="0"/>
              <w:jc w:val="center"/>
              <w:rPr>
                <w:rFonts w:ascii="Calibri" w:eastAsia="Times New Roman" w:hAnsi="Calibri" w:cs="Times New Roman"/>
                <w:color w:val="000000"/>
                <w:sz w:val="18"/>
              </w:rPr>
            </w:pPr>
            <w:ins w:id="543" w:author="Della Faille Philippe" w:date="2019-07-09T14:36:00Z">
              <w:r>
                <w:rPr>
                  <w:rFonts w:ascii="Calibri" w:eastAsia="Times New Roman" w:hAnsi="Calibri" w:cs="Times New Roman"/>
                  <w:color w:val="000000"/>
                  <w:sz w:val="18"/>
                </w:rPr>
                <w:t>byte</w:t>
              </w:r>
            </w:ins>
            <w:del w:id="54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4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79DC71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4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AEB325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43</w:t>
            </w:r>
          </w:p>
        </w:tc>
        <w:tc>
          <w:tcPr>
            <w:tcW w:w="3646" w:type="dxa"/>
            <w:tcBorders>
              <w:top w:val="nil"/>
              <w:left w:val="nil"/>
              <w:bottom w:val="dotted" w:sz="4" w:space="0" w:color="auto"/>
              <w:right w:val="single" w:sz="4" w:space="0" w:color="auto"/>
            </w:tcBorders>
            <w:shd w:val="clear" w:color="000000" w:fill="FFE699"/>
            <w:vAlign w:val="center"/>
            <w:hideMark/>
            <w:tcPrChange w:id="54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4BF718E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C0B9DDC" w14:textId="77777777" w:rsidTr="00AD204B">
        <w:trPr>
          <w:trHeight w:val="288"/>
          <w:trPrChange w:id="54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4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09DE8EA8"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5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A137DD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43</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5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8CFDE3A"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7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5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98D1C3A" w14:textId="0A0E893D" w:rsidR="00D22E28" w:rsidRPr="00486553" w:rsidRDefault="00446D5A" w:rsidP="00AD204B">
            <w:pPr>
              <w:spacing w:after="0"/>
              <w:jc w:val="center"/>
              <w:rPr>
                <w:rFonts w:ascii="Calibri" w:eastAsia="Times New Roman" w:hAnsi="Calibri" w:cs="Times New Roman"/>
                <w:color w:val="000000"/>
                <w:sz w:val="18"/>
              </w:rPr>
            </w:pPr>
            <w:ins w:id="553" w:author="Della Faille Philippe" w:date="2019-07-09T14:36:00Z">
              <w:r>
                <w:rPr>
                  <w:rFonts w:ascii="Calibri" w:eastAsia="Times New Roman" w:hAnsi="Calibri" w:cs="Times New Roman"/>
                  <w:color w:val="000000"/>
                  <w:sz w:val="18"/>
                </w:rPr>
                <w:t>byte</w:t>
              </w:r>
            </w:ins>
            <w:del w:id="554" w:author="Della Faille Philippe" w:date="2019-07-09T14:36: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5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580D00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5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9B8CF2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44</w:t>
            </w:r>
          </w:p>
        </w:tc>
        <w:tc>
          <w:tcPr>
            <w:tcW w:w="3646" w:type="dxa"/>
            <w:tcBorders>
              <w:top w:val="nil"/>
              <w:left w:val="nil"/>
              <w:bottom w:val="dotted" w:sz="4" w:space="0" w:color="auto"/>
              <w:right w:val="single" w:sz="4" w:space="0" w:color="auto"/>
            </w:tcBorders>
            <w:shd w:val="clear" w:color="000000" w:fill="FFE699"/>
            <w:vAlign w:val="center"/>
            <w:hideMark/>
            <w:tcPrChange w:id="55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1EF7FEE"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C40861F" w14:textId="77777777" w:rsidTr="00AD204B">
        <w:trPr>
          <w:trHeight w:val="288"/>
          <w:trPrChange w:id="55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5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4B3D6F0"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6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249A31C"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6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E032EA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8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6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B20BEF0" w14:textId="58480507" w:rsidR="00D22E28" w:rsidRPr="00486553" w:rsidRDefault="00446D5A" w:rsidP="00AD204B">
            <w:pPr>
              <w:spacing w:after="0"/>
              <w:jc w:val="center"/>
              <w:rPr>
                <w:rFonts w:ascii="Calibri" w:eastAsia="Times New Roman" w:hAnsi="Calibri" w:cs="Times New Roman"/>
                <w:color w:val="000000"/>
                <w:sz w:val="18"/>
              </w:rPr>
            </w:pPr>
            <w:ins w:id="563" w:author="Della Faille Philippe" w:date="2019-07-09T14:37:00Z">
              <w:r>
                <w:rPr>
                  <w:rFonts w:ascii="Calibri" w:eastAsia="Times New Roman" w:hAnsi="Calibri" w:cs="Times New Roman"/>
                  <w:color w:val="000000"/>
                  <w:sz w:val="18"/>
                </w:rPr>
                <w:t>byte</w:t>
              </w:r>
            </w:ins>
            <w:del w:id="56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6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249DEF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6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6FBAB9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45</w:t>
            </w:r>
          </w:p>
        </w:tc>
        <w:tc>
          <w:tcPr>
            <w:tcW w:w="3646" w:type="dxa"/>
            <w:tcBorders>
              <w:top w:val="nil"/>
              <w:left w:val="nil"/>
              <w:bottom w:val="dotted" w:sz="4" w:space="0" w:color="auto"/>
              <w:right w:val="single" w:sz="4" w:space="0" w:color="auto"/>
            </w:tcBorders>
            <w:shd w:val="clear" w:color="000000" w:fill="FFE699"/>
            <w:vAlign w:val="center"/>
            <w:hideMark/>
            <w:tcPrChange w:id="56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3FF244A7"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797B80FF" w14:textId="77777777" w:rsidTr="00AD204B">
        <w:trPr>
          <w:trHeight w:val="288"/>
          <w:trPrChange w:id="56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6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26629BA"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7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45BB5F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45</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7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D5F8B35"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9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7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56C53FB" w14:textId="196798C3" w:rsidR="00D22E28" w:rsidRPr="00486553" w:rsidRDefault="00446D5A" w:rsidP="00AD204B">
            <w:pPr>
              <w:spacing w:after="0"/>
              <w:jc w:val="center"/>
              <w:rPr>
                <w:rFonts w:ascii="Calibri" w:eastAsia="Times New Roman" w:hAnsi="Calibri" w:cs="Times New Roman"/>
                <w:color w:val="000000"/>
                <w:sz w:val="18"/>
              </w:rPr>
            </w:pPr>
            <w:ins w:id="573" w:author="Della Faille Philippe" w:date="2019-07-09T14:37:00Z">
              <w:r>
                <w:rPr>
                  <w:rFonts w:ascii="Calibri" w:eastAsia="Times New Roman" w:hAnsi="Calibri" w:cs="Times New Roman"/>
                  <w:color w:val="000000"/>
                  <w:sz w:val="18"/>
                </w:rPr>
                <w:t>byte</w:t>
              </w:r>
            </w:ins>
            <w:del w:id="57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7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7DEBB53"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7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06C50B4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46</w:t>
            </w:r>
          </w:p>
        </w:tc>
        <w:tc>
          <w:tcPr>
            <w:tcW w:w="3646" w:type="dxa"/>
            <w:tcBorders>
              <w:top w:val="nil"/>
              <w:left w:val="nil"/>
              <w:bottom w:val="dotted" w:sz="4" w:space="0" w:color="auto"/>
              <w:right w:val="single" w:sz="4" w:space="0" w:color="auto"/>
            </w:tcBorders>
            <w:shd w:val="clear" w:color="000000" w:fill="FFE699"/>
            <w:vAlign w:val="center"/>
            <w:hideMark/>
            <w:tcPrChange w:id="57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04EC8D5"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F402F94" w14:textId="77777777" w:rsidTr="00AD204B">
        <w:trPr>
          <w:trHeight w:val="288"/>
          <w:trPrChange w:id="57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7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1210ACE0"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8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4C4D92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46</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8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ECA92F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10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8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C74EE9D" w14:textId="0F039EE6" w:rsidR="00D22E28" w:rsidRPr="00486553" w:rsidRDefault="00446D5A" w:rsidP="00AD204B">
            <w:pPr>
              <w:spacing w:after="0"/>
              <w:jc w:val="center"/>
              <w:rPr>
                <w:rFonts w:ascii="Calibri" w:eastAsia="Times New Roman" w:hAnsi="Calibri" w:cs="Times New Roman"/>
                <w:color w:val="000000"/>
                <w:sz w:val="18"/>
              </w:rPr>
            </w:pPr>
            <w:ins w:id="583" w:author="Della Faille Philippe" w:date="2019-07-09T14:37:00Z">
              <w:r>
                <w:rPr>
                  <w:rFonts w:ascii="Calibri" w:eastAsia="Times New Roman" w:hAnsi="Calibri" w:cs="Times New Roman"/>
                  <w:color w:val="000000"/>
                  <w:sz w:val="18"/>
                </w:rPr>
                <w:t>byte</w:t>
              </w:r>
            </w:ins>
            <w:del w:id="58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8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CF2D18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8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A5E0A3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47</w:t>
            </w:r>
          </w:p>
        </w:tc>
        <w:tc>
          <w:tcPr>
            <w:tcW w:w="3646" w:type="dxa"/>
            <w:tcBorders>
              <w:top w:val="nil"/>
              <w:left w:val="nil"/>
              <w:bottom w:val="dotted" w:sz="4" w:space="0" w:color="auto"/>
              <w:right w:val="single" w:sz="4" w:space="0" w:color="auto"/>
            </w:tcBorders>
            <w:shd w:val="clear" w:color="000000" w:fill="FFE699"/>
            <w:vAlign w:val="center"/>
            <w:hideMark/>
            <w:tcPrChange w:id="58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4BB4482"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3874E120" w14:textId="77777777" w:rsidTr="00AD204B">
        <w:trPr>
          <w:trHeight w:val="288"/>
          <w:trPrChange w:id="58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8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C6E2072"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59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7DFB3E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47</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59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C05230C"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11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59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C1E4872" w14:textId="31DC8645" w:rsidR="00D22E28" w:rsidRPr="00486553" w:rsidRDefault="00446D5A" w:rsidP="00AD204B">
            <w:pPr>
              <w:spacing w:after="0"/>
              <w:jc w:val="center"/>
              <w:rPr>
                <w:rFonts w:ascii="Calibri" w:eastAsia="Times New Roman" w:hAnsi="Calibri" w:cs="Times New Roman"/>
                <w:color w:val="000000"/>
                <w:sz w:val="18"/>
              </w:rPr>
            </w:pPr>
            <w:ins w:id="593" w:author="Della Faille Philippe" w:date="2019-07-09T14:37:00Z">
              <w:r>
                <w:rPr>
                  <w:rFonts w:ascii="Calibri" w:eastAsia="Times New Roman" w:hAnsi="Calibri" w:cs="Times New Roman"/>
                  <w:color w:val="000000"/>
                  <w:sz w:val="18"/>
                </w:rPr>
                <w:t>byte</w:t>
              </w:r>
            </w:ins>
            <w:del w:id="59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59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0CE030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59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A56CD35"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48</w:t>
            </w:r>
          </w:p>
        </w:tc>
        <w:tc>
          <w:tcPr>
            <w:tcW w:w="3646" w:type="dxa"/>
            <w:tcBorders>
              <w:top w:val="nil"/>
              <w:left w:val="nil"/>
              <w:bottom w:val="dotted" w:sz="4" w:space="0" w:color="auto"/>
              <w:right w:val="single" w:sz="4" w:space="0" w:color="auto"/>
            </w:tcBorders>
            <w:shd w:val="clear" w:color="000000" w:fill="FFE699"/>
            <w:vAlign w:val="center"/>
            <w:hideMark/>
            <w:tcPrChange w:id="59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0F0B1D6F"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A7F2761" w14:textId="77777777" w:rsidTr="00AD204B">
        <w:trPr>
          <w:trHeight w:val="288"/>
          <w:trPrChange w:id="59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59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6ED4C22"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0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88EA77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48</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0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3BA73E3"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12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0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2FCC381" w14:textId="04B76560" w:rsidR="00D22E28" w:rsidRPr="00486553" w:rsidRDefault="00446D5A" w:rsidP="00AD204B">
            <w:pPr>
              <w:spacing w:after="0"/>
              <w:jc w:val="center"/>
              <w:rPr>
                <w:rFonts w:ascii="Calibri" w:eastAsia="Times New Roman" w:hAnsi="Calibri" w:cs="Times New Roman"/>
                <w:color w:val="000000"/>
                <w:sz w:val="18"/>
              </w:rPr>
            </w:pPr>
            <w:ins w:id="603" w:author="Della Faille Philippe" w:date="2019-07-09T14:37:00Z">
              <w:r>
                <w:rPr>
                  <w:rFonts w:ascii="Calibri" w:eastAsia="Times New Roman" w:hAnsi="Calibri" w:cs="Times New Roman"/>
                  <w:color w:val="000000"/>
                  <w:sz w:val="18"/>
                </w:rPr>
                <w:t>byte</w:t>
              </w:r>
            </w:ins>
            <w:del w:id="60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0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5E4DEE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60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28479F0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49</w:t>
            </w:r>
          </w:p>
        </w:tc>
        <w:tc>
          <w:tcPr>
            <w:tcW w:w="3646" w:type="dxa"/>
            <w:tcBorders>
              <w:top w:val="nil"/>
              <w:left w:val="nil"/>
              <w:bottom w:val="dotted" w:sz="4" w:space="0" w:color="auto"/>
              <w:right w:val="single" w:sz="4" w:space="0" w:color="auto"/>
            </w:tcBorders>
            <w:shd w:val="clear" w:color="000000" w:fill="FFE699"/>
            <w:vAlign w:val="center"/>
            <w:hideMark/>
            <w:tcPrChange w:id="60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EADBED7"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D519CB6" w14:textId="77777777" w:rsidTr="00AD204B">
        <w:trPr>
          <w:trHeight w:val="288"/>
          <w:trPrChange w:id="60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60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0B1695F3"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1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C83395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49</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1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13C4D1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13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1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1166876F" w14:textId="241E4154" w:rsidR="00D22E28" w:rsidRPr="00486553" w:rsidRDefault="00446D5A" w:rsidP="00AD204B">
            <w:pPr>
              <w:spacing w:after="0"/>
              <w:jc w:val="center"/>
              <w:rPr>
                <w:rFonts w:ascii="Calibri" w:eastAsia="Times New Roman" w:hAnsi="Calibri" w:cs="Times New Roman"/>
                <w:color w:val="000000"/>
                <w:sz w:val="18"/>
              </w:rPr>
            </w:pPr>
            <w:ins w:id="613" w:author="Della Faille Philippe" w:date="2019-07-09T14:37:00Z">
              <w:r>
                <w:rPr>
                  <w:rFonts w:ascii="Calibri" w:eastAsia="Times New Roman" w:hAnsi="Calibri" w:cs="Times New Roman"/>
                  <w:color w:val="000000"/>
                  <w:sz w:val="18"/>
                </w:rPr>
                <w:t>byte</w:t>
              </w:r>
            </w:ins>
            <w:del w:id="61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1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5666E84"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61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65AA727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50</w:t>
            </w:r>
          </w:p>
        </w:tc>
        <w:tc>
          <w:tcPr>
            <w:tcW w:w="3646" w:type="dxa"/>
            <w:tcBorders>
              <w:top w:val="nil"/>
              <w:left w:val="nil"/>
              <w:bottom w:val="dotted" w:sz="4" w:space="0" w:color="auto"/>
              <w:right w:val="single" w:sz="4" w:space="0" w:color="auto"/>
            </w:tcBorders>
            <w:shd w:val="clear" w:color="000000" w:fill="FFE699"/>
            <w:vAlign w:val="center"/>
            <w:hideMark/>
            <w:tcPrChange w:id="61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56F698D2"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79561909" w14:textId="77777777" w:rsidTr="00AD204B">
        <w:trPr>
          <w:trHeight w:val="288"/>
          <w:trPrChange w:id="61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61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EF5C596"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2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5A9F2A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50</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2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3CF688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14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2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6E9FE26" w14:textId="4C0282D2" w:rsidR="00D22E28" w:rsidRPr="00486553" w:rsidRDefault="00446D5A" w:rsidP="00AD204B">
            <w:pPr>
              <w:spacing w:after="0"/>
              <w:jc w:val="center"/>
              <w:rPr>
                <w:rFonts w:ascii="Calibri" w:eastAsia="Times New Roman" w:hAnsi="Calibri" w:cs="Times New Roman"/>
                <w:color w:val="000000"/>
                <w:sz w:val="18"/>
              </w:rPr>
            </w:pPr>
            <w:ins w:id="623" w:author="Della Faille Philippe" w:date="2019-07-09T14:37:00Z">
              <w:r>
                <w:rPr>
                  <w:rFonts w:ascii="Calibri" w:eastAsia="Times New Roman" w:hAnsi="Calibri" w:cs="Times New Roman"/>
                  <w:color w:val="000000"/>
                  <w:sz w:val="18"/>
                </w:rPr>
                <w:t>byte</w:t>
              </w:r>
            </w:ins>
            <w:del w:id="62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2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9C7E25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62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44437BC6"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51</w:t>
            </w:r>
          </w:p>
        </w:tc>
        <w:tc>
          <w:tcPr>
            <w:tcW w:w="3646" w:type="dxa"/>
            <w:tcBorders>
              <w:top w:val="nil"/>
              <w:left w:val="nil"/>
              <w:bottom w:val="dotted" w:sz="4" w:space="0" w:color="auto"/>
              <w:right w:val="single" w:sz="4" w:space="0" w:color="auto"/>
            </w:tcBorders>
            <w:shd w:val="clear" w:color="000000" w:fill="FFE699"/>
            <w:vAlign w:val="center"/>
            <w:hideMark/>
            <w:tcPrChange w:id="62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6BF0360A"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271754EF" w14:textId="77777777" w:rsidTr="00AD204B">
        <w:trPr>
          <w:trHeight w:val="288"/>
          <w:trPrChange w:id="62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62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70B74C3"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3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D8B5ED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51</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3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6C23DA4"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15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3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4C386C2" w14:textId="75F01A24" w:rsidR="00D22E28" w:rsidRPr="00486553" w:rsidRDefault="00446D5A" w:rsidP="00AD204B">
            <w:pPr>
              <w:spacing w:after="0"/>
              <w:jc w:val="center"/>
              <w:rPr>
                <w:rFonts w:ascii="Calibri" w:eastAsia="Times New Roman" w:hAnsi="Calibri" w:cs="Times New Roman"/>
                <w:color w:val="000000"/>
                <w:sz w:val="18"/>
              </w:rPr>
            </w:pPr>
            <w:ins w:id="633" w:author="Della Faille Philippe" w:date="2019-07-09T14:37:00Z">
              <w:r>
                <w:rPr>
                  <w:rFonts w:ascii="Calibri" w:eastAsia="Times New Roman" w:hAnsi="Calibri" w:cs="Times New Roman"/>
                  <w:color w:val="000000"/>
                  <w:sz w:val="18"/>
                </w:rPr>
                <w:t>byte</w:t>
              </w:r>
            </w:ins>
            <w:del w:id="63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3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6C15939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63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2CB32BD"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52</w:t>
            </w:r>
          </w:p>
        </w:tc>
        <w:tc>
          <w:tcPr>
            <w:tcW w:w="3646" w:type="dxa"/>
            <w:tcBorders>
              <w:top w:val="nil"/>
              <w:left w:val="nil"/>
              <w:bottom w:val="dotted" w:sz="4" w:space="0" w:color="auto"/>
              <w:right w:val="single" w:sz="4" w:space="0" w:color="auto"/>
            </w:tcBorders>
            <w:shd w:val="clear" w:color="000000" w:fill="FFE699"/>
            <w:vAlign w:val="center"/>
            <w:hideMark/>
            <w:tcPrChange w:id="63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1866495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4BD5FD81" w14:textId="77777777" w:rsidTr="00AD204B">
        <w:trPr>
          <w:trHeight w:val="288"/>
          <w:trPrChange w:id="638" w:author="Della Faille Philippe" w:date="2019-07-09T16:54:00Z">
            <w:trPr>
              <w:trHeight w:val="288"/>
            </w:trPr>
          </w:trPrChange>
        </w:trPr>
        <w:tc>
          <w:tcPr>
            <w:tcW w:w="980" w:type="dxa"/>
            <w:vMerge/>
            <w:tcBorders>
              <w:top w:val="nil"/>
              <w:left w:val="single" w:sz="4" w:space="0" w:color="auto"/>
              <w:bottom w:val="nil"/>
              <w:right w:val="single" w:sz="4" w:space="0" w:color="auto"/>
            </w:tcBorders>
            <w:vAlign w:val="center"/>
            <w:hideMark/>
            <w:tcPrChange w:id="63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45222A9E"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4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4AC9C86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52</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4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A1A5C4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16 reset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4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05209F9" w14:textId="54BEF9A6" w:rsidR="00D22E28" w:rsidRPr="00486553" w:rsidRDefault="00446D5A" w:rsidP="00AD204B">
            <w:pPr>
              <w:spacing w:after="0"/>
              <w:jc w:val="center"/>
              <w:rPr>
                <w:rFonts w:ascii="Calibri" w:eastAsia="Times New Roman" w:hAnsi="Calibri" w:cs="Times New Roman"/>
                <w:color w:val="000000"/>
                <w:sz w:val="18"/>
              </w:rPr>
            </w:pPr>
            <w:ins w:id="643" w:author="Della Faille Philippe" w:date="2019-07-09T14:37:00Z">
              <w:r>
                <w:rPr>
                  <w:rFonts w:ascii="Calibri" w:eastAsia="Times New Roman" w:hAnsi="Calibri" w:cs="Times New Roman"/>
                  <w:color w:val="000000"/>
                  <w:sz w:val="18"/>
                </w:rPr>
                <w:t>byte</w:t>
              </w:r>
            </w:ins>
            <w:del w:id="644" w:author="Della Faille Philippe" w:date="2019-07-09T14:37:00Z">
              <w:r w:rsidR="00D22E28" w:rsidRPr="00486553" w:rsidDel="00446D5A">
                <w:rPr>
                  <w:rFonts w:ascii="Calibri" w:eastAsia="Times New Roman" w:hAnsi="Calibri" w:cs="Times New Roman"/>
                  <w:color w:val="000000"/>
                  <w:sz w:val="18"/>
                </w:rPr>
                <w:delText>usint</w:delText>
              </w:r>
            </w:del>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45"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6555F9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1</w:t>
            </w:r>
          </w:p>
        </w:tc>
        <w:tc>
          <w:tcPr>
            <w:tcW w:w="893" w:type="dxa"/>
            <w:tcBorders>
              <w:top w:val="nil"/>
              <w:left w:val="nil"/>
              <w:bottom w:val="dotted" w:sz="4" w:space="0" w:color="auto"/>
              <w:right w:val="single" w:sz="4" w:space="0" w:color="auto"/>
            </w:tcBorders>
            <w:shd w:val="clear" w:color="000000" w:fill="FFE699"/>
            <w:noWrap/>
            <w:vAlign w:val="center"/>
            <w:hideMark/>
            <w:tcPrChange w:id="646"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143FE371"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53</w:t>
            </w:r>
          </w:p>
        </w:tc>
        <w:tc>
          <w:tcPr>
            <w:tcW w:w="3646" w:type="dxa"/>
            <w:tcBorders>
              <w:top w:val="nil"/>
              <w:left w:val="nil"/>
              <w:bottom w:val="dotted" w:sz="4" w:space="0" w:color="auto"/>
              <w:right w:val="single" w:sz="4" w:space="0" w:color="auto"/>
            </w:tcBorders>
            <w:shd w:val="clear" w:color="000000" w:fill="FFE699"/>
            <w:vAlign w:val="center"/>
            <w:hideMark/>
            <w:tcPrChange w:id="647"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72052E81"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same as SSM1 reset request</w:t>
            </w:r>
          </w:p>
        </w:tc>
      </w:tr>
      <w:tr w:rsidR="00D22E28" w:rsidRPr="00486553" w14:paraId="182F9113" w14:textId="77777777" w:rsidTr="00AD204B">
        <w:trPr>
          <w:trHeight w:val="1440"/>
          <w:trPrChange w:id="648" w:author="Della Faille Philippe" w:date="2019-07-09T16:54:00Z">
            <w:trPr>
              <w:trHeight w:val="1440"/>
            </w:trPr>
          </w:trPrChange>
        </w:trPr>
        <w:tc>
          <w:tcPr>
            <w:tcW w:w="980" w:type="dxa"/>
            <w:vMerge/>
            <w:tcBorders>
              <w:top w:val="nil"/>
              <w:left w:val="single" w:sz="4" w:space="0" w:color="auto"/>
              <w:bottom w:val="nil"/>
              <w:right w:val="single" w:sz="4" w:space="0" w:color="auto"/>
            </w:tcBorders>
            <w:vAlign w:val="center"/>
            <w:hideMark/>
            <w:tcPrChange w:id="649"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6B6B1467"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50"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5FAABC2"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53</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51"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C9BDA2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sanity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52"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20D48F1" w14:textId="12336F36"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u</w:t>
            </w:r>
            <w:ins w:id="653" w:author="Della Faille Philippe" w:date="2019-07-09T14:37:00Z">
              <w:r w:rsidR="00446D5A">
                <w:rPr>
                  <w:rFonts w:ascii="Calibri" w:eastAsia="Times New Roman" w:hAnsi="Calibri" w:cs="Times New Roman"/>
                  <w:color w:val="000000"/>
                  <w:sz w:val="18"/>
                </w:rPr>
                <w:t>i</w:t>
              </w:r>
            </w:ins>
            <w:del w:id="654" w:author="Della Faille Philippe" w:date="2019-07-09T14:37:00Z">
              <w:r w:rsidRPr="00486553" w:rsidDel="00446D5A">
                <w:rPr>
                  <w:rFonts w:ascii="Calibri" w:eastAsia="Times New Roman" w:hAnsi="Calibri" w:cs="Times New Roman"/>
                  <w:color w:val="000000"/>
                  <w:sz w:val="18"/>
                </w:rPr>
                <w:delText>si</w:delText>
              </w:r>
            </w:del>
            <w:r w:rsidRPr="00486553">
              <w:rPr>
                <w:rFonts w:ascii="Calibri" w:eastAsia="Times New Roman" w:hAnsi="Calibri" w:cs="Times New Roman"/>
                <w:color w:val="000000"/>
                <w:sz w:val="18"/>
              </w:rPr>
              <w:t>nt</w:t>
            </w:r>
            <w:ins w:id="655" w:author="Della Faille Philippe" w:date="2019-07-09T14:37:00Z">
              <w:r w:rsidR="00446D5A">
                <w:rPr>
                  <w:rFonts w:ascii="Calibri" w:eastAsia="Times New Roman" w:hAnsi="Calibri" w:cs="Times New Roman"/>
                  <w:color w:val="000000"/>
                  <w:sz w:val="18"/>
                </w:rPr>
                <w:t>16</w:t>
              </w:r>
            </w:ins>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56"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52B3E458"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893" w:type="dxa"/>
            <w:tcBorders>
              <w:top w:val="nil"/>
              <w:left w:val="nil"/>
              <w:bottom w:val="dotted" w:sz="4" w:space="0" w:color="auto"/>
              <w:right w:val="single" w:sz="4" w:space="0" w:color="auto"/>
            </w:tcBorders>
            <w:shd w:val="clear" w:color="000000" w:fill="FFE699"/>
            <w:noWrap/>
            <w:vAlign w:val="center"/>
            <w:hideMark/>
            <w:tcPrChange w:id="657" w:author="Della Faille Philippe" w:date="2019-07-09T16:54:00Z">
              <w:tcPr>
                <w:tcW w:w="893" w:type="dxa"/>
                <w:tcBorders>
                  <w:top w:val="nil"/>
                  <w:left w:val="nil"/>
                  <w:bottom w:val="dotted" w:sz="4" w:space="0" w:color="auto"/>
                  <w:right w:val="single" w:sz="4" w:space="0" w:color="auto"/>
                </w:tcBorders>
                <w:shd w:val="clear" w:color="000000" w:fill="FFE699"/>
                <w:noWrap/>
                <w:vAlign w:val="center"/>
                <w:hideMark/>
              </w:tcPr>
            </w:tcPrChange>
          </w:tcPr>
          <w:p w14:paraId="5A4BF6E9"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54</w:t>
            </w:r>
          </w:p>
        </w:tc>
        <w:tc>
          <w:tcPr>
            <w:tcW w:w="3646" w:type="dxa"/>
            <w:tcBorders>
              <w:top w:val="nil"/>
              <w:left w:val="nil"/>
              <w:bottom w:val="dotted" w:sz="4" w:space="0" w:color="auto"/>
              <w:right w:val="single" w:sz="4" w:space="0" w:color="auto"/>
            </w:tcBorders>
            <w:shd w:val="clear" w:color="000000" w:fill="FFE699"/>
            <w:vAlign w:val="center"/>
            <w:hideMark/>
            <w:tcPrChange w:id="658" w:author="Della Faille Philippe" w:date="2019-07-09T16:54:00Z">
              <w:tcPr>
                <w:tcW w:w="3646" w:type="dxa"/>
                <w:tcBorders>
                  <w:top w:val="nil"/>
                  <w:left w:val="nil"/>
                  <w:bottom w:val="dotted" w:sz="4" w:space="0" w:color="auto"/>
                  <w:right w:val="single" w:sz="4" w:space="0" w:color="auto"/>
                </w:tcBorders>
                <w:shd w:val="clear" w:color="000000" w:fill="FFE699"/>
                <w:vAlign w:val="center"/>
                <w:hideMark/>
              </w:tcPr>
            </w:tcPrChange>
          </w:tcPr>
          <w:p w14:paraId="2F4C2B8D"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SSM 1 sanity request</w:t>
            </w:r>
            <w:r w:rsidRPr="00486553">
              <w:rPr>
                <w:rFonts w:ascii="Calibri" w:eastAsia="Times New Roman" w:hAnsi="Calibri" w:cs="Times New Roman"/>
                <w:color w:val="000000"/>
                <w:sz w:val="18"/>
              </w:rPr>
              <w:br/>
              <w:t>bit 1 : SSM 2 sanity request</w:t>
            </w:r>
            <w:r w:rsidRPr="00486553">
              <w:rPr>
                <w:rFonts w:ascii="Calibri" w:eastAsia="Times New Roman" w:hAnsi="Calibri" w:cs="Times New Roman"/>
                <w:color w:val="000000"/>
                <w:sz w:val="18"/>
              </w:rPr>
              <w:br/>
              <w:t>…</w:t>
            </w:r>
            <w:r w:rsidRPr="00486553">
              <w:rPr>
                <w:rFonts w:ascii="Calibri" w:eastAsia="Times New Roman" w:hAnsi="Calibri" w:cs="Times New Roman"/>
                <w:color w:val="000000"/>
                <w:sz w:val="18"/>
              </w:rPr>
              <w:br/>
              <w:t>bit 15 : SSM 16 sanity request</w:t>
            </w:r>
          </w:p>
        </w:tc>
      </w:tr>
      <w:tr w:rsidR="00D22E28" w:rsidRPr="00486553" w14:paraId="2A687366" w14:textId="77777777" w:rsidTr="00AD204B">
        <w:trPr>
          <w:trHeight w:val="1440"/>
          <w:trPrChange w:id="659" w:author="Della Faille Philippe" w:date="2019-07-09T16:54:00Z">
            <w:trPr>
              <w:trHeight w:val="1440"/>
            </w:trPr>
          </w:trPrChange>
        </w:trPr>
        <w:tc>
          <w:tcPr>
            <w:tcW w:w="980" w:type="dxa"/>
            <w:vMerge/>
            <w:tcBorders>
              <w:top w:val="nil"/>
              <w:left w:val="single" w:sz="4" w:space="0" w:color="auto"/>
              <w:bottom w:val="nil"/>
              <w:right w:val="single" w:sz="4" w:space="0" w:color="auto"/>
            </w:tcBorders>
            <w:vAlign w:val="center"/>
            <w:hideMark/>
            <w:tcPrChange w:id="660" w:author="Della Faille Philippe" w:date="2019-07-09T16:54:00Z">
              <w:tcPr>
                <w:tcW w:w="980" w:type="dxa"/>
                <w:vMerge/>
                <w:tcBorders>
                  <w:top w:val="nil"/>
                  <w:left w:val="single" w:sz="4" w:space="0" w:color="auto"/>
                  <w:bottom w:val="nil"/>
                  <w:right w:val="single" w:sz="4" w:space="0" w:color="auto"/>
                </w:tcBorders>
                <w:vAlign w:val="center"/>
                <w:hideMark/>
              </w:tcPr>
            </w:tcPrChange>
          </w:tcPr>
          <w:p w14:paraId="73DD3900" w14:textId="77777777" w:rsidR="00D22E28" w:rsidRPr="00486553" w:rsidRDefault="00D22E28" w:rsidP="00AD204B">
            <w:pPr>
              <w:spacing w:after="0"/>
              <w:jc w:val="left"/>
              <w:rPr>
                <w:rFonts w:ascii="Calibri" w:eastAsia="Times New Roman" w:hAnsi="Calibri" w:cs="Times New Roman"/>
                <w:b/>
                <w:bCs/>
                <w:color w:val="000000"/>
                <w:sz w:val="18"/>
                <w:szCs w:val="28"/>
              </w:rPr>
            </w:pPr>
          </w:p>
        </w:tc>
        <w:tc>
          <w:tcPr>
            <w:tcW w:w="661" w:type="dxa"/>
            <w:tcBorders>
              <w:top w:val="dotted" w:sz="4" w:space="0" w:color="auto"/>
              <w:left w:val="nil"/>
              <w:bottom w:val="single" w:sz="4" w:space="0" w:color="auto"/>
              <w:right w:val="single" w:sz="4" w:space="0" w:color="auto"/>
            </w:tcBorders>
            <w:shd w:val="clear" w:color="000000" w:fill="FFE699"/>
            <w:noWrap/>
            <w:vAlign w:val="center"/>
            <w:hideMark/>
            <w:tcPrChange w:id="661" w:author="Della Faille Philippe" w:date="2019-07-09T16:54:00Z">
              <w:tcPr>
                <w:tcW w:w="661"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08E0B08F"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54</w:t>
            </w:r>
          </w:p>
        </w:tc>
        <w:tc>
          <w:tcPr>
            <w:tcW w:w="1903" w:type="dxa"/>
            <w:tcBorders>
              <w:top w:val="dotted" w:sz="4" w:space="0" w:color="auto"/>
              <w:left w:val="nil"/>
              <w:bottom w:val="single" w:sz="4" w:space="0" w:color="auto"/>
              <w:right w:val="single" w:sz="4" w:space="0" w:color="auto"/>
            </w:tcBorders>
            <w:shd w:val="clear" w:color="000000" w:fill="FFE699"/>
            <w:noWrap/>
            <w:vAlign w:val="center"/>
            <w:hideMark/>
            <w:tcPrChange w:id="662" w:author="Della Faille Philippe" w:date="2019-07-09T16:54:00Z">
              <w:tcPr>
                <w:tcW w:w="1903"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2EE225A8"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SSM flow request</w:t>
            </w:r>
          </w:p>
        </w:tc>
        <w:tc>
          <w:tcPr>
            <w:tcW w:w="1956" w:type="dxa"/>
            <w:tcBorders>
              <w:top w:val="dotted" w:sz="4" w:space="0" w:color="auto"/>
              <w:left w:val="nil"/>
              <w:bottom w:val="single" w:sz="4" w:space="0" w:color="auto"/>
              <w:right w:val="single" w:sz="4" w:space="0" w:color="auto"/>
            </w:tcBorders>
            <w:shd w:val="clear" w:color="000000" w:fill="FFE699"/>
            <w:noWrap/>
            <w:vAlign w:val="center"/>
            <w:hideMark/>
            <w:tcPrChange w:id="663" w:author="Della Faille Philippe" w:date="2019-07-09T16:54:00Z">
              <w:tcPr>
                <w:tcW w:w="667"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34CB715A" w14:textId="1EDC06A8"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u</w:t>
            </w:r>
            <w:del w:id="664" w:author="Della Faille Philippe" w:date="2019-07-09T14:37:00Z">
              <w:r w:rsidRPr="00486553" w:rsidDel="00446D5A">
                <w:rPr>
                  <w:rFonts w:ascii="Calibri" w:eastAsia="Times New Roman" w:hAnsi="Calibri" w:cs="Times New Roman"/>
                  <w:color w:val="000000"/>
                  <w:sz w:val="18"/>
                </w:rPr>
                <w:delText>s</w:delText>
              </w:r>
            </w:del>
            <w:r w:rsidRPr="00486553">
              <w:rPr>
                <w:rFonts w:ascii="Calibri" w:eastAsia="Times New Roman" w:hAnsi="Calibri" w:cs="Times New Roman"/>
                <w:color w:val="000000"/>
                <w:sz w:val="18"/>
              </w:rPr>
              <w:t>int</w:t>
            </w:r>
            <w:ins w:id="665" w:author="Della Faille Philippe" w:date="2019-07-09T14:37:00Z">
              <w:r w:rsidR="00446D5A">
                <w:rPr>
                  <w:rFonts w:ascii="Calibri" w:eastAsia="Times New Roman" w:hAnsi="Calibri" w:cs="Times New Roman"/>
                  <w:color w:val="000000"/>
                  <w:sz w:val="18"/>
                </w:rPr>
                <w:t>16</w:t>
              </w:r>
            </w:ins>
          </w:p>
        </w:tc>
        <w:tc>
          <w:tcPr>
            <w:tcW w:w="844" w:type="dxa"/>
            <w:tcBorders>
              <w:top w:val="dotted" w:sz="4" w:space="0" w:color="auto"/>
              <w:left w:val="nil"/>
              <w:bottom w:val="single" w:sz="4" w:space="0" w:color="auto"/>
              <w:right w:val="single" w:sz="4" w:space="0" w:color="auto"/>
            </w:tcBorders>
            <w:shd w:val="clear" w:color="000000" w:fill="FFE699"/>
            <w:noWrap/>
            <w:vAlign w:val="center"/>
            <w:hideMark/>
            <w:tcPrChange w:id="666" w:author="Della Faille Philippe" w:date="2019-07-09T16:54:00Z">
              <w:tcPr>
                <w:tcW w:w="844" w:type="dxa"/>
                <w:tcBorders>
                  <w:top w:val="dotted" w:sz="4" w:space="0" w:color="auto"/>
                  <w:left w:val="nil"/>
                  <w:bottom w:val="single" w:sz="4" w:space="0" w:color="auto"/>
                  <w:right w:val="single" w:sz="4" w:space="0" w:color="auto"/>
                </w:tcBorders>
                <w:shd w:val="clear" w:color="000000" w:fill="FFE699"/>
                <w:noWrap/>
                <w:vAlign w:val="center"/>
                <w:hideMark/>
              </w:tcPr>
            </w:tcPrChange>
          </w:tcPr>
          <w:p w14:paraId="7BC862E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893" w:type="dxa"/>
            <w:tcBorders>
              <w:top w:val="nil"/>
              <w:left w:val="nil"/>
              <w:bottom w:val="single" w:sz="4" w:space="0" w:color="auto"/>
              <w:right w:val="single" w:sz="4" w:space="0" w:color="auto"/>
            </w:tcBorders>
            <w:shd w:val="clear" w:color="000000" w:fill="FFE699"/>
            <w:noWrap/>
            <w:vAlign w:val="center"/>
            <w:hideMark/>
            <w:tcPrChange w:id="667" w:author="Della Faille Philippe" w:date="2019-07-09T16:54:00Z">
              <w:tcPr>
                <w:tcW w:w="893" w:type="dxa"/>
                <w:tcBorders>
                  <w:top w:val="nil"/>
                  <w:left w:val="nil"/>
                  <w:bottom w:val="single" w:sz="4" w:space="0" w:color="auto"/>
                  <w:right w:val="single" w:sz="4" w:space="0" w:color="auto"/>
                </w:tcBorders>
                <w:shd w:val="clear" w:color="000000" w:fill="FFE699"/>
                <w:noWrap/>
                <w:vAlign w:val="center"/>
                <w:hideMark/>
              </w:tcPr>
            </w:tcPrChange>
          </w:tcPr>
          <w:p w14:paraId="5188517A"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56</w:t>
            </w:r>
          </w:p>
        </w:tc>
        <w:tc>
          <w:tcPr>
            <w:tcW w:w="3646" w:type="dxa"/>
            <w:tcBorders>
              <w:top w:val="nil"/>
              <w:left w:val="nil"/>
              <w:bottom w:val="single" w:sz="4" w:space="0" w:color="auto"/>
              <w:right w:val="single" w:sz="4" w:space="0" w:color="auto"/>
            </w:tcBorders>
            <w:shd w:val="clear" w:color="000000" w:fill="FFE699"/>
            <w:vAlign w:val="center"/>
            <w:hideMark/>
            <w:tcPrChange w:id="668" w:author="Della Faille Philippe" w:date="2019-07-09T16:54:00Z">
              <w:tcPr>
                <w:tcW w:w="3646" w:type="dxa"/>
                <w:tcBorders>
                  <w:top w:val="nil"/>
                  <w:left w:val="nil"/>
                  <w:bottom w:val="single" w:sz="4" w:space="0" w:color="auto"/>
                  <w:right w:val="single" w:sz="4" w:space="0" w:color="auto"/>
                </w:tcBorders>
                <w:shd w:val="clear" w:color="000000" w:fill="FFE699"/>
                <w:vAlign w:val="center"/>
                <w:hideMark/>
              </w:tcPr>
            </w:tcPrChange>
          </w:tcPr>
          <w:p w14:paraId="75AA8976" w14:textId="77777777" w:rsidR="00D22E28" w:rsidRPr="00486553" w:rsidRDefault="00D22E28" w:rsidP="00AD204B">
            <w:pPr>
              <w:spacing w:after="0"/>
              <w:jc w:val="left"/>
              <w:rPr>
                <w:rFonts w:ascii="Calibri" w:eastAsia="Times New Roman" w:hAnsi="Calibri" w:cs="Times New Roman"/>
                <w:color w:val="000000"/>
                <w:sz w:val="18"/>
              </w:rPr>
            </w:pPr>
            <w:proofErr w:type="gramStart"/>
            <w:r w:rsidRPr="00486553">
              <w:rPr>
                <w:rFonts w:ascii="Calibri" w:eastAsia="Times New Roman" w:hAnsi="Calibri" w:cs="Times New Roman"/>
                <w:color w:val="000000"/>
                <w:sz w:val="18"/>
              </w:rPr>
              <w:t>( transition</w:t>
            </w:r>
            <w:proofErr w:type="gramEnd"/>
            <w:r w:rsidRPr="00486553">
              <w:rPr>
                <w:rFonts w:ascii="Calibri" w:eastAsia="Times New Roman" w:hAnsi="Calibri" w:cs="Times New Roman"/>
                <w:color w:val="000000"/>
                <w:sz w:val="18"/>
              </w:rPr>
              <w:t xml:space="preserve"> from 0 to 1)</w:t>
            </w:r>
            <w:r w:rsidRPr="00486553">
              <w:rPr>
                <w:rFonts w:ascii="Calibri" w:eastAsia="Times New Roman" w:hAnsi="Calibri" w:cs="Times New Roman"/>
                <w:color w:val="000000"/>
                <w:sz w:val="18"/>
              </w:rPr>
              <w:br/>
              <w:t>bit 0 : SSM 1 flow request</w:t>
            </w:r>
            <w:r w:rsidRPr="00486553">
              <w:rPr>
                <w:rFonts w:ascii="Calibri" w:eastAsia="Times New Roman" w:hAnsi="Calibri" w:cs="Times New Roman"/>
                <w:color w:val="000000"/>
                <w:sz w:val="18"/>
              </w:rPr>
              <w:br/>
              <w:t>bit 1 : SSM 2 flow request</w:t>
            </w:r>
            <w:r w:rsidRPr="00486553">
              <w:rPr>
                <w:rFonts w:ascii="Calibri" w:eastAsia="Times New Roman" w:hAnsi="Calibri" w:cs="Times New Roman"/>
                <w:color w:val="000000"/>
                <w:sz w:val="18"/>
              </w:rPr>
              <w:br/>
              <w:t>…</w:t>
            </w:r>
            <w:r w:rsidRPr="00486553">
              <w:rPr>
                <w:rFonts w:ascii="Calibri" w:eastAsia="Times New Roman" w:hAnsi="Calibri" w:cs="Times New Roman"/>
                <w:color w:val="000000"/>
                <w:sz w:val="18"/>
              </w:rPr>
              <w:br/>
              <w:t>bit 15 : SSM 16 flow request</w:t>
            </w:r>
          </w:p>
        </w:tc>
      </w:tr>
      <w:tr w:rsidR="00D22E28" w:rsidRPr="00486553" w14:paraId="7EC83968" w14:textId="77777777" w:rsidTr="00AD204B">
        <w:trPr>
          <w:trHeight w:val="288"/>
          <w:trPrChange w:id="669" w:author="Della Faille Philippe" w:date="2019-07-09T16:54:00Z">
            <w:trPr>
              <w:trHeight w:val="288"/>
            </w:trPr>
          </w:trPrChange>
        </w:trPr>
        <w:tc>
          <w:tcPr>
            <w:tcW w:w="98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Change w:id="670" w:author="Della Faille Philippe" w:date="2019-07-09T16:54:00Z">
              <w:tcPr>
                <w:tcW w:w="98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tcPrChange>
          </w:tcPr>
          <w:p w14:paraId="041FC987" w14:textId="77777777" w:rsidR="00D22E28" w:rsidRPr="00486553" w:rsidRDefault="00D22E28" w:rsidP="00AD204B">
            <w:pPr>
              <w:spacing w:after="0"/>
              <w:jc w:val="left"/>
              <w:rPr>
                <w:rFonts w:ascii="Calibri" w:eastAsia="Times New Roman" w:hAnsi="Calibri" w:cs="Times New Roman"/>
                <w:b/>
                <w:bCs/>
                <w:color w:val="000000"/>
                <w:sz w:val="18"/>
              </w:rPr>
            </w:pPr>
            <w:r w:rsidRPr="00486553">
              <w:rPr>
                <w:rFonts w:ascii="Calibri" w:eastAsia="Times New Roman" w:hAnsi="Calibri" w:cs="Times New Roman"/>
                <w:b/>
                <w:bCs/>
                <w:color w:val="000000"/>
                <w:sz w:val="18"/>
              </w:rPr>
              <w:t>GENERAL</w:t>
            </w:r>
          </w:p>
        </w:tc>
        <w:tc>
          <w:tcPr>
            <w:tcW w:w="661" w:type="dxa"/>
            <w:tcBorders>
              <w:top w:val="nil"/>
              <w:left w:val="nil"/>
              <w:bottom w:val="single" w:sz="4" w:space="0" w:color="auto"/>
              <w:right w:val="single" w:sz="4" w:space="0" w:color="auto"/>
            </w:tcBorders>
            <w:shd w:val="clear" w:color="000000" w:fill="A9D08E"/>
            <w:noWrap/>
            <w:vAlign w:val="center"/>
            <w:hideMark/>
            <w:tcPrChange w:id="671" w:author="Della Faille Philippe" w:date="2019-07-09T16:54:00Z">
              <w:tcPr>
                <w:tcW w:w="661" w:type="dxa"/>
                <w:tcBorders>
                  <w:top w:val="nil"/>
                  <w:left w:val="nil"/>
                  <w:bottom w:val="single" w:sz="4" w:space="0" w:color="auto"/>
                  <w:right w:val="single" w:sz="4" w:space="0" w:color="auto"/>
                </w:tcBorders>
                <w:shd w:val="clear" w:color="000000" w:fill="A9D08E"/>
                <w:noWrap/>
                <w:vAlign w:val="center"/>
                <w:hideMark/>
              </w:tcPr>
            </w:tcPrChange>
          </w:tcPr>
          <w:p w14:paraId="5282FFBB"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55</w:t>
            </w:r>
          </w:p>
        </w:tc>
        <w:tc>
          <w:tcPr>
            <w:tcW w:w="1903" w:type="dxa"/>
            <w:tcBorders>
              <w:top w:val="nil"/>
              <w:left w:val="nil"/>
              <w:bottom w:val="single" w:sz="4" w:space="0" w:color="auto"/>
              <w:right w:val="single" w:sz="4" w:space="0" w:color="auto"/>
            </w:tcBorders>
            <w:shd w:val="clear" w:color="000000" w:fill="A9D08E"/>
            <w:noWrap/>
            <w:vAlign w:val="center"/>
            <w:hideMark/>
            <w:tcPrChange w:id="672" w:author="Della Faille Philippe" w:date="2019-07-09T16:54:00Z">
              <w:tcPr>
                <w:tcW w:w="1903" w:type="dxa"/>
                <w:tcBorders>
                  <w:top w:val="nil"/>
                  <w:left w:val="nil"/>
                  <w:bottom w:val="single" w:sz="4" w:space="0" w:color="auto"/>
                  <w:right w:val="single" w:sz="4" w:space="0" w:color="auto"/>
                </w:tcBorders>
                <w:shd w:val="clear" w:color="000000" w:fill="A9D08E"/>
                <w:noWrap/>
                <w:vAlign w:val="center"/>
                <w:hideMark/>
              </w:tcPr>
            </w:tcPrChange>
          </w:tcPr>
          <w:p w14:paraId="069991E9"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Keep alive</w:t>
            </w:r>
          </w:p>
        </w:tc>
        <w:tc>
          <w:tcPr>
            <w:tcW w:w="1956" w:type="dxa"/>
            <w:tcBorders>
              <w:top w:val="nil"/>
              <w:left w:val="nil"/>
              <w:bottom w:val="single" w:sz="4" w:space="0" w:color="auto"/>
              <w:right w:val="single" w:sz="4" w:space="0" w:color="auto"/>
            </w:tcBorders>
            <w:shd w:val="clear" w:color="000000" w:fill="A9D08E"/>
            <w:noWrap/>
            <w:vAlign w:val="center"/>
            <w:hideMark/>
            <w:tcPrChange w:id="673" w:author="Della Faille Philippe" w:date="2019-07-09T16:54:00Z">
              <w:tcPr>
                <w:tcW w:w="667" w:type="dxa"/>
                <w:tcBorders>
                  <w:top w:val="nil"/>
                  <w:left w:val="nil"/>
                  <w:bottom w:val="single" w:sz="4" w:space="0" w:color="auto"/>
                  <w:right w:val="single" w:sz="4" w:space="0" w:color="auto"/>
                </w:tcBorders>
                <w:shd w:val="clear" w:color="000000" w:fill="A9D08E"/>
                <w:noWrap/>
                <w:vAlign w:val="center"/>
                <w:hideMark/>
              </w:tcPr>
            </w:tcPrChange>
          </w:tcPr>
          <w:p w14:paraId="4C7F5D7A" w14:textId="5E5D81CE" w:rsidR="00D22E28" w:rsidRPr="00486553" w:rsidRDefault="00D22E28" w:rsidP="00AD204B">
            <w:pPr>
              <w:spacing w:after="0"/>
              <w:jc w:val="center"/>
              <w:rPr>
                <w:rFonts w:ascii="Calibri" w:eastAsia="Times New Roman" w:hAnsi="Calibri" w:cs="Times New Roman"/>
                <w:color w:val="000000"/>
                <w:sz w:val="18"/>
              </w:rPr>
            </w:pPr>
            <w:del w:id="674" w:author="Della Faille Philippe" w:date="2019-07-09T14:37:00Z">
              <w:r w:rsidRPr="00486553" w:rsidDel="00446D5A">
                <w:rPr>
                  <w:rFonts w:ascii="Calibri" w:eastAsia="Times New Roman" w:hAnsi="Calibri" w:cs="Times New Roman"/>
                  <w:color w:val="000000"/>
                  <w:sz w:val="18"/>
                </w:rPr>
                <w:delText>uint</w:delText>
              </w:r>
            </w:del>
            <w:ins w:id="675" w:author="Della Faille Philippe" w:date="2019-07-09T14:37:00Z">
              <w:r w:rsidR="00446D5A">
                <w:rPr>
                  <w:rFonts w:ascii="Calibri" w:eastAsia="Times New Roman" w:hAnsi="Calibri" w:cs="Times New Roman"/>
                  <w:color w:val="000000"/>
                  <w:sz w:val="18"/>
                </w:rPr>
                <w:t>uint16</w:t>
              </w:r>
            </w:ins>
          </w:p>
        </w:tc>
        <w:tc>
          <w:tcPr>
            <w:tcW w:w="844" w:type="dxa"/>
            <w:tcBorders>
              <w:top w:val="nil"/>
              <w:left w:val="nil"/>
              <w:bottom w:val="single" w:sz="4" w:space="0" w:color="auto"/>
              <w:right w:val="single" w:sz="4" w:space="0" w:color="auto"/>
            </w:tcBorders>
            <w:shd w:val="clear" w:color="000000" w:fill="A9D08E"/>
            <w:noWrap/>
            <w:vAlign w:val="center"/>
            <w:hideMark/>
            <w:tcPrChange w:id="676" w:author="Della Faille Philippe" w:date="2019-07-09T16:54:00Z">
              <w:tcPr>
                <w:tcW w:w="844" w:type="dxa"/>
                <w:tcBorders>
                  <w:top w:val="nil"/>
                  <w:left w:val="nil"/>
                  <w:bottom w:val="single" w:sz="4" w:space="0" w:color="auto"/>
                  <w:right w:val="single" w:sz="4" w:space="0" w:color="auto"/>
                </w:tcBorders>
                <w:shd w:val="clear" w:color="000000" w:fill="A9D08E"/>
                <w:noWrap/>
                <w:vAlign w:val="center"/>
                <w:hideMark/>
              </w:tcPr>
            </w:tcPrChange>
          </w:tcPr>
          <w:p w14:paraId="4D31F640"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2</w:t>
            </w:r>
          </w:p>
        </w:tc>
        <w:tc>
          <w:tcPr>
            <w:tcW w:w="893" w:type="dxa"/>
            <w:tcBorders>
              <w:top w:val="nil"/>
              <w:left w:val="nil"/>
              <w:bottom w:val="single" w:sz="4" w:space="0" w:color="auto"/>
              <w:right w:val="single" w:sz="4" w:space="0" w:color="auto"/>
            </w:tcBorders>
            <w:shd w:val="clear" w:color="000000" w:fill="A9D08E"/>
            <w:noWrap/>
            <w:vAlign w:val="center"/>
            <w:hideMark/>
            <w:tcPrChange w:id="677" w:author="Della Faille Philippe" w:date="2019-07-09T16:54:00Z">
              <w:tcPr>
                <w:tcW w:w="893" w:type="dxa"/>
                <w:tcBorders>
                  <w:top w:val="nil"/>
                  <w:left w:val="nil"/>
                  <w:bottom w:val="single" w:sz="4" w:space="0" w:color="auto"/>
                  <w:right w:val="single" w:sz="4" w:space="0" w:color="auto"/>
                </w:tcBorders>
                <w:shd w:val="clear" w:color="000000" w:fill="A9D08E"/>
                <w:noWrap/>
                <w:vAlign w:val="center"/>
                <w:hideMark/>
              </w:tcPr>
            </w:tcPrChange>
          </w:tcPr>
          <w:p w14:paraId="10C0C26E" w14:textId="77777777" w:rsidR="00D22E28" w:rsidRPr="00486553" w:rsidRDefault="00D22E28" w:rsidP="00AD204B">
            <w:pPr>
              <w:spacing w:after="0"/>
              <w:jc w:val="center"/>
              <w:rPr>
                <w:rFonts w:ascii="Calibri" w:eastAsia="Times New Roman" w:hAnsi="Calibri" w:cs="Times New Roman"/>
                <w:color w:val="000000"/>
                <w:sz w:val="18"/>
              </w:rPr>
            </w:pPr>
            <w:r w:rsidRPr="00486553">
              <w:rPr>
                <w:rFonts w:ascii="Calibri" w:eastAsia="Times New Roman" w:hAnsi="Calibri" w:cs="Times New Roman"/>
                <w:color w:val="000000"/>
                <w:sz w:val="18"/>
              </w:rPr>
              <w:t>58</w:t>
            </w:r>
          </w:p>
        </w:tc>
        <w:tc>
          <w:tcPr>
            <w:tcW w:w="3646" w:type="dxa"/>
            <w:tcBorders>
              <w:top w:val="nil"/>
              <w:left w:val="nil"/>
              <w:bottom w:val="single" w:sz="4" w:space="0" w:color="auto"/>
              <w:right w:val="single" w:sz="4" w:space="0" w:color="auto"/>
            </w:tcBorders>
            <w:shd w:val="clear" w:color="000000" w:fill="A9D08E"/>
            <w:vAlign w:val="center"/>
            <w:hideMark/>
            <w:tcPrChange w:id="678" w:author="Della Faille Philippe" w:date="2019-07-09T16:54:00Z">
              <w:tcPr>
                <w:tcW w:w="3646" w:type="dxa"/>
                <w:tcBorders>
                  <w:top w:val="nil"/>
                  <w:left w:val="nil"/>
                  <w:bottom w:val="single" w:sz="4" w:space="0" w:color="auto"/>
                  <w:right w:val="single" w:sz="4" w:space="0" w:color="auto"/>
                </w:tcBorders>
                <w:shd w:val="clear" w:color="000000" w:fill="A9D08E"/>
                <w:vAlign w:val="center"/>
                <w:hideMark/>
              </w:tcPr>
            </w:tcPrChange>
          </w:tcPr>
          <w:p w14:paraId="4DEFACE2" w14:textId="77777777" w:rsidR="00D22E28" w:rsidRPr="00486553" w:rsidRDefault="00D22E28" w:rsidP="00AD204B">
            <w:pPr>
              <w:spacing w:after="0"/>
              <w:jc w:val="left"/>
              <w:rPr>
                <w:rFonts w:ascii="Calibri" w:eastAsia="Times New Roman" w:hAnsi="Calibri" w:cs="Times New Roman"/>
                <w:color w:val="000000"/>
                <w:sz w:val="18"/>
              </w:rPr>
            </w:pPr>
            <w:r w:rsidRPr="00486553">
              <w:rPr>
                <w:rFonts w:ascii="Calibri" w:eastAsia="Times New Roman" w:hAnsi="Calibri" w:cs="Times New Roman"/>
                <w:color w:val="000000"/>
                <w:sz w:val="18"/>
              </w:rPr>
              <w:t>this register has to be changed within 1s</w:t>
            </w:r>
          </w:p>
        </w:tc>
      </w:tr>
    </w:tbl>
    <w:p w14:paraId="75C37EE3" w14:textId="77777777" w:rsidR="002D0DE0" w:rsidRPr="00D6129D" w:rsidRDefault="002D0DE0" w:rsidP="00D6129D"/>
    <w:p w14:paraId="1D6B451E" w14:textId="4F75E604" w:rsidR="00562555" w:rsidRPr="00EB4FEF" w:rsidRDefault="008920D3" w:rsidP="008A385B">
      <w:pPr>
        <w:pStyle w:val="Heading3"/>
        <w:numPr>
          <w:ilvl w:val="2"/>
          <w:numId w:val="3"/>
        </w:numPr>
      </w:pPr>
      <w:bookmarkStart w:id="679" w:name="_Toc13139973"/>
      <w:r w:rsidRPr="00EB4FEF">
        <w:t xml:space="preserve">Polling with </w:t>
      </w:r>
      <w:r w:rsidR="003B7757" w:rsidRPr="00EB4FEF">
        <w:t xml:space="preserve">the </w:t>
      </w:r>
      <w:r w:rsidR="00E934C8">
        <w:t>IBA PLC</w:t>
      </w:r>
      <w:bookmarkEnd w:id="679"/>
    </w:p>
    <w:p w14:paraId="0F5ECB4B" w14:textId="77777777" w:rsidR="00323243" w:rsidRDefault="00323243" w:rsidP="009E05BA"/>
    <w:p w14:paraId="076015F3" w14:textId="0C90DDD7" w:rsidR="00E26C6C" w:rsidRDefault="003255E1" w:rsidP="009E05BA">
      <w:del w:id="680" w:author="Della Faille Philippe" w:date="2019-08-09T16:29:00Z">
        <w:r w:rsidDel="008F4028">
          <w:rPr>
            <w:rStyle w:val="tlid-translation"/>
            <w:lang w:val="en"/>
          </w:rPr>
          <w:delText xml:space="preserve">For </w:delText>
        </w:r>
      </w:del>
      <w:ins w:id="681" w:author="Della Faille Philippe" w:date="2019-08-09T16:29:00Z">
        <w:r w:rsidR="008F4028">
          <w:rPr>
            <w:rStyle w:val="tlid-translation"/>
            <w:lang w:val="en"/>
          </w:rPr>
          <w:t>T</w:t>
        </w:r>
      </w:ins>
      <w:del w:id="682" w:author="Della Faille Philippe" w:date="2019-08-09T16:29:00Z">
        <w:r w:rsidDel="008F4028">
          <w:rPr>
            <w:rStyle w:val="tlid-translation"/>
            <w:lang w:val="en"/>
          </w:rPr>
          <w:delText>t</w:delText>
        </w:r>
      </w:del>
      <w:r>
        <w:rPr>
          <w:rStyle w:val="tlid-translation"/>
          <w:lang w:val="en"/>
        </w:rPr>
        <w:t xml:space="preserve">he </w:t>
      </w:r>
      <w:del w:id="683" w:author="Della Faille Philippe" w:date="2019-08-09T16:29:00Z">
        <w:r w:rsidDel="008F4028">
          <w:rPr>
            <w:rStyle w:val="tlid-translation"/>
            <w:lang w:val="en"/>
          </w:rPr>
          <w:delText>moment</w:delText>
        </w:r>
        <w:r w:rsidR="00621940" w:rsidRPr="00621940" w:rsidDel="008F4028">
          <w:delText xml:space="preserve"> </w:delText>
        </w:r>
      </w:del>
      <w:proofErr w:type="spellStart"/>
      <w:ins w:id="684" w:author="Della Faille Philippe" w:date="2019-08-09T16:29:00Z">
        <w:r w:rsidR="008F4028" w:rsidRPr="005258FC">
          <w:rPr>
            <w:i/>
          </w:rPr>
          <w:t>Etherca</w:t>
        </w:r>
        <w:r w:rsidR="008F4028">
          <w:t>t</w:t>
        </w:r>
        <w:proofErr w:type="spellEnd"/>
        <w:r w:rsidR="008F4028">
          <w:t xml:space="preserve"> </w:t>
        </w:r>
      </w:ins>
      <w:del w:id="685" w:author="Della Faille Philippe" w:date="2019-08-09T16:25:00Z">
        <w:r w:rsidR="00621940" w:rsidDel="008F4028">
          <w:delText>Modbus TCP/IP</w:delText>
        </w:r>
      </w:del>
      <w:del w:id="686" w:author="Della Faille Philippe" w:date="2019-08-09T16:29:00Z">
        <w:r w:rsidR="00621940" w:rsidDel="008F4028">
          <w:delText xml:space="preserve"> </w:delText>
        </w:r>
      </w:del>
      <w:r w:rsidR="00E26C6C">
        <w:t xml:space="preserve">protocol </w:t>
      </w:r>
      <w:r w:rsidR="00621940">
        <w:t xml:space="preserve">is </w:t>
      </w:r>
      <w:r w:rsidR="00E26C6C">
        <w:t>to communicate with IBA PLC</w:t>
      </w:r>
      <w:r w:rsidR="00C57BA9">
        <w:t>.</w:t>
      </w:r>
    </w:p>
    <w:p w14:paraId="3EF68D8F" w14:textId="6F51CE80" w:rsidR="003255E1" w:rsidDel="008F4028" w:rsidRDefault="00883782" w:rsidP="009E05BA">
      <w:pPr>
        <w:rPr>
          <w:del w:id="687" w:author="Della Faille Philippe" w:date="2019-08-09T16:30:00Z"/>
        </w:rPr>
      </w:pPr>
      <w:del w:id="688" w:author="Della Faille Philippe" w:date="2019-08-09T16:30:00Z">
        <w:r w:rsidDel="008F4028">
          <w:delText xml:space="preserve">For the future, </w:delText>
        </w:r>
        <w:r w:rsidRPr="008F4028" w:rsidDel="008F4028">
          <w:rPr>
            <w:i/>
            <w:rPrChange w:id="689" w:author="Della Faille Philippe" w:date="2019-08-09T16:24:00Z">
              <w:rPr/>
            </w:rPrChange>
          </w:rPr>
          <w:delText>Etherca</w:delText>
        </w:r>
        <w:r w:rsidDel="008F4028">
          <w:delText>t is a good candidate for</w:delText>
        </w:r>
        <w:r w:rsidR="00E26C6C" w:rsidDel="008F4028">
          <w:delText xml:space="preserve"> replace Modbus TCP/IP.</w:delText>
        </w:r>
      </w:del>
    </w:p>
    <w:p w14:paraId="6508074A" w14:textId="3D7A9075" w:rsidR="009E05BA" w:rsidRDefault="007B7470" w:rsidP="009E05BA">
      <w:r w:rsidRPr="007B7470">
        <w:t xml:space="preserve">The polling cycle used by a </w:t>
      </w:r>
      <w:proofErr w:type="spellStart"/>
      <w:ins w:id="690" w:author="Della Faille Philippe" w:date="2019-08-09T16:30:00Z">
        <w:r w:rsidR="008F4028" w:rsidRPr="008F4028">
          <w:rPr>
            <w:rPrChange w:id="691" w:author="Della Faille Philippe" w:date="2019-08-09T16:30:00Z">
              <w:rPr>
                <w:i/>
              </w:rPr>
            </w:rPrChange>
          </w:rPr>
          <w:t>Etherca</w:t>
        </w:r>
        <w:r w:rsidR="008F4028">
          <w:t>t</w:t>
        </w:r>
        <w:proofErr w:type="spellEnd"/>
        <w:r w:rsidR="008F4028">
          <w:t xml:space="preserve"> </w:t>
        </w:r>
      </w:ins>
      <w:del w:id="692" w:author="Della Faille Philippe" w:date="2019-08-09T16:30:00Z">
        <w:r w:rsidR="00B73F9B" w:rsidDel="008F4028">
          <w:delText>Modbus</w:delText>
        </w:r>
        <w:r w:rsidRPr="007B7470" w:rsidDel="008F4028">
          <w:delText xml:space="preserve"> </w:delText>
        </w:r>
      </w:del>
      <w:r w:rsidRPr="007B7470">
        <w:t>data frame mainly consists of the following information</w:t>
      </w:r>
      <w:r w:rsidR="006504C0" w:rsidRPr="00DB6738">
        <w:rPr>
          <w:rStyle w:val="tlid-translation"/>
        </w:rPr>
        <w:t xml:space="preserve"> </w:t>
      </w:r>
      <w:r w:rsidR="006504C0">
        <w:rPr>
          <w:rStyle w:val="tlid-translation"/>
        </w:rPr>
        <w:t xml:space="preserve">(see </w:t>
      </w:r>
      <w:r w:rsidR="006504C0">
        <w:rPr>
          <w:rStyle w:val="tlid-translation"/>
        </w:rPr>
        <w:fldChar w:fldCharType="begin"/>
      </w:r>
      <w:r w:rsidR="006504C0">
        <w:rPr>
          <w:rStyle w:val="tlid-translation"/>
        </w:rPr>
        <w:instrText xml:space="preserve"> REF _Ref12627098 \h </w:instrText>
      </w:r>
      <w:r w:rsidR="006504C0">
        <w:rPr>
          <w:rStyle w:val="tlid-translation"/>
        </w:rPr>
      </w:r>
      <w:r w:rsidR="006504C0">
        <w:rPr>
          <w:rStyle w:val="tlid-translation"/>
        </w:rPr>
        <w:fldChar w:fldCharType="separate"/>
      </w:r>
      <w:r w:rsidR="006504C0">
        <w:t xml:space="preserve">Figure </w:t>
      </w:r>
      <w:r w:rsidR="006504C0">
        <w:rPr>
          <w:noProof/>
        </w:rPr>
        <w:t>4</w:t>
      </w:r>
      <w:r w:rsidR="006504C0">
        <w:rPr>
          <w:rStyle w:val="tlid-translation"/>
        </w:rPr>
        <w:fldChar w:fldCharType="end"/>
      </w:r>
      <w:proofErr w:type="gramStart"/>
      <w:r w:rsidR="006504C0">
        <w:rPr>
          <w:rStyle w:val="tlid-translation"/>
        </w:rPr>
        <w:t xml:space="preserve">) </w:t>
      </w:r>
      <w:r w:rsidRPr="007B7470">
        <w:t>:</w:t>
      </w:r>
      <w:proofErr w:type="gramEnd"/>
    </w:p>
    <w:p w14:paraId="488F5949" w14:textId="0CB6D699" w:rsidR="003B7757" w:rsidRDefault="009E05BA" w:rsidP="003B7757">
      <w:pPr>
        <w:pStyle w:val="ListParagraph"/>
        <w:numPr>
          <w:ilvl w:val="0"/>
          <w:numId w:val="7"/>
        </w:numPr>
      </w:pPr>
      <w:r>
        <w:t>PSUs</w:t>
      </w:r>
      <w:r w:rsidR="003B7757">
        <w:t xml:space="preserve"> states</w:t>
      </w:r>
    </w:p>
    <w:p w14:paraId="22206A5C" w14:textId="66B6B34A" w:rsidR="003B7757" w:rsidRDefault="00DB6738" w:rsidP="003B7757">
      <w:pPr>
        <w:pStyle w:val="ListParagraph"/>
        <w:numPr>
          <w:ilvl w:val="0"/>
          <w:numId w:val="7"/>
        </w:numPr>
      </w:pPr>
      <w:r>
        <w:t>Power d</w:t>
      </w:r>
      <w:r w:rsidR="009E05BA">
        <w:t>etector</w:t>
      </w:r>
      <w:r w:rsidR="003B7757">
        <w:t>s states</w:t>
      </w:r>
    </w:p>
    <w:p w14:paraId="057E5CEE" w14:textId="07F37883" w:rsidR="003B7757" w:rsidRDefault="00DB6738" w:rsidP="003B7757">
      <w:pPr>
        <w:pStyle w:val="ListParagraph"/>
        <w:numPr>
          <w:ilvl w:val="0"/>
          <w:numId w:val="7"/>
        </w:numPr>
      </w:pPr>
      <w:r>
        <w:t>Water t</w:t>
      </w:r>
      <w:r w:rsidR="009E05BA">
        <w:t>emperatures</w:t>
      </w:r>
      <w:r w:rsidR="003B7757">
        <w:t xml:space="preserve"> and flows states</w:t>
      </w:r>
    </w:p>
    <w:p w14:paraId="6C57BECF" w14:textId="473497D7" w:rsidR="009E05BA" w:rsidRDefault="003B7757" w:rsidP="003B7757">
      <w:pPr>
        <w:pStyle w:val="ListParagraph"/>
        <w:numPr>
          <w:ilvl w:val="0"/>
          <w:numId w:val="7"/>
        </w:numPr>
      </w:pPr>
      <w:r>
        <w:t>L</w:t>
      </w:r>
      <w:r w:rsidR="009E05BA">
        <w:t>ives counters</w:t>
      </w:r>
    </w:p>
    <w:p w14:paraId="47B1FE54" w14:textId="0ABD7D0A" w:rsidR="003B7757" w:rsidRDefault="003B7757" w:rsidP="003B7757">
      <w:pPr>
        <w:pStyle w:val="ListParagraph"/>
        <w:numPr>
          <w:ilvl w:val="0"/>
          <w:numId w:val="7"/>
        </w:numPr>
      </w:pPr>
      <w:r>
        <w:t>….</w:t>
      </w:r>
    </w:p>
    <w:p w14:paraId="618230C2" w14:textId="63A173F3" w:rsidR="009825E7" w:rsidRDefault="009825E7" w:rsidP="009825E7">
      <w:pPr>
        <w:keepNext/>
        <w:jc w:val="center"/>
      </w:pPr>
      <w:r>
        <w:object w:dxaOrig="6829" w:dyaOrig="3373" w14:anchorId="3FE5880F">
          <v:shape id="_x0000_i1028" type="#_x0000_t75" style="width:341.25pt;height:168.75pt" o:ole="">
            <v:imagedata r:id="rId32" o:title=""/>
          </v:shape>
          <o:OLEObject Type="Embed" ProgID="Visio.Drawing.15" ShapeID="_x0000_i1028" DrawAspect="Content" ObjectID="_1830682620" r:id="rId33"/>
        </w:object>
      </w:r>
    </w:p>
    <w:p w14:paraId="541AED47" w14:textId="3C582FC0" w:rsidR="00C24CE6" w:rsidRPr="009E05BA" w:rsidRDefault="009825E7" w:rsidP="009825E7">
      <w:pPr>
        <w:pStyle w:val="Caption"/>
      </w:pPr>
      <w:bookmarkStart w:id="693" w:name="_Ref12627098"/>
      <w:r>
        <w:t xml:space="preserve">Figure </w:t>
      </w:r>
      <w:r>
        <w:fldChar w:fldCharType="begin"/>
      </w:r>
      <w:r>
        <w:instrText xml:space="preserve"> SEQ Figure \* ARABIC </w:instrText>
      </w:r>
      <w:r>
        <w:fldChar w:fldCharType="separate"/>
      </w:r>
      <w:ins w:id="694" w:author="Della Faille Philippe" w:date="2019-07-05T17:15:00Z">
        <w:r w:rsidR="00543D97">
          <w:rPr>
            <w:noProof/>
          </w:rPr>
          <w:t>5</w:t>
        </w:r>
      </w:ins>
      <w:del w:id="695" w:author="Della Faille Philippe" w:date="2019-07-05T17:15:00Z">
        <w:r w:rsidR="00A057E2" w:rsidDel="00543D97">
          <w:rPr>
            <w:noProof/>
          </w:rPr>
          <w:delText>4</w:delText>
        </w:r>
      </w:del>
      <w:r>
        <w:fldChar w:fldCharType="end"/>
      </w:r>
      <w:bookmarkEnd w:id="693"/>
      <w:r>
        <w:t xml:space="preserve"> </w:t>
      </w:r>
      <w:proofErr w:type="spellStart"/>
      <w:ins w:id="696" w:author="Della Faille Philippe" w:date="2019-08-09T16:30:00Z">
        <w:r w:rsidR="008F4028">
          <w:t>Ethercat</w:t>
        </w:r>
      </w:ins>
      <w:proofErr w:type="spellEnd"/>
      <w:del w:id="697" w:author="Della Faille Philippe" w:date="2019-08-09T16:30:00Z">
        <w:r w:rsidDel="008F4028">
          <w:delText>Modbus</w:delText>
        </w:r>
      </w:del>
      <w:r>
        <w:t xml:space="preserve"> data frame structure</w:t>
      </w:r>
    </w:p>
    <w:p w14:paraId="7049CB38" w14:textId="6BE29138" w:rsidR="004B16E3" w:rsidRDefault="00DB6738" w:rsidP="006504C0">
      <w:pPr>
        <w:spacing w:line="276" w:lineRule="auto"/>
        <w:jc w:val="left"/>
        <w:rPr>
          <w:rStyle w:val="tlid-translation"/>
        </w:rPr>
      </w:pPr>
      <w:r>
        <w:rPr>
          <w:rStyle w:val="tlid-translation"/>
        </w:rPr>
        <w:t>This frame gives data for one cabinet.</w:t>
      </w:r>
    </w:p>
    <w:p w14:paraId="761572B6" w14:textId="391295A2" w:rsidR="00E22F46" w:rsidRDefault="008920D3" w:rsidP="008920D3">
      <w:r>
        <w:t>T</w:t>
      </w:r>
      <w:r w:rsidR="00605511">
        <w:t xml:space="preserve">he </w:t>
      </w:r>
      <w:r w:rsidR="004B16E3">
        <w:t xml:space="preserve">polling </w:t>
      </w:r>
      <w:r w:rsidR="003B7757">
        <w:t xml:space="preserve">frame structure </w:t>
      </w:r>
      <w:r w:rsidR="004B16E3">
        <w:t xml:space="preserve">of the IBA </w:t>
      </w:r>
      <w:commentRangeStart w:id="698"/>
      <w:commentRangeStart w:id="699"/>
      <w:r w:rsidR="0085432B">
        <w:t>controller</w:t>
      </w:r>
      <w:r w:rsidR="004B16E3">
        <w:t xml:space="preserve"> </w:t>
      </w:r>
      <w:r w:rsidR="003B7757">
        <w:t>h</w:t>
      </w:r>
      <w:r>
        <w:t>a</w:t>
      </w:r>
      <w:r w:rsidR="002E195E">
        <w:t>s</w:t>
      </w:r>
      <w:r>
        <w:t xml:space="preserve"> the following format </w:t>
      </w:r>
      <w:commentRangeEnd w:id="698"/>
      <w:r w:rsidR="008036AF">
        <w:rPr>
          <w:rStyle w:val="CommentReference"/>
        </w:rPr>
        <w:commentReference w:id="698"/>
      </w:r>
      <w:commentRangeEnd w:id="699"/>
      <w:r w:rsidR="00F536BB">
        <w:rPr>
          <w:rStyle w:val="CommentReference"/>
        </w:rPr>
        <w:commentReference w:id="699"/>
      </w:r>
      <w:r>
        <w:t>:</w:t>
      </w:r>
    </w:p>
    <w:p w14:paraId="19032B84" w14:textId="77777777" w:rsidR="00E26C6C" w:rsidRDefault="00E26C6C" w:rsidP="008920D3"/>
    <w:tbl>
      <w:tblPr>
        <w:tblW w:w="5877" w:type="pct"/>
        <w:jc w:val="center"/>
        <w:tblLook w:val="04A0" w:firstRow="1" w:lastRow="0" w:firstColumn="1" w:lastColumn="0" w:noHBand="0" w:noVBand="1"/>
      </w:tblPr>
      <w:tblGrid>
        <w:gridCol w:w="443"/>
        <w:gridCol w:w="532"/>
        <w:gridCol w:w="3324"/>
        <w:gridCol w:w="980"/>
        <w:gridCol w:w="662"/>
        <w:gridCol w:w="738"/>
        <w:gridCol w:w="3976"/>
      </w:tblGrid>
      <w:tr w:rsidR="007C59E0" w:rsidRPr="00667460" w14:paraId="049FB71D" w14:textId="77777777" w:rsidTr="001F47BB">
        <w:trPr>
          <w:trHeight w:val="288"/>
          <w:tblHeader/>
          <w:jc w:val="center"/>
        </w:trPr>
        <w:tc>
          <w:tcPr>
            <w:tcW w:w="257" w:type="pct"/>
            <w:tcBorders>
              <w:top w:val="nil"/>
              <w:left w:val="nil"/>
              <w:bottom w:val="nil"/>
              <w:right w:val="nil"/>
            </w:tcBorders>
            <w:shd w:val="clear" w:color="auto" w:fill="auto"/>
            <w:noWrap/>
            <w:vAlign w:val="bottom"/>
            <w:hideMark/>
          </w:tcPr>
          <w:p w14:paraId="743F1E09" w14:textId="77777777" w:rsidR="00605511" w:rsidRPr="00667460" w:rsidRDefault="00605511" w:rsidP="00605511">
            <w:pPr>
              <w:spacing w:after="0"/>
              <w:jc w:val="left"/>
              <w:rPr>
                <w:rFonts w:ascii="Times New Roman" w:eastAsia="Times New Roman" w:hAnsi="Times New Roman" w:cs="Times New Roman"/>
                <w:sz w:val="16"/>
                <w:szCs w:val="24"/>
              </w:rPr>
            </w:pPr>
          </w:p>
        </w:tc>
        <w:tc>
          <w:tcPr>
            <w:tcW w:w="298" w:type="pct"/>
            <w:tcBorders>
              <w:top w:val="single" w:sz="4" w:space="0" w:color="auto"/>
              <w:left w:val="single" w:sz="4" w:space="0" w:color="auto"/>
              <w:bottom w:val="nil"/>
              <w:right w:val="single" w:sz="4" w:space="0" w:color="auto"/>
            </w:tcBorders>
            <w:shd w:val="clear" w:color="auto" w:fill="auto"/>
            <w:noWrap/>
            <w:vAlign w:val="bottom"/>
            <w:hideMark/>
          </w:tcPr>
          <w:p w14:paraId="3470346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Num</w:t>
            </w:r>
          </w:p>
        </w:tc>
        <w:tc>
          <w:tcPr>
            <w:tcW w:w="1610" w:type="pct"/>
            <w:tcBorders>
              <w:top w:val="single" w:sz="4" w:space="0" w:color="auto"/>
              <w:left w:val="nil"/>
              <w:bottom w:val="nil"/>
              <w:right w:val="nil"/>
            </w:tcBorders>
            <w:shd w:val="clear" w:color="auto" w:fill="auto"/>
            <w:noWrap/>
            <w:vAlign w:val="bottom"/>
            <w:hideMark/>
          </w:tcPr>
          <w:p w14:paraId="4F9669D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Description</w:t>
            </w:r>
          </w:p>
        </w:tc>
        <w:tc>
          <w:tcPr>
            <w:tcW w:w="315" w:type="pct"/>
            <w:tcBorders>
              <w:top w:val="single" w:sz="4" w:space="0" w:color="auto"/>
              <w:left w:val="single" w:sz="4" w:space="0" w:color="auto"/>
              <w:bottom w:val="nil"/>
              <w:right w:val="single" w:sz="4" w:space="0" w:color="auto"/>
            </w:tcBorders>
            <w:shd w:val="clear" w:color="auto" w:fill="auto"/>
            <w:noWrap/>
            <w:vAlign w:val="bottom"/>
            <w:hideMark/>
          </w:tcPr>
          <w:p w14:paraId="58675FE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type</w:t>
            </w:r>
          </w:p>
        </w:tc>
        <w:tc>
          <w:tcPr>
            <w:tcW w:w="360" w:type="pct"/>
            <w:tcBorders>
              <w:top w:val="single" w:sz="4" w:space="0" w:color="auto"/>
              <w:left w:val="nil"/>
              <w:bottom w:val="nil"/>
              <w:right w:val="single" w:sz="4" w:space="0" w:color="auto"/>
            </w:tcBorders>
            <w:shd w:val="clear" w:color="auto" w:fill="auto"/>
            <w:noWrap/>
            <w:vAlign w:val="bottom"/>
            <w:hideMark/>
          </w:tcPr>
          <w:p w14:paraId="10D80CD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length</w:t>
            </w:r>
          </w:p>
        </w:tc>
        <w:tc>
          <w:tcPr>
            <w:tcW w:w="244" w:type="pct"/>
            <w:tcBorders>
              <w:top w:val="single" w:sz="4" w:space="0" w:color="auto"/>
              <w:left w:val="nil"/>
              <w:bottom w:val="nil"/>
              <w:right w:val="nil"/>
            </w:tcBorders>
            <w:shd w:val="clear" w:color="auto" w:fill="auto"/>
            <w:noWrap/>
            <w:vAlign w:val="bottom"/>
            <w:hideMark/>
          </w:tcPr>
          <w:p w14:paraId="4B719D1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Address</w:t>
            </w:r>
          </w:p>
        </w:tc>
        <w:tc>
          <w:tcPr>
            <w:tcW w:w="1915" w:type="pct"/>
            <w:tcBorders>
              <w:top w:val="single" w:sz="4" w:space="0" w:color="auto"/>
              <w:left w:val="single" w:sz="4" w:space="0" w:color="auto"/>
              <w:bottom w:val="nil"/>
              <w:right w:val="single" w:sz="4" w:space="0" w:color="auto"/>
            </w:tcBorders>
            <w:shd w:val="clear" w:color="auto" w:fill="auto"/>
            <w:noWrap/>
            <w:vAlign w:val="bottom"/>
            <w:hideMark/>
          </w:tcPr>
          <w:p w14:paraId="60A3BD3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Comment</w:t>
            </w:r>
          </w:p>
        </w:tc>
      </w:tr>
      <w:tr w:rsidR="007C59E0" w:rsidRPr="00667460" w14:paraId="105FCA09" w14:textId="77777777" w:rsidTr="001F47BB">
        <w:trPr>
          <w:trHeight w:val="288"/>
          <w:tblHeader/>
          <w:jc w:val="center"/>
        </w:trPr>
        <w:tc>
          <w:tcPr>
            <w:tcW w:w="257" w:type="pct"/>
            <w:tcBorders>
              <w:top w:val="nil"/>
              <w:left w:val="nil"/>
              <w:bottom w:val="nil"/>
              <w:right w:val="nil"/>
            </w:tcBorders>
            <w:shd w:val="clear" w:color="auto" w:fill="auto"/>
            <w:noWrap/>
            <w:vAlign w:val="bottom"/>
            <w:hideMark/>
          </w:tcPr>
          <w:p w14:paraId="7E4080DD" w14:textId="77777777" w:rsidR="00605511" w:rsidRPr="00667460" w:rsidRDefault="00605511" w:rsidP="00605511">
            <w:pPr>
              <w:spacing w:after="0"/>
              <w:jc w:val="center"/>
              <w:rPr>
                <w:rFonts w:ascii="Calibri" w:eastAsia="Times New Roman" w:hAnsi="Calibri" w:cs="Calibri"/>
                <w:color w:val="000000"/>
                <w:sz w:val="16"/>
              </w:rPr>
            </w:pPr>
          </w:p>
        </w:tc>
        <w:tc>
          <w:tcPr>
            <w:tcW w:w="298" w:type="pct"/>
            <w:tcBorders>
              <w:top w:val="nil"/>
              <w:left w:val="single" w:sz="4" w:space="0" w:color="auto"/>
              <w:bottom w:val="single" w:sz="4" w:space="0" w:color="auto"/>
              <w:right w:val="single" w:sz="4" w:space="0" w:color="auto"/>
            </w:tcBorders>
            <w:shd w:val="clear" w:color="auto" w:fill="auto"/>
            <w:noWrap/>
            <w:vAlign w:val="bottom"/>
            <w:hideMark/>
          </w:tcPr>
          <w:p w14:paraId="0B9C9A5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 </w:t>
            </w:r>
          </w:p>
        </w:tc>
        <w:tc>
          <w:tcPr>
            <w:tcW w:w="1610" w:type="pct"/>
            <w:tcBorders>
              <w:top w:val="nil"/>
              <w:left w:val="nil"/>
              <w:bottom w:val="single" w:sz="4" w:space="0" w:color="auto"/>
              <w:right w:val="nil"/>
            </w:tcBorders>
            <w:shd w:val="clear" w:color="auto" w:fill="auto"/>
            <w:noWrap/>
            <w:vAlign w:val="bottom"/>
            <w:hideMark/>
          </w:tcPr>
          <w:p w14:paraId="11DADA3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c>
          <w:tcPr>
            <w:tcW w:w="315" w:type="pct"/>
            <w:tcBorders>
              <w:top w:val="nil"/>
              <w:left w:val="single" w:sz="4" w:space="0" w:color="auto"/>
              <w:bottom w:val="single" w:sz="4" w:space="0" w:color="auto"/>
              <w:right w:val="single" w:sz="4" w:space="0" w:color="auto"/>
            </w:tcBorders>
            <w:shd w:val="clear" w:color="auto" w:fill="auto"/>
            <w:noWrap/>
            <w:vAlign w:val="bottom"/>
            <w:hideMark/>
          </w:tcPr>
          <w:p w14:paraId="13F1860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 </w:t>
            </w:r>
          </w:p>
        </w:tc>
        <w:tc>
          <w:tcPr>
            <w:tcW w:w="360" w:type="pct"/>
            <w:tcBorders>
              <w:top w:val="nil"/>
              <w:left w:val="nil"/>
              <w:bottom w:val="single" w:sz="4" w:space="0" w:color="auto"/>
              <w:right w:val="single" w:sz="4" w:space="0" w:color="auto"/>
            </w:tcBorders>
            <w:shd w:val="clear" w:color="auto" w:fill="auto"/>
            <w:noWrap/>
            <w:vAlign w:val="bottom"/>
            <w:hideMark/>
          </w:tcPr>
          <w:p w14:paraId="33AFC0E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244" w:type="pct"/>
            <w:tcBorders>
              <w:top w:val="nil"/>
              <w:left w:val="nil"/>
              <w:bottom w:val="single" w:sz="4" w:space="0" w:color="auto"/>
              <w:right w:val="nil"/>
            </w:tcBorders>
            <w:shd w:val="clear" w:color="auto" w:fill="auto"/>
            <w:noWrap/>
            <w:vAlign w:val="bottom"/>
            <w:hideMark/>
          </w:tcPr>
          <w:p w14:paraId="7887B87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1915" w:type="pct"/>
            <w:tcBorders>
              <w:top w:val="nil"/>
              <w:left w:val="single" w:sz="4" w:space="0" w:color="auto"/>
              <w:bottom w:val="single" w:sz="4" w:space="0" w:color="auto"/>
              <w:right w:val="single" w:sz="4" w:space="0" w:color="auto"/>
            </w:tcBorders>
            <w:shd w:val="clear" w:color="auto" w:fill="auto"/>
            <w:noWrap/>
            <w:vAlign w:val="bottom"/>
            <w:hideMark/>
          </w:tcPr>
          <w:p w14:paraId="09BC1AE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51347FC5" w14:textId="77777777" w:rsidTr="001F47BB">
        <w:trPr>
          <w:trHeight w:val="2304"/>
          <w:jc w:val="center"/>
        </w:trPr>
        <w:tc>
          <w:tcPr>
            <w:tcW w:w="257" w:type="pct"/>
            <w:vMerge w:val="restart"/>
            <w:tcBorders>
              <w:top w:val="single" w:sz="4" w:space="0" w:color="auto"/>
              <w:left w:val="single" w:sz="4" w:space="0" w:color="auto"/>
              <w:bottom w:val="single" w:sz="4" w:space="0" w:color="000000"/>
              <w:right w:val="single" w:sz="4" w:space="0" w:color="auto"/>
            </w:tcBorders>
            <w:shd w:val="clear" w:color="000000" w:fill="C6E0B4"/>
            <w:noWrap/>
            <w:textDirection w:val="btLr"/>
            <w:vAlign w:val="center"/>
            <w:hideMark/>
          </w:tcPr>
          <w:p w14:paraId="45D679C2" w14:textId="77777777" w:rsidR="00605511" w:rsidRPr="00667460" w:rsidRDefault="00605511" w:rsidP="00605511">
            <w:pPr>
              <w:spacing w:after="0"/>
              <w:jc w:val="center"/>
              <w:rPr>
                <w:rFonts w:ascii="Calibri" w:eastAsia="Times New Roman" w:hAnsi="Calibri" w:cs="Calibri"/>
                <w:b/>
                <w:bCs/>
                <w:color w:val="000000"/>
                <w:sz w:val="16"/>
                <w:szCs w:val="28"/>
              </w:rPr>
            </w:pPr>
            <w:r w:rsidRPr="00667460">
              <w:rPr>
                <w:rFonts w:ascii="Calibri" w:eastAsia="Times New Roman" w:hAnsi="Calibri" w:cs="Calibri"/>
                <w:b/>
                <w:bCs/>
                <w:color w:val="000000"/>
                <w:sz w:val="16"/>
                <w:szCs w:val="28"/>
              </w:rPr>
              <w:t>GENERAL</w:t>
            </w:r>
          </w:p>
        </w:tc>
        <w:tc>
          <w:tcPr>
            <w:tcW w:w="298" w:type="pct"/>
            <w:tcBorders>
              <w:top w:val="nil"/>
              <w:left w:val="nil"/>
              <w:bottom w:val="dotted" w:sz="4" w:space="0" w:color="auto"/>
              <w:right w:val="single" w:sz="4" w:space="0" w:color="auto"/>
            </w:tcBorders>
            <w:shd w:val="clear" w:color="000000" w:fill="C6E0B4"/>
            <w:noWrap/>
            <w:vAlign w:val="center"/>
            <w:hideMark/>
          </w:tcPr>
          <w:p w14:paraId="5009F40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1610" w:type="pct"/>
            <w:tcBorders>
              <w:top w:val="nil"/>
              <w:left w:val="nil"/>
              <w:bottom w:val="dotted" w:sz="4" w:space="0" w:color="auto"/>
              <w:right w:val="single" w:sz="4" w:space="0" w:color="auto"/>
            </w:tcBorders>
            <w:shd w:val="clear" w:color="000000" w:fill="C6E0B4"/>
            <w:noWrap/>
            <w:vAlign w:val="center"/>
            <w:hideMark/>
          </w:tcPr>
          <w:p w14:paraId="28E451C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General status 1</w:t>
            </w:r>
          </w:p>
        </w:tc>
        <w:tc>
          <w:tcPr>
            <w:tcW w:w="315" w:type="pct"/>
            <w:tcBorders>
              <w:top w:val="nil"/>
              <w:left w:val="nil"/>
              <w:bottom w:val="dotted" w:sz="4" w:space="0" w:color="auto"/>
              <w:right w:val="single" w:sz="4" w:space="0" w:color="auto"/>
            </w:tcBorders>
            <w:shd w:val="clear" w:color="000000" w:fill="C6E0B4"/>
            <w:noWrap/>
            <w:vAlign w:val="center"/>
            <w:hideMark/>
          </w:tcPr>
          <w:p w14:paraId="5A21AB23" w14:textId="5CA54402"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nil"/>
              <w:left w:val="nil"/>
              <w:bottom w:val="dotted" w:sz="4" w:space="0" w:color="auto"/>
              <w:right w:val="single" w:sz="4" w:space="0" w:color="auto"/>
            </w:tcBorders>
            <w:shd w:val="clear" w:color="000000" w:fill="C6E0B4"/>
            <w:noWrap/>
            <w:vAlign w:val="center"/>
            <w:hideMark/>
          </w:tcPr>
          <w:p w14:paraId="58AF3CD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C6E0B4"/>
            <w:noWrap/>
            <w:vAlign w:val="center"/>
            <w:hideMark/>
          </w:tcPr>
          <w:p w14:paraId="55BF2B1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0</w:t>
            </w:r>
          </w:p>
        </w:tc>
        <w:tc>
          <w:tcPr>
            <w:tcW w:w="1915" w:type="pct"/>
            <w:tcBorders>
              <w:top w:val="nil"/>
              <w:left w:val="nil"/>
              <w:bottom w:val="dotted" w:sz="4" w:space="0" w:color="auto"/>
              <w:right w:val="single" w:sz="4" w:space="0" w:color="auto"/>
            </w:tcBorders>
            <w:shd w:val="clear" w:color="000000" w:fill="C6E0B4"/>
            <w:vAlign w:val="center"/>
            <w:hideMark/>
          </w:tcPr>
          <w:p w14:paraId="21E45F9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Emergency button</w:t>
            </w:r>
            <w:r w:rsidRPr="00667460">
              <w:rPr>
                <w:rFonts w:ascii="Calibri" w:eastAsia="Times New Roman" w:hAnsi="Calibri" w:cs="Calibri"/>
                <w:color w:val="000000"/>
                <w:sz w:val="16"/>
              </w:rPr>
              <w:br/>
              <w:t>bit 1 : External interlock 1</w:t>
            </w:r>
            <w:r w:rsidRPr="00667460">
              <w:rPr>
                <w:rFonts w:ascii="Calibri" w:eastAsia="Times New Roman" w:hAnsi="Calibri" w:cs="Calibri"/>
                <w:color w:val="000000"/>
                <w:sz w:val="16"/>
              </w:rPr>
              <w:br/>
              <w:t>bit 2 : External interlock 2</w:t>
            </w:r>
            <w:r w:rsidRPr="00667460">
              <w:rPr>
                <w:rFonts w:ascii="Calibri" w:eastAsia="Times New Roman" w:hAnsi="Calibri" w:cs="Calibri"/>
                <w:color w:val="000000"/>
                <w:sz w:val="16"/>
              </w:rPr>
              <w:br/>
              <w:t>bit 3 : Water flow in range</w:t>
            </w:r>
            <w:r w:rsidRPr="00667460">
              <w:rPr>
                <w:rFonts w:ascii="Calibri" w:eastAsia="Times New Roman" w:hAnsi="Calibri" w:cs="Calibri"/>
                <w:color w:val="000000"/>
                <w:sz w:val="16"/>
              </w:rPr>
              <w:br/>
              <w:t>bit 4 : Water flow OK</w:t>
            </w:r>
            <w:r w:rsidRPr="00667460">
              <w:rPr>
                <w:rFonts w:ascii="Calibri" w:eastAsia="Times New Roman" w:hAnsi="Calibri" w:cs="Calibri"/>
                <w:color w:val="000000"/>
                <w:sz w:val="16"/>
              </w:rPr>
              <w:br/>
              <w:t>bit 5 : Leak detection OK</w:t>
            </w:r>
            <w:r w:rsidRPr="00667460">
              <w:rPr>
                <w:rFonts w:ascii="Calibri" w:eastAsia="Times New Roman" w:hAnsi="Calibri" w:cs="Calibri"/>
                <w:color w:val="000000"/>
                <w:sz w:val="16"/>
              </w:rPr>
              <w:br/>
              <w:t>bit 6 : Front door closed</w:t>
            </w:r>
            <w:r w:rsidRPr="00667460">
              <w:rPr>
                <w:rFonts w:ascii="Calibri" w:eastAsia="Times New Roman" w:hAnsi="Calibri" w:cs="Calibri"/>
                <w:color w:val="000000"/>
                <w:sz w:val="16"/>
              </w:rPr>
              <w:br/>
              <w:t xml:space="preserve">bit 7 : Rear door closed </w:t>
            </w:r>
          </w:p>
        </w:tc>
      </w:tr>
      <w:tr w:rsidR="007C59E0" w:rsidRPr="00667460" w14:paraId="54A3D266" w14:textId="77777777" w:rsidTr="001F47BB">
        <w:trPr>
          <w:trHeight w:val="2304"/>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661686D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nil"/>
              <w:left w:val="nil"/>
              <w:bottom w:val="single" w:sz="4" w:space="0" w:color="auto"/>
              <w:right w:val="single" w:sz="4" w:space="0" w:color="auto"/>
            </w:tcBorders>
            <w:shd w:val="clear" w:color="000000" w:fill="C6E0B4"/>
            <w:noWrap/>
            <w:vAlign w:val="center"/>
            <w:hideMark/>
          </w:tcPr>
          <w:p w14:paraId="093F39D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1610" w:type="pct"/>
            <w:tcBorders>
              <w:top w:val="nil"/>
              <w:left w:val="nil"/>
              <w:bottom w:val="single" w:sz="4" w:space="0" w:color="auto"/>
              <w:right w:val="single" w:sz="4" w:space="0" w:color="auto"/>
            </w:tcBorders>
            <w:shd w:val="clear" w:color="000000" w:fill="C6E0B4"/>
            <w:noWrap/>
            <w:vAlign w:val="center"/>
            <w:hideMark/>
          </w:tcPr>
          <w:p w14:paraId="599A201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General status 2</w:t>
            </w:r>
          </w:p>
        </w:tc>
        <w:tc>
          <w:tcPr>
            <w:tcW w:w="315" w:type="pct"/>
            <w:tcBorders>
              <w:top w:val="nil"/>
              <w:left w:val="nil"/>
              <w:bottom w:val="single" w:sz="4" w:space="0" w:color="auto"/>
              <w:right w:val="single" w:sz="4" w:space="0" w:color="auto"/>
            </w:tcBorders>
            <w:shd w:val="clear" w:color="000000" w:fill="C6E0B4"/>
            <w:noWrap/>
            <w:vAlign w:val="center"/>
            <w:hideMark/>
          </w:tcPr>
          <w:p w14:paraId="08CD8399" w14:textId="38017B90"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nil"/>
              <w:left w:val="nil"/>
              <w:bottom w:val="single" w:sz="4" w:space="0" w:color="auto"/>
              <w:right w:val="single" w:sz="4" w:space="0" w:color="auto"/>
            </w:tcBorders>
            <w:shd w:val="clear" w:color="000000" w:fill="C6E0B4"/>
            <w:noWrap/>
            <w:vAlign w:val="center"/>
            <w:hideMark/>
          </w:tcPr>
          <w:p w14:paraId="4F3E406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C6E0B4"/>
            <w:noWrap/>
            <w:vAlign w:val="center"/>
            <w:hideMark/>
          </w:tcPr>
          <w:p w14:paraId="22387A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1915" w:type="pct"/>
            <w:tcBorders>
              <w:top w:val="nil"/>
              <w:left w:val="nil"/>
              <w:bottom w:val="dotted" w:sz="4" w:space="0" w:color="auto"/>
              <w:right w:val="single" w:sz="4" w:space="0" w:color="auto"/>
            </w:tcBorders>
            <w:shd w:val="clear" w:color="000000" w:fill="C6E0B4"/>
            <w:vAlign w:val="center"/>
            <w:hideMark/>
          </w:tcPr>
          <w:p w14:paraId="6BCA8D8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Local control enable</w:t>
            </w:r>
            <w:r w:rsidRPr="00667460">
              <w:rPr>
                <w:rFonts w:ascii="Calibri" w:eastAsia="Times New Roman" w:hAnsi="Calibri" w:cs="Calibri"/>
                <w:color w:val="000000"/>
                <w:sz w:val="16"/>
              </w:rPr>
              <w:br/>
              <w:t>bit 1 : RF line temperature OK</w:t>
            </w:r>
            <w:r w:rsidRPr="00667460">
              <w:rPr>
                <w:rFonts w:ascii="Calibri" w:eastAsia="Times New Roman" w:hAnsi="Calibri" w:cs="Calibri"/>
                <w:color w:val="000000"/>
                <w:sz w:val="16"/>
              </w:rPr>
              <w:br/>
              <w:t>bit 2 : External temperature 1 warning (1=ok)</w:t>
            </w:r>
            <w:r w:rsidRPr="00667460">
              <w:rPr>
                <w:rFonts w:ascii="Calibri" w:eastAsia="Times New Roman" w:hAnsi="Calibri" w:cs="Calibri"/>
                <w:color w:val="000000"/>
                <w:sz w:val="16"/>
              </w:rPr>
              <w:br/>
              <w:t>bit 3 : External temperature 2 warning (1=ok)</w:t>
            </w:r>
            <w:r w:rsidRPr="00667460">
              <w:rPr>
                <w:rFonts w:ascii="Calibri" w:eastAsia="Times New Roman" w:hAnsi="Calibri" w:cs="Calibri"/>
                <w:color w:val="000000"/>
                <w:sz w:val="16"/>
              </w:rPr>
              <w:br/>
              <w:t>bit 4 : Internal temperature warning (1=ok)</w:t>
            </w:r>
            <w:r w:rsidRPr="00667460">
              <w:rPr>
                <w:rFonts w:ascii="Calibri" w:eastAsia="Times New Roman" w:hAnsi="Calibri" w:cs="Calibri"/>
                <w:color w:val="000000"/>
                <w:sz w:val="16"/>
              </w:rPr>
              <w:br/>
              <w:t>bit 5 : External temperature 1 error (1=ok)</w:t>
            </w:r>
            <w:r w:rsidRPr="00667460">
              <w:rPr>
                <w:rFonts w:ascii="Calibri" w:eastAsia="Times New Roman" w:hAnsi="Calibri" w:cs="Calibri"/>
                <w:color w:val="000000"/>
                <w:sz w:val="16"/>
              </w:rPr>
              <w:br/>
              <w:t>bit 6 : External temperature 2 error (1=ok)</w:t>
            </w:r>
            <w:r w:rsidRPr="00667460">
              <w:rPr>
                <w:rFonts w:ascii="Calibri" w:eastAsia="Times New Roman" w:hAnsi="Calibri" w:cs="Calibri"/>
                <w:color w:val="000000"/>
                <w:sz w:val="16"/>
              </w:rPr>
              <w:br/>
              <w:t>bit 7 : Internal temperature error (1=ok)</w:t>
            </w:r>
          </w:p>
        </w:tc>
      </w:tr>
      <w:tr w:rsidR="007C59E0" w:rsidRPr="00667460" w14:paraId="31B0C9BC"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2BCB7DF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38ACC16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56836CB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Fan roof </w:t>
            </w:r>
            <w:proofErr w:type="spellStart"/>
            <w:r w:rsidRPr="00667460">
              <w:rPr>
                <w:rFonts w:ascii="Calibri" w:eastAsia="Times New Roman" w:hAnsi="Calibri" w:cs="Calibri"/>
                <w:color w:val="000000"/>
                <w:sz w:val="16"/>
              </w:rPr>
              <w:t>pwm</w:t>
            </w:r>
            <w:proofErr w:type="spellEnd"/>
            <w:r w:rsidRPr="00667460">
              <w:rPr>
                <w:rFonts w:ascii="Calibri" w:eastAsia="Times New Roman" w:hAnsi="Calibri" w:cs="Calibri"/>
                <w:color w:val="000000"/>
                <w:sz w:val="16"/>
              </w:rPr>
              <w:t xml:space="preserve"> setpoint</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0AEFB24F" w14:textId="08C394E0" w:rsidR="00605511" w:rsidRPr="00667460" w:rsidRDefault="00700BF5" w:rsidP="00605511">
            <w:pPr>
              <w:spacing w:after="0"/>
              <w:jc w:val="center"/>
              <w:rPr>
                <w:rFonts w:ascii="Calibri" w:eastAsia="Times New Roman" w:hAnsi="Calibri" w:cs="Calibri"/>
                <w:color w:val="000000"/>
                <w:sz w:val="16"/>
              </w:rPr>
            </w:pPr>
            <w:ins w:id="700" w:author="Della Faille Philippe" w:date="2019-07-09T14:41:00Z">
              <w:r>
                <w:rPr>
                  <w:rFonts w:ascii="Calibri" w:eastAsia="Times New Roman" w:hAnsi="Calibri" w:cs="Calibri"/>
                  <w:color w:val="000000"/>
                  <w:sz w:val="16"/>
                </w:rPr>
                <w:t>u</w:t>
              </w:r>
            </w:ins>
            <w:del w:id="701" w:author="Della Faille Philippe" w:date="2019-07-09T14:41:00Z">
              <w:r w:rsidRPr="00667460" w:rsidDel="00700BF5">
                <w:rPr>
                  <w:rFonts w:ascii="Calibri" w:eastAsia="Times New Roman" w:hAnsi="Calibri" w:cs="Calibri"/>
                  <w:color w:val="000000"/>
                  <w:sz w:val="16"/>
                </w:rPr>
                <w:delText>U</w:delText>
              </w:r>
            </w:del>
            <w:r w:rsidR="00605511" w:rsidRPr="00667460">
              <w:rPr>
                <w:rFonts w:ascii="Calibri" w:eastAsia="Times New Roman" w:hAnsi="Calibri" w:cs="Calibri"/>
                <w:color w:val="000000"/>
                <w:sz w:val="16"/>
              </w:rPr>
              <w:t>int</w:t>
            </w:r>
            <w:ins w:id="702" w:author="Della Faille Philippe" w:date="2019-07-09T14:41:00Z">
              <w:r>
                <w:rPr>
                  <w:rFonts w:ascii="Calibri" w:eastAsia="Times New Roman" w:hAnsi="Calibri" w:cs="Calibri"/>
                  <w:color w:val="000000"/>
                  <w:sz w:val="16"/>
                </w:rPr>
                <w:t>16</w:t>
              </w:r>
            </w:ins>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289828C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706187A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1915" w:type="pct"/>
            <w:tcBorders>
              <w:top w:val="nil"/>
              <w:left w:val="nil"/>
              <w:bottom w:val="dotted" w:sz="4" w:space="0" w:color="auto"/>
              <w:right w:val="single" w:sz="4" w:space="0" w:color="auto"/>
            </w:tcBorders>
            <w:shd w:val="clear" w:color="000000" w:fill="C6E0B4"/>
            <w:vAlign w:val="center"/>
            <w:hideMark/>
          </w:tcPr>
          <w:p w14:paraId="689EDDD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w:t>
            </w:r>
          </w:p>
        </w:tc>
      </w:tr>
      <w:tr w:rsidR="007C59E0" w:rsidRPr="00667460" w14:paraId="502F8294"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6638023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0DB9FE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336FE95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Fan roof speed</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67588327" w14:textId="570E495B" w:rsidR="00605511" w:rsidRPr="00667460" w:rsidRDefault="00700BF5" w:rsidP="00605511">
            <w:pPr>
              <w:spacing w:after="0"/>
              <w:jc w:val="center"/>
              <w:rPr>
                <w:rFonts w:ascii="Calibri" w:eastAsia="Times New Roman" w:hAnsi="Calibri" w:cs="Calibri"/>
                <w:color w:val="000000"/>
                <w:sz w:val="16"/>
              </w:rPr>
            </w:pPr>
            <w:ins w:id="703"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04"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49AC5E5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74ACDE8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w:t>
            </w:r>
          </w:p>
        </w:tc>
        <w:tc>
          <w:tcPr>
            <w:tcW w:w="1915" w:type="pct"/>
            <w:tcBorders>
              <w:top w:val="nil"/>
              <w:left w:val="nil"/>
              <w:bottom w:val="dotted" w:sz="4" w:space="0" w:color="auto"/>
              <w:right w:val="single" w:sz="4" w:space="0" w:color="auto"/>
            </w:tcBorders>
            <w:shd w:val="clear" w:color="000000" w:fill="C6E0B4"/>
            <w:vAlign w:val="center"/>
            <w:hideMark/>
          </w:tcPr>
          <w:p w14:paraId="26E23C4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rpm</w:t>
            </w:r>
          </w:p>
        </w:tc>
      </w:tr>
      <w:tr w:rsidR="007C59E0" w:rsidRPr="00667460" w14:paraId="52793107"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49B13B3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2F3A53F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6BB455D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Fan left </w:t>
            </w:r>
            <w:proofErr w:type="spellStart"/>
            <w:r w:rsidRPr="00667460">
              <w:rPr>
                <w:rFonts w:ascii="Calibri" w:eastAsia="Times New Roman" w:hAnsi="Calibri" w:cs="Calibri"/>
                <w:color w:val="000000"/>
                <w:sz w:val="16"/>
              </w:rPr>
              <w:t>pwm</w:t>
            </w:r>
            <w:proofErr w:type="spellEnd"/>
            <w:r w:rsidRPr="00667460">
              <w:rPr>
                <w:rFonts w:ascii="Calibri" w:eastAsia="Times New Roman" w:hAnsi="Calibri" w:cs="Calibri"/>
                <w:color w:val="000000"/>
                <w:sz w:val="16"/>
              </w:rPr>
              <w:t xml:space="preserve"> setpoint</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004EFA66" w14:textId="5C00EE61" w:rsidR="00605511" w:rsidRPr="00667460" w:rsidRDefault="00700BF5" w:rsidP="00605511">
            <w:pPr>
              <w:spacing w:after="0"/>
              <w:jc w:val="center"/>
              <w:rPr>
                <w:rFonts w:ascii="Calibri" w:eastAsia="Times New Roman" w:hAnsi="Calibri" w:cs="Calibri"/>
                <w:color w:val="000000"/>
                <w:sz w:val="16"/>
              </w:rPr>
            </w:pPr>
            <w:ins w:id="705"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06"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70E8B8F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2B0C2E5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w:t>
            </w:r>
          </w:p>
        </w:tc>
        <w:tc>
          <w:tcPr>
            <w:tcW w:w="1915" w:type="pct"/>
            <w:tcBorders>
              <w:top w:val="nil"/>
              <w:left w:val="nil"/>
              <w:bottom w:val="dotted" w:sz="4" w:space="0" w:color="auto"/>
              <w:right w:val="single" w:sz="4" w:space="0" w:color="auto"/>
            </w:tcBorders>
            <w:shd w:val="clear" w:color="000000" w:fill="C6E0B4"/>
            <w:vAlign w:val="center"/>
            <w:hideMark/>
          </w:tcPr>
          <w:p w14:paraId="0D5A0B8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w:t>
            </w:r>
          </w:p>
        </w:tc>
      </w:tr>
      <w:tr w:rsidR="007C59E0" w:rsidRPr="00667460" w14:paraId="41B224EA"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0E5AC47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4B2FEAC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084F0DE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Fan left 1 speed</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5BD4BABE" w14:textId="7D6756D8" w:rsidR="00605511" w:rsidRPr="00667460" w:rsidRDefault="00700BF5" w:rsidP="00605511">
            <w:pPr>
              <w:spacing w:after="0"/>
              <w:jc w:val="center"/>
              <w:rPr>
                <w:rFonts w:ascii="Calibri" w:eastAsia="Times New Roman" w:hAnsi="Calibri" w:cs="Calibri"/>
                <w:color w:val="000000"/>
                <w:sz w:val="16"/>
              </w:rPr>
            </w:pPr>
            <w:ins w:id="707"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08"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0B0CFFD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0CBF956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w:t>
            </w:r>
          </w:p>
        </w:tc>
        <w:tc>
          <w:tcPr>
            <w:tcW w:w="1915" w:type="pct"/>
            <w:tcBorders>
              <w:top w:val="nil"/>
              <w:left w:val="nil"/>
              <w:bottom w:val="dotted" w:sz="4" w:space="0" w:color="auto"/>
              <w:right w:val="single" w:sz="4" w:space="0" w:color="auto"/>
            </w:tcBorders>
            <w:shd w:val="clear" w:color="000000" w:fill="C6E0B4"/>
            <w:vAlign w:val="center"/>
            <w:hideMark/>
          </w:tcPr>
          <w:p w14:paraId="2CD3500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rpm</w:t>
            </w:r>
          </w:p>
        </w:tc>
      </w:tr>
      <w:tr w:rsidR="007C59E0" w:rsidRPr="00667460" w14:paraId="0644D883"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6A3EEEF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0B6237E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5208296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Fan left 2 </w:t>
            </w:r>
            <w:proofErr w:type="gramStart"/>
            <w:r w:rsidRPr="00667460">
              <w:rPr>
                <w:rFonts w:ascii="Calibri" w:eastAsia="Times New Roman" w:hAnsi="Calibri" w:cs="Calibri"/>
                <w:color w:val="000000"/>
                <w:sz w:val="16"/>
              </w:rPr>
              <w:t>speed</w:t>
            </w:r>
            <w:proofErr w:type="gramEnd"/>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1E2A52DB" w14:textId="69A385D2" w:rsidR="00605511" w:rsidRPr="00667460" w:rsidRDefault="00700BF5" w:rsidP="00605511">
            <w:pPr>
              <w:spacing w:after="0"/>
              <w:jc w:val="center"/>
              <w:rPr>
                <w:rFonts w:ascii="Calibri" w:eastAsia="Times New Roman" w:hAnsi="Calibri" w:cs="Calibri"/>
                <w:color w:val="000000"/>
                <w:sz w:val="16"/>
              </w:rPr>
            </w:pPr>
            <w:ins w:id="709"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10"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58B952A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58A3D7B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w:t>
            </w:r>
          </w:p>
        </w:tc>
        <w:tc>
          <w:tcPr>
            <w:tcW w:w="1915" w:type="pct"/>
            <w:tcBorders>
              <w:top w:val="nil"/>
              <w:left w:val="nil"/>
              <w:bottom w:val="dotted" w:sz="4" w:space="0" w:color="auto"/>
              <w:right w:val="single" w:sz="4" w:space="0" w:color="auto"/>
            </w:tcBorders>
            <w:shd w:val="clear" w:color="000000" w:fill="C6E0B4"/>
            <w:vAlign w:val="center"/>
            <w:hideMark/>
          </w:tcPr>
          <w:p w14:paraId="20981AB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rpm</w:t>
            </w:r>
          </w:p>
        </w:tc>
      </w:tr>
      <w:tr w:rsidR="007C59E0" w:rsidRPr="00667460" w14:paraId="71FD99F4"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1A32D5C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2B3F47D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35B4178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Fan right </w:t>
            </w:r>
            <w:proofErr w:type="spellStart"/>
            <w:r w:rsidRPr="00667460">
              <w:rPr>
                <w:rFonts w:ascii="Calibri" w:eastAsia="Times New Roman" w:hAnsi="Calibri" w:cs="Calibri"/>
                <w:color w:val="000000"/>
                <w:sz w:val="16"/>
              </w:rPr>
              <w:t>pwm</w:t>
            </w:r>
            <w:proofErr w:type="spellEnd"/>
            <w:r w:rsidRPr="00667460">
              <w:rPr>
                <w:rFonts w:ascii="Calibri" w:eastAsia="Times New Roman" w:hAnsi="Calibri" w:cs="Calibri"/>
                <w:color w:val="000000"/>
                <w:sz w:val="16"/>
              </w:rPr>
              <w:t xml:space="preserve"> setpoint</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58F7DC74" w14:textId="6AEB1E5D" w:rsidR="00605511" w:rsidRPr="00667460" w:rsidRDefault="00700BF5" w:rsidP="00605511">
            <w:pPr>
              <w:spacing w:after="0"/>
              <w:jc w:val="center"/>
              <w:rPr>
                <w:rFonts w:ascii="Calibri" w:eastAsia="Times New Roman" w:hAnsi="Calibri" w:cs="Calibri"/>
                <w:color w:val="000000"/>
                <w:sz w:val="16"/>
              </w:rPr>
            </w:pPr>
            <w:ins w:id="711"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12"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37D1276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6DE09A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w:t>
            </w:r>
          </w:p>
        </w:tc>
        <w:tc>
          <w:tcPr>
            <w:tcW w:w="1915" w:type="pct"/>
            <w:tcBorders>
              <w:top w:val="nil"/>
              <w:left w:val="nil"/>
              <w:bottom w:val="dotted" w:sz="4" w:space="0" w:color="auto"/>
              <w:right w:val="single" w:sz="4" w:space="0" w:color="auto"/>
            </w:tcBorders>
            <w:shd w:val="clear" w:color="000000" w:fill="C6E0B4"/>
            <w:vAlign w:val="center"/>
            <w:hideMark/>
          </w:tcPr>
          <w:p w14:paraId="5CA2F0D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w:t>
            </w:r>
          </w:p>
        </w:tc>
      </w:tr>
      <w:tr w:rsidR="007C59E0" w:rsidRPr="00667460" w14:paraId="0423E6E4"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2908148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36089F0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03C92EB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Fan right 1 speed</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581259FB" w14:textId="107E415E" w:rsidR="00605511" w:rsidRPr="00667460" w:rsidRDefault="00700BF5" w:rsidP="00605511">
            <w:pPr>
              <w:spacing w:after="0"/>
              <w:jc w:val="center"/>
              <w:rPr>
                <w:rFonts w:ascii="Calibri" w:eastAsia="Times New Roman" w:hAnsi="Calibri" w:cs="Calibri"/>
                <w:color w:val="000000"/>
                <w:sz w:val="16"/>
              </w:rPr>
            </w:pPr>
            <w:ins w:id="713"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14"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5312C5C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123B3E9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w:t>
            </w:r>
          </w:p>
        </w:tc>
        <w:tc>
          <w:tcPr>
            <w:tcW w:w="1915" w:type="pct"/>
            <w:tcBorders>
              <w:top w:val="nil"/>
              <w:left w:val="nil"/>
              <w:bottom w:val="dotted" w:sz="4" w:space="0" w:color="auto"/>
              <w:right w:val="single" w:sz="4" w:space="0" w:color="auto"/>
            </w:tcBorders>
            <w:shd w:val="clear" w:color="000000" w:fill="C6E0B4"/>
            <w:vAlign w:val="center"/>
            <w:hideMark/>
          </w:tcPr>
          <w:p w14:paraId="05DCD6A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rpm</w:t>
            </w:r>
          </w:p>
        </w:tc>
      </w:tr>
      <w:tr w:rsidR="007C59E0" w:rsidRPr="00667460" w14:paraId="2CEB2833"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705D75F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4C838D5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6DD1881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Fan right 2 </w:t>
            </w:r>
            <w:proofErr w:type="gramStart"/>
            <w:r w:rsidRPr="00667460">
              <w:rPr>
                <w:rFonts w:ascii="Calibri" w:eastAsia="Times New Roman" w:hAnsi="Calibri" w:cs="Calibri"/>
                <w:color w:val="000000"/>
                <w:sz w:val="16"/>
              </w:rPr>
              <w:t>speed</w:t>
            </w:r>
            <w:proofErr w:type="gramEnd"/>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1A5E9327" w14:textId="1D41E079" w:rsidR="00605511" w:rsidRPr="00667460" w:rsidRDefault="00700BF5" w:rsidP="00605511">
            <w:pPr>
              <w:spacing w:after="0"/>
              <w:jc w:val="center"/>
              <w:rPr>
                <w:rFonts w:ascii="Calibri" w:eastAsia="Times New Roman" w:hAnsi="Calibri" w:cs="Calibri"/>
                <w:color w:val="000000"/>
                <w:sz w:val="16"/>
              </w:rPr>
            </w:pPr>
            <w:ins w:id="715"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16"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39400D0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6940481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w:t>
            </w:r>
          </w:p>
        </w:tc>
        <w:tc>
          <w:tcPr>
            <w:tcW w:w="1915" w:type="pct"/>
            <w:tcBorders>
              <w:top w:val="nil"/>
              <w:left w:val="nil"/>
              <w:bottom w:val="dotted" w:sz="4" w:space="0" w:color="auto"/>
              <w:right w:val="single" w:sz="4" w:space="0" w:color="auto"/>
            </w:tcBorders>
            <w:shd w:val="clear" w:color="000000" w:fill="C6E0B4"/>
            <w:vAlign w:val="center"/>
            <w:hideMark/>
          </w:tcPr>
          <w:p w14:paraId="621A7AF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rpm</w:t>
            </w:r>
          </w:p>
        </w:tc>
      </w:tr>
      <w:tr w:rsidR="007C59E0" w:rsidRPr="00667460" w14:paraId="1307ED27"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5471EC4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3182C2D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007900B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Internal temperature</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3D1DC4E0" w14:textId="345849CA" w:rsidR="00605511" w:rsidRPr="00667460" w:rsidRDefault="00700BF5" w:rsidP="00605511">
            <w:pPr>
              <w:spacing w:after="0"/>
              <w:jc w:val="center"/>
              <w:rPr>
                <w:rFonts w:ascii="Calibri" w:eastAsia="Times New Roman" w:hAnsi="Calibri" w:cs="Calibri"/>
                <w:color w:val="000000"/>
                <w:sz w:val="16"/>
              </w:rPr>
            </w:pPr>
            <w:ins w:id="717"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18"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3A168F0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0E79FA0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w:t>
            </w:r>
          </w:p>
        </w:tc>
        <w:tc>
          <w:tcPr>
            <w:tcW w:w="1915" w:type="pct"/>
            <w:tcBorders>
              <w:top w:val="nil"/>
              <w:left w:val="nil"/>
              <w:bottom w:val="dotted" w:sz="4" w:space="0" w:color="auto"/>
              <w:right w:val="single" w:sz="4" w:space="0" w:color="auto"/>
            </w:tcBorders>
            <w:shd w:val="clear" w:color="000000" w:fill="C6E0B4"/>
            <w:vAlign w:val="center"/>
            <w:hideMark/>
          </w:tcPr>
          <w:p w14:paraId="787A9DE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 deg C</w:t>
            </w:r>
          </w:p>
        </w:tc>
      </w:tr>
      <w:tr w:rsidR="007C59E0" w:rsidRPr="00667460" w14:paraId="24A8BDA2"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3221A2F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4F76E27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1EDA89D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External temperature 1</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40E6765D" w14:textId="54A70D7B" w:rsidR="00605511" w:rsidRPr="00667460" w:rsidRDefault="00700BF5" w:rsidP="00605511">
            <w:pPr>
              <w:spacing w:after="0"/>
              <w:jc w:val="center"/>
              <w:rPr>
                <w:rFonts w:ascii="Calibri" w:eastAsia="Times New Roman" w:hAnsi="Calibri" w:cs="Calibri"/>
                <w:color w:val="000000"/>
                <w:sz w:val="16"/>
              </w:rPr>
            </w:pPr>
            <w:ins w:id="719"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20"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64579A4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0FC6CDD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w:t>
            </w:r>
          </w:p>
        </w:tc>
        <w:tc>
          <w:tcPr>
            <w:tcW w:w="1915" w:type="pct"/>
            <w:tcBorders>
              <w:top w:val="nil"/>
              <w:left w:val="nil"/>
              <w:bottom w:val="dotted" w:sz="4" w:space="0" w:color="auto"/>
              <w:right w:val="single" w:sz="4" w:space="0" w:color="auto"/>
            </w:tcBorders>
            <w:shd w:val="clear" w:color="000000" w:fill="C6E0B4"/>
            <w:vAlign w:val="center"/>
            <w:hideMark/>
          </w:tcPr>
          <w:p w14:paraId="58D2A8F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 deg C</w:t>
            </w:r>
          </w:p>
        </w:tc>
      </w:tr>
      <w:tr w:rsidR="007C59E0" w:rsidRPr="00667460" w14:paraId="424DE301"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787FC8A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59411E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3246CB6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External temperature 2</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60F51137" w14:textId="4C64ADF8" w:rsidR="00605511" w:rsidRPr="00667460" w:rsidRDefault="00700BF5" w:rsidP="00605511">
            <w:pPr>
              <w:spacing w:after="0"/>
              <w:jc w:val="center"/>
              <w:rPr>
                <w:rFonts w:ascii="Calibri" w:eastAsia="Times New Roman" w:hAnsi="Calibri" w:cs="Calibri"/>
                <w:color w:val="000000"/>
                <w:sz w:val="16"/>
              </w:rPr>
            </w:pPr>
            <w:ins w:id="721"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22"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34A2680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C6E0B4"/>
            <w:noWrap/>
            <w:vAlign w:val="center"/>
            <w:hideMark/>
          </w:tcPr>
          <w:p w14:paraId="557E012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w:t>
            </w:r>
          </w:p>
        </w:tc>
        <w:tc>
          <w:tcPr>
            <w:tcW w:w="1915" w:type="pct"/>
            <w:tcBorders>
              <w:top w:val="nil"/>
              <w:left w:val="nil"/>
              <w:bottom w:val="dotted" w:sz="4" w:space="0" w:color="auto"/>
              <w:right w:val="single" w:sz="4" w:space="0" w:color="auto"/>
            </w:tcBorders>
            <w:shd w:val="clear" w:color="000000" w:fill="C6E0B4"/>
            <w:vAlign w:val="center"/>
            <w:hideMark/>
          </w:tcPr>
          <w:p w14:paraId="5E00085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 deg C</w:t>
            </w:r>
          </w:p>
        </w:tc>
      </w:tr>
      <w:tr w:rsidR="007C59E0" w:rsidRPr="00667460" w14:paraId="068A06D2"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410A639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nil"/>
              <w:right w:val="single" w:sz="4" w:space="0" w:color="auto"/>
            </w:tcBorders>
            <w:shd w:val="clear" w:color="000000" w:fill="C6E0B4"/>
            <w:noWrap/>
            <w:vAlign w:val="center"/>
            <w:hideMark/>
          </w:tcPr>
          <w:p w14:paraId="469AB97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w:t>
            </w:r>
          </w:p>
        </w:tc>
        <w:tc>
          <w:tcPr>
            <w:tcW w:w="1610" w:type="pct"/>
            <w:tcBorders>
              <w:top w:val="dotted" w:sz="4" w:space="0" w:color="auto"/>
              <w:left w:val="nil"/>
              <w:bottom w:val="nil"/>
              <w:right w:val="single" w:sz="4" w:space="0" w:color="auto"/>
            </w:tcBorders>
            <w:shd w:val="clear" w:color="000000" w:fill="C6E0B4"/>
            <w:noWrap/>
            <w:vAlign w:val="center"/>
            <w:hideMark/>
          </w:tcPr>
          <w:p w14:paraId="38C9295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Water flow</w:t>
            </w:r>
          </w:p>
        </w:tc>
        <w:tc>
          <w:tcPr>
            <w:tcW w:w="315" w:type="pct"/>
            <w:tcBorders>
              <w:top w:val="dotted" w:sz="4" w:space="0" w:color="auto"/>
              <w:left w:val="nil"/>
              <w:bottom w:val="nil"/>
              <w:right w:val="single" w:sz="4" w:space="0" w:color="auto"/>
            </w:tcBorders>
            <w:shd w:val="clear" w:color="000000" w:fill="C6E0B4"/>
            <w:noWrap/>
            <w:vAlign w:val="center"/>
            <w:hideMark/>
          </w:tcPr>
          <w:p w14:paraId="18441A7E" w14:textId="7BBCF49D" w:rsidR="00605511" w:rsidRPr="00667460" w:rsidRDefault="00700BF5" w:rsidP="00605511">
            <w:pPr>
              <w:spacing w:after="0"/>
              <w:jc w:val="center"/>
              <w:rPr>
                <w:rFonts w:ascii="Calibri" w:eastAsia="Times New Roman" w:hAnsi="Calibri" w:cs="Calibri"/>
                <w:color w:val="000000"/>
                <w:sz w:val="16"/>
              </w:rPr>
            </w:pPr>
            <w:ins w:id="723"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24"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nil"/>
              <w:right w:val="single" w:sz="4" w:space="0" w:color="auto"/>
            </w:tcBorders>
            <w:shd w:val="clear" w:color="000000" w:fill="C6E0B4"/>
            <w:noWrap/>
            <w:vAlign w:val="center"/>
            <w:hideMark/>
          </w:tcPr>
          <w:p w14:paraId="07B9217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nil"/>
              <w:right w:val="single" w:sz="4" w:space="0" w:color="auto"/>
            </w:tcBorders>
            <w:shd w:val="clear" w:color="000000" w:fill="C6E0B4"/>
            <w:noWrap/>
            <w:vAlign w:val="center"/>
            <w:hideMark/>
          </w:tcPr>
          <w:p w14:paraId="644606A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24</w:t>
            </w:r>
          </w:p>
        </w:tc>
        <w:tc>
          <w:tcPr>
            <w:tcW w:w="1915" w:type="pct"/>
            <w:tcBorders>
              <w:top w:val="nil"/>
              <w:left w:val="nil"/>
              <w:bottom w:val="nil"/>
              <w:right w:val="single" w:sz="4" w:space="0" w:color="auto"/>
            </w:tcBorders>
            <w:shd w:val="clear" w:color="000000" w:fill="C6E0B4"/>
            <w:vAlign w:val="center"/>
            <w:hideMark/>
          </w:tcPr>
          <w:p w14:paraId="6D7A43D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0.01 L/min</w:t>
            </w:r>
          </w:p>
        </w:tc>
      </w:tr>
      <w:tr w:rsidR="007C59E0" w:rsidRPr="00667460" w14:paraId="70A72C60" w14:textId="77777777" w:rsidTr="001F47BB">
        <w:trPr>
          <w:trHeight w:val="288"/>
          <w:jc w:val="center"/>
        </w:trPr>
        <w:tc>
          <w:tcPr>
            <w:tcW w:w="257" w:type="pct"/>
            <w:vMerge/>
            <w:tcBorders>
              <w:top w:val="single" w:sz="4" w:space="0" w:color="auto"/>
              <w:left w:val="single" w:sz="4" w:space="0" w:color="auto"/>
              <w:bottom w:val="single" w:sz="4" w:space="0" w:color="000000"/>
              <w:right w:val="single" w:sz="4" w:space="0" w:color="auto"/>
            </w:tcBorders>
            <w:vAlign w:val="center"/>
            <w:hideMark/>
          </w:tcPr>
          <w:p w14:paraId="78346D3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C6E0B4"/>
            <w:noWrap/>
            <w:vAlign w:val="center"/>
            <w:hideMark/>
          </w:tcPr>
          <w:p w14:paraId="0E4FE44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w:t>
            </w:r>
          </w:p>
        </w:tc>
        <w:tc>
          <w:tcPr>
            <w:tcW w:w="1610" w:type="pct"/>
            <w:tcBorders>
              <w:top w:val="dotted" w:sz="4" w:space="0" w:color="auto"/>
              <w:left w:val="nil"/>
              <w:bottom w:val="single" w:sz="4" w:space="0" w:color="auto"/>
              <w:right w:val="single" w:sz="4" w:space="0" w:color="auto"/>
            </w:tcBorders>
            <w:shd w:val="clear" w:color="000000" w:fill="C6E0B4"/>
            <w:noWrap/>
            <w:vAlign w:val="center"/>
            <w:hideMark/>
          </w:tcPr>
          <w:p w14:paraId="29F4477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Live counter</w:t>
            </w:r>
          </w:p>
        </w:tc>
        <w:tc>
          <w:tcPr>
            <w:tcW w:w="315" w:type="pct"/>
            <w:tcBorders>
              <w:top w:val="dotted" w:sz="4" w:space="0" w:color="auto"/>
              <w:left w:val="nil"/>
              <w:bottom w:val="single" w:sz="4" w:space="0" w:color="auto"/>
              <w:right w:val="single" w:sz="4" w:space="0" w:color="auto"/>
            </w:tcBorders>
            <w:shd w:val="clear" w:color="000000" w:fill="C6E0B4"/>
            <w:noWrap/>
            <w:vAlign w:val="center"/>
            <w:hideMark/>
          </w:tcPr>
          <w:p w14:paraId="1B6750E4" w14:textId="58378960" w:rsidR="00605511" w:rsidRPr="00667460" w:rsidRDefault="00700BF5" w:rsidP="00605511">
            <w:pPr>
              <w:spacing w:after="0"/>
              <w:jc w:val="center"/>
              <w:rPr>
                <w:rFonts w:ascii="Calibri" w:eastAsia="Times New Roman" w:hAnsi="Calibri" w:cs="Calibri"/>
                <w:color w:val="000000"/>
                <w:sz w:val="16"/>
              </w:rPr>
            </w:pPr>
            <w:ins w:id="725" w:author="Della Faille Philippe" w:date="2019-07-09T14:4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26" w:author="Della Faille Philippe" w:date="2019-07-09T14:41: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C6E0B4"/>
            <w:noWrap/>
            <w:vAlign w:val="center"/>
            <w:hideMark/>
          </w:tcPr>
          <w:p w14:paraId="6597036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dotted" w:sz="4" w:space="0" w:color="auto"/>
              <w:left w:val="nil"/>
              <w:bottom w:val="single" w:sz="4" w:space="0" w:color="auto"/>
              <w:right w:val="single" w:sz="4" w:space="0" w:color="auto"/>
            </w:tcBorders>
            <w:shd w:val="clear" w:color="000000" w:fill="C6E0B4"/>
            <w:noWrap/>
            <w:vAlign w:val="center"/>
            <w:hideMark/>
          </w:tcPr>
          <w:p w14:paraId="6D6B938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26</w:t>
            </w:r>
          </w:p>
        </w:tc>
        <w:tc>
          <w:tcPr>
            <w:tcW w:w="1915" w:type="pct"/>
            <w:tcBorders>
              <w:top w:val="dotted" w:sz="4" w:space="0" w:color="auto"/>
              <w:left w:val="nil"/>
              <w:bottom w:val="single" w:sz="4" w:space="0" w:color="auto"/>
              <w:right w:val="single" w:sz="4" w:space="0" w:color="auto"/>
            </w:tcBorders>
            <w:shd w:val="clear" w:color="000000" w:fill="C6E0B4"/>
            <w:vAlign w:val="center"/>
            <w:hideMark/>
          </w:tcPr>
          <w:p w14:paraId="5307E34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13EAA834" w14:textId="77777777" w:rsidTr="001F47BB">
        <w:trPr>
          <w:trHeight w:val="1728"/>
          <w:jc w:val="center"/>
        </w:trPr>
        <w:tc>
          <w:tcPr>
            <w:tcW w:w="257" w:type="pct"/>
            <w:vMerge w:val="restart"/>
            <w:tcBorders>
              <w:top w:val="nil"/>
              <w:left w:val="single" w:sz="4" w:space="0" w:color="auto"/>
              <w:bottom w:val="single" w:sz="4" w:space="0" w:color="000000"/>
              <w:right w:val="single" w:sz="4" w:space="0" w:color="auto"/>
            </w:tcBorders>
            <w:shd w:val="clear" w:color="000000" w:fill="FFE699"/>
            <w:noWrap/>
            <w:textDirection w:val="btLr"/>
            <w:vAlign w:val="center"/>
            <w:hideMark/>
          </w:tcPr>
          <w:p w14:paraId="585E5C4E" w14:textId="77777777" w:rsidR="00605511" w:rsidRPr="00667460" w:rsidRDefault="00605511" w:rsidP="00605511">
            <w:pPr>
              <w:spacing w:after="0"/>
              <w:jc w:val="center"/>
              <w:rPr>
                <w:rFonts w:ascii="Calibri" w:eastAsia="Times New Roman" w:hAnsi="Calibri" w:cs="Calibri"/>
                <w:b/>
                <w:bCs/>
                <w:color w:val="000000"/>
                <w:sz w:val="16"/>
                <w:szCs w:val="28"/>
              </w:rPr>
            </w:pPr>
            <w:r w:rsidRPr="00667460">
              <w:rPr>
                <w:rFonts w:ascii="Calibri" w:eastAsia="Times New Roman" w:hAnsi="Calibri" w:cs="Calibri"/>
                <w:b/>
                <w:bCs/>
                <w:color w:val="000000"/>
                <w:sz w:val="16"/>
                <w:szCs w:val="28"/>
              </w:rPr>
              <w:t>AMPLIFIERS</w:t>
            </w:r>
          </w:p>
        </w:tc>
        <w:tc>
          <w:tcPr>
            <w:tcW w:w="298" w:type="pct"/>
            <w:tcBorders>
              <w:top w:val="nil"/>
              <w:left w:val="nil"/>
              <w:bottom w:val="single" w:sz="4" w:space="0" w:color="auto"/>
              <w:right w:val="single" w:sz="4" w:space="0" w:color="auto"/>
            </w:tcBorders>
            <w:shd w:val="clear" w:color="000000" w:fill="FFE699"/>
            <w:noWrap/>
            <w:vAlign w:val="center"/>
            <w:hideMark/>
          </w:tcPr>
          <w:p w14:paraId="3707F8E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w:t>
            </w:r>
          </w:p>
        </w:tc>
        <w:tc>
          <w:tcPr>
            <w:tcW w:w="1610" w:type="pct"/>
            <w:tcBorders>
              <w:top w:val="nil"/>
              <w:left w:val="nil"/>
              <w:bottom w:val="single" w:sz="4" w:space="0" w:color="auto"/>
              <w:right w:val="single" w:sz="4" w:space="0" w:color="auto"/>
            </w:tcBorders>
            <w:shd w:val="clear" w:color="000000" w:fill="FFE699"/>
            <w:noWrap/>
            <w:vAlign w:val="center"/>
            <w:hideMark/>
          </w:tcPr>
          <w:p w14:paraId="47E3695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A status</w:t>
            </w:r>
          </w:p>
        </w:tc>
        <w:tc>
          <w:tcPr>
            <w:tcW w:w="315" w:type="pct"/>
            <w:tcBorders>
              <w:top w:val="nil"/>
              <w:left w:val="nil"/>
              <w:bottom w:val="single" w:sz="4" w:space="0" w:color="auto"/>
              <w:right w:val="single" w:sz="4" w:space="0" w:color="auto"/>
            </w:tcBorders>
            <w:shd w:val="clear" w:color="000000" w:fill="FFE699"/>
            <w:noWrap/>
            <w:vAlign w:val="center"/>
            <w:hideMark/>
          </w:tcPr>
          <w:p w14:paraId="7A4DF344" w14:textId="6545D93D" w:rsidR="00605511" w:rsidRPr="00667460" w:rsidRDefault="007C59E0" w:rsidP="007C59E0">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nil"/>
              <w:left w:val="nil"/>
              <w:bottom w:val="single" w:sz="4" w:space="0" w:color="auto"/>
              <w:right w:val="single" w:sz="4" w:space="0" w:color="auto"/>
            </w:tcBorders>
            <w:shd w:val="clear" w:color="000000" w:fill="FFE699"/>
            <w:noWrap/>
            <w:vAlign w:val="center"/>
            <w:hideMark/>
          </w:tcPr>
          <w:p w14:paraId="1B7A79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449EADB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28</w:t>
            </w:r>
          </w:p>
        </w:tc>
        <w:tc>
          <w:tcPr>
            <w:tcW w:w="1915" w:type="pct"/>
            <w:tcBorders>
              <w:top w:val="nil"/>
              <w:left w:val="nil"/>
              <w:bottom w:val="dotted" w:sz="4" w:space="0" w:color="auto"/>
              <w:right w:val="single" w:sz="4" w:space="0" w:color="auto"/>
            </w:tcBorders>
            <w:shd w:val="clear" w:color="000000" w:fill="FFE699"/>
            <w:vAlign w:val="center"/>
            <w:hideMark/>
          </w:tcPr>
          <w:p w14:paraId="167B514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com of all module ok</w:t>
            </w:r>
            <w:r w:rsidRPr="00667460">
              <w:rPr>
                <w:rFonts w:ascii="Calibri" w:eastAsia="Times New Roman" w:hAnsi="Calibri" w:cs="Calibri"/>
                <w:color w:val="000000"/>
                <w:sz w:val="16"/>
              </w:rPr>
              <w:br/>
              <w:t>bit1 : all pallet running</w:t>
            </w:r>
            <w:r w:rsidRPr="00667460">
              <w:rPr>
                <w:rFonts w:ascii="Calibri" w:eastAsia="Times New Roman" w:hAnsi="Calibri" w:cs="Calibri"/>
                <w:color w:val="000000"/>
                <w:sz w:val="16"/>
              </w:rPr>
              <w:br/>
              <w:t>bit 2 : some pallet running</w:t>
            </w:r>
            <w:r w:rsidRPr="00667460">
              <w:rPr>
                <w:rFonts w:ascii="Calibri" w:eastAsia="Times New Roman" w:hAnsi="Calibri" w:cs="Calibri"/>
                <w:color w:val="000000"/>
                <w:sz w:val="16"/>
              </w:rPr>
              <w:br/>
              <w:t>bit 3 : V PSU &gt; 90% set point</w:t>
            </w:r>
            <w:r w:rsidRPr="00667460">
              <w:rPr>
                <w:rFonts w:ascii="Calibri" w:eastAsia="Times New Roman" w:hAnsi="Calibri" w:cs="Calibri"/>
                <w:color w:val="000000"/>
                <w:sz w:val="16"/>
              </w:rPr>
              <w:br/>
              <w:t>bit 4 : RF driver PSU OK</w:t>
            </w:r>
            <w:r w:rsidRPr="00667460">
              <w:rPr>
                <w:rFonts w:ascii="Calibri" w:eastAsia="Times New Roman" w:hAnsi="Calibri" w:cs="Calibri"/>
                <w:color w:val="000000"/>
                <w:sz w:val="16"/>
              </w:rPr>
              <w:br/>
              <w:t>bit 5 : RF driver ON</w:t>
            </w:r>
          </w:p>
        </w:tc>
      </w:tr>
      <w:tr w:rsidR="007C59E0" w:rsidRPr="00667460" w14:paraId="488910D0"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C43935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3777DF7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CC401C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A number of </w:t>
            </w:r>
            <w:proofErr w:type="gramStart"/>
            <w:r w:rsidRPr="00667460">
              <w:rPr>
                <w:rFonts w:ascii="Calibri" w:eastAsia="Times New Roman" w:hAnsi="Calibri" w:cs="Calibri"/>
                <w:color w:val="000000"/>
                <w:sz w:val="16"/>
              </w:rPr>
              <w:t>pallet</w:t>
            </w:r>
            <w:proofErr w:type="gramEnd"/>
            <w:r w:rsidRPr="00667460">
              <w:rPr>
                <w:rFonts w:ascii="Calibri" w:eastAsia="Times New Roman" w:hAnsi="Calibri" w:cs="Calibri"/>
                <w:color w:val="000000"/>
                <w:sz w:val="16"/>
              </w:rPr>
              <w:t xml:space="preserve"> running</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56847E83" w14:textId="1D1681C9" w:rsidR="00605511" w:rsidRPr="00667460" w:rsidRDefault="007C59E0" w:rsidP="007C59E0">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33F65E4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0D8B98D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29</w:t>
            </w:r>
          </w:p>
        </w:tc>
        <w:tc>
          <w:tcPr>
            <w:tcW w:w="1915" w:type="pct"/>
            <w:tcBorders>
              <w:top w:val="nil"/>
              <w:left w:val="nil"/>
              <w:bottom w:val="dotted" w:sz="4" w:space="0" w:color="auto"/>
              <w:right w:val="single" w:sz="4" w:space="0" w:color="auto"/>
            </w:tcBorders>
            <w:shd w:val="clear" w:color="000000" w:fill="FFE699"/>
            <w:vAlign w:val="center"/>
            <w:hideMark/>
          </w:tcPr>
          <w:p w14:paraId="3F73622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608A1D6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D56E09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8F1EE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1463C77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w:t>
            </w:r>
            <w:proofErr w:type="spellStart"/>
            <w:r w:rsidRPr="00667460">
              <w:rPr>
                <w:rFonts w:ascii="Calibri" w:eastAsia="Times New Roman" w:hAnsi="Calibri" w:cs="Calibri"/>
                <w:color w:val="000000"/>
                <w:sz w:val="16"/>
              </w:rPr>
              <w:t>A</w:t>
            </w:r>
            <w:proofErr w:type="spellEnd"/>
            <w:r w:rsidRPr="00667460">
              <w:rPr>
                <w:rFonts w:ascii="Calibri" w:eastAsia="Times New Roman" w:hAnsi="Calibri" w:cs="Calibri"/>
                <w:color w:val="000000"/>
                <w:sz w:val="16"/>
              </w:rPr>
              <w:t xml:space="preserve"> alarm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52E78CD3" w14:textId="6CA07488" w:rsidR="00605511" w:rsidRPr="00667460" w:rsidRDefault="00700BF5" w:rsidP="00605511">
            <w:pPr>
              <w:spacing w:after="0"/>
              <w:jc w:val="center"/>
              <w:rPr>
                <w:rFonts w:ascii="Calibri" w:eastAsia="Times New Roman" w:hAnsi="Calibri" w:cs="Calibri"/>
                <w:color w:val="000000"/>
                <w:sz w:val="16"/>
              </w:rPr>
            </w:pPr>
            <w:ins w:id="727"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28" w:author="Della Faille Philippe" w:date="2019-07-09T14:42: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181252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11FE1A6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30</w:t>
            </w:r>
          </w:p>
        </w:tc>
        <w:tc>
          <w:tcPr>
            <w:tcW w:w="1915" w:type="pct"/>
            <w:tcBorders>
              <w:top w:val="nil"/>
              <w:left w:val="nil"/>
              <w:bottom w:val="dotted" w:sz="4" w:space="0" w:color="auto"/>
              <w:right w:val="single" w:sz="4" w:space="0" w:color="auto"/>
            </w:tcBorders>
            <w:shd w:val="clear" w:color="000000" w:fill="FFE699"/>
            <w:vAlign w:val="center"/>
            <w:hideMark/>
          </w:tcPr>
          <w:p w14:paraId="5C48665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4CD55522"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D96A21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06D4B2C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28DC650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A warning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A1B7483" w14:textId="6DAAF9CD" w:rsidR="00605511" w:rsidRPr="00667460" w:rsidRDefault="00700BF5" w:rsidP="00605511">
            <w:pPr>
              <w:spacing w:after="0"/>
              <w:jc w:val="center"/>
              <w:rPr>
                <w:rFonts w:ascii="Calibri" w:eastAsia="Times New Roman" w:hAnsi="Calibri" w:cs="Calibri"/>
                <w:color w:val="000000"/>
                <w:sz w:val="16"/>
              </w:rPr>
            </w:pPr>
            <w:ins w:id="729"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30" w:author="Della Faille Philippe" w:date="2019-07-09T14:42:00Z">
              <w:r w:rsidR="00605511" w:rsidRPr="00667460" w:rsidDel="00700BF5">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A51925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2667074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32</w:t>
            </w:r>
          </w:p>
        </w:tc>
        <w:tc>
          <w:tcPr>
            <w:tcW w:w="1915" w:type="pct"/>
            <w:tcBorders>
              <w:top w:val="nil"/>
              <w:left w:val="nil"/>
              <w:bottom w:val="dotted" w:sz="4" w:space="0" w:color="auto"/>
              <w:right w:val="single" w:sz="4" w:space="0" w:color="auto"/>
            </w:tcBorders>
            <w:shd w:val="clear" w:color="000000" w:fill="FFE699"/>
            <w:vAlign w:val="center"/>
            <w:hideMark/>
          </w:tcPr>
          <w:p w14:paraId="598E8D7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79069E3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F2FE9D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C29E96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EEC765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A </w:t>
            </w:r>
            <w:proofErr w:type="spellStart"/>
            <w:r w:rsidRPr="00667460">
              <w:rPr>
                <w:rFonts w:ascii="Calibri" w:eastAsia="Times New Roman" w:hAnsi="Calibri" w:cs="Calibri"/>
                <w:color w:val="000000"/>
                <w:sz w:val="16"/>
              </w:rPr>
              <w:t>fwd</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608440CA" w14:textId="27EA9376" w:rsidR="00605511" w:rsidRPr="00667460" w:rsidRDefault="00605511" w:rsidP="00074E7A">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u</w:t>
            </w:r>
            <w:del w:id="731" w:author="Della Faille Philippe" w:date="2019-07-09T14:42:00Z">
              <w:r w:rsidRPr="00667460" w:rsidDel="00074E7A">
                <w:rPr>
                  <w:rFonts w:ascii="Calibri" w:eastAsia="Times New Roman" w:hAnsi="Calibri" w:cs="Calibri"/>
                  <w:color w:val="000000"/>
                  <w:sz w:val="16"/>
                </w:rPr>
                <w:delText>d</w:delText>
              </w:r>
            </w:del>
            <w:r w:rsidRPr="00667460">
              <w:rPr>
                <w:rFonts w:ascii="Calibri" w:eastAsia="Times New Roman" w:hAnsi="Calibri" w:cs="Calibri"/>
                <w:color w:val="000000"/>
                <w:sz w:val="16"/>
              </w:rPr>
              <w:t>int</w:t>
            </w:r>
            <w:ins w:id="732" w:author="Della Faille Philippe" w:date="2019-07-09T14:42:00Z">
              <w:r w:rsidR="00074E7A">
                <w:rPr>
                  <w:rFonts w:ascii="Calibri" w:eastAsia="Times New Roman" w:hAnsi="Calibri" w:cs="Calibri"/>
                  <w:color w:val="000000"/>
                  <w:sz w:val="16"/>
                </w:rPr>
                <w:t>32</w:t>
              </w:r>
            </w:ins>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4CB6822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w:t>
            </w:r>
          </w:p>
        </w:tc>
        <w:tc>
          <w:tcPr>
            <w:tcW w:w="244" w:type="pct"/>
            <w:tcBorders>
              <w:top w:val="nil"/>
              <w:left w:val="nil"/>
              <w:bottom w:val="dotted" w:sz="4" w:space="0" w:color="auto"/>
              <w:right w:val="single" w:sz="4" w:space="0" w:color="auto"/>
            </w:tcBorders>
            <w:shd w:val="clear" w:color="000000" w:fill="FFE699"/>
            <w:noWrap/>
            <w:vAlign w:val="center"/>
            <w:hideMark/>
          </w:tcPr>
          <w:p w14:paraId="10AB631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34</w:t>
            </w:r>
          </w:p>
        </w:tc>
        <w:tc>
          <w:tcPr>
            <w:tcW w:w="1915" w:type="pct"/>
            <w:tcBorders>
              <w:top w:val="nil"/>
              <w:left w:val="nil"/>
              <w:bottom w:val="dotted" w:sz="4" w:space="0" w:color="auto"/>
              <w:right w:val="single" w:sz="4" w:space="0" w:color="auto"/>
            </w:tcBorders>
            <w:shd w:val="clear" w:color="000000" w:fill="FFE699"/>
            <w:vAlign w:val="center"/>
            <w:hideMark/>
          </w:tcPr>
          <w:p w14:paraId="1A0626A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2B00678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DF00530"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4C03C34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7664CA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A </w:t>
            </w:r>
            <w:proofErr w:type="spellStart"/>
            <w:r w:rsidRPr="00667460">
              <w:rPr>
                <w:rFonts w:ascii="Calibri" w:eastAsia="Times New Roman" w:hAnsi="Calibri" w:cs="Calibri"/>
                <w:color w:val="000000"/>
                <w:sz w:val="16"/>
              </w:rPr>
              <w:t>rfl</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3A97C424" w14:textId="15554711" w:rsidR="00605511" w:rsidRPr="00667460" w:rsidRDefault="00074E7A" w:rsidP="00605511">
            <w:pPr>
              <w:spacing w:after="0"/>
              <w:jc w:val="center"/>
              <w:rPr>
                <w:rFonts w:ascii="Calibri" w:eastAsia="Times New Roman" w:hAnsi="Calibri" w:cs="Calibri"/>
                <w:color w:val="000000"/>
                <w:sz w:val="16"/>
              </w:rPr>
            </w:pPr>
            <w:ins w:id="733" w:author="Della Faille Philippe" w:date="2019-07-09T14:42:00Z">
              <w:r w:rsidRPr="00667460">
                <w:rPr>
                  <w:rFonts w:ascii="Calibri" w:eastAsia="Times New Roman" w:hAnsi="Calibri" w:cs="Calibri"/>
                  <w:color w:val="000000"/>
                  <w:sz w:val="16"/>
                </w:rPr>
                <w:t>uint</w:t>
              </w:r>
              <w:r>
                <w:rPr>
                  <w:rFonts w:ascii="Calibri" w:eastAsia="Times New Roman" w:hAnsi="Calibri" w:cs="Calibri"/>
                  <w:color w:val="000000"/>
                  <w:sz w:val="16"/>
                </w:rPr>
                <w:t>32</w:t>
              </w:r>
            </w:ins>
            <w:del w:id="734" w:author="Della Faille Philippe" w:date="2019-07-09T14:42: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6B4C5D4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w:t>
            </w:r>
          </w:p>
        </w:tc>
        <w:tc>
          <w:tcPr>
            <w:tcW w:w="244" w:type="pct"/>
            <w:tcBorders>
              <w:top w:val="nil"/>
              <w:left w:val="nil"/>
              <w:bottom w:val="dotted" w:sz="4" w:space="0" w:color="auto"/>
              <w:right w:val="single" w:sz="4" w:space="0" w:color="auto"/>
            </w:tcBorders>
            <w:shd w:val="clear" w:color="000000" w:fill="FFE699"/>
            <w:noWrap/>
            <w:vAlign w:val="center"/>
            <w:hideMark/>
          </w:tcPr>
          <w:p w14:paraId="6BA2B86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38</w:t>
            </w:r>
          </w:p>
        </w:tc>
        <w:tc>
          <w:tcPr>
            <w:tcW w:w="1915" w:type="pct"/>
            <w:tcBorders>
              <w:top w:val="nil"/>
              <w:left w:val="nil"/>
              <w:bottom w:val="dotted" w:sz="4" w:space="0" w:color="auto"/>
              <w:right w:val="single" w:sz="4" w:space="0" w:color="auto"/>
            </w:tcBorders>
            <w:shd w:val="clear" w:color="000000" w:fill="FFE699"/>
            <w:vAlign w:val="center"/>
            <w:hideMark/>
          </w:tcPr>
          <w:p w14:paraId="5C89BC0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565DD5E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990D5AD"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4621EB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53406C2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A VSWR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6981032E" w14:textId="77CF966B" w:rsidR="00605511" w:rsidRPr="00667460" w:rsidRDefault="00074E7A" w:rsidP="00605511">
            <w:pPr>
              <w:spacing w:after="0"/>
              <w:jc w:val="center"/>
              <w:rPr>
                <w:rFonts w:ascii="Calibri" w:eastAsia="Times New Roman" w:hAnsi="Calibri" w:cs="Calibri"/>
                <w:color w:val="000000"/>
                <w:sz w:val="16"/>
              </w:rPr>
            </w:pPr>
            <w:ins w:id="735"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36" w:author="Della Faille Philippe" w:date="2019-07-09T14:42: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1563E9B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3509911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42</w:t>
            </w:r>
          </w:p>
        </w:tc>
        <w:tc>
          <w:tcPr>
            <w:tcW w:w="1915" w:type="pct"/>
            <w:tcBorders>
              <w:top w:val="nil"/>
              <w:left w:val="nil"/>
              <w:bottom w:val="dotted" w:sz="4" w:space="0" w:color="auto"/>
              <w:right w:val="single" w:sz="4" w:space="0" w:color="auto"/>
            </w:tcBorders>
            <w:shd w:val="clear" w:color="000000" w:fill="FFE699"/>
            <w:vAlign w:val="center"/>
            <w:hideMark/>
          </w:tcPr>
          <w:p w14:paraId="4B10962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78E73F7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8E3B01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01E6826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3245C9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A efficiency</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4FFE94B" w14:textId="61FA75F4" w:rsidR="00605511" w:rsidRPr="00667460" w:rsidRDefault="00074E7A" w:rsidP="00605511">
            <w:pPr>
              <w:spacing w:after="0"/>
              <w:jc w:val="center"/>
              <w:rPr>
                <w:rFonts w:ascii="Calibri" w:eastAsia="Times New Roman" w:hAnsi="Calibri" w:cs="Calibri"/>
                <w:color w:val="000000"/>
                <w:sz w:val="16"/>
              </w:rPr>
            </w:pPr>
            <w:ins w:id="737"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38" w:author="Della Faille Philippe" w:date="2019-07-09T14:42: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08A598B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53E078B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44</w:t>
            </w:r>
          </w:p>
        </w:tc>
        <w:tc>
          <w:tcPr>
            <w:tcW w:w="1915" w:type="pct"/>
            <w:tcBorders>
              <w:top w:val="nil"/>
              <w:left w:val="nil"/>
              <w:bottom w:val="dotted" w:sz="4" w:space="0" w:color="auto"/>
              <w:right w:val="single" w:sz="4" w:space="0" w:color="auto"/>
            </w:tcBorders>
            <w:shd w:val="clear" w:color="000000" w:fill="FFE699"/>
            <w:vAlign w:val="center"/>
            <w:hideMark/>
          </w:tcPr>
          <w:p w14:paraId="65834B2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79589D29" w14:textId="77777777" w:rsidTr="001F47BB">
        <w:trPr>
          <w:trHeight w:val="1728"/>
          <w:jc w:val="center"/>
        </w:trPr>
        <w:tc>
          <w:tcPr>
            <w:tcW w:w="257" w:type="pct"/>
            <w:vMerge/>
            <w:tcBorders>
              <w:top w:val="nil"/>
              <w:left w:val="single" w:sz="4" w:space="0" w:color="auto"/>
              <w:bottom w:val="single" w:sz="4" w:space="0" w:color="000000"/>
              <w:right w:val="single" w:sz="4" w:space="0" w:color="auto"/>
            </w:tcBorders>
            <w:vAlign w:val="center"/>
            <w:hideMark/>
          </w:tcPr>
          <w:p w14:paraId="5A7A43F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F8F550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24</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58BE64C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B status</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1B2E1C90" w14:textId="33ECB9E2" w:rsidR="00605511" w:rsidRPr="00667460" w:rsidRDefault="007C59E0" w:rsidP="007C59E0">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530A7F1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54BAEA8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46</w:t>
            </w:r>
          </w:p>
        </w:tc>
        <w:tc>
          <w:tcPr>
            <w:tcW w:w="1915" w:type="pct"/>
            <w:tcBorders>
              <w:top w:val="nil"/>
              <w:left w:val="nil"/>
              <w:bottom w:val="dotted" w:sz="4" w:space="0" w:color="auto"/>
              <w:right w:val="single" w:sz="4" w:space="0" w:color="auto"/>
            </w:tcBorders>
            <w:shd w:val="clear" w:color="000000" w:fill="FFE699"/>
            <w:vAlign w:val="center"/>
            <w:hideMark/>
          </w:tcPr>
          <w:p w14:paraId="21C40DF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com of all module ok</w:t>
            </w:r>
            <w:r w:rsidRPr="00667460">
              <w:rPr>
                <w:rFonts w:ascii="Calibri" w:eastAsia="Times New Roman" w:hAnsi="Calibri" w:cs="Calibri"/>
                <w:color w:val="000000"/>
                <w:sz w:val="16"/>
              </w:rPr>
              <w:br/>
              <w:t>bit1 : all pallet running</w:t>
            </w:r>
            <w:r w:rsidRPr="00667460">
              <w:rPr>
                <w:rFonts w:ascii="Calibri" w:eastAsia="Times New Roman" w:hAnsi="Calibri" w:cs="Calibri"/>
                <w:color w:val="000000"/>
                <w:sz w:val="16"/>
              </w:rPr>
              <w:br/>
              <w:t>bit 2 : some pallet running</w:t>
            </w:r>
            <w:r w:rsidRPr="00667460">
              <w:rPr>
                <w:rFonts w:ascii="Calibri" w:eastAsia="Times New Roman" w:hAnsi="Calibri" w:cs="Calibri"/>
                <w:color w:val="000000"/>
                <w:sz w:val="16"/>
              </w:rPr>
              <w:br/>
              <w:t>bit 3 : V PSU &gt; 90% set point</w:t>
            </w:r>
            <w:r w:rsidRPr="00667460">
              <w:rPr>
                <w:rFonts w:ascii="Calibri" w:eastAsia="Times New Roman" w:hAnsi="Calibri" w:cs="Calibri"/>
                <w:color w:val="000000"/>
                <w:sz w:val="16"/>
              </w:rPr>
              <w:br/>
              <w:t>bit 4 : RF driver PSU OK</w:t>
            </w:r>
            <w:r w:rsidRPr="00667460">
              <w:rPr>
                <w:rFonts w:ascii="Calibri" w:eastAsia="Times New Roman" w:hAnsi="Calibri" w:cs="Calibri"/>
                <w:color w:val="000000"/>
                <w:sz w:val="16"/>
              </w:rPr>
              <w:br/>
              <w:t>bit 5 : RF driver ON</w:t>
            </w:r>
          </w:p>
        </w:tc>
      </w:tr>
      <w:tr w:rsidR="007C59E0" w:rsidRPr="00667460" w14:paraId="5DF3750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792255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CAEF60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25</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7F218E0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B number of </w:t>
            </w:r>
            <w:proofErr w:type="gramStart"/>
            <w:r w:rsidRPr="00667460">
              <w:rPr>
                <w:rFonts w:ascii="Calibri" w:eastAsia="Times New Roman" w:hAnsi="Calibri" w:cs="Calibri"/>
                <w:color w:val="000000"/>
                <w:sz w:val="16"/>
              </w:rPr>
              <w:t>pallet</w:t>
            </w:r>
            <w:proofErr w:type="gramEnd"/>
            <w:r w:rsidRPr="00667460">
              <w:rPr>
                <w:rFonts w:ascii="Calibri" w:eastAsia="Times New Roman" w:hAnsi="Calibri" w:cs="Calibri"/>
                <w:color w:val="000000"/>
                <w:sz w:val="16"/>
              </w:rPr>
              <w:t xml:space="preserve"> running</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4552D625" w14:textId="016920A3"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15EE326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6E10F8B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47</w:t>
            </w:r>
          </w:p>
        </w:tc>
        <w:tc>
          <w:tcPr>
            <w:tcW w:w="1915" w:type="pct"/>
            <w:tcBorders>
              <w:top w:val="nil"/>
              <w:left w:val="nil"/>
              <w:bottom w:val="dotted" w:sz="4" w:space="0" w:color="auto"/>
              <w:right w:val="single" w:sz="4" w:space="0" w:color="auto"/>
            </w:tcBorders>
            <w:shd w:val="clear" w:color="000000" w:fill="FFE699"/>
            <w:vAlign w:val="center"/>
            <w:hideMark/>
          </w:tcPr>
          <w:p w14:paraId="1C21F652"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w:t>
            </w:r>
          </w:p>
        </w:tc>
      </w:tr>
      <w:tr w:rsidR="007C59E0" w:rsidRPr="00667460" w14:paraId="0C9154A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FDDE4E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EA2B3A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26</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22D2E9A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B alarm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105B9427" w14:textId="7B75C49E"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44F4AC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10F4670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48</w:t>
            </w:r>
          </w:p>
        </w:tc>
        <w:tc>
          <w:tcPr>
            <w:tcW w:w="1915" w:type="pct"/>
            <w:tcBorders>
              <w:top w:val="nil"/>
              <w:left w:val="nil"/>
              <w:bottom w:val="dotted" w:sz="4" w:space="0" w:color="auto"/>
              <w:right w:val="single" w:sz="4" w:space="0" w:color="auto"/>
            </w:tcBorders>
            <w:shd w:val="clear" w:color="000000" w:fill="FFE699"/>
            <w:vAlign w:val="center"/>
            <w:hideMark/>
          </w:tcPr>
          <w:p w14:paraId="0B210389" w14:textId="77777777" w:rsidR="00605511" w:rsidRPr="00667460" w:rsidRDefault="00605511" w:rsidP="00605511">
            <w:pPr>
              <w:spacing w:after="0"/>
              <w:jc w:val="left"/>
              <w:rPr>
                <w:rFonts w:ascii="Calibri" w:eastAsia="Times New Roman" w:hAnsi="Calibri" w:cs="Calibri"/>
                <w:color w:val="FF0000"/>
                <w:sz w:val="16"/>
              </w:rPr>
            </w:pPr>
            <w:commentRangeStart w:id="739"/>
            <w:commentRangeStart w:id="740"/>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commentRangeEnd w:id="739"/>
            <w:r w:rsidR="00ED43C4">
              <w:rPr>
                <w:rStyle w:val="CommentReference"/>
              </w:rPr>
              <w:commentReference w:id="739"/>
            </w:r>
            <w:commentRangeEnd w:id="740"/>
            <w:r w:rsidR="00F536BB">
              <w:rPr>
                <w:rStyle w:val="CommentReference"/>
              </w:rPr>
              <w:commentReference w:id="740"/>
            </w:r>
          </w:p>
        </w:tc>
      </w:tr>
      <w:tr w:rsidR="007C59E0" w:rsidRPr="00667460" w14:paraId="13E5335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E69086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E74DFD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27</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4BC155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B warning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7E8AB8F0" w14:textId="1C5CA917"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AE5BA5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4A2A457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49</w:t>
            </w:r>
          </w:p>
        </w:tc>
        <w:tc>
          <w:tcPr>
            <w:tcW w:w="1915" w:type="pct"/>
            <w:tcBorders>
              <w:top w:val="nil"/>
              <w:left w:val="nil"/>
              <w:bottom w:val="dotted" w:sz="4" w:space="0" w:color="auto"/>
              <w:right w:val="single" w:sz="4" w:space="0" w:color="auto"/>
            </w:tcBorders>
            <w:shd w:val="clear" w:color="000000" w:fill="FFE699"/>
            <w:vAlign w:val="center"/>
            <w:hideMark/>
          </w:tcPr>
          <w:p w14:paraId="52B8BADB"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22678D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AF0150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4764A29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28</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7ABF236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B </w:t>
            </w:r>
            <w:proofErr w:type="spellStart"/>
            <w:r w:rsidRPr="00667460">
              <w:rPr>
                <w:rFonts w:ascii="Calibri" w:eastAsia="Times New Roman" w:hAnsi="Calibri" w:cs="Calibri"/>
                <w:color w:val="000000"/>
                <w:sz w:val="16"/>
              </w:rPr>
              <w:t>fwd</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11BEBD87" w14:textId="5E852B0E" w:rsidR="00605511" w:rsidRPr="00667460" w:rsidRDefault="00074E7A" w:rsidP="00605511">
            <w:pPr>
              <w:spacing w:after="0"/>
              <w:jc w:val="center"/>
              <w:rPr>
                <w:rFonts w:ascii="Calibri" w:eastAsia="Times New Roman" w:hAnsi="Calibri" w:cs="Calibri"/>
                <w:color w:val="000000"/>
                <w:sz w:val="16"/>
              </w:rPr>
            </w:pPr>
            <w:ins w:id="741"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42" w:author="Della Faille Philippe" w:date="2019-07-09T14:42: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5D79AF0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203D326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50</w:t>
            </w:r>
          </w:p>
        </w:tc>
        <w:tc>
          <w:tcPr>
            <w:tcW w:w="1915" w:type="pct"/>
            <w:tcBorders>
              <w:top w:val="nil"/>
              <w:left w:val="nil"/>
              <w:bottom w:val="dotted" w:sz="4" w:space="0" w:color="auto"/>
              <w:right w:val="single" w:sz="4" w:space="0" w:color="auto"/>
            </w:tcBorders>
            <w:shd w:val="clear" w:color="000000" w:fill="FFE699"/>
            <w:vAlign w:val="center"/>
            <w:hideMark/>
          </w:tcPr>
          <w:p w14:paraId="66C296F7"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2F128632"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8F7AF2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4106F7C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29</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35B94B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B </w:t>
            </w:r>
            <w:proofErr w:type="spellStart"/>
            <w:r w:rsidRPr="00667460">
              <w:rPr>
                <w:rFonts w:ascii="Calibri" w:eastAsia="Times New Roman" w:hAnsi="Calibri" w:cs="Calibri"/>
                <w:color w:val="000000"/>
                <w:sz w:val="16"/>
              </w:rPr>
              <w:t>rfl</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B65C02C" w14:textId="20F739C7" w:rsidR="00605511" w:rsidRPr="00667460" w:rsidRDefault="00074E7A" w:rsidP="00605511">
            <w:pPr>
              <w:spacing w:after="0"/>
              <w:jc w:val="center"/>
              <w:rPr>
                <w:rFonts w:ascii="Calibri" w:eastAsia="Times New Roman" w:hAnsi="Calibri" w:cs="Calibri"/>
                <w:color w:val="000000"/>
                <w:sz w:val="16"/>
              </w:rPr>
            </w:pPr>
            <w:ins w:id="743" w:author="Della Faille Philippe" w:date="2019-07-09T14:42: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44" w:author="Della Faille Philippe" w:date="2019-07-09T14:42: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98A239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438415E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52</w:t>
            </w:r>
          </w:p>
        </w:tc>
        <w:tc>
          <w:tcPr>
            <w:tcW w:w="1915" w:type="pct"/>
            <w:tcBorders>
              <w:top w:val="nil"/>
              <w:left w:val="nil"/>
              <w:bottom w:val="dotted" w:sz="4" w:space="0" w:color="auto"/>
              <w:right w:val="single" w:sz="4" w:space="0" w:color="auto"/>
            </w:tcBorders>
            <w:shd w:val="clear" w:color="000000" w:fill="FFE699"/>
            <w:vAlign w:val="center"/>
            <w:hideMark/>
          </w:tcPr>
          <w:p w14:paraId="3D48DB51"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2A302B5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4B308D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367612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30</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005B88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B VSWR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76840952" w14:textId="210E7440" w:rsidR="00605511" w:rsidRPr="00667460" w:rsidRDefault="00074E7A" w:rsidP="00605511">
            <w:pPr>
              <w:spacing w:after="0"/>
              <w:jc w:val="center"/>
              <w:rPr>
                <w:rFonts w:ascii="Calibri" w:eastAsia="Times New Roman" w:hAnsi="Calibri" w:cs="Calibri"/>
                <w:color w:val="000000"/>
                <w:sz w:val="16"/>
              </w:rPr>
            </w:pPr>
            <w:ins w:id="745"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46"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4266948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745D3C3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54</w:t>
            </w:r>
          </w:p>
        </w:tc>
        <w:tc>
          <w:tcPr>
            <w:tcW w:w="1915" w:type="pct"/>
            <w:tcBorders>
              <w:top w:val="nil"/>
              <w:left w:val="nil"/>
              <w:bottom w:val="dotted" w:sz="4" w:space="0" w:color="auto"/>
              <w:right w:val="single" w:sz="4" w:space="0" w:color="auto"/>
            </w:tcBorders>
            <w:shd w:val="clear" w:color="000000" w:fill="FFE699"/>
            <w:vAlign w:val="center"/>
            <w:hideMark/>
          </w:tcPr>
          <w:p w14:paraId="37DCBC4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18C0AB8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4FB74E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0DBFD87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31</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13E1442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B efficiency</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44012320" w14:textId="4EB85C6F" w:rsidR="00605511" w:rsidRPr="00667460" w:rsidRDefault="00074E7A" w:rsidP="00605511">
            <w:pPr>
              <w:spacing w:after="0"/>
              <w:jc w:val="center"/>
              <w:rPr>
                <w:rFonts w:ascii="Calibri" w:eastAsia="Times New Roman" w:hAnsi="Calibri" w:cs="Calibri"/>
                <w:color w:val="000000"/>
                <w:sz w:val="16"/>
              </w:rPr>
            </w:pPr>
            <w:ins w:id="747"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48"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AAD65F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692E227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56</w:t>
            </w:r>
          </w:p>
        </w:tc>
        <w:tc>
          <w:tcPr>
            <w:tcW w:w="1915" w:type="pct"/>
            <w:tcBorders>
              <w:top w:val="nil"/>
              <w:left w:val="nil"/>
              <w:bottom w:val="dotted" w:sz="4" w:space="0" w:color="auto"/>
              <w:right w:val="single" w:sz="4" w:space="0" w:color="auto"/>
            </w:tcBorders>
            <w:shd w:val="clear" w:color="000000" w:fill="FFE699"/>
            <w:vAlign w:val="center"/>
            <w:hideMark/>
          </w:tcPr>
          <w:p w14:paraId="29ED898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2D293910" w14:textId="77777777" w:rsidTr="001F47BB">
        <w:trPr>
          <w:trHeight w:val="1728"/>
          <w:jc w:val="center"/>
        </w:trPr>
        <w:tc>
          <w:tcPr>
            <w:tcW w:w="257" w:type="pct"/>
            <w:vMerge/>
            <w:tcBorders>
              <w:top w:val="nil"/>
              <w:left w:val="single" w:sz="4" w:space="0" w:color="auto"/>
              <w:bottom w:val="single" w:sz="4" w:space="0" w:color="000000"/>
              <w:right w:val="single" w:sz="4" w:space="0" w:color="auto"/>
            </w:tcBorders>
            <w:vAlign w:val="center"/>
            <w:hideMark/>
          </w:tcPr>
          <w:p w14:paraId="3281EE9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3DAB747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32</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75A0EAD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C status</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395E884F" w14:textId="0C0EACD8"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AA013B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6A22401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58</w:t>
            </w:r>
          </w:p>
        </w:tc>
        <w:tc>
          <w:tcPr>
            <w:tcW w:w="1915" w:type="pct"/>
            <w:tcBorders>
              <w:top w:val="nil"/>
              <w:left w:val="nil"/>
              <w:bottom w:val="dotted" w:sz="4" w:space="0" w:color="auto"/>
              <w:right w:val="single" w:sz="4" w:space="0" w:color="auto"/>
            </w:tcBorders>
            <w:shd w:val="clear" w:color="000000" w:fill="FFE699"/>
            <w:vAlign w:val="center"/>
            <w:hideMark/>
          </w:tcPr>
          <w:p w14:paraId="3F013A6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com of all module ok</w:t>
            </w:r>
            <w:r w:rsidRPr="00667460">
              <w:rPr>
                <w:rFonts w:ascii="Calibri" w:eastAsia="Times New Roman" w:hAnsi="Calibri" w:cs="Calibri"/>
                <w:color w:val="000000"/>
                <w:sz w:val="16"/>
              </w:rPr>
              <w:br/>
              <w:t>bit1 : all pallet running</w:t>
            </w:r>
            <w:r w:rsidRPr="00667460">
              <w:rPr>
                <w:rFonts w:ascii="Calibri" w:eastAsia="Times New Roman" w:hAnsi="Calibri" w:cs="Calibri"/>
                <w:color w:val="000000"/>
                <w:sz w:val="16"/>
              </w:rPr>
              <w:br/>
              <w:t>bit 2 : some pallet running</w:t>
            </w:r>
            <w:r w:rsidRPr="00667460">
              <w:rPr>
                <w:rFonts w:ascii="Calibri" w:eastAsia="Times New Roman" w:hAnsi="Calibri" w:cs="Calibri"/>
                <w:color w:val="000000"/>
                <w:sz w:val="16"/>
              </w:rPr>
              <w:br/>
              <w:t>bit 3 : V PSU &gt; 90% set point</w:t>
            </w:r>
            <w:r w:rsidRPr="00667460">
              <w:rPr>
                <w:rFonts w:ascii="Calibri" w:eastAsia="Times New Roman" w:hAnsi="Calibri" w:cs="Calibri"/>
                <w:color w:val="000000"/>
                <w:sz w:val="16"/>
              </w:rPr>
              <w:br/>
              <w:t>bit 4 : RF driver PSU OK</w:t>
            </w:r>
            <w:r w:rsidRPr="00667460">
              <w:rPr>
                <w:rFonts w:ascii="Calibri" w:eastAsia="Times New Roman" w:hAnsi="Calibri" w:cs="Calibri"/>
                <w:color w:val="000000"/>
                <w:sz w:val="16"/>
              </w:rPr>
              <w:br/>
              <w:t>bit 5 : RF driver ON</w:t>
            </w:r>
          </w:p>
        </w:tc>
      </w:tr>
      <w:tr w:rsidR="007C59E0" w:rsidRPr="00667460" w14:paraId="2375ABD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17ED98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A6BEB2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33</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3929329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C number of </w:t>
            </w:r>
            <w:proofErr w:type="gramStart"/>
            <w:r w:rsidRPr="00667460">
              <w:rPr>
                <w:rFonts w:ascii="Calibri" w:eastAsia="Times New Roman" w:hAnsi="Calibri" w:cs="Calibri"/>
                <w:color w:val="000000"/>
                <w:sz w:val="16"/>
              </w:rPr>
              <w:t>pallet</w:t>
            </w:r>
            <w:proofErr w:type="gramEnd"/>
            <w:r w:rsidRPr="00667460">
              <w:rPr>
                <w:rFonts w:ascii="Calibri" w:eastAsia="Times New Roman" w:hAnsi="Calibri" w:cs="Calibri"/>
                <w:color w:val="000000"/>
                <w:sz w:val="16"/>
              </w:rPr>
              <w:t xml:space="preserve"> running</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7C861175" w14:textId="130531EF"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3E58B07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6B767B8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59</w:t>
            </w:r>
          </w:p>
        </w:tc>
        <w:tc>
          <w:tcPr>
            <w:tcW w:w="1915" w:type="pct"/>
            <w:tcBorders>
              <w:top w:val="nil"/>
              <w:left w:val="nil"/>
              <w:bottom w:val="dotted" w:sz="4" w:space="0" w:color="auto"/>
              <w:right w:val="single" w:sz="4" w:space="0" w:color="auto"/>
            </w:tcBorders>
            <w:shd w:val="clear" w:color="000000" w:fill="FFE699"/>
            <w:vAlign w:val="center"/>
            <w:hideMark/>
          </w:tcPr>
          <w:p w14:paraId="3B6EC48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13ECEC9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44DE6D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6B9DA57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34</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19E28F1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C alarm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39847BD" w14:textId="1D95D484"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404E41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6AAF3CA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60</w:t>
            </w:r>
          </w:p>
        </w:tc>
        <w:tc>
          <w:tcPr>
            <w:tcW w:w="1915" w:type="pct"/>
            <w:tcBorders>
              <w:top w:val="nil"/>
              <w:left w:val="nil"/>
              <w:bottom w:val="dotted" w:sz="4" w:space="0" w:color="auto"/>
              <w:right w:val="single" w:sz="4" w:space="0" w:color="auto"/>
            </w:tcBorders>
            <w:shd w:val="clear" w:color="000000" w:fill="FFE699"/>
            <w:vAlign w:val="center"/>
            <w:hideMark/>
          </w:tcPr>
          <w:p w14:paraId="5FB73EB1"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8D15A0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33CF9A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54165B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35</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8E8CBB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C warning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5DD1ED4" w14:textId="4736E52C"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EF4669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71104B7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61</w:t>
            </w:r>
          </w:p>
        </w:tc>
        <w:tc>
          <w:tcPr>
            <w:tcW w:w="1915" w:type="pct"/>
            <w:tcBorders>
              <w:top w:val="nil"/>
              <w:left w:val="nil"/>
              <w:bottom w:val="dotted" w:sz="4" w:space="0" w:color="auto"/>
              <w:right w:val="single" w:sz="4" w:space="0" w:color="auto"/>
            </w:tcBorders>
            <w:shd w:val="clear" w:color="000000" w:fill="FFE699"/>
            <w:vAlign w:val="center"/>
            <w:hideMark/>
          </w:tcPr>
          <w:p w14:paraId="192C6FFF"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226143E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277E14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7C0A9B7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36</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3DFA038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C </w:t>
            </w:r>
            <w:proofErr w:type="spellStart"/>
            <w:r w:rsidRPr="00667460">
              <w:rPr>
                <w:rFonts w:ascii="Calibri" w:eastAsia="Times New Roman" w:hAnsi="Calibri" w:cs="Calibri"/>
                <w:color w:val="000000"/>
                <w:sz w:val="16"/>
              </w:rPr>
              <w:t>fwd</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3B657AC1" w14:textId="03344334" w:rsidR="00605511" w:rsidRPr="00667460" w:rsidRDefault="00074E7A" w:rsidP="00605511">
            <w:pPr>
              <w:spacing w:after="0"/>
              <w:jc w:val="center"/>
              <w:rPr>
                <w:rFonts w:ascii="Calibri" w:eastAsia="Times New Roman" w:hAnsi="Calibri" w:cs="Calibri"/>
                <w:color w:val="000000"/>
                <w:sz w:val="16"/>
              </w:rPr>
            </w:pPr>
            <w:ins w:id="749"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50" w:author="Della Faille Philippe" w:date="2019-07-09T14:43: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3F23008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3CD705C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62</w:t>
            </w:r>
          </w:p>
        </w:tc>
        <w:tc>
          <w:tcPr>
            <w:tcW w:w="1915" w:type="pct"/>
            <w:tcBorders>
              <w:top w:val="nil"/>
              <w:left w:val="nil"/>
              <w:bottom w:val="dotted" w:sz="4" w:space="0" w:color="auto"/>
              <w:right w:val="single" w:sz="4" w:space="0" w:color="auto"/>
            </w:tcBorders>
            <w:shd w:val="clear" w:color="000000" w:fill="FFE699"/>
            <w:vAlign w:val="center"/>
            <w:hideMark/>
          </w:tcPr>
          <w:p w14:paraId="200607AD"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D96794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876B66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4D40842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37</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3F1BAEB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C </w:t>
            </w:r>
            <w:proofErr w:type="spellStart"/>
            <w:r w:rsidRPr="00667460">
              <w:rPr>
                <w:rFonts w:ascii="Calibri" w:eastAsia="Times New Roman" w:hAnsi="Calibri" w:cs="Calibri"/>
                <w:color w:val="000000"/>
                <w:sz w:val="16"/>
              </w:rPr>
              <w:t>rfl</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40B037E" w14:textId="186F93BA" w:rsidR="00605511" w:rsidRPr="00667460" w:rsidRDefault="00074E7A" w:rsidP="00605511">
            <w:pPr>
              <w:spacing w:after="0"/>
              <w:jc w:val="center"/>
              <w:rPr>
                <w:rFonts w:ascii="Calibri" w:eastAsia="Times New Roman" w:hAnsi="Calibri" w:cs="Calibri"/>
                <w:color w:val="000000"/>
                <w:sz w:val="16"/>
              </w:rPr>
            </w:pPr>
            <w:ins w:id="751"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52" w:author="Della Faille Philippe" w:date="2019-07-09T14:43: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5591BE2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5338E60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64</w:t>
            </w:r>
          </w:p>
        </w:tc>
        <w:tc>
          <w:tcPr>
            <w:tcW w:w="1915" w:type="pct"/>
            <w:tcBorders>
              <w:top w:val="nil"/>
              <w:left w:val="nil"/>
              <w:bottom w:val="dotted" w:sz="4" w:space="0" w:color="auto"/>
              <w:right w:val="single" w:sz="4" w:space="0" w:color="auto"/>
            </w:tcBorders>
            <w:shd w:val="clear" w:color="000000" w:fill="FFE699"/>
            <w:vAlign w:val="center"/>
            <w:hideMark/>
          </w:tcPr>
          <w:p w14:paraId="48DCE6FE"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8F21D9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0B8C02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7AAFE2E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38</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48A03F7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C VSWR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46B05F39" w14:textId="7B883169" w:rsidR="00605511" w:rsidRPr="00667460" w:rsidRDefault="00074E7A" w:rsidP="00605511">
            <w:pPr>
              <w:spacing w:after="0"/>
              <w:jc w:val="center"/>
              <w:rPr>
                <w:rFonts w:ascii="Calibri" w:eastAsia="Times New Roman" w:hAnsi="Calibri" w:cs="Calibri"/>
                <w:color w:val="000000"/>
                <w:sz w:val="16"/>
              </w:rPr>
            </w:pPr>
            <w:ins w:id="753"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54"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741EC1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370C0FA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66</w:t>
            </w:r>
          </w:p>
        </w:tc>
        <w:tc>
          <w:tcPr>
            <w:tcW w:w="1915" w:type="pct"/>
            <w:tcBorders>
              <w:top w:val="nil"/>
              <w:left w:val="nil"/>
              <w:bottom w:val="dotted" w:sz="4" w:space="0" w:color="auto"/>
              <w:right w:val="single" w:sz="4" w:space="0" w:color="auto"/>
            </w:tcBorders>
            <w:shd w:val="clear" w:color="000000" w:fill="FFE699"/>
            <w:vAlign w:val="center"/>
            <w:hideMark/>
          </w:tcPr>
          <w:p w14:paraId="64C0F13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0DB75B6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B65676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C3C631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39</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13B305B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C efficiency</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55EED71B" w14:textId="2F564449" w:rsidR="00605511" w:rsidRPr="00667460" w:rsidRDefault="00074E7A" w:rsidP="00605511">
            <w:pPr>
              <w:spacing w:after="0"/>
              <w:jc w:val="center"/>
              <w:rPr>
                <w:rFonts w:ascii="Calibri" w:eastAsia="Times New Roman" w:hAnsi="Calibri" w:cs="Calibri"/>
                <w:color w:val="000000"/>
                <w:sz w:val="16"/>
              </w:rPr>
            </w:pPr>
            <w:ins w:id="755"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56"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46BF054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293AE9F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68</w:t>
            </w:r>
          </w:p>
        </w:tc>
        <w:tc>
          <w:tcPr>
            <w:tcW w:w="1915" w:type="pct"/>
            <w:tcBorders>
              <w:top w:val="nil"/>
              <w:left w:val="nil"/>
              <w:bottom w:val="dotted" w:sz="4" w:space="0" w:color="auto"/>
              <w:right w:val="single" w:sz="4" w:space="0" w:color="auto"/>
            </w:tcBorders>
            <w:shd w:val="clear" w:color="000000" w:fill="FFE699"/>
            <w:vAlign w:val="center"/>
            <w:hideMark/>
          </w:tcPr>
          <w:p w14:paraId="542E426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0B2D0F04" w14:textId="77777777" w:rsidTr="001F47BB">
        <w:trPr>
          <w:trHeight w:val="1728"/>
          <w:jc w:val="center"/>
        </w:trPr>
        <w:tc>
          <w:tcPr>
            <w:tcW w:w="257" w:type="pct"/>
            <w:vMerge/>
            <w:tcBorders>
              <w:top w:val="nil"/>
              <w:left w:val="single" w:sz="4" w:space="0" w:color="auto"/>
              <w:bottom w:val="single" w:sz="4" w:space="0" w:color="000000"/>
              <w:right w:val="single" w:sz="4" w:space="0" w:color="auto"/>
            </w:tcBorders>
            <w:vAlign w:val="center"/>
            <w:hideMark/>
          </w:tcPr>
          <w:p w14:paraId="4E3AC91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4041AAE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40</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3245820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D status</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F9A5642" w14:textId="52E5A93C"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4EEBE44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4AA1BB3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70</w:t>
            </w:r>
          </w:p>
        </w:tc>
        <w:tc>
          <w:tcPr>
            <w:tcW w:w="1915" w:type="pct"/>
            <w:tcBorders>
              <w:top w:val="nil"/>
              <w:left w:val="nil"/>
              <w:bottom w:val="dotted" w:sz="4" w:space="0" w:color="auto"/>
              <w:right w:val="single" w:sz="4" w:space="0" w:color="auto"/>
            </w:tcBorders>
            <w:shd w:val="clear" w:color="000000" w:fill="FFE699"/>
            <w:vAlign w:val="center"/>
            <w:hideMark/>
          </w:tcPr>
          <w:p w14:paraId="3997AF4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bit </w:t>
            </w:r>
            <w:proofErr w:type="gramStart"/>
            <w:r w:rsidRPr="00667460">
              <w:rPr>
                <w:rFonts w:ascii="Calibri" w:eastAsia="Times New Roman" w:hAnsi="Calibri" w:cs="Calibri"/>
                <w:color w:val="000000"/>
                <w:sz w:val="16"/>
              </w:rPr>
              <w:t>0 :</w:t>
            </w:r>
            <w:proofErr w:type="gramEnd"/>
            <w:r w:rsidRPr="00667460">
              <w:rPr>
                <w:rFonts w:ascii="Calibri" w:eastAsia="Times New Roman" w:hAnsi="Calibri" w:cs="Calibri"/>
                <w:color w:val="000000"/>
                <w:sz w:val="16"/>
              </w:rPr>
              <w:t xml:space="preserve"> com of all module ok</w:t>
            </w:r>
            <w:r w:rsidRPr="00667460">
              <w:rPr>
                <w:rFonts w:ascii="Calibri" w:eastAsia="Times New Roman" w:hAnsi="Calibri" w:cs="Calibri"/>
                <w:color w:val="000000"/>
                <w:sz w:val="16"/>
              </w:rPr>
              <w:br/>
              <w:t>bit1 : all pallet running</w:t>
            </w:r>
            <w:r w:rsidRPr="00667460">
              <w:rPr>
                <w:rFonts w:ascii="Calibri" w:eastAsia="Times New Roman" w:hAnsi="Calibri" w:cs="Calibri"/>
                <w:color w:val="000000"/>
                <w:sz w:val="16"/>
              </w:rPr>
              <w:br/>
              <w:t>bit 2 : some pallet running</w:t>
            </w:r>
            <w:r w:rsidRPr="00667460">
              <w:rPr>
                <w:rFonts w:ascii="Calibri" w:eastAsia="Times New Roman" w:hAnsi="Calibri" w:cs="Calibri"/>
                <w:color w:val="000000"/>
                <w:sz w:val="16"/>
              </w:rPr>
              <w:br/>
              <w:t>bit 3 : V PSU &gt; 90% set point</w:t>
            </w:r>
            <w:r w:rsidRPr="00667460">
              <w:rPr>
                <w:rFonts w:ascii="Calibri" w:eastAsia="Times New Roman" w:hAnsi="Calibri" w:cs="Calibri"/>
                <w:color w:val="000000"/>
                <w:sz w:val="16"/>
              </w:rPr>
              <w:br/>
              <w:t>bit 4 : RF driver PSU OK</w:t>
            </w:r>
            <w:r w:rsidRPr="00667460">
              <w:rPr>
                <w:rFonts w:ascii="Calibri" w:eastAsia="Times New Roman" w:hAnsi="Calibri" w:cs="Calibri"/>
                <w:color w:val="000000"/>
                <w:sz w:val="16"/>
              </w:rPr>
              <w:br/>
              <w:t>bit 5 : RF driver ON</w:t>
            </w:r>
          </w:p>
        </w:tc>
      </w:tr>
      <w:tr w:rsidR="007C59E0" w:rsidRPr="00667460" w14:paraId="0F5DD7D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AA5D17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266180D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41</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599BF2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D number of </w:t>
            </w:r>
            <w:proofErr w:type="gramStart"/>
            <w:r w:rsidRPr="00667460">
              <w:rPr>
                <w:rFonts w:ascii="Calibri" w:eastAsia="Times New Roman" w:hAnsi="Calibri" w:cs="Calibri"/>
                <w:color w:val="000000"/>
                <w:sz w:val="16"/>
              </w:rPr>
              <w:t>pallet</w:t>
            </w:r>
            <w:proofErr w:type="gramEnd"/>
            <w:r w:rsidRPr="00667460">
              <w:rPr>
                <w:rFonts w:ascii="Calibri" w:eastAsia="Times New Roman" w:hAnsi="Calibri" w:cs="Calibri"/>
                <w:color w:val="000000"/>
                <w:sz w:val="16"/>
              </w:rPr>
              <w:t xml:space="preserve"> running</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76473AB1" w14:textId="36612168"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5A39E5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10FE948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71</w:t>
            </w:r>
          </w:p>
        </w:tc>
        <w:tc>
          <w:tcPr>
            <w:tcW w:w="1915" w:type="pct"/>
            <w:tcBorders>
              <w:top w:val="nil"/>
              <w:left w:val="nil"/>
              <w:bottom w:val="dotted" w:sz="4" w:space="0" w:color="auto"/>
              <w:right w:val="single" w:sz="4" w:space="0" w:color="auto"/>
            </w:tcBorders>
            <w:shd w:val="clear" w:color="000000" w:fill="FFE699"/>
            <w:vAlign w:val="center"/>
            <w:hideMark/>
          </w:tcPr>
          <w:p w14:paraId="1194AA8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3D53E09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E2DA600"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58461A8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42</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14738BC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D alarm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FC6EF25" w14:textId="2F97348F"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DD136B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5E2C968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72</w:t>
            </w:r>
          </w:p>
        </w:tc>
        <w:tc>
          <w:tcPr>
            <w:tcW w:w="1915" w:type="pct"/>
            <w:tcBorders>
              <w:top w:val="nil"/>
              <w:left w:val="nil"/>
              <w:bottom w:val="dotted" w:sz="4" w:space="0" w:color="auto"/>
              <w:right w:val="single" w:sz="4" w:space="0" w:color="auto"/>
            </w:tcBorders>
            <w:shd w:val="clear" w:color="000000" w:fill="FFE699"/>
            <w:vAlign w:val="center"/>
            <w:hideMark/>
          </w:tcPr>
          <w:p w14:paraId="6F9835C6"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7A1FAE9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5DCF89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93AC2D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43</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7E511B6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D warning on module</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089516D6" w14:textId="1D0DB452"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5A99D01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FFE699"/>
            <w:noWrap/>
            <w:vAlign w:val="center"/>
            <w:hideMark/>
          </w:tcPr>
          <w:p w14:paraId="59D176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73</w:t>
            </w:r>
          </w:p>
        </w:tc>
        <w:tc>
          <w:tcPr>
            <w:tcW w:w="1915" w:type="pct"/>
            <w:tcBorders>
              <w:top w:val="nil"/>
              <w:left w:val="nil"/>
              <w:bottom w:val="dotted" w:sz="4" w:space="0" w:color="auto"/>
              <w:right w:val="single" w:sz="4" w:space="0" w:color="auto"/>
            </w:tcBorders>
            <w:shd w:val="clear" w:color="000000" w:fill="FFE699"/>
            <w:vAlign w:val="center"/>
            <w:hideMark/>
          </w:tcPr>
          <w:p w14:paraId="53C65109"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1E0152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C78EAE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35D7C3D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44</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3180932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D </w:t>
            </w:r>
            <w:proofErr w:type="spellStart"/>
            <w:r w:rsidRPr="00667460">
              <w:rPr>
                <w:rFonts w:ascii="Calibri" w:eastAsia="Times New Roman" w:hAnsi="Calibri" w:cs="Calibri"/>
                <w:color w:val="000000"/>
                <w:sz w:val="16"/>
              </w:rPr>
              <w:t>fwd</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2C9A11AA" w14:textId="03307765" w:rsidR="00605511" w:rsidRPr="00667460" w:rsidRDefault="00074E7A" w:rsidP="00605511">
            <w:pPr>
              <w:spacing w:after="0"/>
              <w:jc w:val="center"/>
              <w:rPr>
                <w:rFonts w:ascii="Calibri" w:eastAsia="Times New Roman" w:hAnsi="Calibri" w:cs="Calibri"/>
                <w:color w:val="000000"/>
                <w:sz w:val="16"/>
              </w:rPr>
            </w:pPr>
            <w:ins w:id="757"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58" w:author="Della Faille Philippe" w:date="2019-07-09T14:43: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2DA4801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1AD2202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74</w:t>
            </w:r>
          </w:p>
        </w:tc>
        <w:tc>
          <w:tcPr>
            <w:tcW w:w="1915" w:type="pct"/>
            <w:tcBorders>
              <w:top w:val="nil"/>
              <w:left w:val="nil"/>
              <w:bottom w:val="dotted" w:sz="4" w:space="0" w:color="auto"/>
              <w:right w:val="single" w:sz="4" w:space="0" w:color="auto"/>
            </w:tcBorders>
            <w:shd w:val="clear" w:color="000000" w:fill="FFE699"/>
            <w:vAlign w:val="center"/>
            <w:hideMark/>
          </w:tcPr>
          <w:p w14:paraId="0A2894C6"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5C1646B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C98F70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33498A4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45</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274BA61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xml:space="preserve">Amplifier D </w:t>
            </w:r>
            <w:proofErr w:type="spellStart"/>
            <w:r w:rsidRPr="00667460">
              <w:rPr>
                <w:rFonts w:ascii="Calibri" w:eastAsia="Times New Roman" w:hAnsi="Calibri" w:cs="Calibri"/>
                <w:color w:val="000000"/>
                <w:sz w:val="16"/>
              </w:rPr>
              <w:t>rfl</w:t>
            </w:r>
            <w:proofErr w:type="spellEnd"/>
            <w:r w:rsidRPr="00667460">
              <w:rPr>
                <w:rFonts w:ascii="Calibri" w:eastAsia="Times New Roman" w:hAnsi="Calibri" w:cs="Calibri"/>
                <w:color w:val="000000"/>
                <w:sz w:val="16"/>
              </w:rPr>
              <w:t xml:space="preserve"> output power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1C30367F" w14:textId="61998B30" w:rsidR="00605511" w:rsidRPr="00667460" w:rsidRDefault="00074E7A" w:rsidP="00605511">
            <w:pPr>
              <w:spacing w:after="0"/>
              <w:jc w:val="center"/>
              <w:rPr>
                <w:rFonts w:ascii="Calibri" w:eastAsia="Times New Roman" w:hAnsi="Calibri" w:cs="Calibri"/>
                <w:color w:val="000000"/>
                <w:sz w:val="16"/>
              </w:rPr>
            </w:pPr>
            <w:ins w:id="759"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60" w:author="Della Faille Philippe" w:date="2019-07-09T14:43:00Z">
              <w:r w:rsidR="00605511" w:rsidRPr="00667460" w:rsidDel="00074E7A">
                <w:rPr>
                  <w:rFonts w:ascii="Calibri" w:eastAsia="Times New Roman" w:hAnsi="Calibri" w:cs="Calibri"/>
                  <w:color w:val="000000"/>
                  <w:sz w:val="16"/>
                </w:rPr>
                <w:delText>udint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00A7741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331C600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76</w:t>
            </w:r>
          </w:p>
        </w:tc>
        <w:tc>
          <w:tcPr>
            <w:tcW w:w="1915" w:type="pct"/>
            <w:tcBorders>
              <w:top w:val="nil"/>
              <w:left w:val="nil"/>
              <w:bottom w:val="dotted" w:sz="4" w:space="0" w:color="auto"/>
              <w:right w:val="single" w:sz="4" w:space="0" w:color="auto"/>
            </w:tcBorders>
            <w:shd w:val="clear" w:color="000000" w:fill="FFE699"/>
            <w:vAlign w:val="center"/>
            <w:hideMark/>
          </w:tcPr>
          <w:p w14:paraId="629DD58C" w14:textId="77777777" w:rsidR="00605511" w:rsidRPr="00667460" w:rsidRDefault="00605511" w:rsidP="00605511">
            <w:pPr>
              <w:spacing w:after="0"/>
              <w:jc w:val="left"/>
              <w:rPr>
                <w:rFonts w:ascii="Calibri" w:eastAsia="Times New Roman" w:hAnsi="Calibri" w:cs="Calibri"/>
                <w:color w:val="FF0000"/>
                <w:sz w:val="16"/>
              </w:rPr>
            </w:pPr>
            <w:r w:rsidRPr="00667460">
              <w:rPr>
                <w:rFonts w:ascii="Calibri" w:eastAsia="Times New Roman" w:hAnsi="Calibri" w:cs="Calibri"/>
                <w:color w:val="FF0000"/>
                <w:sz w:val="16"/>
              </w:rPr>
              <w:t xml:space="preserve">Size of </w:t>
            </w:r>
            <w:proofErr w:type="spellStart"/>
            <w:r w:rsidRPr="00667460">
              <w:rPr>
                <w:rFonts w:ascii="Calibri" w:eastAsia="Times New Roman" w:hAnsi="Calibri" w:cs="Calibri"/>
                <w:color w:val="FF0000"/>
                <w:sz w:val="16"/>
              </w:rPr>
              <w:t>regsiter</w:t>
            </w:r>
            <w:proofErr w:type="spellEnd"/>
            <w:r w:rsidRPr="00667460">
              <w:rPr>
                <w:rFonts w:ascii="Calibri" w:eastAsia="Times New Roman" w:hAnsi="Calibri" w:cs="Calibri"/>
                <w:color w:val="FF0000"/>
                <w:sz w:val="16"/>
              </w:rPr>
              <w:t xml:space="preserve"> is different from Amp A</w:t>
            </w:r>
          </w:p>
        </w:tc>
      </w:tr>
      <w:tr w:rsidR="007C59E0" w:rsidRPr="00667460" w14:paraId="79A29F7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DA4D850"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180B677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46</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88D9B2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D VSWR</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3B86B762" w14:textId="1FF9AF2E" w:rsidR="00605511" w:rsidRPr="00667460" w:rsidRDefault="00074E7A" w:rsidP="00605511">
            <w:pPr>
              <w:spacing w:after="0"/>
              <w:jc w:val="center"/>
              <w:rPr>
                <w:rFonts w:ascii="Calibri" w:eastAsia="Times New Roman" w:hAnsi="Calibri" w:cs="Calibri"/>
                <w:color w:val="000000"/>
                <w:sz w:val="16"/>
              </w:rPr>
            </w:pPr>
            <w:ins w:id="761"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62"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3A36009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FFE699"/>
            <w:noWrap/>
            <w:vAlign w:val="center"/>
            <w:hideMark/>
          </w:tcPr>
          <w:p w14:paraId="44C29B5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78</w:t>
            </w:r>
          </w:p>
        </w:tc>
        <w:tc>
          <w:tcPr>
            <w:tcW w:w="1915" w:type="pct"/>
            <w:tcBorders>
              <w:top w:val="nil"/>
              <w:left w:val="nil"/>
              <w:bottom w:val="dotted" w:sz="4" w:space="0" w:color="auto"/>
              <w:right w:val="single" w:sz="4" w:space="0" w:color="auto"/>
            </w:tcBorders>
            <w:shd w:val="clear" w:color="000000" w:fill="FFE699"/>
            <w:vAlign w:val="center"/>
            <w:hideMark/>
          </w:tcPr>
          <w:p w14:paraId="78CD5E2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74C363C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ECC7E3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FFE699"/>
            <w:noWrap/>
            <w:vAlign w:val="center"/>
            <w:hideMark/>
          </w:tcPr>
          <w:p w14:paraId="3612995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47</w:t>
            </w:r>
          </w:p>
        </w:tc>
        <w:tc>
          <w:tcPr>
            <w:tcW w:w="1610" w:type="pct"/>
            <w:tcBorders>
              <w:top w:val="dotted" w:sz="4" w:space="0" w:color="auto"/>
              <w:left w:val="nil"/>
              <w:bottom w:val="single" w:sz="4" w:space="0" w:color="auto"/>
              <w:right w:val="single" w:sz="4" w:space="0" w:color="auto"/>
            </w:tcBorders>
            <w:shd w:val="clear" w:color="000000" w:fill="FFE699"/>
            <w:noWrap/>
            <w:vAlign w:val="center"/>
            <w:hideMark/>
          </w:tcPr>
          <w:p w14:paraId="0291493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Amplifier D efficiency</w:t>
            </w:r>
          </w:p>
        </w:tc>
        <w:tc>
          <w:tcPr>
            <w:tcW w:w="315" w:type="pct"/>
            <w:tcBorders>
              <w:top w:val="dotted" w:sz="4" w:space="0" w:color="auto"/>
              <w:left w:val="nil"/>
              <w:bottom w:val="single" w:sz="4" w:space="0" w:color="auto"/>
              <w:right w:val="single" w:sz="4" w:space="0" w:color="auto"/>
            </w:tcBorders>
            <w:shd w:val="clear" w:color="000000" w:fill="FFE699"/>
            <w:noWrap/>
            <w:vAlign w:val="center"/>
            <w:hideMark/>
          </w:tcPr>
          <w:p w14:paraId="1AB39090" w14:textId="7F1363BD" w:rsidR="00605511" w:rsidRPr="00667460" w:rsidRDefault="00074E7A" w:rsidP="00605511">
            <w:pPr>
              <w:spacing w:after="0"/>
              <w:jc w:val="center"/>
              <w:rPr>
                <w:rFonts w:ascii="Calibri" w:eastAsia="Times New Roman" w:hAnsi="Calibri" w:cs="Calibri"/>
                <w:color w:val="000000"/>
                <w:sz w:val="16"/>
              </w:rPr>
            </w:pPr>
            <w:ins w:id="763"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64"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FFE699"/>
            <w:noWrap/>
            <w:vAlign w:val="center"/>
            <w:hideMark/>
          </w:tcPr>
          <w:p w14:paraId="75BDB14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single" w:sz="4" w:space="0" w:color="auto"/>
              <w:right w:val="single" w:sz="4" w:space="0" w:color="auto"/>
            </w:tcBorders>
            <w:shd w:val="clear" w:color="000000" w:fill="FFE699"/>
            <w:noWrap/>
            <w:vAlign w:val="center"/>
            <w:hideMark/>
          </w:tcPr>
          <w:p w14:paraId="09465D1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80</w:t>
            </w:r>
          </w:p>
        </w:tc>
        <w:tc>
          <w:tcPr>
            <w:tcW w:w="1915" w:type="pct"/>
            <w:tcBorders>
              <w:top w:val="nil"/>
              <w:left w:val="nil"/>
              <w:bottom w:val="single" w:sz="4" w:space="0" w:color="auto"/>
              <w:right w:val="single" w:sz="4" w:space="0" w:color="auto"/>
            </w:tcBorders>
            <w:shd w:val="clear" w:color="000000" w:fill="FFE699"/>
            <w:vAlign w:val="center"/>
            <w:hideMark/>
          </w:tcPr>
          <w:p w14:paraId="6B6DF7A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 </w:t>
            </w:r>
          </w:p>
        </w:tc>
      </w:tr>
      <w:tr w:rsidR="007C59E0" w:rsidRPr="00667460" w14:paraId="3AE66AEF" w14:textId="77777777" w:rsidTr="001F47BB">
        <w:trPr>
          <w:trHeight w:val="288"/>
          <w:jc w:val="center"/>
        </w:trPr>
        <w:tc>
          <w:tcPr>
            <w:tcW w:w="257" w:type="pct"/>
            <w:vMerge w:val="restart"/>
            <w:tcBorders>
              <w:top w:val="nil"/>
              <w:left w:val="single" w:sz="4" w:space="0" w:color="auto"/>
              <w:bottom w:val="single" w:sz="4" w:space="0" w:color="000000"/>
              <w:right w:val="single" w:sz="4" w:space="0" w:color="auto"/>
            </w:tcBorders>
            <w:shd w:val="clear" w:color="000000" w:fill="B4C6E7"/>
            <w:noWrap/>
            <w:textDirection w:val="btLr"/>
            <w:vAlign w:val="center"/>
            <w:hideMark/>
          </w:tcPr>
          <w:p w14:paraId="06D82237" w14:textId="77777777" w:rsidR="00605511" w:rsidRPr="00667460" w:rsidRDefault="00605511" w:rsidP="00605511">
            <w:pPr>
              <w:spacing w:after="0"/>
              <w:jc w:val="center"/>
              <w:rPr>
                <w:rFonts w:ascii="Calibri" w:eastAsia="Times New Roman" w:hAnsi="Calibri" w:cs="Calibri"/>
                <w:b/>
                <w:bCs/>
                <w:color w:val="000000"/>
                <w:sz w:val="16"/>
                <w:szCs w:val="28"/>
              </w:rPr>
            </w:pPr>
            <w:r w:rsidRPr="00667460">
              <w:rPr>
                <w:rFonts w:ascii="Calibri" w:eastAsia="Times New Roman" w:hAnsi="Calibri" w:cs="Calibri"/>
                <w:b/>
                <w:bCs/>
                <w:color w:val="000000"/>
                <w:sz w:val="16"/>
                <w:szCs w:val="28"/>
              </w:rPr>
              <w:t>POWER SUPPLY</w:t>
            </w:r>
          </w:p>
        </w:tc>
        <w:tc>
          <w:tcPr>
            <w:tcW w:w="298" w:type="pct"/>
            <w:tcBorders>
              <w:top w:val="nil"/>
              <w:left w:val="nil"/>
              <w:bottom w:val="single" w:sz="4" w:space="0" w:color="auto"/>
              <w:right w:val="single" w:sz="4" w:space="0" w:color="auto"/>
            </w:tcBorders>
            <w:shd w:val="clear" w:color="000000" w:fill="B4C6E7"/>
            <w:noWrap/>
            <w:vAlign w:val="center"/>
            <w:hideMark/>
          </w:tcPr>
          <w:p w14:paraId="2CA545C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48</w:t>
            </w:r>
          </w:p>
        </w:tc>
        <w:tc>
          <w:tcPr>
            <w:tcW w:w="1610" w:type="pct"/>
            <w:tcBorders>
              <w:top w:val="nil"/>
              <w:left w:val="nil"/>
              <w:bottom w:val="single" w:sz="4" w:space="0" w:color="auto"/>
              <w:right w:val="single" w:sz="4" w:space="0" w:color="auto"/>
            </w:tcBorders>
            <w:shd w:val="clear" w:color="000000" w:fill="B4C6E7"/>
            <w:noWrap/>
            <w:vAlign w:val="center"/>
            <w:hideMark/>
          </w:tcPr>
          <w:p w14:paraId="5B72230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1 voltage</w:t>
            </w:r>
          </w:p>
        </w:tc>
        <w:tc>
          <w:tcPr>
            <w:tcW w:w="315" w:type="pct"/>
            <w:tcBorders>
              <w:top w:val="nil"/>
              <w:left w:val="nil"/>
              <w:bottom w:val="single" w:sz="4" w:space="0" w:color="auto"/>
              <w:right w:val="single" w:sz="4" w:space="0" w:color="auto"/>
            </w:tcBorders>
            <w:shd w:val="clear" w:color="000000" w:fill="B4C6E7"/>
            <w:noWrap/>
            <w:vAlign w:val="center"/>
            <w:hideMark/>
          </w:tcPr>
          <w:p w14:paraId="44B5BD0C" w14:textId="1F5BA536" w:rsidR="00605511" w:rsidRPr="00667460" w:rsidRDefault="00074E7A" w:rsidP="00605511">
            <w:pPr>
              <w:spacing w:after="0"/>
              <w:jc w:val="center"/>
              <w:rPr>
                <w:rFonts w:ascii="Calibri" w:eastAsia="Times New Roman" w:hAnsi="Calibri" w:cs="Calibri"/>
                <w:color w:val="000000"/>
                <w:sz w:val="16"/>
              </w:rPr>
            </w:pPr>
            <w:ins w:id="765" w:author="Della Faille Philippe" w:date="2019-07-09T14:43: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66" w:author="Della Faille Philippe" w:date="2019-07-09T14:43:00Z">
              <w:r w:rsidR="00605511" w:rsidRPr="00667460" w:rsidDel="00074E7A">
                <w:rPr>
                  <w:rFonts w:ascii="Calibri" w:eastAsia="Times New Roman" w:hAnsi="Calibri" w:cs="Calibri"/>
                  <w:color w:val="000000"/>
                  <w:sz w:val="16"/>
                </w:rPr>
                <w:delText>uint</w:delText>
              </w:r>
            </w:del>
          </w:p>
        </w:tc>
        <w:tc>
          <w:tcPr>
            <w:tcW w:w="360" w:type="pct"/>
            <w:tcBorders>
              <w:top w:val="nil"/>
              <w:left w:val="nil"/>
              <w:bottom w:val="single" w:sz="4" w:space="0" w:color="auto"/>
              <w:right w:val="single" w:sz="4" w:space="0" w:color="auto"/>
            </w:tcBorders>
            <w:shd w:val="clear" w:color="000000" w:fill="B4C6E7"/>
            <w:noWrap/>
            <w:vAlign w:val="center"/>
            <w:hideMark/>
          </w:tcPr>
          <w:p w14:paraId="0B224D7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E030C2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82</w:t>
            </w:r>
          </w:p>
        </w:tc>
        <w:tc>
          <w:tcPr>
            <w:tcW w:w="1915" w:type="pct"/>
            <w:tcBorders>
              <w:top w:val="nil"/>
              <w:left w:val="nil"/>
              <w:bottom w:val="dotted" w:sz="4" w:space="0" w:color="auto"/>
              <w:right w:val="single" w:sz="4" w:space="0" w:color="auto"/>
            </w:tcBorders>
            <w:shd w:val="clear" w:color="000000" w:fill="B4C6E7"/>
            <w:vAlign w:val="center"/>
            <w:hideMark/>
          </w:tcPr>
          <w:p w14:paraId="15F6DF6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5B3A250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4A122D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4C2B86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49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6D3F62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C96E9A4" w14:textId="2D81C4A1" w:rsidR="00605511" w:rsidRPr="00667460" w:rsidRDefault="00074E7A" w:rsidP="00605511">
            <w:pPr>
              <w:spacing w:after="0"/>
              <w:jc w:val="center"/>
              <w:rPr>
                <w:rFonts w:ascii="Calibri" w:eastAsia="Times New Roman" w:hAnsi="Calibri" w:cs="Calibri"/>
                <w:color w:val="000000"/>
                <w:sz w:val="16"/>
              </w:rPr>
            </w:pPr>
            <w:ins w:id="767"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68"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48E309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DEBD09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84</w:t>
            </w:r>
          </w:p>
        </w:tc>
        <w:tc>
          <w:tcPr>
            <w:tcW w:w="1915" w:type="pct"/>
            <w:tcBorders>
              <w:top w:val="nil"/>
              <w:left w:val="nil"/>
              <w:bottom w:val="dotted" w:sz="4" w:space="0" w:color="auto"/>
              <w:right w:val="single" w:sz="4" w:space="0" w:color="auto"/>
            </w:tcBorders>
            <w:shd w:val="clear" w:color="000000" w:fill="B4C6E7"/>
            <w:vAlign w:val="center"/>
            <w:hideMark/>
          </w:tcPr>
          <w:p w14:paraId="2AAD73A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1921777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0AC790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3ACE84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B58A02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203B06A" w14:textId="7457DD2D"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2937C3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F12370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86</w:t>
            </w:r>
          </w:p>
        </w:tc>
        <w:tc>
          <w:tcPr>
            <w:tcW w:w="1915" w:type="pct"/>
            <w:tcBorders>
              <w:top w:val="nil"/>
              <w:left w:val="nil"/>
              <w:bottom w:val="dotted" w:sz="4" w:space="0" w:color="auto"/>
              <w:right w:val="single" w:sz="4" w:space="0" w:color="auto"/>
            </w:tcBorders>
            <w:shd w:val="clear" w:color="000000" w:fill="B4C6E7"/>
            <w:vAlign w:val="center"/>
            <w:hideMark/>
          </w:tcPr>
          <w:p w14:paraId="08D61CF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62A98F7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3F0B3E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43243B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75C901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50F5B5B" w14:textId="0B7CD8CD"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930659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0B6EA5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87</w:t>
            </w:r>
          </w:p>
        </w:tc>
        <w:tc>
          <w:tcPr>
            <w:tcW w:w="1915" w:type="pct"/>
            <w:tcBorders>
              <w:top w:val="nil"/>
              <w:left w:val="nil"/>
              <w:bottom w:val="dotted" w:sz="4" w:space="0" w:color="auto"/>
              <w:right w:val="single" w:sz="4" w:space="0" w:color="auto"/>
            </w:tcBorders>
            <w:shd w:val="clear" w:color="000000" w:fill="B4C6E7"/>
            <w:vAlign w:val="center"/>
            <w:hideMark/>
          </w:tcPr>
          <w:p w14:paraId="5447D45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F9E154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DF229E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E3ED3B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B4E02C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ACD75B7" w14:textId="4DFB5A30" w:rsidR="00605511" w:rsidRPr="00667460" w:rsidRDefault="00074E7A" w:rsidP="00605511">
            <w:pPr>
              <w:spacing w:after="0"/>
              <w:jc w:val="center"/>
              <w:rPr>
                <w:rFonts w:ascii="Calibri" w:eastAsia="Times New Roman" w:hAnsi="Calibri" w:cs="Calibri"/>
                <w:color w:val="000000"/>
                <w:sz w:val="16"/>
              </w:rPr>
            </w:pPr>
            <w:ins w:id="769"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70"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729DD3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C17C0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88</w:t>
            </w:r>
          </w:p>
        </w:tc>
        <w:tc>
          <w:tcPr>
            <w:tcW w:w="1915" w:type="pct"/>
            <w:tcBorders>
              <w:top w:val="nil"/>
              <w:left w:val="nil"/>
              <w:bottom w:val="dotted" w:sz="4" w:space="0" w:color="auto"/>
              <w:right w:val="single" w:sz="4" w:space="0" w:color="auto"/>
            </w:tcBorders>
            <w:shd w:val="clear" w:color="000000" w:fill="B4C6E7"/>
            <w:vAlign w:val="center"/>
            <w:hideMark/>
          </w:tcPr>
          <w:p w14:paraId="164B3E3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4CCBB1D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EA3FE9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46ADBF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2858F4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8D5D2D6" w14:textId="76C1018B" w:rsidR="00605511" w:rsidRPr="00667460" w:rsidRDefault="00074E7A" w:rsidP="00605511">
            <w:pPr>
              <w:spacing w:after="0"/>
              <w:jc w:val="center"/>
              <w:rPr>
                <w:rFonts w:ascii="Calibri" w:eastAsia="Times New Roman" w:hAnsi="Calibri" w:cs="Calibri"/>
                <w:color w:val="000000"/>
                <w:sz w:val="16"/>
              </w:rPr>
            </w:pPr>
            <w:ins w:id="771"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72"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E0618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AF5785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90</w:t>
            </w:r>
          </w:p>
        </w:tc>
        <w:tc>
          <w:tcPr>
            <w:tcW w:w="1915" w:type="pct"/>
            <w:tcBorders>
              <w:top w:val="nil"/>
              <w:left w:val="nil"/>
              <w:bottom w:val="dotted" w:sz="4" w:space="0" w:color="auto"/>
              <w:right w:val="single" w:sz="4" w:space="0" w:color="auto"/>
            </w:tcBorders>
            <w:shd w:val="clear" w:color="000000" w:fill="B4C6E7"/>
            <w:vAlign w:val="center"/>
            <w:hideMark/>
          </w:tcPr>
          <w:p w14:paraId="761633B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3ACF6CA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D72CA1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7BFC2A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29B428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954285B" w14:textId="58DEC9C5"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C9D19C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1F3B92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92</w:t>
            </w:r>
          </w:p>
        </w:tc>
        <w:tc>
          <w:tcPr>
            <w:tcW w:w="1915" w:type="pct"/>
            <w:tcBorders>
              <w:top w:val="nil"/>
              <w:left w:val="nil"/>
              <w:bottom w:val="dotted" w:sz="4" w:space="0" w:color="auto"/>
              <w:right w:val="single" w:sz="4" w:space="0" w:color="auto"/>
            </w:tcBorders>
            <w:shd w:val="clear" w:color="000000" w:fill="B4C6E7"/>
            <w:vAlign w:val="center"/>
            <w:hideMark/>
          </w:tcPr>
          <w:p w14:paraId="4E129AF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572D6DE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288906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C1950D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23ECDC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E6A03D1" w14:textId="642FB63B"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4215AA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EA021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93</w:t>
            </w:r>
          </w:p>
        </w:tc>
        <w:tc>
          <w:tcPr>
            <w:tcW w:w="1915" w:type="pct"/>
            <w:tcBorders>
              <w:top w:val="nil"/>
              <w:left w:val="nil"/>
              <w:bottom w:val="dotted" w:sz="4" w:space="0" w:color="auto"/>
              <w:right w:val="single" w:sz="4" w:space="0" w:color="auto"/>
            </w:tcBorders>
            <w:shd w:val="clear" w:color="000000" w:fill="B4C6E7"/>
            <w:vAlign w:val="center"/>
            <w:hideMark/>
          </w:tcPr>
          <w:p w14:paraId="703C5FA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002EA2B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4DDABE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718A23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7142E5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C436E76" w14:textId="1F3426ED" w:rsidR="00605511" w:rsidRPr="00667460" w:rsidRDefault="00074E7A" w:rsidP="00605511">
            <w:pPr>
              <w:spacing w:after="0"/>
              <w:jc w:val="center"/>
              <w:rPr>
                <w:rFonts w:ascii="Calibri" w:eastAsia="Times New Roman" w:hAnsi="Calibri" w:cs="Calibri"/>
                <w:color w:val="000000"/>
                <w:sz w:val="16"/>
              </w:rPr>
            </w:pPr>
            <w:ins w:id="773"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74"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1F1AC6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F70289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94</w:t>
            </w:r>
          </w:p>
        </w:tc>
        <w:tc>
          <w:tcPr>
            <w:tcW w:w="1915" w:type="pct"/>
            <w:tcBorders>
              <w:top w:val="nil"/>
              <w:left w:val="nil"/>
              <w:bottom w:val="dotted" w:sz="4" w:space="0" w:color="auto"/>
              <w:right w:val="single" w:sz="4" w:space="0" w:color="auto"/>
            </w:tcBorders>
            <w:shd w:val="clear" w:color="000000" w:fill="B4C6E7"/>
            <w:vAlign w:val="center"/>
            <w:hideMark/>
          </w:tcPr>
          <w:p w14:paraId="3CD2DB2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2D671C1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82512C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14D72D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33CA76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8EF67B8" w14:textId="4913FC3C" w:rsidR="00605511" w:rsidRPr="00667460" w:rsidRDefault="00074E7A" w:rsidP="00605511">
            <w:pPr>
              <w:spacing w:after="0"/>
              <w:jc w:val="center"/>
              <w:rPr>
                <w:rFonts w:ascii="Calibri" w:eastAsia="Times New Roman" w:hAnsi="Calibri" w:cs="Calibri"/>
                <w:color w:val="000000"/>
                <w:sz w:val="16"/>
              </w:rPr>
            </w:pPr>
            <w:ins w:id="775"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76"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36AF25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8E0784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96</w:t>
            </w:r>
          </w:p>
        </w:tc>
        <w:tc>
          <w:tcPr>
            <w:tcW w:w="1915" w:type="pct"/>
            <w:tcBorders>
              <w:top w:val="nil"/>
              <w:left w:val="nil"/>
              <w:bottom w:val="dotted" w:sz="4" w:space="0" w:color="auto"/>
              <w:right w:val="single" w:sz="4" w:space="0" w:color="auto"/>
            </w:tcBorders>
            <w:shd w:val="clear" w:color="000000" w:fill="B4C6E7"/>
            <w:vAlign w:val="center"/>
            <w:hideMark/>
          </w:tcPr>
          <w:p w14:paraId="2673393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B727A9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7AD9D2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A72081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3ACC23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5A4188B" w14:textId="42A55F0F"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34E4E6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0E23CC2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98</w:t>
            </w:r>
          </w:p>
        </w:tc>
        <w:tc>
          <w:tcPr>
            <w:tcW w:w="1915" w:type="pct"/>
            <w:tcBorders>
              <w:top w:val="nil"/>
              <w:left w:val="nil"/>
              <w:bottom w:val="dotted" w:sz="4" w:space="0" w:color="auto"/>
              <w:right w:val="single" w:sz="4" w:space="0" w:color="auto"/>
            </w:tcBorders>
            <w:shd w:val="clear" w:color="000000" w:fill="B4C6E7"/>
            <w:vAlign w:val="center"/>
            <w:hideMark/>
          </w:tcPr>
          <w:p w14:paraId="0E5C714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8B96B7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1D6163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D1E7B7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59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573756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1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96AA1FD" w14:textId="6EE9A49D"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AD5570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577910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99</w:t>
            </w:r>
          </w:p>
        </w:tc>
        <w:tc>
          <w:tcPr>
            <w:tcW w:w="1915" w:type="pct"/>
            <w:tcBorders>
              <w:top w:val="nil"/>
              <w:left w:val="nil"/>
              <w:bottom w:val="dotted" w:sz="4" w:space="0" w:color="auto"/>
              <w:right w:val="single" w:sz="4" w:space="0" w:color="auto"/>
            </w:tcBorders>
            <w:shd w:val="clear" w:color="000000" w:fill="B4C6E7"/>
            <w:vAlign w:val="center"/>
            <w:hideMark/>
          </w:tcPr>
          <w:p w14:paraId="2702FD3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678D2E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C5BB1E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4C5D62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4B6203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9FF9E39" w14:textId="65221992" w:rsidR="00605511" w:rsidRPr="00667460" w:rsidRDefault="00074E7A" w:rsidP="00605511">
            <w:pPr>
              <w:spacing w:after="0"/>
              <w:jc w:val="center"/>
              <w:rPr>
                <w:rFonts w:ascii="Calibri" w:eastAsia="Times New Roman" w:hAnsi="Calibri" w:cs="Calibri"/>
                <w:color w:val="000000"/>
                <w:sz w:val="16"/>
              </w:rPr>
            </w:pPr>
            <w:ins w:id="777"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78"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E65D74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400D88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100</w:t>
            </w:r>
          </w:p>
        </w:tc>
        <w:tc>
          <w:tcPr>
            <w:tcW w:w="1915" w:type="pct"/>
            <w:tcBorders>
              <w:top w:val="nil"/>
              <w:left w:val="nil"/>
              <w:bottom w:val="dotted" w:sz="4" w:space="0" w:color="auto"/>
              <w:right w:val="single" w:sz="4" w:space="0" w:color="auto"/>
            </w:tcBorders>
            <w:shd w:val="clear" w:color="000000" w:fill="B4C6E7"/>
            <w:vAlign w:val="center"/>
            <w:hideMark/>
          </w:tcPr>
          <w:p w14:paraId="5F80423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7240DE8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43EE39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BAE209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2257A7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2D78B10" w14:textId="286621CB" w:rsidR="00605511" w:rsidRPr="00667460" w:rsidRDefault="00074E7A" w:rsidP="00605511">
            <w:pPr>
              <w:spacing w:after="0"/>
              <w:jc w:val="center"/>
              <w:rPr>
                <w:rFonts w:ascii="Calibri" w:eastAsia="Times New Roman" w:hAnsi="Calibri" w:cs="Calibri"/>
                <w:color w:val="000000"/>
                <w:sz w:val="16"/>
              </w:rPr>
            </w:pPr>
            <w:ins w:id="779"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80"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1FE8CE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D70343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102</w:t>
            </w:r>
          </w:p>
        </w:tc>
        <w:tc>
          <w:tcPr>
            <w:tcW w:w="1915" w:type="pct"/>
            <w:tcBorders>
              <w:top w:val="nil"/>
              <w:left w:val="nil"/>
              <w:bottom w:val="dotted" w:sz="4" w:space="0" w:color="auto"/>
              <w:right w:val="single" w:sz="4" w:space="0" w:color="auto"/>
            </w:tcBorders>
            <w:shd w:val="clear" w:color="000000" w:fill="B4C6E7"/>
            <w:vAlign w:val="center"/>
            <w:hideMark/>
          </w:tcPr>
          <w:p w14:paraId="148FF89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17B5223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DA5857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1FDBE2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E73F60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1B1E539" w14:textId="6860F1CF"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0B3998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51546A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104</w:t>
            </w:r>
          </w:p>
        </w:tc>
        <w:tc>
          <w:tcPr>
            <w:tcW w:w="1915" w:type="pct"/>
            <w:tcBorders>
              <w:top w:val="nil"/>
              <w:left w:val="nil"/>
              <w:bottom w:val="dotted" w:sz="4" w:space="0" w:color="auto"/>
              <w:right w:val="single" w:sz="4" w:space="0" w:color="auto"/>
            </w:tcBorders>
            <w:shd w:val="clear" w:color="000000" w:fill="B4C6E7"/>
            <w:vAlign w:val="center"/>
            <w:hideMark/>
          </w:tcPr>
          <w:p w14:paraId="4C45400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5220F5F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AEF104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050E56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A7ECB8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D52218E" w14:textId="58AB4C01"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2DE0A9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B484F8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105</w:t>
            </w:r>
          </w:p>
        </w:tc>
        <w:tc>
          <w:tcPr>
            <w:tcW w:w="1915" w:type="pct"/>
            <w:tcBorders>
              <w:top w:val="nil"/>
              <w:left w:val="nil"/>
              <w:bottom w:val="dotted" w:sz="4" w:space="0" w:color="auto"/>
              <w:right w:val="single" w:sz="4" w:space="0" w:color="auto"/>
            </w:tcBorders>
            <w:shd w:val="clear" w:color="000000" w:fill="B4C6E7"/>
            <w:vAlign w:val="center"/>
            <w:hideMark/>
          </w:tcPr>
          <w:p w14:paraId="60204C6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85F130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58A0FE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C90E9B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E62A7F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9D24EBA" w14:textId="234570A6" w:rsidR="00605511" w:rsidRPr="00667460" w:rsidRDefault="00074E7A" w:rsidP="00605511">
            <w:pPr>
              <w:spacing w:after="0"/>
              <w:jc w:val="center"/>
              <w:rPr>
                <w:rFonts w:ascii="Calibri" w:eastAsia="Times New Roman" w:hAnsi="Calibri" w:cs="Calibri"/>
                <w:color w:val="000000"/>
                <w:sz w:val="16"/>
              </w:rPr>
            </w:pPr>
            <w:ins w:id="781" w:author="Della Faille Philippe" w:date="2019-07-09T14:44: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82" w:author="Della Faille Philippe" w:date="2019-07-09T14:44: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422FE8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D8C3DE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106</w:t>
            </w:r>
          </w:p>
        </w:tc>
        <w:tc>
          <w:tcPr>
            <w:tcW w:w="1915" w:type="pct"/>
            <w:tcBorders>
              <w:top w:val="nil"/>
              <w:left w:val="nil"/>
              <w:bottom w:val="dotted" w:sz="4" w:space="0" w:color="auto"/>
              <w:right w:val="single" w:sz="4" w:space="0" w:color="auto"/>
            </w:tcBorders>
            <w:shd w:val="clear" w:color="000000" w:fill="B4C6E7"/>
            <w:vAlign w:val="center"/>
            <w:hideMark/>
          </w:tcPr>
          <w:p w14:paraId="683019E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789B7F2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269D86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19F874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014F6B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F4ADC53" w14:textId="571A9979" w:rsidR="00605511" w:rsidRPr="00667460" w:rsidRDefault="00074E7A" w:rsidP="00605511">
            <w:pPr>
              <w:spacing w:after="0"/>
              <w:jc w:val="center"/>
              <w:rPr>
                <w:rFonts w:ascii="Calibri" w:eastAsia="Times New Roman" w:hAnsi="Calibri" w:cs="Calibri"/>
                <w:color w:val="000000"/>
                <w:sz w:val="16"/>
              </w:rPr>
            </w:pPr>
            <w:ins w:id="783"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84"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5F3206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B2F483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108</w:t>
            </w:r>
          </w:p>
        </w:tc>
        <w:tc>
          <w:tcPr>
            <w:tcW w:w="1915" w:type="pct"/>
            <w:tcBorders>
              <w:top w:val="nil"/>
              <w:left w:val="nil"/>
              <w:bottom w:val="dotted" w:sz="4" w:space="0" w:color="auto"/>
              <w:right w:val="single" w:sz="4" w:space="0" w:color="auto"/>
            </w:tcBorders>
            <w:shd w:val="clear" w:color="000000" w:fill="B4C6E7"/>
            <w:vAlign w:val="center"/>
            <w:hideMark/>
          </w:tcPr>
          <w:p w14:paraId="4FF156C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0C82B3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06A4AC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8C4342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A12617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E30E8C7" w14:textId="719AA025"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55F0FC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AED3E4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110</w:t>
            </w:r>
          </w:p>
        </w:tc>
        <w:tc>
          <w:tcPr>
            <w:tcW w:w="1915" w:type="pct"/>
            <w:tcBorders>
              <w:top w:val="nil"/>
              <w:left w:val="nil"/>
              <w:bottom w:val="dotted" w:sz="4" w:space="0" w:color="auto"/>
              <w:right w:val="single" w:sz="4" w:space="0" w:color="auto"/>
            </w:tcBorders>
            <w:shd w:val="clear" w:color="000000" w:fill="B4C6E7"/>
            <w:vAlign w:val="center"/>
            <w:hideMark/>
          </w:tcPr>
          <w:p w14:paraId="7A7BF73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F2C1F0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A2F7B6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A9F149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3E68E5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EF02DE9" w14:textId="21F204CB"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F1E149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50094F0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111</w:t>
            </w:r>
          </w:p>
        </w:tc>
        <w:tc>
          <w:tcPr>
            <w:tcW w:w="1915" w:type="pct"/>
            <w:tcBorders>
              <w:top w:val="nil"/>
              <w:left w:val="nil"/>
              <w:bottom w:val="dotted" w:sz="4" w:space="0" w:color="auto"/>
              <w:right w:val="single" w:sz="4" w:space="0" w:color="auto"/>
            </w:tcBorders>
            <w:shd w:val="clear" w:color="000000" w:fill="B4C6E7"/>
            <w:vAlign w:val="center"/>
            <w:hideMark/>
          </w:tcPr>
          <w:p w14:paraId="102A3B2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6E9A8B1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AB05EC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B30304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2B94B5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98D2FE4" w14:textId="05F33B2F" w:rsidR="00605511" w:rsidRPr="00667460" w:rsidRDefault="00074E7A" w:rsidP="00605511">
            <w:pPr>
              <w:spacing w:after="0"/>
              <w:jc w:val="center"/>
              <w:rPr>
                <w:rFonts w:ascii="Calibri" w:eastAsia="Times New Roman" w:hAnsi="Calibri" w:cs="Calibri"/>
                <w:color w:val="000000"/>
                <w:sz w:val="16"/>
              </w:rPr>
            </w:pPr>
            <w:ins w:id="785"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86"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872F00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4C6F483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112</w:t>
            </w:r>
          </w:p>
        </w:tc>
        <w:tc>
          <w:tcPr>
            <w:tcW w:w="1915" w:type="pct"/>
            <w:tcBorders>
              <w:top w:val="nil"/>
              <w:left w:val="nil"/>
              <w:bottom w:val="dotted" w:sz="4" w:space="0" w:color="auto"/>
              <w:right w:val="single" w:sz="4" w:space="0" w:color="auto"/>
            </w:tcBorders>
            <w:shd w:val="clear" w:color="000000" w:fill="B4C6E7"/>
            <w:vAlign w:val="center"/>
            <w:hideMark/>
          </w:tcPr>
          <w:p w14:paraId="6432094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5019744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9D7925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E16772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69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EE6526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4F3686C" w14:textId="51425227" w:rsidR="00605511" w:rsidRPr="00667460" w:rsidRDefault="00074E7A" w:rsidP="00605511">
            <w:pPr>
              <w:spacing w:after="0"/>
              <w:jc w:val="center"/>
              <w:rPr>
                <w:rFonts w:ascii="Calibri" w:eastAsia="Times New Roman" w:hAnsi="Calibri" w:cs="Calibri"/>
                <w:color w:val="000000"/>
                <w:sz w:val="16"/>
              </w:rPr>
            </w:pPr>
            <w:ins w:id="787"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88"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8F9C38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0CE4EF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114</w:t>
            </w:r>
          </w:p>
        </w:tc>
        <w:tc>
          <w:tcPr>
            <w:tcW w:w="1915" w:type="pct"/>
            <w:tcBorders>
              <w:top w:val="nil"/>
              <w:left w:val="nil"/>
              <w:bottom w:val="dotted" w:sz="4" w:space="0" w:color="auto"/>
              <w:right w:val="single" w:sz="4" w:space="0" w:color="auto"/>
            </w:tcBorders>
            <w:shd w:val="clear" w:color="000000" w:fill="B4C6E7"/>
            <w:vAlign w:val="center"/>
            <w:hideMark/>
          </w:tcPr>
          <w:p w14:paraId="75B8DD9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1252C2B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B8E5E7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FCC096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191712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3AFFDD3" w14:textId="6061578D"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1A97B4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DEAC40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116</w:t>
            </w:r>
          </w:p>
        </w:tc>
        <w:tc>
          <w:tcPr>
            <w:tcW w:w="1915" w:type="pct"/>
            <w:tcBorders>
              <w:top w:val="nil"/>
              <w:left w:val="nil"/>
              <w:bottom w:val="dotted" w:sz="4" w:space="0" w:color="auto"/>
              <w:right w:val="single" w:sz="4" w:space="0" w:color="auto"/>
            </w:tcBorders>
            <w:shd w:val="clear" w:color="000000" w:fill="B4C6E7"/>
            <w:vAlign w:val="center"/>
            <w:hideMark/>
          </w:tcPr>
          <w:p w14:paraId="526F491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6AF152F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C044FB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C727DD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F52659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2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7102C72" w14:textId="21380839"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285DC1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45A486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117</w:t>
            </w:r>
          </w:p>
        </w:tc>
        <w:tc>
          <w:tcPr>
            <w:tcW w:w="1915" w:type="pct"/>
            <w:tcBorders>
              <w:top w:val="nil"/>
              <w:left w:val="nil"/>
              <w:bottom w:val="dotted" w:sz="4" w:space="0" w:color="auto"/>
              <w:right w:val="single" w:sz="4" w:space="0" w:color="auto"/>
            </w:tcBorders>
            <w:shd w:val="clear" w:color="000000" w:fill="B4C6E7"/>
            <w:vAlign w:val="center"/>
            <w:hideMark/>
          </w:tcPr>
          <w:p w14:paraId="4698B1F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42C7A2F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709751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0DE1B1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3C3425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4D4C16C" w14:textId="59946198" w:rsidR="00605511" w:rsidRPr="00667460" w:rsidRDefault="00074E7A" w:rsidP="00605511">
            <w:pPr>
              <w:spacing w:after="0"/>
              <w:jc w:val="center"/>
              <w:rPr>
                <w:rFonts w:ascii="Calibri" w:eastAsia="Times New Roman" w:hAnsi="Calibri" w:cs="Calibri"/>
                <w:color w:val="000000"/>
                <w:sz w:val="16"/>
              </w:rPr>
            </w:pPr>
            <w:ins w:id="789"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90"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10D208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FA5C22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118</w:t>
            </w:r>
          </w:p>
        </w:tc>
        <w:tc>
          <w:tcPr>
            <w:tcW w:w="1915" w:type="pct"/>
            <w:tcBorders>
              <w:top w:val="nil"/>
              <w:left w:val="nil"/>
              <w:bottom w:val="dotted" w:sz="4" w:space="0" w:color="auto"/>
              <w:right w:val="single" w:sz="4" w:space="0" w:color="auto"/>
            </w:tcBorders>
            <w:shd w:val="clear" w:color="000000" w:fill="B4C6E7"/>
            <w:vAlign w:val="center"/>
            <w:hideMark/>
          </w:tcPr>
          <w:p w14:paraId="5515DCE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50FD8B9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FC3C7E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4D8D18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CEAA4A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0BC2DA8" w14:textId="1FDAF202" w:rsidR="00605511" w:rsidRPr="00667460" w:rsidRDefault="00074E7A" w:rsidP="00605511">
            <w:pPr>
              <w:spacing w:after="0"/>
              <w:jc w:val="center"/>
              <w:rPr>
                <w:rFonts w:ascii="Calibri" w:eastAsia="Times New Roman" w:hAnsi="Calibri" w:cs="Calibri"/>
                <w:color w:val="000000"/>
                <w:sz w:val="16"/>
              </w:rPr>
            </w:pPr>
            <w:ins w:id="791"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92"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E30515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EAD18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120</w:t>
            </w:r>
          </w:p>
        </w:tc>
        <w:tc>
          <w:tcPr>
            <w:tcW w:w="1915" w:type="pct"/>
            <w:tcBorders>
              <w:top w:val="nil"/>
              <w:left w:val="nil"/>
              <w:bottom w:val="dotted" w:sz="4" w:space="0" w:color="auto"/>
              <w:right w:val="single" w:sz="4" w:space="0" w:color="auto"/>
            </w:tcBorders>
            <w:shd w:val="clear" w:color="000000" w:fill="B4C6E7"/>
            <w:vAlign w:val="center"/>
            <w:hideMark/>
          </w:tcPr>
          <w:p w14:paraId="319C372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30BE2C0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9E2172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19FC69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992F70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61CD09E" w14:textId="098ED976"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A7C12E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4ED985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122</w:t>
            </w:r>
          </w:p>
        </w:tc>
        <w:tc>
          <w:tcPr>
            <w:tcW w:w="1915" w:type="pct"/>
            <w:tcBorders>
              <w:top w:val="nil"/>
              <w:left w:val="nil"/>
              <w:bottom w:val="dotted" w:sz="4" w:space="0" w:color="auto"/>
              <w:right w:val="single" w:sz="4" w:space="0" w:color="auto"/>
            </w:tcBorders>
            <w:shd w:val="clear" w:color="000000" w:fill="B4C6E7"/>
            <w:vAlign w:val="center"/>
            <w:hideMark/>
          </w:tcPr>
          <w:p w14:paraId="69F9D71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BFC430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AAC071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4991BE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0D0544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33CBADE" w14:textId="5AC47CE4" w:rsidR="00605511" w:rsidRPr="00667460" w:rsidRDefault="007C59E0"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byte</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BD9C98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D149D5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123</w:t>
            </w:r>
          </w:p>
        </w:tc>
        <w:tc>
          <w:tcPr>
            <w:tcW w:w="1915" w:type="pct"/>
            <w:tcBorders>
              <w:top w:val="nil"/>
              <w:left w:val="nil"/>
              <w:bottom w:val="dotted" w:sz="4" w:space="0" w:color="auto"/>
              <w:right w:val="single" w:sz="4" w:space="0" w:color="auto"/>
            </w:tcBorders>
            <w:shd w:val="clear" w:color="000000" w:fill="B4C6E7"/>
            <w:vAlign w:val="center"/>
            <w:hideMark/>
          </w:tcPr>
          <w:p w14:paraId="2AE55BB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6EB0AD5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7A49C0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10226E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A9C84B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19CAE9C" w14:textId="38212E4C" w:rsidR="00605511" w:rsidRPr="00667460" w:rsidRDefault="00074E7A" w:rsidP="00605511">
            <w:pPr>
              <w:spacing w:after="0"/>
              <w:jc w:val="center"/>
              <w:rPr>
                <w:rFonts w:ascii="Calibri" w:eastAsia="Times New Roman" w:hAnsi="Calibri" w:cs="Calibri"/>
                <w:color w:val="000000"/>
                <w:sz w:val="16"/>
              </w:rPr>
            </w:pPr>
            <w:ins w:id="793"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94"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2E364C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89CD79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124</w:t>
            </w:r>
          </w:p>
        </w:tc>
        <w:tc>
          <w:tcPr>
            <w:tcW w:w="1915" w:type="pct"/>
            <w:tcBorders>
              <w:top w:val="nil"/>
              <w:left w:val="nil"/>
              <w:bottom w:val="dotted" w:sz="4" w:space="0" w:color="auto"/>
              <w:right w:val="single" w:sz="4" w:space="0" w:color="auto"/>
            </w:tcBorders>
            <w:shd w:val="clear" w:color="000000" w:fill="B4C6E7"/>
            <w:vAlign w:val="center"/>
            <w:hideMark/>
          </w:tcPr>
          <w:p w14:paraId="6406A9E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405BD490"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AF6420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44F467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04FAAE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B5C7865" w14:textId="0A37E6B9" w:rsidR="00605511" w:rsidRPr="00667460" w:rsidRDefault="00074E7A" w:rsidP="00605511">
            <w:pPr>
              <w:spacing w:after="0"/>
              <w:jc w:val="center"/>
              <w:rPr>
                <w:rFonts w:ascii="Calibri" w:eastAsia="Times New Roman" w:hAnsi="Calibri" w:cs="Calibri"/>
                <w:color w:val="000000"/>
                <w:sz w:val="16"/>
              </w:rPr>
            </w:pPr>
            <w:ins w:id="795"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796"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583AD0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791ECC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126</w:t>
            </w:r>
          </w:p>
        </w:tc>
        <w:tc>
          <w:tcPr>
            <w:tcW w:w="1915" w:type="pct"/>
            <w:tcBorders>
              <w:top w:val="nil"/>
              <w:left w:val="nil"/>
              <w:bottom w:val="dotted" w:sz="4" w:space="0" w:color="auto"/>
              <w:right w:val="single" w:sz="4" w:space="0" w:color="auto"/>
            </w:tcBorders>
            <w:shd w:val="clear" w:color="000000" w:fill="B4C6E7"/>
            <w:vAlign w:val="center"/>
            <w:hideMark/>
          </w:tcPr>
          <w:p w14:paraId="2435D5E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6BD181C0"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DF6636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04FCD5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0847C0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597366A" w14:textId="17B608D9" w:rsidR="00605511" w:rsidRPr="00667460" w:rsidRDefault="00074E7A" w:rsidP="00605511">
            <w:pPr>
              <w:spacing w:after="0"/>
              <w:jc w:val="center"/>
              <w:rPr>
                <w:rFonts w:ascii="Calibri" w:eastAsia="Times New Roman" w:hAnsi="Calibri" w:cs="Calibri"/>
                <w:color w:val="000000"/>
                <w:sz w:val="16"/>
              </w:rPr>
            </w:pPr>
            <w:ins w:id="797" w:author="Della Faille Philippe" w:date="2019-07-09T14:45:00Z">
              <w:r>
                <w:rPr>
                  <w:rFonts w:ascii="Calibri" w:eastAsia="Times New Roman" w:hAnsi="Calibri" w:cs="Calibri"/>
                  <w:color w:val="000000"/>
                  <w:sz w:val="16"/>
                </w:rPr>
                <w:t>byte</w:t>
              </w:r>
            </w:ins>
            <w:del w:id="798"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50F75D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5D28CA8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128</w:t>
            </w:r>
          </w:p>
        </w:tc>
        <w:tc>
          <w:tcPr>
            <w:tcW w:w="1915" w:type="pct"/>
            <w:tcBorders>
              <w:top w:val="nil"/>
              <w:left w:val="nil"/>
              <w:bottom w:val="dotted" w:sz="4" w:space="0" w:color="auto"/>
              <w:right w:val="single" w:sz="4" w:space="0" w:color="auto"/>
            </w:tcBorders>
            <w:shd w:val="clear" w:color="000000" w:fill="B4C6E7"/>
            <w:vAlign w:val="center"/>
            <w:hideMark/>
          </w:tcPr>
          <w:p w14:paraId="00EEFFA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7EEABF9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F6BA0C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F03EB9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79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4724FB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068A7A7" w14:textId="04F94BFB" w:rsidR="00605511" w:rsidRPr="00667460" w:rsidRDefault="00074E7A" w:rsidP="00605511">
            <w:pPr>
              <w:spacing w:after="0"/>
              <w:jc w:val="center"/>
              <w:rPr>
                <w:rFonts w:ascii="Calibri" w:eastAsia="Times New Roman" w:hAnsi="Calibri" w:cs="Calibri"/>
                <w:color w:val="000000"/>
                <w:sz w:val="16"/>
              </w:rPr>
            </w:pPr>
            <w:ins w:id="799" w:author="Della Faille Philippe" w:date="2019-07-09T14:45:00Z">
              <w:r>
                <w:rPr>
                  <w:rFonts w:ascii="Calibri" w:eastAsia="Times New Roman" w:hAnsi="Calibri" w:cs="Calibri"/>
                  <w:color w:val="000000"/>
                  <w:sz w:val="16"/>
                </w:rPr>
                <w:t>byte</w:t>
              </w:r>
            </w:ins>
            <w:del w:id="800" w:author="Della Faille Philippe" w:date="2019-07-09T14:45:00Z">
              <w:r w:rsidR="00605511" w:rsidRPr="00667460" w:rsidDel="00074E7A">
                <w:rPr>
                  <w:rFonts w:ascii="Calibri" w:eastAsia="Times New Roman" w:hAnsi="Calibri" w:cs="Calibri"/>
                  <w:color w:val="000000"/>
                  <w:sz w:val="16"/>
                </w:rPr>
                <w:delText>usint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9F45D6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EB0FB7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129</w:t>
            </w:r>
          </w:p>
        </w:tc>
        <w:tc>
          <w:tcPr>
            <w:tcW w:w="1915" w:type="pct"/>
            <w:tcBorders>
              <w:top w:val="nil"/>
              <w:left w:val="nil"/>
              <w:bottom w:val="dotted" w:sz="4" w:space="0" w:color="auto"/>
              <w:right w:val="single" w:sz="4" w:space="0" w:color="auto"/>
            </w:tcBorders>
            <w:shd w:val="clear" w:color="000000" w:fill="B4C6E7"/>
            <w:vAlign w:val="center"/>
            <w:hideMark/>
          </w:tcPr>
          <w:p w14:paraId="26AABB9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7FD7E6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EC588E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B21FF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2602FC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F167F65" w14:textId="7512AEA0" w:rsidR="00605511" w:rsidRPr="00667460" w:rsidRDefault="00074E7A" w:rsidP="00605511">
            <w:pPr>
              <w:spacing w:after="0"/>
              <w:jc w:val="center"/>
              <w:rPr>
                <w:rFonts w:ascii="Calibri" w:eastAsia="Times New Roman" w:hAnsi="Calibri" w:cs="Calibri"/>
                <w:color w:val="000000"/>
                <w:sz w:val="16"/>
              </w:rPr>
            </w:pPr>
            <w:ins w:id="801"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02"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D22413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62DFBF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130</w:t>
            </w:r>
          </w:p>
        </w:tc>
        <w:tc>
          <w:tcPr>
            <w:tcW w:w="1915" w:type="pct"/>
            <w:tcBorders>
              <w:top w:val="nil"/>
              <w:left w:val="nil"/>
              <w:bottom w:val="dotted" w:sz="4" w:space="0" w:color="auto"/>
              <w:right w:val="single" w:sz="4" w:space="0" w:color="auto"/>
            </w:tcBorders>
            <w:shd w:val="clear" w:color="000000" w:fill="B4C6E7"/>
            <w:vAlign w:val="center"/>
            <w:hideMark/>
          </w:tcPr>
          <w:p w14:paraId="1D27B95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556B06B0"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2E6A8F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5ED792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24EA50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E1D52FC" w14:textId="084B566D" w:rsidR="00605511" w:rsidRPr="00667460" w:rsidRDefault="00074E7A" w:rsidP="00605511">
            <w:pPr>
              <w:spacing w:after="0"/>
              <w:jc w:val="center"/>
              <w:rPr>
                <w:rFonts w:ascii="Calibri" w:eastAsia="Times New Roman" w:hAnsi="Calibri" w:cs="Calibri"/>
                <w:color w:val="000000"/>
                <w:sz w:val="16"/>
              </w:rPr>
            </w:pPr>
            <w:ins w:id="803" w:author="Della Faille Philippe" w:date="2019-07-09T14:45: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04"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60560C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75F1E0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132</w:t>
            </w:r>
          </w:p>
        </w:tc>
        <w:tc>
          <w:tcPr>
            <w:tcW w:w="1915" w:type="pct"/>
            <w:tcBorders>
              <w:top w:val="nil"/>
              <w:left w:val="nil"/>
              <w:bottom w:val="dotted" w:sz="4" w:space="0" w:color="auto"/>
              <w:right w:val="single" w:sz="4" w:space="0" w:color="auto"/>
            </w:tcBorders>
            <w:shd w:val="clear" w:color="000000" w:fill="B4C6E7"/>
            <w:vAlign w:val="center"/>
            <w:hideMark/>
          </w:tcPr>
          <w:p w14:paraId="670F6A3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4724F9D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5EC830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D6C5FE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1A7835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265C44C" w14:textId="1C5BED55" w:rsidR="00605511" w:rsidRPr="00667460" w:rsidRDefault="00074E7A" w:rsidP="00605511">
            <w:pPr>
              <w:spacing w:after="0"/>
              <w:jc w:val="center"/>
              <w:rPr>
                <w:rFonts w:ascii="Calibri" w:eastAsia="Times New Roman" w:hAnsi="Calibri" w:cs="Calibri"/>
                <w:color w:val="000000"/>
                <w:sz w:val="16"/>
              </w:rPr>
            </w:pPr>
            <w:ins w:id="805" w:author="Della Faille Philippe" w:date="2019-07-09T14:46:00Z">
              <w:r>
                <w:rPr>
                  <w:rFonts w:ascii="Calibri" w:eastAsia="Times New Roman" w:hAnsi="Calibri" w:cs="Calibri"/>
                  <w:color w:val="000000"/>
                  <w:sz w:val="16"/>
                </w:rPr>
                <w:t>byte</w:t>
              </w:r>
            </w:ins>
            <w:del w:id="806" w:author="Della Faille Philippe" w:date="2019-07-09T14:45: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528537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7174E2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134</w:t>
            </w:r>
          </w:p>
        </w:tc>
        <w:tc>
          <w:tcPr>
            <w:tcW w:w="1915" w:type="pct"/>
            <w:tcBorders>
              <w:top w:val="nil"/>
              <w:left w:val="nil"/>
              <w:bottom w:val="dotted" w:sz="4" w:space="0" w:color="auto"/>
              <w:right w:val="single" w:sz="4" w:space="0" w:color="auto"/>
            </w:tcBorders>
            <w:shd w:val="clear" w:color="000000" w:fill="B4C6E7"/>
            <w:vAlign w:val="center"/>
            <w:hideMark/>
          </w:tcPr>
          <w:p w14:paraId="541F12E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8CE832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0908ED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4C54F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0929EF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3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3E97EEA" w14:textId="77A9991E" w:rsidR="00605511" w:rsidRPr="00667460" w:rsidRDefault="00605511" w:rsidP="00605511">
            <w:pPr>
              <w:spacing w:after="0"/>
              <w:jc w:val="center"/>
              <w:rPr>
                <w:rFonts w:ascii="Calibri" w:eastAsia="Times New Roman" w:hAnsi="Calibri" w:cs="Calibri"/>
                <w:color w:val="000000"/>
                <w:sz w:val="16"/>
              </w:rPr>
            </w:pPr>
            <w:del w:id="807" w:author="Della Faille Philippe" w:date="2019-07-09T14:46:00Z">
              <w:r w:rsidRPr="00667460" w:rsidDel="00074E7A">
                <w:rPr>
                  <w:rFonts w:ascii="Calibri" w:eastAsia="Times New Roman" w:hAnsi="Calibri" w:cs="Calibri"/>
                  <w:color w:val="000000"/>
                  <w:sz w:val="16"/>
                </w:rPr>
                <w:delText>usint</w:delText>
              </w:r>
            </w:del>
            <w:ins w:id="808" w:author="Della Faille Philippe" w:date="2019-07-09T14:46: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FB6A34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2CA2FDE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135</w:t>
            </w:r>
          </w:p>
        </w:tc>
        <w:tc>
          <w:tcPr>
            <w:tcW w:w="1915" w:type="pct"/>
            <w:tcBorders>
              <w:top w:val="nil"/>
              <w:left w:val="nil"/>
              <w:bottom w:val="dotted" w:sz="4" w:space="0" w:color="auto"/>
              <w:right w:val="single" w:sz="4" w:space="0" w:color="auto"/>
            </w:tcBorders>
            <w:shd w:val="clear" w:color="000000" w:fill="B4C6E7"/>
            <w:vAlign w:val="center"/>
            <w:hideMark/>
          </w:tcPr>
          <w:p w14:paraId="03F3BE0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6D2F2F4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589B91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F8DBBD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B6BC17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FEA6320" w14:textId="505A01C9" w:rsidR="00605511" w:rsidRPr="00667460" w:rsidRDefault="00074E7A" w:rsidP="00605511">
            <w:pPr>
              <w:spacing w:after="0"/>
              <w:jc w:val="center"/>
              <w:rPr>
                <w:rFonts w:ascii="Calibri" w:eastAsia="Times New Roman" w:hAnsi="Calibri" w:cs="Calibri"/>
                <w:color w:val="000000"/>
                <w:sz w:val="16"/>
              </w:rPr>
            </w:pPr>
            <w:ins w:id="809" w:author="Della Faille Philippe" w:date="2019-07-09T14:46: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10" w:author="Della Faille Philippe" w:date="2019-07-09T14:46: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DE99B7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45FEF49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136</w:t>
            </w:r>
          </w:p>
        </w:tc>
        <w:tc>
          <w:tcPr>
            <w:tcW w:w="1915" w:type="pct"/>
            <w:tcBorders>
              <w:top w:val="nil"/>
              <w:left w:val="nil"/>
              <w:bottom w:val="dotted" w:sz="4" w:space="0" w:color="auto"/>
              <w:right w:val="single" w:sz="4" w:space="0" w:color="auto"/>
            </w:tcBorders>
            <w:shd w:val="clear" w:color="000000" w:fill="B4C6E7"/>
            <w:vAlign w:val="center"/>
            <w:hideMark/>
          </w:tcPr>
          <w:p w14:paraId="60F9E0B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22BAF4B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635FD0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039CD8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48EFD9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CA3C7F2" w14:textId="7A7E9D88" w:rsidR="00605511" w:rsidRPr="00667460" w:rsidRDefault="00074E7A" w:rsidP="00605511">
            <w:pPr>
              <w:spacing w:after="0"/>
              <w:jc w:val="center"/>
              <w:rPr>
                <w:rFonts w:ascii="Calibri" w:eastAsia="Times New Roman" w:hAnsi="Calibri" w:cs="Calibri"/>
                <w:color w:val="000000"/>
                <w:sz w:val="16"/>
              </w:rPr>
            </w:pPr>
            <w:ins w:id="811" w:author="Della Faille Philippe" w:date="2019-07-09T14:46: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12" w:author="Della Faille Philippe" w:date="2019-07-09T14:46: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23A884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A8BAF5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138</w:t>
            </w:r>
          </w:p>
        </w:tc>
        <w:tc>
          <w:tcPr>
            <w:tcW w:w="1915" w:type="pct"/>
            <w:tcBorders>
              <w:top w:val="nil"/>
              <w:left w:val="nil"/>
              <w:bottom w:val="dotted" w:sz="4" w:space="0" w:color="auto"/>
              <w:right w:val="single" w:sz="4" w:space="0" w:color="auto"/>
            </w:tcBorders>
            <w:shd w:val="clear" w:color="000000" w:fill="B4C6E7"/>
            <w:vAlign w:val="center"/>
            <w:hideMark/>
          </w:tcPr>
          <w:p w14:paraId="0BD26D6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E1E77BA"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94BA99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6B6B34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A09143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95894BD" w14:textId="291E30C7" w:rsidR="00605511" w:rsidRPr="00667460" w:rsidRDefault="00605511" w:rsidP="00605511">
            <w:pPr>
              <w:spacing w:after="0"/>
              <w:jc w:val="center"/>
              <w:rPr>
                <w:rFonts w:ascii="Calibri" w:eastAsia="Times New Roman" w:hAnsi="Calibri" w:cs="Calibri"/>
                <w:color w:val="000000"/>
                <w:sz w:val="16"/>
              </w:rPr>
            </w:pPr>
            <w:del w:id="813" w:author="Della Faille Philippe" w:date="2019-07-09T14:46:00Z">
              <w:r w:rsidRPr="00667460" w:rsidDel="00074E7A">
                <w:rPr>
                  <w:rFonts w:ascii="Calibri" w:eastAsia="Times New Roman" w:hAnsi="Calibri" w:cs="Calibri"/>
                  <w:color w:val="000000"/>
                  <w:sz w:val="16"/>
                </w:rPr>
                <w:delText>uint</w:delText>
              </w:r>
            </w:del>
            <w:ins w:id="814" w:author="Della Faille Philippe" w:date="2019-07-09T14:46: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64ED09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8A4A74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140</w:t>
            </w:r>
          </w:p>
        </w:tc>
        <w:tc>
          <w:tcPr>
            <w:tcW w:w="1915" w:type="pct"/>
            <w:tcBorders>
              <w:top w:val="nil"/>
              <w:left w:val="nil"/>
              <w:bottom w:val="dotted" w:sz="4" w:space="0" w:color="auto"/>
              <w:right w:val="single" w:sz="4" w:space="0" w:color="auto"/>
            </w:tcBorders>
            <w:shd w:val="clear" w:color="000000" w:fill="B4C6E7"/>
            <w:vAlign w:val="center"/>
            <w:hideMark/>
          </w:tcPr>
          <w:p w14:paraId="6FB1ABF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4C209E9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1E3C42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9E9051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B7596B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9244712" w14:textId="35AD109D" w:rsidR="00605511" w:rsidRPr="00667460" w:rsidRDefault="00605511" w:rsidP="00605511">
            <w:pPr>
              <w:spacing w:after="0"/>
              <w:jc w:val="center"/>
              <w:rPr>
                <w:rFonts w:ascii="Calibri" w:eastAsia="Times New Roman" w:hAnsi="Calibri" w:cs="Calibri"/>
                <w:color w:val="000000"/>
                <w:sz w:val="16"/>
              </w:rPr>
            </w:pPr>
            <w:del w:id="815" w:author="Della Faille Philippe" w:date="2019-07-09T14:46:00Z">
              <w:r w:rsidRPr="00667460" w:rsidDel="00074E7A">
                <w:rPr>
                  <w:rFonts w:ascii="Calibri" w:eastAsia="Times New Roman" w:hAnsi="Calibri" w:cs="Calibri"/>
                  <w:color w:val="000000"/>
                  <w:sz w:val="16"/>
                </w:rPr>
                <w:delText>usint</w:delText>
              </w:r>
            </w:del>
            <w:ins w:id="816" w:author="Della Faille Philippe" w:date="2019-07-09T14:46: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FC74DC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C00067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141</w:t>
            </w:r>
          </w:p>
        </w:tc>
        <w:tc>
          <w:tcPr>
            <w:tcW w:w="1915" w:type="pct"/>
            <w:tcBorders>
              <w:top w:val="nil"/>
              <w:left w:val="nil"/>
              <w:bottom w:val="dotted" w:sz="4" w:space="0" w:color="auto"/>
              <w:right w:val="single" w:sz="4" w:space="0" w:color="auto"/>
            </w:tcBorders>
            <w:shd w:val="clear" w:color="000000" w:fill="B4C6E7"/>
            <w:vAlign w:val="center"/>
            <w:hideMark/>
          </w:tcPr>
          <w:p w14:paraId="5804D30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2E56D48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A71DC8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D260BA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79A9D2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18BA893" w14:textId="63DF4EB8" w:rsidR="00605511" w:rsidRPr="00667460" w:rsidRDefault="00074E7A" w:rsidP="00605511">
            <w:pPr>
              <w:spacing w:after="0"/>
              <w:jc w:val="center"/>
              <w:rPr>
                <w:rFonts w:ascii="Calibri" w:eastAsia="Times New Roman" w:hAnsi="Calibri" w:cs="Calibri"/>
                <w:color w:val="000000"/>
                <w:sz w:val="16"/>
              </w:rPr>
            </w:pPr>
            <w:ins w:id="817" w:author="Della Faille Philippe" w:date="2019-07-09T14:46: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18" w:author="Della Faille Philippe" w:date="2019-07-09T14:46: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5CEED3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E6F1A5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142</w:t>
            </w:r>
          </w:p>
        </w:tc>
        <w:tc>
          <w:tcPr>
            <w:tcW w:w="1915" w:type="pct"/>
            <w:tcBorders>
              <w:top w:val="nil"/>
              <w:left w:val="nil"/>
              <w:bottom w:val="dotted" w:sz="4" w:space="0" w:color="auto"/>
              <w:right w:val="single" w:sz="4" w:space="0" w:color="auto"/>
            </w:tcBorders>
            <w:shd w:val="clear" w:color="000000" w:fill="B4C6E7"/>
            <w:vAlign w:val="center"/>
            <w:hideMark/>
          </w:tcPr>
          <w:p w14:paraId="775260C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6929060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42542F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486255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89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952616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86E8E9F" w14:textId="73C4E956" w:rsidR="00605511" w:rsidRPr="00667460" w:rsidRDefault="00074E7A" w:rsidP="00605511">
            <w:pPr>
              <w:spacing w:after="0"/>
              <w:jc w:val="center"/>
              <w:rPr>
                <w:rFonts w:ascii="Calibri" w:eastAsia="Times New Roman" w:hAnsi="Calibri" w:cs="Calibri"/>
                <w:color w:val="000000"/>
                <w:sz w:val="16"/>
              </w:rPr>
            </w:pPr>
            <w:ins w:id="819" w:author="Della Faille Philippe" w:date="2019-07-09T14:46: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20" w:author="Della Faille Philippe" w:date="2019-07-09T14:46: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4622F1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5B4A00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144</w:t>
            </w:r>
          </w:p>
        </w:tc>
        <w:tc>
          <w:tcPr>
            <w:tcW w:w="1915" w:type="pct"/>
            <w:tcBorders>
              <w:top w:val="nil"/>
              <w:left w:val="nil"/>
              <w:bottom w:val="dotted" w:sz="4" w:space="0" w:color="auto"/>
              <w:right w:val="single" w:sz="4" w:space="0" w:color="auto"/>
            </w:tcBorders>
            <w:shd w:val="clear" w:color="000000" w:fill="B4C6E7"/>
            <w:vAlign w:val="center"/>
            <w:hideMark/>
          </w:tcPr>
          <w:p w14:paraId="4D6CFCB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739588F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5D9F25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532063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B2517F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9152A2E" w14:textId="0F20548B" w:rsidR="00605511" w:rsidRPr="00667460" w:rsidRDefault="00605511" w:rsidP="00605511">
            <w:pPr>
              <w:spacing w:after="0"/>
              <w:jc w:val="center"/>
              <w:rPr>
                <w:rFonts w:ascii="Calibri" w:eastAsia="Times New Roman" w:hAnsi="Calibri" w:cs="Calibri"/>
                <w:color w:val="000000"/>
                <w:sz w:val="16"/>
              </w:rPr>
            </w:pPr>
            <w:del w:id="821" w:author="Della Faille Philippe" w:date="2019-07-09T14:46:00Z">
              <w:r w:rsidRPr="00667460" w:rsidDel="00074E7A">
                <w:rPr>
                  <w:rFonts w:ascii="Calibri" w:eastAsia="Times New Roman" w:hAnsi="Calibri" w:cs="Calibri"/>
                  <w:color w:val="000000"/>
                  <w:sz w:val="16"/>
                </w:rPr>
                <w:delText>uint</w:delText>
              </w:r>
            </w:del>
            <w:ins w:id="822" w:author="Della Faille Philippe" w:date="2019-07-09T14:46: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C00238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C6056A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146</w:t>
            </w:r>
          </w:p>
        </w:tc>
        <w:tc>
          <w:tcPr>
            <w:tcW w:w="1915" w:type="pct"/>
            <w:tcBorders>
              <w:top w:val="nil"/>
              <w:left w:val="nil"/>
              <w:bottom w:val="dotted" w:sz="4" w:space="0" w:color="auto"/>
              <w:right w:val="single" w:sz="4" w:space="0" w:color="auto"/>
            </w:tcBorders>
            <w:shd w:val="clear" w:color="000000" w:fill="B4C6E7"/>
            <w:vAlign w:val="center"/>
            <w:hideMark/>
          </w:tcPr>
          <w:p w14:paraId="46E8FF4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1900A3F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AB4BE4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2F4938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BCC141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F2C31E3" w14:textId="588772D7" w:rsidR="00605511" w:rsidRPr="00667460" w:rsidRDefault="00605511" w:rsidP="00605511">
            <w:pPr>
              <w:spacing w:after="0"/>
              <w:jc w:val="center"/>
              <w:rPr>
                <w:rFonts w:ascii="Calibri" w:eastAsia="Times New Roman" w:hAnsi="Calibri" w:cs="Calibri"/>
                <w:color w:val="000000"/>
                <w:sz w:val="16"/>
              </w:rPr>
            </w:pPr>
            <w:del w:id="823" w:author="Della Faille Philippe" w:date="2019-07-09T14:46:00Z">
              <w:r w:rsidRPr="00667460" w:rsidDel="00074E7A">
                <w:rPr>
                  <w:rFonts w:ascii="Calibri" w:eastAsia="Times New Roman" w:hAnsi="Calibri" w:cs="Calibri"/>
                  <w:color w:val="000000"/>
                  <w:sz w:val="16"/>
                </w:rPr>
                <w:delText>usint</w:delText>
              </w:r>
            </w:del>
            <w:ins w:id="824" w:author="Della Faille Philippe" w:date="2019-07-09T14:46: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D82C8C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D5C4E2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147</w:t>
            </w:r>
          </w:p>
        </w:tc>
        <w:tc>
          <w:tcPr>
            <w:tcW w:w="1915" w:type="pct"/>
            <w:tcBorders>
              <w:top w:val="nil"/>
              <w:left w:val="nil"/>
              <w:bottom w:val="dotted" w:sz="4" w:space="0" w:color="auto"/>
              <w:right w:val="single" w:sz="4" w:space="0" w:color="auto"/>
            </w:tcBorders>
            <w:shd w:val="clear" w:color="000000" w:fill="B4C6E7"/>
            <w:vAlign w:val="center"/>
            <w:hideMark/>
          </w:tcPr>
          <w:p w14:paraId="0930322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6C7960E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89EEB2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3AF5E3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9BEBFF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5D77253" w14:textId="1FD6D234" w:rsidR="00605511" w:rsidRPr="00667460" w:rsidRDefault="00074E7A" w:rsidP="00605511">
            <w:pPr>
              <w:spacing w:after="0"/>
              <w:jc w:val="center"/>
              <w:rPr>
                <w:rFonts w:ascii="Calibri" w:eastAsia="Times New Roman" w:hAnsi="Calibri" w:cs="Calibri"/>
                <w:color w:val="000000"/>
                <w:sz w:val="16"/>
              </w:rPr>
            </w:pPr>
            <w:ins w:id="825"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26"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5499CD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412B0E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148</w:t>
            </w:r>
          </w:p>
        </w:tc>
        <w:tc>
          <w:tcPr>
            <w:tcW w:w="1915" w:type="pct"/>
            <w:tcBorders>
              <w:top w:val="nil"/>
              <w:left w:val="nil"/>
              <w:bottom w:val="dotted" w:sz="4" w:space="0" w:color="auto"/>
              <w:right w:val="single" w:sz="4" w:space="0" w:color="auto"/>
            </w:tcBorders>
            <w:shd w:val="clear" w:color="000000" w:fill="B4C6E7"/>
            <w:vAlign w:val="center"/>
            <w:hideMark/>
          </w:tcPr>
          <w:p w14:paraId="2C19951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06D4991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7877E0D"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3FB5D3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D33CC1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7286DF0" w14:textId="16CF5436" w:rsidR="00605511" w:rsidRPr="00667460" w:rsidRDefault="00074E7A" w:rsidP="00605511">
            <w:pPr>
              <w:spacing w:after="0"/>
              <w:jc w:val="center"/>
              <w:rPr>
                <w:rFonts w:ascii="Calibri" w:eastAsia="Times New Roman" w:hAnsi="Calibri" w:cs="Calibri"/>
                <w:color w:val="000000"/>
                <w:sz w:val="16"/>
              </w:rPr>
            </w:pPr>
            <w:ins w:id="827"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28"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50E47C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FE4BB5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150</w:t>
            </w:r>
          </w:p>
        </w:tc>
        <w:tc>
          <w:tcPr>
            <w:tcW w:w="1915" w:type="pct"/>
            <w:tcBorders>
              <w:top w:val="nil"/>
              <w:left w:val="nil"/>
              <w:bottom w:val="dotted" w:sz="4" w:space="0" w:color="auto"/>
              <w:right w:val="single" w:sz="4" w:space="0" w:color="auto"/>
            </w:tcBorders>
            <w:shd w:val="clear" w:color="000000" w:fill="B4C6E7"/>
            <w:vAlign w:val="center"/>
            <w:hideMark/>
          </w:tcPr>
          <w:p w14:paraId="54F2EF5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2126B13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50137C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AC5D13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1F90C5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A5B571F" w14:textId="58C50106" w:rsidR="00605511" w:rsidRPr="00667460" w:rsidRDefault="00605511" w:rsidP="00605511">
            <w:pPr>
              <w:spacing w:after="0"/>
              <w:jc w:val="center"/>
              <w:rPr>
                <w:rFonts w:ascii="Calibri" w:eastAsia="Times New Roman" w:hAnsi="Calibri" w:cs="Calibri"/>
                <w:color w:val="000000"/>
                <w:sz w:val="16"/>
              </w:rPr>
            </w:pPr>
            <w:del w:id="829" w:author="Della Faille Philippe" w:date="2019-07-09T14:47:00Z">
              <w:r w:rsidRPr="00667460" w:rsidDel="00074E7A">
                <w:rPr>
                  <w:rFonts w:ascii="Calibri" w:eastAsia="Times New Roman" w:hAnsi="Calibri" w:cs="Calibri"/>
                  <w:color w:val="000000"/>
                  <w:sz w:val="16"/>
                </w:rPr>
                <w:delText>uint</w:delText>
              </w:r>
            </w:del>
            <w:ins w:id="830" w:author="Della Faille Philippe" w:date="2019-07-09T14:47: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D2A213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54493CD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152</w:t>
            </w:r>
          </w:p>
        </w:tc>
        <w:tc>
          <w:tcPr>
            <w:tcW w:w="1915" w:type="pct"/>
            <w:tcBorders>
              <w:top w:val="nil"/>
              <w:left w:val="nil"/>
              <w:bottom w:val="dotted" w:sz="4" w:space="0" w:color="auto"/>
              <w:right w:val="single" w:sz="4" w:space="0" w:color="auto"/>
            </w:tcBorders>
            <w:shd w:val="clear" w:color="000000" w:fill="B4C6E7"/>
            <w:vAlign w:val="center"/>
            <w:hideMark/>
          </w:tcPr>
          <w:p w14:paraId="18AF88F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1F4E0A9E"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46A69D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16C5B6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4FADAD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4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6A9C623" w14:textId="6BC638AF" w:rsidR="00605511" w:rsidRPr="00667460" w:rsidRDefault="00605511" w:rsidP="00605511">
            <w:pPr>
              <w:spacing w:after="0"/>
              <w:jc w:val="center"/>
              <w:rPr>
                <w:rFonts w:ascii="Calibri" w:eastAsia="Times New Roman" w:hAnsi="Calibri" w:cs="Calibri"/>
                <w:color w:val="000000"/>
                <w:sz w:val="16"/>
              </w:rPr>
            </w:pPr>
            <w:del w:id="831" w:author="Della Faille Philippe" w:date="2019-07-09T14:47:00Z">
              <w:r w:rsidRPr="00667460" w:rsidDel="00074E7A">
                <w:rPr>
                  <w:rFonts w:ascii="Calibri" w:eastAsia="Times New Roman" w:hAnsi="Calibri" w:cs="Calibri"/>
                  <w:color w:val="000000"/>
                  <w:sz w:val="16"/>
                </w:rPr>
                <w:delText>usint</w:delText>
              </w:r>
            </w:del>
            <w:ins w:id="832" w:author="Della Faille Philippe" w:date="2019-07-09T14:47: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A2325B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16B118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153</w:t>
            </w:r>
          </w:p>
        </w:tc>
        <w:tc>
          <w:tcPr>
            <w:tcW w:w="1915" w:type="pct"/>
            <w:tcBorders>
              <w:top w:val="nil"/>
              <w:left w:val="nil"/>
              <w:bottom w:val="dotted" w:sz="4" w:space="0" w:color="auto"/>
              <w:right w:val="single" w:sz="4" w:space="0" w:color="auto"/>
            </w:tcBorders>
            <w:shd w:val="clear" w:color="000000" w:fill="B4C6E7"/>
            <w:vAlign w:val="center"/>
            <w:hideMark/>
          </w:tcPr>
          <w:p w14:paraId="638C7AC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7199ED0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FFA145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7EADEE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8768F4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7634938" w14:textId="4BD05099" w:rsidR="00605511" w:rsidRPr="00667460" w:rsidRDefault="00074E7A" w:rsidP="00605511">
            <w:pPr>
              <w:spacing w:after="0"/>
              <w:jc w:val="center"/>
              <w:rPr>
                <w:rFonts w:ascii="Calibri" w:eastAsia="Times New Roman" w:hAnsi="Calibri" w:cs="Calibri"/>
                <w:color w:val="000000"/>
                <w:sz w:val="16"/>
              </w:rPr>
            </w:pPr>
            <w:ins w:id="833"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34"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6FCCC8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B40039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154</w:t>
            </w:r>
          </w:p>
        </w:tc>
        <w:tc>
          <w:tcPr>
            <w:tcW w:w="1915" w:type="pct"/>
            <w:tcBorders>
              <w:top w:val="nil"/>
              <w:left w:val="nil"/>
              <w:bottom w:val="dotted" w:sz="4" w:space="0" w:color="auto"/>
              <w:right w:val="single" w:sz="4" w:space="0" w:color="auto"/>
            </w:tcBorders>
            <w:shd w:val="clear" w:color="000000" w:fill="B4C6E7"/>
            <w:vAlign w:val="center"/>
            <w:hideMark/>
          </w:tcPr>
          <w:p w14:paraId="61D6341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380DD6B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92679E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420AAC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4437B4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BDDA32B" w14:textId="6CB9FCB6" w:rsidR="00605511" w:rsidRPr="00667460" w:rsidRDefault="00074E7A" w:rsidP="00605511">
            <w:pPr>
              <w:spacing w:after="0"/>
              <w:jc w:val="center"/>
              <w:rPr>
                <w:rFonts w:ascii="Calibri" w:eastAsia="Times New Roman" w:hAnsi="Calibri" w:cs="Calibri"/>
                <w:color w:val="000000"/>
                <w:sz w:val="16"/>
              </w:rPr>
            </w:pPr>
            <w:ins w:id="835"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36"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0C987E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E70911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156</w:t>
            </w:r>
          </w:p>
        </w:tc>
        <w:tc>
          <w:tcPr>
            <w:tcW w:w="1915" w:type="pct"/>
            <w:tcBorders>
              <w:top w:val="nil"/>
              <w:left w:val="nil"/>
              <w:bottom w:val="dotted" w:sz="4" w:space="0" w:color="auto"/>
              <w:right w:val="single" w:sz="4" w:space="0" w:color="auto"/>
            </w:tcBorders>
            <w:shd w:val="clear" w:color="000000" w:fill="B4C6E7"/>
            <w:vAlign w:val="center"/>
            <w:hideMark/>
          </w:tcPr>
          <w:p w14:paraId="7F7B4B8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7004CDE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5F2B50D"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B18584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FFFDAE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57EEAAE" w14:textId="3D01A1F9" w:rsidR="00605511" w:rsidRPr="00667460" w:rsidRDefault="00605511" w:rsidP="00605511">
            <w:pPr>
              <w:spacing w:after="0"/>
              <w:jc w:val="center"/>
              <w:rPr>
                <w:rFonts w:ascii="Calibri" w:eastAsia="Times New Roman" w:hAnsi="Calibri" w:cs="Calibri"/>
                <w:color w:val="000000"/>
                <w:sz w:val="16"/>
              </w:rPr>
            </w:pPr>
            <w:del w:id="837" w:author="Della Faille Philippe" w:date="2019-07-09T14:47:00Z">
              <w:r w:rsidRPr="00667460" w:rsidDel="00074E7A">
                <w:rPr>
                  <w:rFonts w:ascii="Calibri" w:eastAsia="Times New Roman" w:hAnsi="Calibri" w:cs="Calibri"/>
                  <w:color w:val="000000"/>
                  <w:sz w:val="16"/>
                </w:rPr>
                <w:delText>uint</w:delText>
              </w:r>
            </w:del>
            <w:ins w:id="838" w:author="Della Faille Philippe" w:date="2019-07-09T14:47: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0FDBF6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1A469A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158</w:t>
            </w:r>
          </w:p>
        </w:tc>
        <w:tc>
          <w:tcPr>
            <w:tcW w:w="1915" w:type="pct"/>
            <w:tcBorders>
              <w:top w:val="nil"/>
              <w:left w:val="nil"/>
              <w:bottom w:val="dotted" w:sz="4" w:space="0" w:color="auto"/>
              <w:right w:val="single" w:sz="4" w:space="0" w:color="auto"/>
            </w:tcBorders>
            <w:shd w:val="clear" w:color="000000" w:fill="B4C6E7"/>
            <w:vAlign w:val="center"/>
            <w:hideMark/>
          </w:tcPr>
          <w:p w14:paraId="7B75C49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14E6F05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35BA4A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DC7979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99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D106E2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A5E9B6C" w14:textId="1CCA26BD" w:rsidR="00605511" w:rsidRPr="00667460" w:rsidRDefault="00605511" w:rsidP="00605511">
            <w:pPr>
              <w:spacing w:after="0"/>
              <w:jc w:val="center"/>
              <w:rPr>
                <w:rFonts w:ascii="Calibri" w:eastAsia="Times New Roman" w:hAnsi="Calibri" w:cs="Calibri"/>
                <w:color w:val="000000"/>
                <w:sz w:val="16"/>
              </w:rPr>
            </w:pPr>
            <w:del w:id="839" w:author="Della Faille Philippe" w:date="2019-07-09T14:47:00Z">
              <w:r w:rsidRPr="00667460" w:rsidDel="00074E7A">
                <w:rPr>
                  <w:rFonts w:ascii="Calibri" w:eastAsia="Times New Roman" w:hAnsi="Calibri" w:cs="Calibri"/>
                  <w:color w:val="000000"/>
                  <w:sz w:val="16"/>
                </w:rPr>
                <w:delText>usint</w:delText>
              </w:r>
            </w:del>
            <w:ins w:id="840" w:author="Della Faille Philippe" w:date="2019-07-09T14:47: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A7D3C2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17872C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159</w:t>
            </w:r>
          </w:p>
        </w:tc>
        <w:tc>
          <w:tcPr>
            <w:tcW w:w="1915" w:type="pct"/>
            <w:tcBorders>
              <w:top w:val="nil"/>
              <w:left w:val="nil"/>
              <w:bottom w:val="dotted" w:sz="4" w:space="0" w:color="auto"/>
              <w:right w:val="single" w:sz="4" w:space="0" w:color="auto"/>
            </w:tcBorders>
            <w:shd w:val="clear" w:color="000000" w:fill="B4C6E7"/>
            <w:vAlign w:val="center"/>
            <w:hideMark/>
          </w:tcPr>
          <w:p w14:paraId="34D9719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34684EB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A9F0E9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2FEF67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A43189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B122F85" w14:textId="497F60CF" w:rsidR="00605511" w:rsidRPr="00667460" w:rsidRDefault="00074E7A" w:rsidP="00605511">
            <w:pPr>
              <w:spacing w:after="0"/>
              <w:jc w:val="center"/>
              <w:rPr>
                <w:rFonts w:ascii="Calibri" w:eastAsia="Times New Roman" w:hAnsi="Calibri" w:cs="Calibri"/>
                <w:color w:val="000000"/>
                <w:sz w:val="16"/>
              </w:rPr>
            </w:pPr>
            <w:ins w:id="841"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42"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3B5C7A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FBA00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160</w:t>
            </w:r>
          </w:p>
        </w:tc>
        <w:tc>
          <w:tcPr>
            <w:tcW w:w="1915" w:type="pct"/>
            <w:tcBorders>
              <w:top w:val="nil"/>
              <w:left w:val="nil"/>
              <w:bottom w:val="dotted" w:sz="4" w:space="0" w:color="auto"/>
              <w:right w:val="single" w:sz="4" w:space="0" w:color="auto"/>
            </w:tcBorders>
            <w:shd w:val="clear" w:color="000000" w:fill="B4C6E7"/>
            <w:vAlign w:val="center"/>
            <w:hideMark/>
          </w:tcPr>
          <w:p w14:paraId="1DBE9BB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60BBF62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0A1764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D43AF4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8A7173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D31B734" w14:textId="2914E9FE" w:rsidR="00605511" w:rsidRPr="00667460" w:rsidRDefault="00074E7A" w:rsidP="00605511">
            <w:pPr>
              <w:spacing w:after="0"/>
              <w:jc w:val="center"/>
              <w:rPr>
                <w:rFonts w:ascii="Calibri" w:eastAsia="Times New Roman" w:hAnsi="Calibri" w:cs="Calibri"/>
                <w:color w:val="000000"/>
                <w:sz w:val="16"/>
              </w:rPr>
            </w:pPr>
            <w:ins w:id="843"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44"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74DF7C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527FF8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162</w:t>
            </w:r>
          </w:p>
        </w:tc>
        <w:tc>
          <w:tcPr>
            <w:tcW w:w="1915" w:type="pct"/>
            <w:tcBorders>
              <w:top w:val="nil"/>
              <w:left w:val="nil"/>
              <w:bottom w:val="dotted" w:sz="4" w:space="0" w:color="auto"/>
              <w:right w:val="single" w:sz="4" w:space="0" w:color="auto"/>
            </w:tcBorders>
            <w:shd w:val="clear" w:color="000000" w:fill="B4C6E7"/>
            <w:vAlign w:val="center"/>
            <w:hideMark/>
          </w:tcPr>
          <w:p w14:paraId="0A830DF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0DDEC2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5E00BB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F2D5BF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A2EFF2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80074BB" w14:textId="7B680649" w:rsidR="00605511" w:rsidRPr="00667460" w:rsidRDefault="00605511" w:rsidP="00605511">
            <w:pPr>
              <w:spacing w:after="0"/>
              <w:jc w:val="center"/>
              <w:rPr>
                <w:rFonts w:ascii="Calibri" w:eastAsia="Times New Roman" w:hAnsi="Calibri" w:cs="Calibri"/>
                <w:color w:val="000000"/>
                <w:sz w:val="16"/>
              </w:rPr>
            </w:pPr>
            <w:del w:id="845" w:author="Della Faille Philippe" w:date="2019-07-09T14:48:00Z">
              <w:r w:rsidRPr="00667460" w:rsidDel="00074E7A">
                <w:rPr>
                  <w:rFonts w:ascii="Calibri" w:eastAsia="Times New Roman" w:hAnsi="Calibri" w:cs="Calibri"/>
                  <w:color w:val="000000"/>
                  <w:sz w:val="16"/>
                </w:rPr>
                <w:delText>uint</w:delText>
              </w:r>
            </w:del>
            <w:ins w:id="846" w:author="Della Faille Philippe" w:date="2019-07-09T14:48: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48B0EC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5C3219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164</w:t>
            </w:r>
          </w:p>
        </w:tc>
        <w:tc>
          <w:tcPr>
            <w:tcW w:w="1915" w:type="pct"/>
            <w:tcBorders>
              <w:top w:val="nil"/>
              <w:left w:val="nil"/>
              <w:bottom w:val="dotted" w:sz="4" w:space="0" w:color="auto"/>
              <w:right w:val="single" w:sz="4" w:space="0" w:color="auto"/>
            </w:tcBorders>
            <w:shd w:val="clear" w:color="000000" w:fill="B4C6E7"/>
            <w:vAlign w:val="center"/>
            <w:hideMark/>
          </w:tcPr>
          <w:p w14:paraId="79EC7F5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BCA3BF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CB9227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56C96C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1E0801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C9FF177" w14:textId="4AB32342" w:rsidR="00605511" w:rsidRPr="00667460" w:rsidRDefault="00605511" w:rsidP="00605511">
            <w:pPr>
              <w:spacing w:after="0"/>
              <w:jc w:val="center"/>
              <w:rPr>
                <w:rFonts w:ascii="Calibri" w:eastAsia="Times New Roman" w:hAnsi="Calibri" w:cs="Calibri"/>
                <w:color w:val="000000"/>
                <w:sz w:val="16"/>
              </w:rPr>
            </w:pPr>
            <w:del w:id="847" w:author="Della Faille Philippe" w:date="2019-07-09T14:48:00Z">
              <w:r w:rsidRPr="00667460" w:rsidDel="00074E7A">
                <w:rPr>
                  <w:rFonts w:ascii="Calibri" w:eastAsia="Times New Roman" w:hAnsi="Calibri" w:cs="Calibri"/>
                  <w:color w:val="000000"/>
                  <w:sz w:val="16"/>
                </w:rPr>
                <w:delText>usint</w:delText>
              </w:r>
            </w:del>
            <w:ins w:id="848" w:author="Della Faille Philippe" w:date="2019-07-09T14:48: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EFF31B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0F23A21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165</w:t>
            </w:r>
          </w:p>
        </w:tc>
        <w:tc>
          <w:tcPr>
            <w:tcW w:w="1915" w:type="pct"/>
            <w:tcBorders>
              <w:top w:val="nil"/>
              <w:left w:val="nil"/>
              <w:bottom w:val="dotted" w:sz="4" w:space="0" w:color="auto"/>
              <w:right w:val="single" w:sz="4" w:space="0" w:color="auto"/>
            </w:tcBorders>
            <w:shd w:val="clear" w:color="000000" w:fill="B4C6E7"/>
            <w:vAlign w:val="center"/>
            <w:hideMark/>
          </w:tcPr>
          <w:p w14:paraId="650CEC1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76CCC10"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86B7E7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EDFB89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7B8F0B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CF6717E" w14:textId="46078196" w:rsidR="00605511" w:rsidRPr="00667460" w:rsidRDefault="00074E7A" w:rsidP="00605511">
            <w:pPr>
              <w:spacing w:after="0"/>
              <w:jc w:val="center"/>
              <w:rPr>
                <w:rFonts w:ascii="Calibri" w:eastAsia="Times New Roman" w:hAnsi="Calibri" w:cs="Calibri"/>
                <w:color w:val="000000"/>
                <w:sz w:val="16"/>
              </w:rPr>
            </w:pPr>
            <w:ins w:id="849"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50"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56CDBA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C331FE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166</w:t>
            </w:r>
          </w:p>
        </w:tc>
        <w:tc>
          <w:tcPr>
            <w:tcW w:w="1915" w:type="pct"/>
            <w:tcBorders>
              <w:top w:val="nil"/>
              <w:left w:val="nil"/>
              <w:bottom w:val="dotted" w:sz="4" w:space="0" w:color="auto"/>
              <w:right w:val="single" w:sz="4" w:space="0" w:color="auto"/>
            </w:tcBorders>
            <w:shd w:val="clear" w:color="000000" w:fill="B4C6E7"/>
            <w:vAlign w:val="center"/>
            <w:hideMark/>
          </w:tcPr>
          <w:p w14:paraId="505CE93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24C130A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3DD41CD"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A3233F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30019B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5E767E9" w14:textId="1C26011C" w:rsidR="00605511" w:rsidRPr="00667460" w:rsidRDefault="00074E7A" w:rsidP="00605511">
            <w:pPr>
              <w:spacing w:after="0"/>
              <w:jc w:val="center"/>
              <w:rPr>
                <w:rFonts w:ascii="Calibri" w:eastAsia="Times New Roman" w:hAnsi="Calibri" w:cs="Calibri"/>
                <w:color w:val="000000"/>
                <w:sz w:val="16"/>
              </w:rPr>
            </w:pPr>
            <w:ins w:id="851" w:author="Della Faille Philippe" w:date="2019-07-09T14:47: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52" w:author="Della Faille Philippe" w:date="2019-07-09T14:47: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98A14B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14A47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168</w:t>
            </w:r>
          </w:p>
        </w:tc>
        <w:tc>
          <w:tcPr>
            <w:tcW w:w="1915" w:type="pct"/>
            <w:tcBorders>
              <w:top w:val="nil"/>
              <w:left w:val="nil"/>
              <w:bottom w:val="dotted" w:sz="4" w:space="0" w:color="auto"/>
              <w:right w:val="single" w:sz="4" w:space="0" w:color="auto"/>
            </w:tcBorders>
            <w:shd w:val="clear" w:color="000000" w:fill="B4C6E7"/>
            <w:vAlign w:val="center"/>
            <w:hideMark/>
          </w:tcPr>
          <w:p w14:paraId="79B4B64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54E2AE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273A04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8D88D1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6A8DE1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75D813D" w14:textId="6236C98C" w:rsidR="00605511" w:rsidRPr="00667460" w:rsidRDefault="00605511" w:rsidP="00605511">
            <w:pPr>
              <w:spacing w:after="0"/>
              <w:jc w:val="center"/>
              <w:rPr>
                <w:rFonts w:ascii="Calibri" w:eastAsia="Times New Roman" w:hAnsi="Calibri" w:cs="Calibri"/>
                <w:color w:val="000000"/>
                <w:sz w:val="16"/>
              </w:rPr>
            </w:pPr>
            <w:del w:id="853" w:author="Della Faille Philippe" w:date="2019-07-09T14:48:00Z">
              <w:r w:rsidRPr="00667460" w:rsidDel="00074E7A">
                <w:rPr>
                  <w:rFonts w:ascii="Calibri" w:eastAsia="Times New Roman" w:hAnsi="Calibri" w:cs="Calibri"/>
                  <w:color w:val="000000"/>
                  <w:sz w:val="16"/>
                </w:rPr>
                <w:delText>uint</w:delText>
              </w:r>
            </w:del>
            <w:ins w:id="854" w:author="Della Faille Philippe" w:date="2019-07-09T14:48: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933A2F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CFF416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170</w:t>
            </w:r>
          </w:p>
        </w:tc>
        <w:tc>
          <w:tcPr>
            <w:tcW w:w="1915" w:type="pct"/>
            <w:tcBorders>
              <w:top w:val="nil"/>
              <w:left w:val="nil"/>
              <w:bottom w:val="dotted" w:sz="4" w:space="0" w:color="auto"/>
              <w:right w:val="single" w:sz="4" w:space="0" w:color="auto"/>
            </w:tcBorders>
            <w:shd w:val="clear" w:color="000000" w:fill="B4C6E7"/>
            <w:vAlign w:val="center"/>
            <w:hideMark/>
          </w:tcPr>
          <w:p w14:paraId="277D19A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7E25E11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2D1D1B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66635F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A31F7B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5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9F8E1EC" w14:textId="3FE6E707" w:rsidR="00605511" w:rsidRPr="00667460" w:rsidRDefault="00605511" w:rsidP="00605511">
            <w:pPr>
              <w:spacing w:after="0"/>
              <w:jc w:val="center"/>
              <w:rPr>
                <w:rFonts w:ascii="Calibri" w:eastAsia="Times New Roman" w:hAnsi="Calibri" w:cs="Calibri"/>
                <w:color w:val="000000"/>
                <w:sz w:val="16"/>
              </w:rPr>
            </w:pPr>
            <w:del w:id="855" w:author="Della Faille Philippe" w:date="2019-07-09T14:48:00Z">
              <w:r w:rsidRPr="00667460" w:rsidDel="00074E7A">
                <w:rPr>
                  <w:rFonts w:ascii="Calibri" w:eastAsia="Times New Roman" w:hAnsi="Calibri" w:cs="Calibri"/>
                  <w:color w:val="000000"/>
                  <w:sz w:val="16"/>
                </w:rPr>
                <w:delText>usint</w:delText>
              </w:r>
            </w:del>
            <w:ins w:id="856" w:author="Della Faille Philippe" w:date="2019-07-09T14:48: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C000EA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93ED01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171</w:t>
            </w:r>
          </w:p>
        </w:tc>
        <w:tc>
          <w:tcPr>
            <w:tcW w:w="1915" w:type="pct"/>
            <w:tcBorders>
              <w:top w:val="nil"/>
              <w:left w:val="nil"/>
              <w:bottom w:val="dotted" w:sz="4" w:space="0" w:color="auto"/>
              <w:right w:val="single" w:sz="4" w:space="0" w:color="auto"/>
            </w:tcBorders>
            <w:shd w:val="clear" w:color="000000" w:fill="B4C6E7"/>
            <w:vAlign w:val="center"/>
            <w:hideMark/>
          </w:tcPr>
          <w:p w14:paraId="79C10D3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6424259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E39C41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923925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4B32A5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86B3D2B" w14:textId="167BF24C" w:rsidR="00605511" w:rsidRPr="00667460" w:rsidRDefault="00605511" w:rsidP="00605511">
            <w:pPr>
              <w:spacing w:after="0"/>
              <w:jc w:val="center"/>
              <w:rPr>
                <w:rFonts w:ascii="Calibri" w:eastAsia="Times New Roman" w:hAnsi="Calibri" w:cs="Calibri"/>
                <w:color w:val="000000"/>
                <w:sz w:val="16"/>
              </w:rPr>
            </w:pPr>
            <w:del w:id="857" w:author="Della Faille Philippe" w:date="2019-07-09T14:47:00Z">
              <w:r w:rsidRPr="00667460" w:rsidDel="00074E7A">
                <w:rPr>
                  <w:rFonts w:ascii="Calibri" w:eastAsia="Times New Roman" w:hAnsi="Calibri" w:cs="Calibri"/>
                  <w:color w:val="000000"/>
                  <w:sz w:val="16"/>
                </w:rPr>
                <w:delText>uint</w:delText>
              </w:r>
            </w:del>
            <w:ins w:id="858" w:author="Della Faille Philippe" w:date="2019-07-09T14:47:00Z">
              <w:r w:rsidR="00074E7A">
                <w:rPr>
                  <w:rFonts w:ascii="Calibri" w:eastAsia="Times New Roman" w:hAnsi="Calibri" w:cs="Calibri"/>
                  <w:color w:val="000000"/>
                  <w:sz w:val="16"/>
                </w:rPr>
                <w:t>u</w:t>
              </w:r>
              <w:r w:rsidR="00074E7A" w:rsidRPr="00667460">
                <w:rPr>
                  <w:rFonts w:ascii="Calibri" w:eastAsia="Times New Roman" w:hAnsi="Calibri" w:cs="Calibri"/>
                  <w:color w:val="000000"/>
                  <w:sz w:val="16"/>
                </w:rPr>
                <w:t>int</w:t>
              </w:r>
              <w:r w:rsidR="00074E7A">
                <w:rPr>
                  <w:rFonts w:ascii="Calibri" w:eastAsia="Times New Roman" w:hAnsi="Calibri" w:cs="Calibri"/>
                  <w:color w:val="000000"/>
                  <w:sz w:val="16"/>
                </w:rPr>
                <w:t>16</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51668F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7C6D85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172</w:t>
            </w:r>
          </w:p>
        </w:tc>
        <w:tc>
          <w:tcPr>
            <w:tcW w:w="1915" w:type="pct"/>
            <w:tcBorders>
              <w:top w:val="nil"/>
              <w:left w:val="nil"/>
              <w:bottom w:val="dotted" w:sz="4" w:space="0" w:color="auto"/>
              <w:right w:val="single" w:sz="4" w:space="0" w:color="auto"/>
            </w:tcBorders>
            <w:shd w:val="clear" w:color="000000" w:fill="B4C6E7"/>
            <w:vAlign w:val="center"/>
            <w:hideMark/>
          </w:tcPr>
          <w:p w14:paraId="6265D24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62B2FE5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9C271B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3912FE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109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3E69FA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186DBFA" w14:textId="52CEAD6C" w:rsidR="00605511" w:rsidRPr="00667460" w:rsidRDefault="00074E7A" w:rsidP="00605511">
            <w:pPr>
              <w:spacing w:after="0"/>
              <w:jc w:val="center"/>
              <w:rPr>
                <w:rFonts w:ascii="Calibri" w:eastAsia="Times New Roman" w:hAnsi="Calibri" w:cs="Calibri"/>
                <w:color w:val="000000"/>
                <w:sz w:val="16"/>
              </w:rPr>
            </w:pPr>
            <w:ins w:id="859"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60"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DB1BC4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691651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174</w:t>
            </w:r>
          </w:p>
        </w:tc>
        <w:tc>
          <w:tcPr>
            <w:tcW w:w="1915" w:type="pct"/>
            <w:tcBorders>
              <w:top w:val="nil"/>
              <w:left w:val="nil"/>
              <w:bottom w:val="dotted" w:sz="4" w:space="0" w:color="auto"/>
              <w:right w:val="single" w:sz="4" w:space="0" w:color="auto"/>
            </w:tcBorders>
            <w:shd w:val="clear" w:color="000000" w:fill="B4C6E7"/>
            <w:vAlign w:val="center"/>
            <w:hideMark/>
          </w:tcPr>
          <w:p w14:paraId="62E0BCA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38D2274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7D44EB0"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6DB6BC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AC3D50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5D0CFC1" w14:textId="59F7E0A6" w:rsidR="00605511" w:rsidRPr="00667460" w:rsidRDefault="00605511" w:rsidP="00074E7A">
            <w:pPr>
              <w:spacing w:after="0"/>
              <w:jc w:val="center"/>
              <w:rPr>
                <w:rFonts w:ascii="Calibri" w:eastAsia="Times New Roman" w:hAnsi="Calibri" w:cs="Calibri"/>
                <w:color w:val="000000"/>
                <w:sz w:val="16"/>
              </w:rPr>
            </w:pPr>
            <w:del w:id="861" w:author="Della Faille Philippe" w:date="2019-07-09T14:49:00Z">
              <w:r w:rsidRPr="00667460" w:rsidDel="00074E7A">
                <w:rPr>
                  <w:rFonts w:ascii="Calibri" w:eastAsia="Times New Roman" w:hAnsi="Calibri" w:cs="Calibri"/>
                  <w:color w:val="000000"/>
                  <w:sz w:val="16"/>
                </w:rPr>
                <w:delText>uint</w:delText>
              </w:r>
            </w:del>
            <w:ins w:id="862"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6BEE0E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3C6C3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176</w:t>
            </w:r>
          </w:p>
        </w:tc>
        <w:tc>
          <w:tcPr>
            <w:tcW w:w="1915" w:type="pct"/>
            <w:tcBorders>
              <w:top w:val="nil"/>
              <w:left w:val="nil"/>
              <w:bottom w:val="dotted" w:sz="4" w:space="0" w:color="auto"/>
              <w:right w:val="single" w:sz="4" w:space="0" w:color="auto"/>
            </w:tcBorders>
            <w:shd w:val="clear" w:color="000000" w:fill="B4C6E7"/>
            <w:vAlign w:val="center"/>
            <w:hideMark/>
          </w:tcPr>
          <w:p w14:paraId="2B53618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6E3AB6A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139AC7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C99B9E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07EA69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5C8F0FA" w14:textId="3E1F3142" w:rsidR="00605511" w:rsidRPr="00667460" w:rsidRDefault="00605511" w:rsidP="00605511">
            <w:pPr>
              <w:spacing w:after="0"/>
              <w:jc w:val="center"/>
              <w:rPr>
                <w:rFonts w:ascii="Calibri" w:eastAsia="Times New Roman" w:hAnsi="Calibri" w:cs="Calibri"/>
                <w:color w:val="000000"/>
                <w:sz w:val="16"/>
              </w:rPr>
            </w:pPr>
            <w:del w:id="863" w:author="Della Faille Philippe" w:date="2019-07-09T14:49:00Z">
              <w:r w:rsidRPr="00667460" w:rsidDel="00074E7A">
                <w:rPr>
                  <w:rFonts w:ascii="Calibri" w:eastAsia="Times New Roman" w:hAnsi="Calibri" w:cs="Calibri"/>
                  <w:color w:val="000000"/>
                  <w:sz w:val="16"/>
                </w:rPr>
                <w:delText>usint</w:delText>
              </w:r>
            </w:del>
            <w:ins w:id="864"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8D17AA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75BAF6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177</w:t>
            </w:r>
          </w:p>
        </w:tc>
        <w:tc>
          <w:tcPr>
            <w:tcW w:w="1915" w:type="pct"/>
            <w:tcBorders>
              <w:top w:val="nil"/>
              <w:left w:val="nil"/>
              <w:bottom w:val="dotted" w:sz="4" w:space="0" w:color="auto"/>
              <w:right w:val="single" w:sz="4" w:space="0" w:color="auto"/>
            </w:tcBorders>
            <w:shd w:val="clear" w:color="000000" w:fill="B4C6E7"/>
            <w:vAlign w:val="center"/>
            <w:hideMark/>
          </w:tcPr>
          <w:p w14:paraId="53653F5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8DF6C4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D7F0A2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DB5450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E25BC4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8B44276" w14:textId="56B36198" w:rsidR="00605511" w:rsidRPr="00667460" w:rsidRDefault="00074E7A" w:rsidP="00605511">
            <w:pPr>
              <w:spacing w:after="0"/>
              <w:jc w:val="center"/>
              <w:rPr>
                <w:rFonts w:ascii="Calibri" w:eastAsia="Times New Roman" w:hAnsi="Calibri" w:cs="Calibri"/>
                <w:color w:val="000000"/>
                <w:sz w:val="16"/>
              </w:rPr>
            </w:pPr>
            <w:ins w:id="865"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66"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66686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64F445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178</w:t>
            </w:r>
          </w:p>
        </w:tc>
        <w:tc>
          <w:tcPr>
            <w:tcW w:w="1915" w:type="pct"/>
            <w:tcBorders>
              <w:top w:val="nil"/>
              <w:left w:val="nil"/>
              <w:bottom w:val="dotted" w:sz="4" w:space="0" w:color="auto"/>
              <w:right w:val="single" w:sz="4" w:space="0" w:color="auto"/>
            </w:tcBorders>
            <w:shd w:val="clear" w:color="000000" w:fill="B4C6E7"/>
            <w:vAlign w:val="center"/>
            <w:hideMark/>
          </w:tcPr>
          <w:p w14:paraId="29FC8DF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73480EF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E4A1CC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C3E426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B87246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A8CE806" w14:textId="36BEF2FE" w:rsidR="00605511" w:rsidRPr="00667460" w:rsidRDefault="00074E7A" w:rsidP="00605511">
            <w:pPr>
              <w:spacing w:after="0"/>
              <w:jc w:val="center"/>
              <w:rPr>
                <w:rFonts w:ascii="Calibri" w:eastAsia="Times New Roman" w:hAnsi="Calibri" w:cs="Calibri"/>
                <w:color w:val="000000"/>
                <w:sz w:val="16"/>
              </w:rPr>
            </w:pPr>
            <w:ins w:id="867"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68"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AAE0F2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2878D3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180</w:t>
            </w:r>
          </w:p>
        </w:tc>
        <w:tc>
          <w:tcPr>
            <w:tcW w:w="1915" w:type="pct"/>
            <w:tcBorders>
              <w:top w:val="nil"/>
              <w:left w:val="nil"/>
              <w:bottom w:val="dotted" w:sz="4" w:space="0" w:color="auto"/>
              <w:right w:val="single" w:sz="4" w:space="0" w:color="auto"/>
            </w:tcBorders>
            <w:shd w:val="clear" w:color="000000" w:fill="B4C6E7"/>
            <w:vAlign w:val="center"/>
            <w:hideMark/>
          </w:tcPr>
          <w:p w14:paraId="1540D56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729678A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E72C9D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4B5E1E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0A7EF2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58E604B" w14:textId="43F04DF1" w:rsidR="00605511" w:rsidRPr="00667460" w:rsidRDefault="00605511" w:rsidP="00605511">
            <w:pPr>
              <w:spacing w:after="0"/>
              <w:jc w:val="center"/>
              <w:rPr>
                <w:rFonts w:ascii="Calibri" w:eastAsia="Times New Roman" w:hAnsi="Calibri" w:cs="Calibri"/>
                <w:color w:val="000000"/>
                <w:sz w:val="16"/>
              </w:rPr>
            </w:pPr>
            <w:del w:id="869" w:author="Della Faille Philippe" w:date="2019-07-09T14:49:00Z">
              <w:r w:rsidRPr="00667460" w:rsidDel="00074E7A">
                <w:rPr>
                  <w:rFonts w:ascii="Calibri" w:eastAsia="Times New Roman" w:hAnsi="Calibri" w:cs="Calibri"/>
                  <w:color w:val="000000"/>
                  <w:sz w:val="16"/>
                </w:rPr>
                <w:delText>uint</w:delText>
              </w:r>
            </w:del>
            <w:ins w:id="870"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210EEC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EA4C70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182</w:t>
            </w:r>
          </w:p>
        </w:tc>
        <w:tc>
          <w:tcPr>
            <w:tcW w:w="1915" w:type="pct"/>
            <w:tcBorders>
              <w:top w:val="nil"/>
              <w:left w:val="nil"/>
              <w:bottom w:val="dotted" w:sz="4" w:space="0" w:color="auto"/>
              <w:right w:val="single" w:sz="4" w:space="0" w:color="auto"/>
            </w:tcBorders>
            <w:shd w:val="clear" w:color="000000" w:fill="B4C6E7"/>
            <w:vAlign w:val="center"/>
            <w:hideMark/>
          </w:tcPr>
          <w:p w14:paraId="4273E14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02F3F51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1A03F7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BAEADB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74A186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096C444" w14:textId="660056AB" w:rsidR="00605511" w:rsidRPr="00667460" w:rsidRDefault="00605511" w:rsidP="00605511">
            <w:pPr>
              <w:spacing w:after="0"/>
              <w:jc w:val="center"/>
              <w:rPr>
                <w:rFonts w:ascii="Calibri" w:eastAsia="Times New Roman" w:hAnsi="Calibri" w:cs="Calibri"/>
                <w:color w:val="000000"/>
                <w:sz w:val="16"/>
              </w:rPr>
            </w:pPr>
            <w:del w:id="871" w:author="Della Faille Philippe" w:date="2019-07-09T14:49:00Z">
              <w:r w:rsidRPr="00667460" w:rsidDel="00074E7A">
                <w:rPr>
                  <w:rFonts w:ascii="Calibri" w:eastAsia="Times New Roman" w:hAnsi="Calibri" w:cs="Calibri"/>
                  <w:color w:val="000000"/>
                  <w:sz w:val="16"/>
                </w:rPr>
                <w:delText>usint</w:delText>
              </w:r>
            </w:del>
            <w:ins w:id="872"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2F43BE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EAB90B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183</w:t>
            </w:r>
          </w:p>
        </w:tc>
        <w:tc>
          <w:tcPr>
            <w:tcW w:w="1915" w:type="pct"/>
            <w:tcBorders>
              <w:top w:val="nil"/>
              <w:left w:val="nil"/>
              <w:bottom w:val="dotted" w:sz="4" w:space="0" w:color="auto"/>
              <w:right w:val="single" w:sz="4" w:space="0" w:color="auto"/>
            </w:tcBorders>
            <w:shd w:val="clear" w:color="000000" w:fill="B4C6E7"/>
            <w:vAlign w:val="center"/>
            <w:hideMark/>
          </w:tcPr>
          <w:p w14:paraId="36DACCE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C5CA91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40E432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2331A2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D7FBCC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87A4AB4" w14:textId="7698CAE5" w:rsidR="00605511" w:rsidRPr="00667460" w:rsidRDefault="00074E7A" w:rsidP="00605511">
            <w:pPr>
              <w:spacing w:after="0"/>
              <w:jc w:val="center"/>
              <w:rPr>
                <w:rFonts w:ascii="Calibri" w:eastAsia="Times New Roman" w:hAnsi="Calibri" w:cs="Calibri"/>
                <w:color w:val="000000"/>
                <w:sz w:val="16"/>
              </w:rPr>
            </w:pPr>
            <w:ins w:id="873"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74"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690B38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38434D1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184</w:t>
            </w:r>
          </w:p>
        </w:tc>
        <w:tc>
          <w:tcPr>
            <w:tcW w:w="1915" w:type="pct"/>
            <w:tcBorders>
              <w:top w:val="nil"/>
              <w:left w:val="nil"/>
              <w:bottom w:val="dotted" w:sz="4" w:space="0" w:color="auto"/>
              <w:right w:val="single" w:sz="4" w:space="0" w:color="auto"/>
            </w:tcBorders>
            <w:shd w:val="clear" w:color="000000" w:fill="B4C6E7"/>
            <w:vAlign w:val="center"/>
            <w:hideMark/>
          </w:tcPr>
          <w:p w14:paraId="08F0E3B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11A2A79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9CFA76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E550D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FFE677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DD3B704" w14:textId="6BF300A3" w:rsidR="00605511" w:rsidRPr="00667460" w:rsidRDefault="00074E7A" w:rsidP="00605511">
            <w:pPr>
              <w:spacing w:after="0"/>
              <w:jc w:val="center"/>
              <w:rPr>
                <w:rFonts w:ascii="Calibri" w:eastAsia="Times New Roman" w:hAnsi="Calibri" w:cs="Calibri"/>
                <w:color w:val="000000"/>
                <w:sz w:val="16"/>
              </w:rPr>
            </w:pPr>
            <w:ins w:id="875"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76"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E20E12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E6B7B8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186</w:t>
            </w:r>
          </w:p>
        </w:tc>
        <w:tc>
          <w:tcPr>
            <w:tcW w:w="1915" w:type="pct"/>
            <w:tcBorders>
              <w:top w:val="nil"/>
              <w:left w:val="nil"/>
              <w:bottom w:val="dotted" w:sz="4" w:space="0" w:color="auto"/>
              <w:right w:val="single" w:sz="4" w:space="0" w:color="auto"/>
            </w:tcBorders>
            <w:shd w:val="clear" w:color="000000" w:fill="B4C6E7"/>
            <w:vAlign w:val="center"/>
            <w:hideMark/>
          </w:tcPr>
          <w:p w14:paraId="6C6FA1E4"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65601BFF"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803CD6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4ECC7A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AB54C6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841F938" w14:textId="1CD882E1" w:rsidR="00605511" w:rsidRPr="00667460" w:rsidRDefault="00605511" w:rsidP="00605511">
            <w:pPr>
              <w:spacing w:after="0"/>
              <w:jc w:val="center"/>
              <w:rPr>
                <w:rFonts w:ascii="Calibri" w:eastAsia="Times New Roman" w:hAnsi="Calibri" w:cs="Calibri"/>
                <w:color w:val="000000"/>
                <w:sz w:val="16"/>
              </w:rPr>
            </w:pPr>
            <w:del w:id="877" w:author="Della Faille Philippe" w:date="2019-07-09T14:49:00Z">
              <w:r w:rsidRPr="00667460" w:rsidDel="00074E7A">
                <w:rPr>
                  <w:rFonts w:ascii="Calibri" w:eastAsia="Times New Roman" w:hAnsi="Calibri" w:cs="Calibri"/>
                  <w:color w:val="000000"/>
                  <w:sz w:val="16"/>
                </w:rPr>
                <w:delText>uint</w:delText>
              </w:r>
            </w:del>
            <w:ins w:id="878"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602AA7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F5372C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188</w:t>
            </w:r>
          </w:p>
        </w:tc>
        <w:tc>
          <w:tcPr>
            <w:tcW w:w="1915" w:type="pct"/>
            <w:tcBorders>
              <w:top w:val="nil"/>
              <w:left w:val="nil"/>
              <w:bottom w:val="dotted" w:sz="4" w:space="0" w:color="auto"/>
              <w:right w:val="single" w:sz="4" w:space="0" w:color="auto"/>
            </w:tcBorders>
            <w:shd w:val="clear" w:color="000000" w:fill="B4C6E7"/>
            <w:vAlign w:val="center"/>
            <w:hideMark/>
          </w:tcPr>
          <w:p w14:paraId="5F65F47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12406D6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31EEA4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440E0A5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119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9B0A5E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6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8DA062F" w14:textId="3F1A7A62" w:rsidR="00605511" w:rsidRPr="00667460" w:rsidRDefault="00605511" w:rsidP="00605511">
            <w:pPr>
              <w:spacing w:after="0"/>
              <w:jc w:val="center"/>
              <w:rPr>
                <w:rFonts w:ascii="Calibri" w:eastAsia="Times New Roman" w:hAnsi="Calibri" w:cs="Calibri"/>
                <w:color w:val="000000"/>
                <w:sz w:val="16"/>
              </w:rPr>
            </w:pPr>
            <w:del w:id="879" w:author="Della Faille Philippe" w:date="2019-07-09T14:49:00Z">
              <w:r w:rsidRPr="00667460" w:rsidDel="00074E7A">
                <w:rPr>
                  <w:rFonts w:ascii="Calibri" w:eastAsia="Times New Roman" w:hAnsi="Calibri" w:cs="Calibri"/>
                  <w:color w:val="000000"/>
                  <w:sz w:val="16"/>
                </w:rPr>
                <w:delText>usint</w:delText>
              </w:r>
            </w:del>
            <w:ins w:id="880"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F2BFC7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580137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189</w:t>
            </w:r>
          </w:p>
        </w:tc>
        <w:tc>
          <w:tcPr>
            <w:tcW w:w="1915" w:type="pct"/>
            <w:tcBorders>
              <w:top w:val="nil"/>
              <w:left w:val="nil"/>
              <w:bottom w:val="dotted" w:sz="4" w:space="0" w:color="auto"/>
              <w:right w:val="single" w:sz="4" w:space="0" w:color="auto"/>
            </w:tcBorders>
            <w:shd w:val="clear" w:color="000000" w:fill="B4C6E7"/>
            <w:vAlign w:val="center"/>
            <w:hideMark/>
          </w:tcPr>
          <w:p w14:paraId="4D78116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3B7662D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CB262E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289519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90C22F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1A62331" w14:textId="57288D1A" w:rsidR="00605511" w:rsidRPr="00667460" w:rsidRDefault="00074E7A" w:rsidP="00605511">
            <w:pPr>
              <w:spacing w:after="0"/>
              <w:jc w:val="center"/>
              <w:rPr>
                <w:rFonts w:ascii="Calibri" w:eastAsia="Times New Roman" w:hAnsi="Calibri" w:cs="Calibri"/>
                <w:color w:val="000000"/>
                <w:sz w:val="16"/>
              </w:rPr>
            </w:pPr>
            <w:ins w:id="881"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82"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DA0D0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D7A763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190</w:t>
            </w:r>
          </w:p>
        </w:tc>
        <w:tc>
          <w:tcPr>
            <w:tcW w:w="1915" w:type="pct"/>
            <w:tcBorders>
              <w:top w:val="nil"/>
              <w:left w:val="nil"/>
              <w:bottom w:val="dotted" w:sz="4" w:space="0" w:color="auto"/>
              <w:right w:val="single" w:sz="4" w:space="0" w:color="auto"/>
            </w:tcBorders>
            <w:shd w:val="clear" w:color="000000" w:fill="B4C6E7"/>
            <w:vAlign w:val="center"/>
            <w:hideMark/>
          </w:tcPr>
          <w:p w14:paraId="5E1735C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0CDE67E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7B9B1C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9E5446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B7E16F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F43924B" w14:textId="48DF4F40" w:rsidR="00605511" w:rsidRPr="00667460" w:rsidRDefault="00074E7A" w:rsidP="00605511">
            <w:pPr>
              <w:spacing w:after="0"/>
              <w:jc w:val="center"/>
              <w:rPr>
                <w:rFonts w:ascii="Calibri" w:eastAsia="Times New Roman" w:hAnsi="Calibri" w:cs="Calibri"/>
                <w:color w:val="000000"/>
                <w:sz w:val="16"/>
              </w:rPr>
            </w:pPr>
            <w:ins w:id="883"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84"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E50003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E24337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192</w:t>
            </w:r>
          </w:p>
        </w:tc>
        <w:tc>
          <w:tcPr>
            <w:tcW w:w="1915" w:type="pct"/>
            <w:tcBorders>
              <w:top w:val="nil"/>
              <w:left w:val="nil"/>
              <w:bottom w:val="dotted" w:sz="4" w:space="0" w:color="auto"/>
              <w:right w:val="single" w:sz="4" w:space="0" w:color="auto"/>
            </w:tcBorders>
            <w:shd w:val="clear" w:color="000000" w:fill="B4C6E7"/>
            <w:vAlign w:val="center"/>
            <w:hideMark/>
          </w:tcPr>
          <w:p w14:paraId="2DD62F3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5AA677B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B44428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4BA52A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B0176F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23D67E1" w14:textId="15F172FA" w:rsidR="00605511" w:rsidRPr="00667460" w:rsidRDefault="00605511" w:rsidP="00605511">
            <w:pPr>
              <w:spacing w:after="0"/>
              <w:jc w:val="center"/>
              <w:rPr>
                <w:rFonts w:ascii="Calibri" w:eastAsia="Times New Roman" w:hAnsi="Calibri" w:cs="Calibri"/>
                <w:color w:val="000000"/>
                <w:sz w:val="16"/>
              </w:rPr>
            </w:pPr>
            <w:del w:id="885" w:author="Della Faille Philippe" w:date="2019-07-09T14:49:00Z">
              <w:r w:rsidRPr="00667460" w:rsidDel="00074E7A">
                <w:rPr>
                  <w:rFonts w:ascii="Calibri" w:eastAsia="Times New Roman" w:hAnsi="Calibri" w:cs="Calibri"/>
                  <w:color w:val="000000"/>
                  <w:sz w:val="16"/>
                </w:rPr>
                <w:delText>uint</w:delText>
              </w:r>
            </w:del>
            <w:ins w:id="886" w:author="Della Faille Philippe" w:date="2019-07-09T14:49: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58C6D22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5E7994A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194</w:t>
            </w:r>
          </w:p>
        </w:tc>
        <w:tc>
          <w:tcPr>
            <w:tcW w:w="1915" w:type="pct"/>
            <w:tcBorders>
              <w:top w:val="nil"/>
              <w:left w:val="nil"/>
              <w:bottom w:val="dotted" w:sz="4" w:space="0" w:color="auto"/>
              <w:right w:val="single" w:sz="4" w:space="0" w:color="auto"/>
            </w:tcBorders>
            <w:shd w:val="clear" w:color="000000" w:fill="B4C6E7"/>
            <w:vAlign w:val="center"/>
            <w:hideMark/>
          </w:tcPr>
          <w:p w14:paraId="794802F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045B210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F4BE4D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D964CB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A09EF0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A24DF7A" w14:textId="411430E5" w:rsidR="00605511" w:rsidRPr="00667460" w:rsidRDefault="00605511" w:rsidP="00605511">
            <w:pPr>
              <w:spacing w:after="0"/>
              <w:jc w:val="center"/>
              <w:rPr>
                <w:rFonts w:ascii="Calibri" w:eastAsia="Times New Roman" w:hAnsi="Calibri" w:cs="Calibri"/>
                <w:color w:val="000000"/>
                <w:sz w:val="16"/>
              </w:rPr>
            </w:pPr>
            <w:del w:id="887" w:author="Della Faille Philippe" w:date="2019-07-09T14:50:00Z">
              <w:r w:rsidRPr="00667460" w:rsidDel="00074E7A">
                <w:rPr>
                  <w:rFonts w:ascii="Calibri" w:eastAsia="Times New Roman" w:hAnsi="Calibri" w:cs="Calibri"/>
                  <w:color w:val="000000"/>
                  <w:sz w:val="16"/>
                </w:rPr>
                <w:delText>usint</w:delText>
              </w:r>
            </w:del>
            <w:ins w:id="888"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39E1AA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371F9A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195</w:t>
            </w:r>
          </w:p>
        </w:tc>
        <w:tc>
          <w:tcPr>
            <w:tcW w:w="1915" w:type="pct"/>
            <w:tcBorders>
              <w:top w:val="nil"/>
              <w:left w:val="nil"/>
              <w:bottom w:val="dotted" w:sz="4" w:space="0" w:color="auto"/>
              <w:right w:val="single" w:sz="4" w:space="0" w:color="auto"/>
            </w:tcBorders>
            <w:shd w:val="clear" w:color="000000" w:fill="B4C6E7"/>
            <w:vAlign w:val="center"/>
            <w:hideMark/>
          </w:tcPr>
          <w:p w14:paraId="3684166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31C34D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70E5C8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CFFE10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F69E3A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C4E4F89" w14:textId="4CFAFE17" w:rsidR="00605511" w:rsidRPr="00667460" w:rsidRDefault="00074E7A" w:rsidP="00605511">
            <w:pPr>
              <w:spacing w:after="0"/>
              <w:jc w:val="center"/>
              <w:rPr>
                <w:rFonts w:ascii="Calibri" w:eastAsia="Times New Roman" w:hAnsi="Calibri" w:cs="Calibri"/>
                <w:color w:val="000000"/>
                <w:sz w:val="16"/>
              </w:rPr>
            </w:pPr>
            <w:ins w:id="889"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90"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34E0F8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4B5FF2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196</w:t>
            </w:r>
          </w:p>
        </w:tc>
        <w:tc>
          <w:tcPr>
            <w:tcW w:w="1915" w:type="pct"/>
            <w:tcBorders>
              <w:top w:val="nil"/>
              <w:left w:val="nil"/>
              <w:bottom w:val="dotted" w:sz="4" w:space="0" w:color="auto"/>
              <w:right w:val="single" w:sz="4" w:space="0" w:color="auto"/>
            </w:tcBorders>
            <w:shd w:val="clear" w:color="000000" w:fill="B4C6E7"/>
            <w:vAlign w:val="center"/>
            <w:hideMark/>
          </w:tcPr>
          <w:p w14:paraId="7509C6C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341004C2"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C24B0F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6A5D3C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2BAC0F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18A136E" w14:textId="405C8374" w:rsidR="00605511" w:rsidRPr="00667460" w:rsidRDefault="00074E7A" w:rsidP="00605511">
            <w:pPr>
              <w:spacing w:after="0"/>
              <w:jc w:val="center"/>
              <w:rPr>
                <w:rFonts w:ascii="Calibri" w:eastAsia="Times New Roman" w:hAnsi="Calibri" w:cs="Calibri"/>
                <w:color w:val="000000"/>
                <w:sz w:val="16"/>
              </w:rPr>
            </w:pPr>
            <w:ins w:id="891" w:author="Della Faille Philippe" w:date="2019-07-09T14:50: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92" w:author="Della Faille Philippe" w:date="2019-07-09T14:50: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918504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4CCCB8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198</w:t>
            </w:r>
          </w:p>
        </w:tc>
        <w:tc>
          <w:tcPr>
            <w:tcW w:w="1915" w:type="pct"/>
            <w:tcBorders>
              <w:top w:val="nil"/>
              <w:left w:val="nil"/>
              <w:bottom w:val="dotted" w:sz="4" w:space="0" w:color="auto"/>
              <w:right w:val="single" w:sz="4" w:space="0" w:color="auto"/>
            </w:tcBorders>
            <w:shd w:val="clear" w:color="000000" w:fill="B4C6E7"/>
            <w:vAlign w:val="center"/>
            <w:hideMark/>
          </w:tcPr>
          <w:p w14:paraId="6FA8A6B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1BE7044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593575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089E49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514569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84ACCDA" w14:textId="54070123" w:rsidR="00605511" w:rsidRPr="00667460" w:rsidRDefault="00605511" w:rsidP="00605511">
            <w:pPr>
              <w:spacing w:after="0"/>
              <w:jc w:val="center"/>
              <w:rPr>
                <w:rFonts w:ascii="Calibri" w:eastAsia="Times New Roman" w:hAnsi="Calibri" w:cs="Calibri"/>
                <w:color w:val="000000"/>
                <w:sz w:val="16"/>
              </w:rPr>
            </w:pPr>
            <w:del w:id="893" w:author="Della Faille Philippe" w:date="2019-07-09T14:50:00Z">
              <w:r w:rsidRPr="00667460" w:rsidDel="00074E7A">
                <w:rPr>
                  <w:rFonts w:ascii="Calibri" w:eastAsia="Times New Roman" w:hAnsi="Calibri" w:cs="Calibri"/>
                  <w:color w:val="000000"/>
                  <w:sz w:val="16"/>
                </w:rPr>
                <w:delText>uint</w:delText>
              </w:r>
            </w:del>
            <w:ins w:id="894"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8A1938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39A63F39"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200</w:t>
            </w:r>
          </w:p>
        </w:tc>
        <w:tc>
          <w:tcPr>
            <w:tcW w:w="1915" w:type="pct"/>
            <w:tcBorders>
              <w:top w:val="nil"/>
              <w:left w:val="nil"/>
              <w:bottom w:val="dotted" w:sz="4" w:space="0" w:color="auto"/>
              <w:right w:val="single" w:sz="4" w:space="0" w:color="auto"/>
            </w:tcBorders>
            <w:shd w:val="clear" w:color="000000" w:fill="B4C6E7"/>
            <w:vAlign w:val="center"/>
            <w:hideMark/>
          </w:tcPr>
          <w:p w14:paraId="39D42D9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6632078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89BF7A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2779B2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188F65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E5E93FD" w14:textId="6BD1A385" w:rsidR="00605511" w:rsidRPr="00667460" w:rsidRDefault="00605511" w:rsidP="00605511">
            <w:pPr>
              <w:spacing w:after="0"/>
              <w:jc w:val="center"/>
              <w:rPr>
                <w:rFonts w:ascii="Calibri" w:eastAsia="Times New Roman" w:hAnsi="Calibri" w:cs="Calibri"/>
                <w:color w:val="000000"/>
                <w:sz w:val="16"/>
              </w:rPr>
            </w:pPr>
            <w:del w:id="895" w:author="Della Faille Philippe" w:date="2019-07-09T14:50:00Z">
              <w:r w:rsidRPr="00667460" w:rsidDel="00074E7A">
                <w:rPr>
                  <w:rFonts w:ascii="Calibri" w:eastAsia="Times New Roman" w:hAnsi="Calibri" w:cs="Calibri"/>
                  <w:color w:val="000000"/>
                  <w:sz w:val="16"/>
                </w:rPr>
                <w:delText>usint</w:delText>
              </w:r>
            </w:del>
            <w:ins w:id="896"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D600F7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593E887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201</w:t>
            </w:r>
          </w:p>
        </w:tc>
        <w:tc>
          <w:tcPr>
            <w:tcW w:w="1915" w:type="pct"/>
            <w:tcBorders>
              <w:top w:val="nil"/>
              <w:left w:val="nil"/>
              <w:bottom w:val="dotted" w:sz="4" w:space="0" w:color="auto"/>
              <w:right w:val="single" w:sz="4" w:space="0" w:color="auto"/>
            </w:tcBorders>
            <w:shd w:val="clear" w:color="000000" w:fill="B4C6E7"/>
            <w:vAlign w:val="center"/>
            <w:hideMark/>
          </w:tcPr>
          <w:p w14:paraId="4F074D6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D56A19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8583B2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BE166C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131FCC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5BB0F26" w14:textId="23590AD6" w:rsidR="00605511" w:rsidRPr="00667460" w:rsidRDefault="00074E7A" w:rsidP="00605511">
            <w:pPr>
              <w:spacing w:after="0"/>
              <w:jc w:val="center"/>
              <w:rPr>
                <w:rFonts w:ascii="Calibri" w:eastAsia="Times New Roman" w:hAnsi="Calibri" w:cs="Calibri"/>
                <w:color w:val="000000"/>
                <w:sz w:val="16"/>
              </w:rPr>
            </w:pPr>
            <w:ins w:id="897" w:author="Della Faille Philippe" w:date="2019-07-09T14:48: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898" w:author="Della Faille Philippe" w:date="2019-07-09T14:48: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1440E8C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92E776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202</w:t>
            </w:r>
          </w:p>
        </w:tc>
        <w:tc>
          <w:tcPr>
            <w:tcW w:w="1915" w:type="pct"/>
            <w:tcBorders>
              <w:top w:val="nil"/>
              <w:left w:val="nil"/>
              <w:bottom w:val="dotted" w:sz="4" w:space="0" w:color="auto"/>
              <w:right w:val="single" w:sz="4" w:space="0" w:color="auto"/>
            </w:tcBorders>
            <w:shd w:val="clear" w:color="000000" w:fill="B4C6E7"/>
            <w:vAlign w:val="center"/>
            <w:hideMark/>
          </w:tcPr>
          <w:p w14:paraId="26A6855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0FDBCFA2"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F82EEA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D0A8F1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129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91FC94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378BE65" w14:textId="7D51FBB7" w:rsidR="00605511" w:rsidRPr="00667460" w:rsidRDefault="00074E7A" w:rsidP="00605511">
            <w:pPr>
              <w:spacing w:after="0"/>
              <w:jc w:val="center"/>
              <w:rPr>
                <w:rFonts w:ascii="Calibri" w:eastAsia="Times New Roman" w:hAnsi="Calibri" w:cs="Calibri"/>
                <w:color w:val="000000"/>
                <w:sz w:val="16"/>
              </w:rPr>
            </w:pPr>
            <w:ins w:id="899" w:author="Della Faille Philippe" w:date="2019-07-09T14:50: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00" w:author="Della Faille Philippe" w:date="2019-07-09T14:50: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A2D053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C2E686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204</w:t>
            </w:r>
          </w:p>
        </w:tc>
        <w:tc>
          <w:tcPr>
            <w:tcW w:w="1915" w:type="pct"/>
            <w:tcBorders>
              <w:top w:val="nil"/>
              <w:left w:val="nil"/>
              <w:bottom w:val="dotted" w:sz="4" w:space="0" w:color="auto"/>
              <w:right w:val="single" w:sz="4" w:space="0" w:color="auto"/>
            </w:tcBorders>
            <w:shd w:val="clear" w:color="000000" w:fill="B4C6E7"/>
            <w:vAlign w:val="center"/>
            <w:hideMark/>
          </w:tcPr>
          <w:p w14:paraId="4B68D5B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581DC14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EB940E1"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3FAFF6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F261D5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4416309" w14:textId="4A7CEBC1" w:rsidR="00605511" w:rsidRPr="00667460" w:rsidRDefault="00605511" w:rsidP="00605511">
            <w:pPr>
              <w:spacing w:after="0"/>
              <w:jc w:val="center"/>
              <w:rPr>
                <w:rFonts w:ascii="Calibri" w:eastAsia="Times New Roman" w:hAnsi="Calibri" w:cs="Calibri"/>
                <w:color w:val="000000"/>
                <w:sz w:val="16"/>
              </w:rPr>
            </w:pPr>
            <w:del w:id="901" w:author="Della Faille Philippe" w:date="2019-07-09T14:50:00Z">
              <w:r w:rsidRPr="00667460" w:rsidDel="00074E7A">
                <w:rPr>
                  <w:rFonts w:ascii="Calibri" w:eastAsia="Times New Roman" w:hAnsi="Calibri" w:cs="Calibri"/>
                  <w:color w:val="000000"/>
                  <w:sz w:val="16"/>
                </w:rPr>
                <w:delText>uint</w:delText>
              </w:r>
            </w:del>
            <w:ins w:id="902"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B81199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22C0E24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206</w:t>
            </w:r>
          </w:p>
        </w:tc>
        <w:tc>
          <w:tcPr>
            <w:tcW w:w="1915" w:type="pct"/>
            <w:tcBorders>
              <w:top w:val="nil"/>
              <w:left w:val="nil"/>
              <w:bottom w:val="dotted" w:sz="4" w:space="0" w:color="auto"/>
              <w:right w:val="single" w:sz="4" w:space="0" w:color="auto"/>
            </w:tcBorders>
            <w:shd w:val="clear" w:color="000000" w:fill="B4C6E7"/>
            <w:vAlign w:val="center"/>
            <w:hideMark/>
          </w:tcPr>
          <w:p w14:paraId="5CB6491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3B15E7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88CB22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89BA1E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59F71B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7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0DB306E" w14:textId="160B8CD6" w:rsidR="00605511" w:rsidRPr="00667460" w:rsidRDefault="00605511" w:rsidP="00605511">
            <w:pPr>
              <w:spacing w:after="0"/>
              <w:jc w:val="center"/>
              <w:rPr>
                <w:rFonts w:ascii="Calibri" w:eastAsia="Times New Roman" w:hAnsi="Calibri" w:cs="Calibri"/>
                <w:color w:val="000000"/>
                <w:sz w:val="16"/>
              </w:rPr>
            </w:pPr>
            <w:del w:id="903" w:author="Della Faille Philippe" w:date="2019-07-09T14:50:00Z">
              <w:r w:rsidRPr="00667460" w:rsidDel="00074E7A">
                <w:rPr>
                  <w:rFonts w:ascii="Calibri" w:eastAsia="Times New Roman" w:hAnsi="Calibri" w:cs="Calibri"/>
                  <w:color w:val="000000"/>
                  <w:sz w:val="16"/>
                </w:rPr>
                <w:delText>usint</w:delText>
              </w:r>
            </w:del>
            <w:ins w:id="904"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3DDE4D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2A025A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207</w:t>
            </w:r>
          </w:p>
        </w:tc>
        <w:tc>
          <w:tcPr>
            <w:tcW w:w="1915" w:type="pct"/>
            <w:tcBorders>
              <w:top w:val="nil"/>
              <w:left w:val="nil"/>
              <w:bottom w:val="dotted" w:sz="4" w:space="0" w:color="auto"/>
              <w:right w:val="single" w:sz="4" w:space="0" w:color="auto"/>
            </w:tcBorders>
            <w:shd w:val="clear" w:color="000000" w:fill="B4C6E7"/>
            <w:vAlign w:val="center"/>
            <w:hideMark/>
          </w:tcPr>
          <w:p w14:paraId="24D2527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3E82B5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680E10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945AA6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0A7EC1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51A108A" w14:textId="2FBEC695" w:rsidR="00605511" w:rsidRPr="00667460" w:rsidRDefault="00074E7A" w:rsidP="00605511">
            <w:pPr>
              <w:spacing w:after="0"/>
              <w:jc w:val="center"/>
              <w:rPr>
                <w:rFonts w:ascii="Calibri" w:eastAsia="Times New Roman" w:hAnsi="Calibri" w:cs="Calibri"/>
                <w:color w:val="000000"/>
                <w:sz w:val="16"/>
              </w:rPr>
            </w:pPr>
            <w:ins w:id="905" w:author="Della Faille Philippe" w:date="2019-07-09T14:50: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06" w:author="Della Faille Philippe" w:date="2019-07-09T14:50: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3F96F9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733A346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208</w:t>
            </w:r>
          </w:p>
        </w:tc>
        <w:tc>
          <w:tcPr>
            <w:tcW w:w="1915" w:type="pct"/>
            <w:tcBorders>
              <w:top w:val="nil"/>
              <w:left w:val="nil"/>
              <w:bottom w:val="dotted" w:sz="4" w:space="0" w:color="auto"/>
              <w:right w:val="single" w:sz="4" w:space="0" w:color="auto"/>
            </w:tcBorders>
            <w:shd w:val="clear" w:color="000000" w:fill="B4C6E7"/>
            <w:vAlign w:val="center"/>
            <w:hideMark/>
          </w:tcPr>
          <w:p w14:paraId="1AF8BFF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0450444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0CD3513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1DF960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98C603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954029C" w14:textId="4ABA4307" w:rsidR="00605511" w:rsidRPr="00667460" w:rsidRDefault="00074E7A" w:rsidP="00605511">
            <w:pPr>
              <w:spacing w:after="0"/>
              <w:jc w:val="center"/>
              <w:rPr>
                <w:rFonts w:ascii="Calibri" w:eastAsia="Times New Roman" w:hAnsi="Calibri" w:cs="Calibri"/>
                <w:color w:val="000000"/>
                <w:sz w:val="16"/>
              </w:rPr>
            </w:pPr>
            <w:ins w:id="907" w:author="Della Faille Philippe" w:date="2019-07-09T14:50: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08" w:author="Della Faille Philippe" w:date="2019-07-09T14:50: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6F4F25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E01BB0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210</w:t>
            </w:r>
          </w:p>
        </w:tc>
        <w:tc>
          <w:tcPr>
            <w:tcW w:w="1915" w:type="pct"/>
            <w:tcBorders>
              <w:top w:val="nil"/>
              <w:left w:val="nil"/>
              <w:bottom w:val="dotted" w:sz="4" w:space="0" w:color="auto"/>
              <w:right w:val="single" w:sz="4" w:space="0" w:color="auto"/>
            </w:tcBorders>
            <w:shd w:val="clear" w:color="000000" w:fill="B4C6E7"/>
            <w:vAlign w:val="center"/>
            <w:hideMark/>
          </w:tcPr>
          <w:p w14:paraId="03703FE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6FBF1CF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6583CF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226F1F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B1E948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F361262" w14:textId="794398E1" w:rsidR="00605511" w:rsidRPr="00667460" w:rsidRDefault="00605511" w:rsidP="00605511">
            <w:pPr>
              <w:spacing w:after="0"/>
              <w:jc w:val="center"/>
              <w:rPr>
                <w:rFonts w:ascii="Calibri" w:eastAsia="Times New Roman" w:hAnsi="Calibri" w:cs="Calibri"/>
                <w:color w:val="000000"/>
                <w:sz w:val="16"/>
              </w:rPr>
            </w:pPr>
            <w:del w:id="909" w:author="Della Faille Philippe" w:date="2019-07-09T14:50:00Z">
              <w:r w:rsidRPr="00667460" w:rsidDel="00074E7A">
                <w:rPr>
                  <w:rFonts w:ascii="Calibri" w:eastAsia="Times New Roman" w:hAnsi="Calibri" w:cs="Calibri"/>
                  <w:color w:val="000000"/>
                  <w:sz w:val="16"/>
                </w:rPr>
                <w:delText>uint</w:delText>
              </w:r>
            </w:del>
            <w:ins w:id="910"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86C0AA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3E256D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212</w:t>
            </w:r>
          </w:p>
        </w:tc>
        <w:tc>
          <w:tcPr>
            <w:tcW w:w="1915" w:type="pct"/>
            <w:tcBorders>
              <w:top w:val="nil"/>
              <w:left w:val="nil"/>
              <w:bottom w:val="dotted" w:sz="4" w:space="0" w:color="auto"/>
              <w:right w:val="single" w:sz="4" w:space="0" w:color="auto"/>
            </w:tcBorders>
            <w:shd w:val="clear" w:color="000000" w:fill="B4C6E7"/>
            <w:vAlign w:val="center"/>
            <w:hideMark/>
          </w:tcPr>
          <w:p w14:paraId="7D2AD87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63931831"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1C6A0AC"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C0EACD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A09A37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ED04978" w14:textId="38906217" w:rsidR="00605511" w:rsidRPr="00667460" w:rsidRDefault="00605511" w:rsidP="00605511">
            <w:pPr>
              <w:spacing w:after="0"/>
              <w:jc w:val="center"/>
              <w:rPr>
                <w:rFonts w:ascii="Calibri" w:eastAsia="Times New Roman" w:hAnsi="Calibri" w:cs="Calibri"/>
                <w:color w:val="000000"/>
                <w:sz w:val="16"/>
              </w:rPr>
            </w:pPr>
            <w:del w:id="911" w:author="Della Faille Philippe" w:date="2019-07-09T14:50:00Z">
              <w:r w:rsidRPr="00667460" w:rsidDel="00074E7A">
                <w:rPr>
                  <w:rFonts w:ascii="Calibri" w:eastAsia="Times New Roman" w:hAnsi="Calibri" w:cs="Calibri"/>
                  <w:color w:val="000000"/>
                  <w:sz w:val="16"/>
                </w:rPr>
                <w:delText>usint</w:delText>
              </w:r>
            </w:del>
            <w:ins w:id="912"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79F608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2845FB8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213</w:t>
            </w:r>
          </w:p>
        </w:tc>
        <w:tc>
          <w:tcPr>
            <w:tcW w:w="1915" w:type="pct"/>
            <w:tcBorders>
              <w:top w:val="nil"/>
              <w:left w:val="nil"/>
              <w:bottom w:val="dotted" w:sz="4" w:space="0" w:color="auto"/>
              <w:right w:val="single" w:sz="4" w:space="0" w:color="auto"/>
            </w:tcBorders>
            <w:shd w:val="clear" w:color="000000" w:fill="B4C6E7"/>
            <w:vAlign w:val="center"/>
            <w:hideMark/>
          </w:tcPr>
          <w:p w14:paraId="1FCF022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4DB2D1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D13F136"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1195D3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518D99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05609049" w14:textId="0A28BE1C" w:rsidR="00605511" w:rsidRPr="00667460" w:rsidRDefault="00074E7A" w:rsidP="00605511">
            <w:pPr>
              <w:spacing w:after="0"/>
              <w:jc w:val="center"/>
              <w:rPr>
                <w:rFonts w:ascii="Calibri" w:eastAsia="Times New Roman" w:hAnsi="Calibri" w:cs="Calibri"/>
                <w:color w:val="000000"/>
                <w:sz w:val="16"/>
              </w:rPr>
            </w:pPr>
            <w:ins w:id="913" w:author="Della Faille Philippe" w:date="2019-07-09T14:50: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14" w:author="Della Faille Philippe" w:date="2019-07-09T14:50: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48C01D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A30176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214</w:t>
            </w:r>
          </w:p>
        </w:tc>
        <w:tc>
          <w:tcPr>
            <w:tcW w:w="1915" w:type="pct"/>
            <w:tcBorders>
              <w:top w:val="nil"/>
              <w:left w:val="nil"/>
              <w:bottom w:val="dotted" w:sz="4" w:space="0" w:color="auto"/>
              <w:right w:val="single" w:sz="4" w:space="0" w:color="auto"/>
            </w:tcBorders>
            <w:shd w:val="clear" w:color="000000" w:fill="B4C6E7"/>
            <w:vAlign w:val="center"/>
            <w:hideMark/>
          </w:tcPr>
          <w:p w14:paraId="51FDE8D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08FD17E8"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375DBE2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25475C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D36E8B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E8AD919" w14:textId="18365999" w:rsidR="00605511" w:rsidRPr="00667460" w:rsidRDefault="00605511" w:rsidP="00605511">
            <w:pPr>
              <w:spacing w:after="0"/>
              <w:jc w:val="center"/>
              <w:rPr>
                <w:rFonts w:ascii="Calibri" w:eastAsia="Times New Roman" w:hAnsi="Calibri" w:cs="Calibri"/>
                <w:color w:val="000000"/>
                <w:sz w:val="16"/>
              </w:rPr>
            </w:pPr>
            <w:del w:id="915" w:author="Della Faille Philippe" w:date="2019-07-09T14:50:00Z">
              <w:r w:rsidRPr="00667460" w:rsidDel="00074E7A">
                <w:rPr>
                  <w:rFonts w:ascii="Calibri" w:eastAsia="Times New Roman" w:hAnsi="Calibri" w:cs="Calibri"/>
                  <w:color w:val="000000"/>
                  <w:sz w:val="16"/>
                </w:rPr>
                <w:delText>uin</w:delText>
              </w:r>
            </w:del>
            <w:ins w:id="916" w:author="Della Faille Philippe" w:date="2019-07-09T14:50:00Z">
              <w:r w:rsidR="00074E7A">
                <w:rPr>
                  <w:rFonts w:ascii="Calibri" w:eastAsia="Times New Roman" w:hAnsi="Calibri" w:cs="Calibri"/>
                  <w:color w:val="000000"/>
                  <w:sz w:val="16"/>
                </w:rPr>
                <w:t>u</w:t>
              </w:r>
              <w:r w:rsidR="00074E7A" w:rsidRPr="00667460">
                <w:rPr>
                  <w:rFonts w:ascii="Calibri" w:eastAsia="Times New Roman" w:hAnsi="Calibri" w:cs="Calibri"/>
                  <w:color w:val="000000"/>
                  <w:sz w:val="16"/>
                </w:rPr>
                <w:t>int</w:t>
              </w:r>
              <w:r w:rsidR="00074E7A">
                <w:rPr>
                  <w:rFonts w:ascii="Calibri" w:eastAsia="Times New Roman" w:hAnsi="Calibri" w:cs="Calibri"/>
                  <w:color w:val="000000"/>
                  <w:sz w:val="16"/>
                </w:rPr>
                <w:t>16</w:t>
              </w:r>
            </w:ins>
            <w:r w:rsidRPr="00667460">
              <w:rPr>
                <w:rFonts w:ascii="Calibri" w:eastAsia="Times New Roman" w:hAnsi="Calibri" w:cs="Calibri"/>
                <w:color w:val="000000"/>
                <w:sz w:val="16"/>
              </w:rPr>
              <w:t>t</w:t>
            </w:r>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FB7706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B5FA42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216</w:t>
            </w:r>
          </w:p>
        </w:tc>
        <w:tc>
          <w:tcPr>
            <w:tcW w:w="1915" w:type="pct"/>
            <w:tcBorders>
              <w:top w:val="nil"/>
              <w:left w:val="nil"/>
              <w:bottom w:val="dotted" w:sz="4" w:space="0" w:color="auto"/>
              <w:right w:val="single" w:sz="4" w:space="0" w:color="auto"/>
            </w:tcBorders>
            <w:shd w:val="clear" w:color="000000" w:fill="B4C6E7"/>
            <w:vAlign w:val="center"/>
            <w:hideMark/>
          </w:tcPr>
          <w:p w14:paraId="6F28BD8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24FEE2D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08AC39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67F884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59BB34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139A06E" w14:textId="35A003BD" w:rsidR="00605511" w:rsidRPr="00667460" w:rsidRDefault="00605511" w:rsidP="00605511">
            <w:pPr>
              <w:spacing w:after="0"/>
              <w:jc w:val="center"/>
              <w:rPr>
                <w:rFonts w:ascii="Calibri" w:eastAsia="Times New Roman" w:hAnsi="Calibri" w:cs="Calibri"/>
                <w:color w:val="000000"/>
                <w:sz w:val="16"/>
              </w:rPr>
            </w:pPr>
            <w:del w:id="917" w:author="Della Faille Philippe" w:date="2019-07-09T14:50:00Z">
              <w:r w:rsidRPr="00667460" w:rsidDel="00074E7A">
                <w:rPr>
                  <w:rFonts w:ascii="Calibri" w:eastAsia="Times New Roman" w:hAnsi="Calibri" w:cs="Calibri"/>
                  <w:color w:val="000000"/>
                  <w:sz w:val="16"/>
                </w:rPr>
                <w:delText>uint</w:delText>
              </w:r>
            </w:del>
            <w:ins w:id="918" w:author="Della Faille Philippe" w:date="2019-07-09T14:50: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ACC7C8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1D2BF8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218</w:t>
            </w:r>
          </w:p>
        </w:tc>
        <w:tc>
          <w:tcPr>
            <w:tcW w:w="1915" w:type="pct"/>
            <w:tcBorders>
              <w:top w:val="nil"/>
              <w:left w:val="nil"/>
              <w:bottom w:val="dotted" w:sz="4" w:space="0" w:color="auto"/>
              <w:right w:val="single" w:sz="4" w:space="0" w:color="auto"/>
            </w:tcBorders>
            <w:shd w:val="clear" w:color="000000" w:fill="B4C6E7"/>
            <w:vAlign w:val="center"/>
            <w:hideMark/>
          </w:tcPr>
          <w:p w14:paraId="6D099DF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53E1B4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151AD6B"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576D51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139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0ADA7AF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AAB85B4" w14:textId="152ECA23" w:rsidR="00605511" w:rsidRPr="00667460" w:rsidRDefault="00605511" w:rsidP="00605511">
            <w:pPr>
              <w:spacing w:after="0"/>
              <w:jc w:val="center"/>
              <w:rPr>
                <w:rFonts w:ascii="Calibri" w:eastAsia="Times New Roman" w:hAnsi="Calibri" w:cs="Calibri"/>
                <w:color w:val="000000"/>
                <w:sz w:val="16"/>
              </w:rPr>
            </w:pPr>
            <w:del w:id="919" w:author="Della Faille Philippe" w:date="2019-07-09T14:51:00Z">
              <w:r w:rsidRPr="00667460" w:rsidDel="00074E7A">
                <w:rPr>
                  <w:rFonts w:ascii="Calibri" w:eastAsia="Times New Roman" w:hAnsi="Calibri" w:cs="Calibri"/>
                  <w:color w:val="000000"/>
                  <w:sz w:val="16"/>
                </w:rPr>
                <w:delText>usint</w:delText>
              </w:r>
            </w:del>
            <w:ins w:id="920"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1354AE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1486FA7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219</w:t>
            </w:r>
          </w:p>
        </w:tc>
        <w:tc>
          <w:tcPr>
            <w:tcW w:w="1915" w:type="pct"/>
            <w:tcBorders>
              <w:top w:val="nil"/>
              <w:left w:val="nil"/>
              <w:bottom w:val="dotted" w:sz="4" w:space="0" w:color="auto"/>
              <w:right w:val="single" w:sz="4" w:space="0" w:color="auto"/>
            </w:tcBorders>
            <w:shd w:val="clear" w:color="000000" w:fill="B4C6E7"/>
            <w:vAlign w:val="center"/>
            <w:hideMark/>
          </w:tcPr>
          <w:p w14:paraId="1942DDA7"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7468019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AA90A7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20386B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C54149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0A7A7B9" w14:textId="212228FC" w:rsidR="00605511" w:rsidRPr="00667460" w:rsidRDefault="00074E7A" w:rsidP="00605511">
            <w:pPr>
              <w:spacing w:after="0"/>
              <w:jc w:val="center"/>
              <w:rPr>
                <w:rFonts w:ascii="Calibri" w:eastAsia="Times New Roman" w:hAnsi="Calibri" w:cs="Calibri"/>
                <w:color w:val="000000"/>
                <w:sz w:val="16"/>
              </w:rPr>
            </w:pPr>
            <w:ins w:id="921"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22"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ADA322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2FC2189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220</w:t>
            </w:r>
          </w:p>
        </w:tc>
        <w:tc>
          <w:tcPr>
            <w:tcW w:w="1915" w:type="pct"/>
            <w:tcBorders>
              <w:top w:val="nil"/>
              <w:left w:val="nil"/>
              <w:bottom w:val="dotted" w:sz="4" w:space="0" w:color="auto"/>
              <w:right w:val="single" w:sz="4" w:space="0" w:color="auto"/>
            </w:tcBorders>
            <w:shd w:val="clear" w:color="000000" w:fill="B4C6E7"/>
            <w:vAlign w:val="center"/>
            <w:hideMark/>
          </w:tcPr>
          <w:p w14:paraId="44365BAE"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1E7AADA4"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51206D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2F9CA7F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7E57ED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2A40919E" w14:textId="7A4779C4" w:rsidR="00605511" w:rsidRPr="00667460" w:rsidRDefault="00074E7A" w:rsidP="00605511">
            <w:pPr>
              <w:spacing w:after="0"/>
              <w:jc w:val="center"/>
              <w:rPr>
                <w:rFonts w:ascii="Calibri" w:eastAsia="Times New Roman" w:hAnsi="Calibri" w:cs="Calibri"/>
                <w:color w:val="000000"/>
                <w:sz w:val="16"/>
              </w:rPr>
            </w:pPr>
            <w:ins w:id="923"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24"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A1F301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6985C0F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222</w:t>
            </w:r>
          </w:p>
        </w:tc>
        <w:tc>
          <w:tcPr>
            <w:tcW w:w="1915" w:type="pct"/>
            <w:tcBorders>
              <w:top w:val="nil"/>
              <w:left w:val="nil"/>
              <w:bottom w:val="dotted" w:sz="4" w:space="0" w:color="auto"/>
              <w:right w:val="single" w:sz="4" w:space="0" w:color="auto"/>
            </w:tcBorders>
            <w:shd w:val="clear" w:color="000000" w:fill="B4C6E7"/>
            <w:vAlign w:val="center"/>
            <w:hideMark/>
          </w:tcPr>
          <w:p w14:paraId="4B47D9C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006CBEA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3643A34"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1719BDA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18C69B5"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2C022A4" w14:textId="256E785F" w:rsidR="00605511" w:rsidRPr="00667460" w:rsidRDefault="00074E7A" w:rsidP="00605511">
            <w:pPr>
              <w:spacing w:after="0"/>
              <w:jc w:val="center"/>
              <w:rPr>
                <w:rFonts w:ascii="Calibri" w:eastAsia="Times New Roman" w:hAnsi="Calibri" w:cs="Calibri"/>
                <w:color w:val="000000"/>
                <w:sz w:val="16"/>
              </w:rPr>
            </w:pPr>
            <w:ins w:id="925" w:author="Della Faille Philippe" w:date="2019-07-09T14:51:00Z">
              <w:r>
                <w:rPr>
                  <w:rFonts w:ascii="Calibri" w:eastAsia="Times New Roman" w:hAnsi="Calibri" w:cs="Calibri"/>
                  <w:color w:val="000000"/>
                  <w:sz w:val="16"/>
                </w:rPr>
                <w:t>byte</w:t>
              </w:r>
            </w:ins>
            <w:del w:id="926"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FFDB7E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385205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224</w:t>
            </w:r>
          </w:p>
        </w:tc>
        <w:tc>
          <w:tcPr>
            <w:tcW w:w="1915" w:type="pct"/>
            <w:tcBorders>
              <w:top w:val="nil"/>
              <w:left w:val="nil"/>
              <w:bottom w:val="dotted" w:sz="4" w:space="0" w:color="auto"/>
              <w:right w:val="single" w:sz="4" w:space="0" w:color="auto"/>
            </w:tcBorders>
            <w:shd w:val="clear" w:color="000000" w:fill="B4C6E7"/>
            <w:vAlign w:val="center"/>
            <w:hideMark/>
          </w:tcPr>
          <w:p w14:paraId="55357F9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5D13151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66DB4E6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65CC78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05F44C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8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1DDA197" w14:textId="04360A75" w:rsidR="00605511" w:rsidRPr="00667460" w:rsidRDefault="00605511" w:rsidP="00605511">
            <w:pPr>
              <w:spacing w:after="0"/>
              <w:jc w:val="center"/>
              <w:rPr>
                <w:rFonts w:ascii="Calibri" w:eastAsia="Times New Roman" w:hAnsi="Calibri" w:cs="Calibri"/>
                <w:color w:val="000000"/>
                <w:sz w:val="16"/>
              </w:rPr>
            </w:pPr>
            <w:del w:id="927" w:author="Della Faille Philippe" w:date="2019-07-09T14:51:00Z">
              <w:r w:rsidRPr="00667460" w:rsidDel="00074E7A">
                <w:rPr>
                  <w:rFonts w:ascii="Calibri" w:eastAsia="Times New Roman" w:hAnsi="Calibri" w:cs="Calibri"/>
                  <w:color w:val="000000"/>
                  <w:sz w:val="16"/>
                </w:rPr>
                <w:delText>usint</w:delText>
              </w:r>
            </w:del>
            <w:ins w:id="928"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E8CF2E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04F419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225</w:t>
            </w:r>
          </w:p>
        </w:tc>
        <w:tc>
          <w:tcPr>
            <w:tcW w:w="1915" w:type="pct"/>
            <w:tcBorders>
              <w:top w:val="nil"/>
              <w:left w:val="nil"/>
              <w:bottom w:val="dotted" w:sz="4" w:space="0" w:color="auto"/>
              <w:right w:val="single" w:sz="4" w:space="0" w:color="auto"/>
            </w:tcBorders>
            <w:shd w:val="clear" w:color="000000" w:fill="B4C6E7"/>
            <w:vAlign w:val="center"/>
            <w:hideMark/>
          </w:tcPr>
          <w:p w14:paraId="3B94F8A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F2161C7"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401D4D67"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F2F42C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321CEB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1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30531EF" w14:textId="34296C7B" w:rsidR="00605511" w:rsidRPr="00667460" w:rsidRDefault="00074E7A" w:rsidP="00605511">
            <w:pPr>
              <w:spacing w:after="0"/>
              <w:jc w:val="center"/>
              <w:rPr>
                <w:rFonts w:ascii="Calibri" w:eastAsia="Times New Roman" w:hAnsi="Calibri" w:cs="Calibri"/>
                <w:color w:val="000000"/>
                <w:sz w:val="16"/>
              </w:rPr>
            </w:pPr>
            <w:ins w:id="929"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30"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959484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137D82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226</w:t>
            </w:r>
          </w:p>
        </w:tc>
        <w:tc>
          <w:tcPr>
            <w:tcW w:w="1915" w:type="pct"/>
            <w:tcBorders>
              <w:top w:val="nil"/>
              <w:left w:val="nil"/>
              <w:bottom w:val="dotted" w:sz="4" w:space="0" w:color="auto"/>
              <w:right w:val="single" w:sz="4" w:space="0" w:color="auto"/>
            </w:tcBorders>
            <w:shd w:val="clear" w:color="000000" w:fill="B4C6E7"/>
            <w:vAlign w:val="center"/>
            <w:hideMark/>
          </w:tcPr>
          <w:p w14:paraId="566C9873"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2F63B5A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EB0C0B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DDF34B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6F6BF8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1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31D7BF9" w14:textId="2AF8B8A2" w:rsidR="00605511" w:rsidRPr="00667460" w:rsidRDefault="00074E7A" w:rsidP="00605511">
            <w:pPr>
              <w:spacing w:after="0"/>
              <w:jc w:val="center"/>
              <w:rPr>
                <w:rFonts w:ascii="Calibri" w:eastAsia="Times New Roman" w:hAnsi="Calibri" w:cs="Calibri"/>
                <w:color w:val="000000"/>
                <w:sz w:val="16"/>
              </w:rPr>
            </w:pPr>
            <w:ins w:id="931"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32"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D29DD9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A25E2EA"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228</w:t>
            </w:r>
          </w:p>
        </w:tc>
        <w:tc>
          <w:tcPr>
            <w:tcW w:w="1915" w:type="pct"/>
            <w:tcBorders>
              <w:top w:val="nil"/>
              <w:left w:val="nil"/>
              <w:bottom w:val="dotted" w:sz="4" w:space="0" w:color="auto"/>
              <w:right w:val="single" w:sz="4" w:space="0" w:color="auto"/>
            </w:tcBorders>
            <w:shd w:val="clear" w:color="000000" w:fill="B4C6E7"/>
            <w:vAlign w:val="center"/>
            <w:hideMark/>
          </w:tcPr>
          <w:p w14:paraId="3A7ED950"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70407A6B"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1F3C3DC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51AD607"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146</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5191C97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1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60EAF541" w14:textId="75FE0EEC" w:rsidR="00605511" w:rsidRPr="00667460" w:rsidRDefault="00605511" w:rsidP="00605511">
            <w:pPr>
              <w:spacing w:after="0"/>
              <w:jc w:val="center"/>
              <w:rPr>
                <w:rFonts w:ascii="Calibri" w:eastAsia="Times New Roman" w:hAnsi="Calibri" w:cs="Calibri"/>
                <w:color w:val="000000"/>
                <w:sz w:val="16"/>
              </w:rPr>
            </w:pPr>
            <w:del w:id="933" w:author="Della Faille Philippe" w:date="2019-07-09T14:51:00Z">
              <w:r w:rsidRPr="00667460" w:rsidDel="00074E7A">
                <w:rPr>
                  <w:rFonts w:ascii="Calibri" w:eastAsia="Times New Roman" w:hAnsi="Calibri" w:cs="Calibri"/>
                  <w:color w:val="000000"/>
                  <w:sz w:val="16"/>
                </w:rPr>
                <w:delText>uint</w:delText>
              </w:r>
            </w:del>
            <w:ins w:id="934"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30CFB7B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2BC715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230</w:t>
            </w:r>
          </w:p>
        </w:tc>
        <w:tc>
          <w:tcPr>
            <w:tcW w:w="1915" w:type="pct"/>
            <w:tcBorders>
              <w:top w:val="nil"/>
              <w:left w:val="nil"/>
              <w:bottom w:val="dotted" w:sz="4" w:space="0" w:color="auto"/>
              <w:right w:val="single" w:sz="4" w:space="0" w:color="auto"/>
            </w:tcBorders>
            <w:shd w:val="clear" w:color="000000" w:fill="B4C6E7"/>
            <w:vAlign w:val="center"/>
            <w:hideMark/>
          </w:tcPr>
          <w:p w14:paraId="0F9F605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36C43E85"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4A54245"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2EC446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147</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3D082C0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1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D8F07BA" w14:textId="74757EC0" w:rsidR="00605511" w:rsidRPr="00667460" w:rsidRDefault="00605511" w:rsidP="00605511">
            <w:pPr>
              <w:spacing w:after="0"/>
              <w:jc w:val="center"/>
              <w:rPr>
                <w:rFonts w:ascii="Calibri" w:eastAsia="Times New Roman" w:hAnsi="Calibri" w:cs="Calibri"/>
                <w:color w:val="000000"/>
                <w:sz w:val="16"/>
              </w:rPr>
            </w:pPr>
            <w:del w:id="935" w:author="Della Faille Philippe" w:date="2019-07-09T14:51:00Z">
              <w:r w:rsidRPr="00667460" w:rsidDel="00074E7A">
                <w:rPr>
                  <w:rFonts w:ascii="Calibri" w:eastAsia="Times New Roman" w:hAnsi="Calibri" w:cs="Calibri"/>
                  <w:color w:val="000000"/>
                  <w:sz w:val="16"/>
                </w:rPr>
                <w:delText>usint</w:delText>
              </w:r>
            </w:del>
            <w:ins w:id="936"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732857F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6DC3800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231</w:t>
            </w:r>
          </w:p>
        </w:tc>
        <w:tc>
          <w:tcPr>
            <w:tcW w:w="1915" w:type="pct"/>
            <w:tcBorders>
              <w:top w:val="nil"/>
              <w:left w:val="nil"/>
              <w:bottom w:val="dotted" w:sz="4" w:space="0" w:color="auto"/>
              <w:right w:val="single" w:sz="4" w:space="0" w:color="auto"/>
            </w:tcBorders>
            <w:shd w:val="clear" w:color="000000" w:fill="B4C6E7"/>
            <w:vAlign w:val="center"/>
            <w:hideMark/>
          </w:tcPr>
          <w:p w14:paraId="0014BDD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58C8EA3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19F447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6136485"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148</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1043ED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2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AEBE079" w14:textId="0E56AB5D" w:rsidR="00605511" w:rsidRPr="00667460" w:rsidRDefault="00074E7A" w:rsidP="00605511">
            <w:pPr>
              <w:spacing w:after="0"/>
              <w:jc w:val="center"/>
              <w:rPr>
                <w:rFonts w:ascii="Calibri" w:eastAsia="Times New Roman" w:hAnsi="Calibri" w:cs="Calibri"/>
                <w:color w:val="000000"/>
                <w:sz w:val="16"/>
              </w:rPr>
            </w:pPr>
            <w:ins w:id="937"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38"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460F7366"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59CAEA3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232</w:t>
            </w:r>
          </w:p>
        </w:tc>
        <w:tc>
          <w:tcPr>
            <w:tcW w:w="1915" w:type="pct"/>
            <w:tcBorders>
              <w:top w:val="nil"/>
              <w:left w:val="nil"/>
              <w:bottom w:val="dotted" w:sz="4" w:space="0" w:color="auto"/>
              <w:right w:val="single" w:sz="4" w:space="0" w:color="auto"/>
            </w:tcBorders>
            <w:shd w:val="clear" w:color="000000" w:fill="B4C6E7"/>
            <w:vAlign w:val="center"/>
            <w:hideMark/>
          </w:tcPr>
          <w:p w14:paraId="5887475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7CA6FCC9"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ECEF5E3"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54BBC32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149</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239B5A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2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AF9F03A" w14:textId="5E2A8DFA" w:rsidR="00605511" w:rsidRPr="00667460" w:rsidRDefault="00074E7A" w:rsidP="00605511">
            <w:pPr>
              <w:spacing w:after="0"/>
              <w:jc w:val="center"/>
              <w:rPr>
                <w:rFonts w:ascii="Calibri" w:eastAsia="Times New Roman" w:hAnsi="Calibri" w:cs="Calibri"/>
                <w:color w:val="000000"/>
                <w:sz w:val="16"/>
              </w:rPr>
            </w:pPr>
            <w:ins w:id="939"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40"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181BBE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911ACA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234</w:t>
            </w:r>
          </w:p>
        </w:tc>
        <w:tc>
          <w:tcPr>
            <w:tcW w:w="1915" w:type="pct"/>
            <w:tcBorders>
              <w:top w:val="nil"/>
              <w:left w:val="nil"/>
              <w:bottom w:val="dotted" w:sz="4" w:space="0" w:color="auto"/>
              <w:right w:val="single" w:sz="4" w:space="0" w:color="auto"/>
            </w:tcBorders>
            <w:shd w:val="clear" w:color="000000" w:fill="B4C6E7"/>
            <w:vAlign w:val="center"/>
            <w:hideMark/>
          </w:tcPr>
          <w:p w14:paraId="0618B366"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5FADF34D"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D3C95B8"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848808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150</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60765B0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2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378E3185" w14:textId="0E0A531A" w:rsidR="00605511" w:rsidRPr="00667460" w:rsidRDefault="00605511" w:rsidP="00605511">
            <w:pPr>
              <w:spacing w:after="0"/>
              <w:jc w:val="center"/>
              <w:rPr>
                <w:rFonts w:ascii="Calibri" w:eastAsia="Times New Roman" w:hAnsi="Calibri" w:cs="Calibri"/>
                <w:color w:val="000000"/>
                <w:sz w:val="16"/>
              </w:rPr>
            </w:pPr>
            <w:del w:id="941" w:author="Della Faille Philippe" w:date="2019-07-09T14:51:00Z">
              <w:r w:rsidRPr="00667460" w:rsidDel="00074E7A">
                <w:rPr>
                  <w:rFonts w:ascii="Calibri" w:eastAsia="Times New Roman" w:hAnsi="Calibri" w:cs="Calibri"/>
                  <w:color w:val="000000"/>
                  <w:sz w:val="16"/>
                </w:rPr>
                <w:delText>uint</w:delText>
              </w:r>
            </w:del>
            <w:ins w:id="942"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50E945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B5D529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236</w:t>
            </w:r>
          </w:p>
        </w:tc>
        <w:tc>
          <w:tcPr>
            <w:tcW w:w="1915" w:type="pct"/>
            <w:tcBorders>
              <w:top w:val="nil"/>
              <w:left w:val="nil"/>
              <w:bottom w:val="dotted" w:sz="4" w:space="0" w:color="auto"/>
              <w:right w:val="single" w:sz="4" w:space="0" w:color="auto"/>
            </w:tcBorders>
            <w:shd w:val="clear" w:color="000000" w:fill="B4C6E7"/>
            <w:vAlign w:val="center"/>
            <w:hideMark/>
          </w:tcPr>
          <w:p w14:paraId="4637A47C"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10ED3856"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F5BAB0A"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6ABD5ED8"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151</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7DEC77DB"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2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3BF0245" w14:textId="75254C29" w:rsidR="00605511" w:rsidRPr="00667460" w:rsidRDefault="00605511" w:rsidP="00605511">
            <w:pPr>
              <w:spacing w:after="0"/>
              <w:jc w:val="center"/>
              <w:rPr>
                <w:rFonts w:ascii="Calibri" w:eastAsia="Times New Roman" w:hAnsi="Calibri" w:cs="Calibri"/>
                <w:color w:val="000000"/>
                <w:sz w:val="16"/>
              </w:rPr>
            </w:pPr>
            <w:del w:id="943" w:author="Della Faille Philippe" w:date="2019-07-09T14:51:00Z">
              <w:r w:rsidRPr="00667460" w:rsidDel="00074E7A">
                <w:rPr>
                  <w:rFonts w:ascii="Calibri" w:eastAsia="Times New Roman" w:hAnsi="Calibri" w:cs="Calibri"/>
                  <w:color w:val="000000"/>
                  <w:sz w:val="16"/>
                </w:rPr>
                <w:delText>usint</w:delText>
              </w:r>
            </w:del>
            <w:ins w:id="944"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1C6F8B2"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493F803B"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237</w:t>
            </w:r>
          </w:p>
        </w:tc>
        <w:tc>
          <w:tcPr>
            <w:tcW w:w="1915" w:type="pct"/>
            <w:tcBorders>
              <w:top w:val="nil"/>
              <w:left w:val="nil"/>
              <w:bottom w:val="dotted" w:sz="4" w:space="0" w:color="auto"/>
              <w:right w:val="single" w:sz="4" w:space="0" w:color="auto"/>
            </w:tcBorders>
            <w:shd w:val="clear" w:color="000000" w:fill="B4C6E7"/>
            <w:vAlign w:val="center"/>
            <w:hideMark/>
          </w:tcPr>
          <w:p w14:paraId="242740CA"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r w:rsidR="007C59E0" w:rsidRPr="00667460" w14:paraId="10943B6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7797027F"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7747B85F"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152</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57906A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3 voltage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5F001A8A" w14:textId="2708650C" w:rsidR="00605511" w:rsidRPr="00667460" w:rsidRDefault="00074E7A" w:rsidP="00605511">
            <w:pPr>
              <w:spacing w:after="0"/>
              <w:jc w:val="center"/>
              <w:rPr>
                <w:rFonts w:ascii="Calibri" w:eastAsia="Times New Roman" w:hAnsi="Calibri" w:cs="Calibri"/>
                <w:color w:val="000000"/>
                <w:sz w:val="16"/>
              </w:rPr>
            </w:pPr>
            <w:ins w:id="945"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46"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220707FC"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02CA1EF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238</w:t>
            </w:r>
          </w:p>
        </w:tc>
        <w:tc>
          <w:tcPr>
            <w:tcW w:w="1915" w:type="pct"/>
            <w:tcBorders>
              <w:top w:val="nil"/>
              <w:left w:val="nil"/>
              <w:bottom w:val="dotted" w:sz="4" w:space="0" w:color="auto"/>
              <w:right w:val="single" w:sz="4" w:space="0" w:color="auto"/>
            </w:tcBorders>
            <w:shd w:val="clear" w:color="000000" w:fill="B4C6E7"/>
            <w:vAlign w:val="center"/>
            <w:hideMark/>
          </w:tcPr>
          <w:p w14:paraId="1F11FFEF"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mV</w:t>
            </w:r>
          </w:p>
        </w:tc>
      </w:tr>
      <w:tr w:rsidR="007C59E0" w:rsidRPr="00667460" w14:paraId="4C78CEF3"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1B6FAFE"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03C7945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153</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1A921AE2"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3 current</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721E04B3" w14:textId="0226610B" w:rsidR="00605511" w:rsidRPr="00667460" w:rsidRDefault="00074E7A" w:rsidP="00605511">
            <w:pPr>
              <w:spacing w:after="0"/>
              <w:jc w:val="center"/>
              <w:rPr>
                <w:rFonts w:ascii="Calibri" w:eastAsia="Times New Roman" w:hAnsi="Calibri" w:cs="Calibri"/>
                <w:color w:val="000000"/>
                <w:sz w:val="16"/>
              </w:rPr>
            </w:pPr>
            <w:ins w:id="947" w:author="Della Faille Philippe" w:date="2019-07-09T14:51:00Z">
              <w:r>
                <w:rPr>
                  <w:rFonts w:ascii="Calibri" w:eastAsia="Times New Roman" w:hAnsi="Calibri" w:cs="Calibri"/>
                  <w:color w:val="000000"/>
                  <w:sz w:val="16"/>
                </w:rPr>
                <w:t>u</w:t>
              </w:r>
              <w:r w:rsidRPr="00667460">
                <w:rPr>
                  <w:rFonts w:ascii="Calibri" w:eastAsia="Times New Roman" w:hAnsi="Calibri" w:cs="Calibri"/>
                  <w:color w:val="000000"/>
                  <w:sz w:val="16"/>
                </w:rPr>
                <w:t>int</w:t>
              </w:r>
              <w:r>
                <w:rPr>
                  <w:rFonts w:ascii="Calibri" w:eastAsia="Times New Roman" w:hAnsi="Calibri" w:cs="Calibri"/>
                  <w:color w:val="000000"/>
                  <w:sz w:val="16"/>
                </w:rPr>
                <w:t>16</w:t>
              </w:r>
            </w:ins>
            <w:del w:id="948" w:author="Della Faille Philippe" w:date="2019-07-09T14:51:00Z">
              <w:r w:rsidR="00605511" w:rsidRPr="00667460" w:rsidDel="00074E7A">
                <w:rPr>
                  <w:rFonts w:ascii="Calibri" w:eastAsia="Times New Roman" w:hAnsi="Calibri" w:cs="Calibri"/>
                  <w:color w:val="000000"/>
                  <w:sz w:val="16"/>
                </w:rPr>
                <w:delText>uint</w:delText>
              </w:r>
            </w:del>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04A7348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w:t>
            </w:r>
          </w:p>
        </w:tc>
        <w:tc>
          <w:tcPr>
            <w:tcW w:w="244" w:type="pct"/>
            <w:tcBorders>
              <w:top w:val="nil"/>
              <w:left w:val="nil"/>
              <w:bottom w:val="dotted" w:sz="4" w:space="0" w:color="auto"/>
              <w:right w:val="single" w:sz="4" w:space="0" w:color="auto"/>
            </w:tcBorders>
            <w:shd w:val="clear" w:color="000000" w:fill="B4C6E7"/>
            <w:noWrap/>
            <w:vAlign w:val="center"/>
            <w:hideMark/>
          </w:tcPr>
          <w:p w14:paraId="1D95D484"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240</w:t>
            </w:r>
          </w:p>
        </w:tc>
        <w:tc>
          <w:tcPr>
            <w:tcW w:w="1915" w:type="pct"/>
            <w:tcBorders>
              <w:top w:val="nil"/>
              <w:left w:val="nil"/>
              <w:bottom w:val="dotted" w:sz="4" w:space="0" w:color="auto"/>
              <w:right w:val="single" w:sz="4" w:space="0" w:color="auto"/>
            </w:tcBorders>
            <w:shd w:val="clear" w:color="000000" w:fill="B4C6E7"/>
            <w:vAlign w:val="center"/>
            <w:hideMark/>
          </w:tcPr>
          <w:p w14:paraId="18068068"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10 mA</w:t>
            </w:r>
          </w:p>
        </w:tc>
      </w:tr>
      <w:tr w:rsidR="007C59E0" w:rsidRPr="00667460" w14:paraId="21573F92"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51A830D2"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C65BB63"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154</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25D2894D"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3 temperature</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18EA1BA1" w14:textId="5BA35500" w:rsidR="00605511" w:rsidRPr="00667460" w:rsidRDefault="00605511" w:rsidP="00605511">
            <w:pPr>
              <w:spacing w:after="0"/>
              <w:jc w:val="center"/>
              <w:rPr>
                <w:rFonts w:ascii="Calibri" w:eastAsia="Times New Roman" w:hAnsi="Calibri" w:cs="Calibri"/>
                <w:color w:val="000000"/>
                <w:sz w:val="16"/>
              </w:rPr>
            </w:pPr>
            <w:del w:id="949" w:author="Della Faille Philippe" w:date="2019-07-09T14:51:00Z">
              <w:r w:rsidRPr="00667460" w:rsidDel="00074E7A">
                <w:rPr>
                  <w:rFonts w:ascii="Calibri" w:eastAsia="Times New Roman" w:hAnsi="Calibri" w:cs="Calibri"/>
                  <w:color w:val="000000"/>
                  <w:sz w:val="16"/>
                </w:rPr>
                <w:delText>uint</w:delText>
              </w:r>
            </w:del>
            <w:ins w:id="950" w:author="Della Faille Philippe" w:date="2019-07-09T14:51: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8329BFE"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dotted" w:sz="4" w:space="0" w:color="auto"/>
              <w:right w:val="single" w:sz="4" w:space="0" w:color="auto"/>
            </w:tcBorders>
            <w:shd w:val="clear" w:color="000000" w:fill="B4C6E7"/>
            <w:noWrap/>
            <w:vAlign w:val="center"/>
            <w:hideMark/>
          </w:tcPr>
          <w:p w14:paraId="78975B6D"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242</w:t>
            </w:r>
          </w:p>
        </w:tc>
        <w:tc>
          <w:tcPr>
            <w:tcW w:w="1915" w:type="pct"/>
            <w:tcBorders>
              <w:top w:val="nil"/>
              <w:left w:val="nil"/>
              <w:bottom w:val="dotted" w:sz="4" w:space="0" w:color="auto"/>
              <w:right w:val="single" w:sz="4" w:space="0" w:color="auto"/>
            </w:tcBorders>
            <w:shd w:val="clear" w:color="000000" w:fill="B4C6E7"/>
            <w:vAlign w:val="center"/>
            <w:hideMark/>
          </w:tcPr>
          <w:p w14:paraId="619B63F9"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in deg C</w:t>
            </w:r>
          </w:p>
        </w:tc>
      </w:tr>
      <w:tr w:rsidR="007C59E0" w:rsidRPr="00667460" w14:paraId="23F57B8C" w14:textId="77777777" w:rsidTr="001F47BB">
        <w:trPr>
          <w:trHeight w:val="288"/>
          <w:jc w:val="center"/>
        </w:trPr>
        <w:tc>
          <w:tcPr>
            <w:tcW w:w="257" w:type="pct"/>
            <w:vMerge/>
            <w:tcBorders>
              <w:top w:val="nil"/>
              <w:left w:val="single" w:sz="4" w:space="0" w:color="auto"/>
              <w:bottom w:val="single" w:sz="4" w:space="0" w:color="000000"/>
              <w:right w:val="single" w:sz="4" w:space="0" w:color="auto"/>
            </w:tcBorders>
            <w:vAlign w:val="center"/>
            <w:hideMark/>
          </w:tcPr>
          <w:p w14:paraId="2B2E7E09" w14:textId="77777777" w:rsidR="00605511" w:rsidRPr="00667460" w:rsidRDefault="00605511" w:rsidP="00605511">
            <w:pPr>
              <w:spacing w:after="0"/>
              <w:jc w:val="left"/>
              <w:rPr>
                <w:rFonts w:ascii="Calibri" w:eastAsia="Times New Roman" w:hAnsi="Calibri" w:cs="Calibri"/>
                <w:b/>
                <w:bCs/>
                <w:color w:val="000000"/>
                <w:sz w:val="16"/>
                <w:szCs w:val="28"/>
              </w:rPr>
            </w:pPr>
          </w:p>
        </w:tc>
        <w:tc>
          <w:tcPr>
            <w:tcW w:w="298" w:type="pct"/>
            <w:tcBorders>
              <w:top w:val="dotted" w:sz="4" w:space="0" w:color="auto"/>
              <w:left w:val="nil"/>
              <w:bottom w:val="single" w:sz="4" w:space="0" w:color="auto"/>
              <w:right w:val="single" w:sz="4" w:space="0" w:color="auto"/>
            </w:tcBorders>
            <w:shd w:val="clear" w:color="000000" w:fill="B4C6E7"/>
            <w:noWrap/>
            <w:vAlign w:val="center"/>
            <w:hideMark/>
          </w:tcPr>
          <w:p w14:paraId="31A5E96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155</w:t>
            </w:r>
          </w:p>
        </w:tc>
        <w:tc>
          <w:tcPr>
            <w:tcW w:w="1610" w:type="pct"/>
            <w:tcBorders>
              <w:top w:val="dotted" w:sz="4" w:space="0" w:color="auto"/>
              <w:left w:val="nil"/>
              <w:bottom w:val="single" w:sz="4" w:space="0" w:color="auto"/>
              <w:right w:val="single" w:sz="4" w:space="0" w:color="auto"/>
            </w:tcBorders>
            <w:shd w:val="clear" w:color="000000" w:fill="B4C6E7"/>
            <w:noWrap/>
            <w:vAlign w:val="center"/>
            <w:hideMark/>
          </w:tcPr>
          <w:p w14:paraId="44F6D401" w14:textId="77777777" w:rsidR="00605511" w:rsidRPr="00667460" w:rsidRDefault="00605511" w:rsidP="00605511">
            <w:pPr>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PSU 9 module 3 status</w:t>
            </w:r>
          </w:p>
        </w:tc>
        <w:tc>
          <w:tcPr>
            <w:tcW w:w="315" w:type="pct"/>
            <w:tcBorders>
              <w:top w:val="dotted" w:sz="4" w:space="0" w:color="auto"/>
              <w:left w:val="nil"/>
              <w:bottom w:val="single" w:sz="4" w:space="0" w:color="auto"/>
              <w:right w:val="single" w:sz="4" w:space="0" w:color="auto"/>
            </w:tcBorders>
            <w:shd w:val="clear" w:color="000000" w:fill="B4C6E7"/>
            <w:noWrap/>
            <w:vAlign w:val="center"/>
            <w:hideMark/>
          </w:tcPr>
          <w:p w14:paraId="4C2FF2D2" w14:textId="17177040" w:rsidR="00605511" w:rsidRPr="00667460" w:rsidRDefault="00605511" w:rsidP="00605511">
            <w:pPr>
              <w:spacing w:after="0"/>
              <w:jc w:val="center"/>
              <w:rPr>
                <w:rFonts w:ascii="Calibri" w:eastAsia="Times New Roman" w:hAnsi="Calibri" w:cs="Calibri"/>
                <w:color w:val="000000"/>
                <w:sz w:val="16"/>
              </w:rPr>
            </w:pPr>
            <w:del w:id="951" w:author="Della Faille Philippe" w:date="2019-07-09T14:52:00Z">
              <w:r w:rsidRPr="00667460" w:rsidDel="00074E7A">
                <w:rPr>
                  <w:rFonts w:ascii="Calibri" w:eastAsia="Times New Roman" w:hAnsi="Calibri" w:cs="Calibri"/>
                  <w:color w:val="000000"/>
                  <w:sz w:val="16"/>
                </w:rPr>
                <w:delText>usint</w:delText>
              </w:r>
            </w:del>
            <w:ins w:id="952" w:author="Della Faille Philippe" w:date="2019-07-09T14:52:00Z">
              <w:r w:rsidR="00074E7A">
                <w:rPr>
                  <w:rFonts w:ascii="Calibri" w:eastAsia="Times New Roman" w:hAnsi="Calibri" w:cs="Calibri"/>
                  <w:color w:val="000000"/>
                  <w:sz w:val="16"/>
                </w:rPr>
                <w:t>byte</w:t>
              </w:r>
            </w:ins>
          </w:p>
        </w:tc>
        <w:tc>
          <w:tcPr>
            <w:tcW w:w="360" w:type="pct"/>
            <w:tcBorders>
              <w:top w:val="dotted" w:sz="4" w:space="0" w:color="auto"/>
              <w:left w:val="nil"/>
              <w:bottom w:val="single" w:sz="4" w:space="0" w:color="auto"/>
              <w:right w:val="single" w:sz="4" w:space="0" w:color="auto"/>
            </w:tcBorders>
            <w:shd w:val="clear" w:color="000000" w:fill="B4C6E7"/>
            <w:noWrap/>
            <w:vAlign w:val="center"/>
            <w:hideMark/>
          </w:tcPr>
          <w:p w14:paraId="66832E90"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1</w:t>
            </w:r>
          </w:p>
        </w:tc>
        <w:tc>
          <w:tcPr>
            <w:tcW w:w="244" w:type="pct"/>
            <w:tcBorders>
              <w:top w:val="nil"/>
              <w:left w:val="nil"/>
              <w:bottom w:val="single" w:sz="4" w:space="0" w:color="auto"/>
              <w:right w:val="single" w:sz="4" w:space="0" w:color="auto"/>
            </w:tcBorders>
            <w:shd w:val="clear" w:color="000000" w:fill="B4C6E7"/>
            <w:noWrap/>
            <w:vAlign w:val="center"/>
            <w:hideMark/>
          </w:tcPr>
          <w:p w14:paraId="519E4711" w14:textId="77777777" w:rsidR="00605511" w:rsidRPr="00667460" w:rsidRDefault="00605511" w:rsidP="00605511">
            <w:pPr>
              <w:spacing w:after="0"/>
              <w:jc w:val="center"/>
              <w:rPr>
                <w:rFonts w:ascii="Calibri" w:eastAsia="Times New Roman" w:hAnsi="Calibri" w:cs="Calibri"/>
                <w:color w:val="000000"/>
                <w:sz w:val="16"/>
              </w:rPr>
            </w:pPr>
            <w:r w:rsidRPr="00667460">
              <w:rPr>
                <w:rFonts w:ascii="Calibri" w:eastAsia="Times New Roman" w:hAnsi="Calibri" w:cs="Calibri"/>
                <w:color w:val="000000"/>
                <w:sz w:val="16"/>
              </w:rPr>
              <w:t>243</w:t>
            </w:r>
          </w:p>
        </w:tc>
        <w:tc>
          <w:tcPr>
            <w:tcW w:w="1915" w:type="pct"/>
            <w:tcBorders>
              <w:top w:val="nil"/>
              <w:left w:val="nil"/>
              <w:bottom w:val="single" w:sz="4" w:space="0" w:color="auto"/>
              <w:right w:val="single" w:sz="4" w:space="0" w:color="auto"/>
            </w:tcBorders>
            <w:shd w:val="clear" w:color="000000" w:fill="B4C6E7"/>
            <w:vAlign w:val="center"/>
            <w:hideMark/>
          </w:tcPr>
          <w:p w14:paraId="40194193" w14:textId="77777777" w:rsidR="00605511" w:rsidRPr="00667460" w:rsidRDefault="00605511" w:rsidP="00CB1C3D">
            <w:pPr>
              <w:keepNext/>
              <w:spacing w:after="0"/>
              <w:jc w:val="left"/>
              <w:rPr>
                <w:rFonts w:ascii="Calibri" w:eastAsia="Times New Roman" w:hAnsi="Calibri" w:cs="Calibri"/>
                <w:color w:val="000000"/>
                <w:sz w:val="16"/>
              </w:rPr>
            </w:pPr>
            <w:r w:rsidRPr="00667460">
              <w:rPr>
                <w:rFonts w:ascii="Calibri" w:eastAsia="Times New Roman" w:hAnsi="Calibri" w:cs="Calibri"/>
                <w:color w:val="000000"/>
                <w:sz w:val="16"/>
              </w:rPr>
              <w:t>-</w:t>
            </w:r>
          </w:p>
        </w:tc>
      </w:tr>
    </w:tbl>
    <w:p w14:paraId="3B9E4750" w14:textId="6218EB1A" w:rsidR="00605511" w:rsidRDefault="00CB1C3D" w:rsidP="00CB1C3D">
      <w:pPr>
        <w:pStyle w:val="Caption"/>
      </w:pPr>
      <w:r>
        <w:t xml:space="preserve">Table </w:t>
      </w:r>
      <w:r w:rsidR="00D86A98">
        <w:fldChar w:fldCharType="begin"/>
      </w:r>
      <w:r w:rsidR="00D86A98">
        <w:instrText xml:space="preserve"> SEQ Table \* ARABIC </w:instrText>
      </w:r>
      <w:r w:rsidR="00D86A98">
        <w:fldChar w:fldCharType="separate"/>
      </w:r>
      <w:r w:rsidR="00D86A98">
        <w:rPr>
          <w:noProof/>
        </w:rPr>
        <w:t>1</w:t>
      </w:r>
      <w:r w:rsidR="00D86A98">
        <w:fldChar w:fldCharType="end"/>
      </w:r>
      <w:r>
        <w:t xml:space="preserve"> IBA PLC frame polling table structure.</w:t>
      </w:r>
    </w:p>
    <w:p w14:paraId="4AB4976A" w14:textId="77777777" w:rsidR="005B5540" w:rsidRDefault="005B5540" w:rsidP="005B5540">
      <w:pPr>
        <w:spacing w:line="276" w:lineRule="auto"/>
        <w:jc w:val="left"/>
        <w:rPr>
          <w:rStyle w:val="tlid-translation"/>
        </w:rPr>
      </w:pPr>
      <w:commentRangeStart w:id="953"/>
      <w:commentRangeStart w:id="954"/>
      <w:r w:rsidRPr="00C9295B">
        <w:rPr>
          <w:rStyle w:val="tlid-translation"/>
        </w:rPr>
        <w:t xml:space="preserve">Depending on the </w:t>
      </w:r>
      <w:proofErr w:type="gramStart"/>
      <w:r w:rsidRPr="00C9295B">
        <w:rPr>
          <w:rStyle w:val="tlid-translation"/>
        </w:rPr>
        <w:t>amplifier</w:t>
      </w:r>
      <w:r>
        <w:rPr>
          <w:rStyle w:val="tlid-translation"/>
        </w:rPr>
        <w:t>‘</w:t>
      </w:r>
      <w:proofErr w:type="gramEnd"/>
      <w:r>
        <w:rPr>
          <w:rStyle w:val="tlid-translation"/>
        </w:rPr>
        <w:t xml:space="preserve">s </w:t>
      </w:r>
      <w:r w:rsidRPr="00C9295B">
        <w:rPr>
          <w:rStyle w:val="tlid-translation"/>
        </w:rPr>
        <w:t>configuration</w:t>
      </w:r>
      <w:r>
        <w:rPr>
          <w:rStyle w:val="tlid-translation"/>
        </w:rPr>
        <w:t xml:space="preserve"> (1 or 2 cabinets)</w:t>
      </w:r>
      <w:r w:rsidRPr="00C9295B">
        <w:rPr>
          <w:rStyle w:val="tlid-translation"/>
        </w:rPr>
        <w:t>, one or two frames are needed</w:t>
      </w:r>
      <w:r>
        <w:rPr>
          <w:rStyle w:val="tlid-translation"/>
        </w:rPr>
        <w:t xml:space="preserve"> to get all polling information’s.</w:t>
      </w:r>
      <w:commentRangeEnd w:id="953"/>
      <w:r w:rsidR="0085065D">
        <w:rPr>
          <w:rStyle w:val="CommentReference"/>
        </w:rPr>
        <w:commentReference w:id="953"/>
      </w:r>
      <w:commentRangeEnd w:id="954"/>
      <w:r w:rsidR="00CD1663">
        <w:rPr>
          <w:rStyle w:val="CommentReference"/>
        </w:rPr>
        <w:commentReference w:id="954"/>
      </w:r>
    </w:p>
    <w:p w14:paraId="079AB651" w14:textId="77777777" w:rsidR="005B5540" w:rsidRDefault="005B5540" w:rsidP="005B5540">
      <w:pPr>
        <w:rPr>
          <w:rStyle w:val="tlid-translation"/>
        </w:rPr>
      </w:pPr>
      <w:r>
        <w:rPr>
          <w:rStyle w:val="tlid-translation"/>
        </w:rPr>
        <w:t>Unused data blocks are set to zero.</w:t>
      </w:r>
    </w:p>
    <w:p w14:paraId="0D218D4F" w14:textId="752F8AFD" w:rsidR="005B5540" w:rsidRDefault="005B5540" w:rsidP="005B5540">
      <w:r>
        <w:rPr>
          <w:rStyle w:val="tlid-translation"/>
          <w:lang w:val="en"/>
        </w:rPr>
        <w:t>For example, if a cabinet contains 2 amplifiers, only the pooling data for amplifiers A and B are completed. The data for the amplifiers C and D are set to zero.</w:t>
      </w:r>
    </w:p>
    <w:p w14:paraId="7A15D475" w14:textId="77777777" w:rsidR="00CD7238" w:rsidRDefault="00CD7238" w:rsidP="008920D3"/>
    <w:tbl>
      <w:tblPr>
        <w:tblpPr w:leftFromText="180" w:rightFromText="180" w:vertAnchor="text" w:horzAnchor="page" w:tblpX="419" w:tblpY="-1416"/>
        <w:tblW w:w="10378" w:type="dxa"/>
        <w:tblLook w:val="04A0" w:firstRow="1" w:lastRow="0" w:firstColumn="1" w:lastColumn="0" w:noHBand="0" w:noVBand="1"/>
        <w:tblPrChange w:id="955" w:author="Della Faille Philippe" w:date="2019-08-09T12:08:00Z">
          <w:tblPr>
            <w:tblpPr w:leftFromText="180" w:rightFromText="180" w:vertAnchor="text" w:horzAnchor="page" w:tblpX="561" w:tblpY="-1416"/>
            <w:tblW w:w="10378" w:type="dxa"/>
            <w:tblLook w:val="04A0" w:firstRow="1" w:lastRow="0" w:firstColumn="1" w:lastColumn="0" w:noHBand="0" w:noVBand="1"/>
          </w:tblPr>
        </w:tblPrChange>
      </w:tblPr>
      <w:tblGrid>
        <w:gridCol w:w="960"/>
        <w:gridCol w:w="960"/>
        <w:gridCol w:w="960"/>
        <w:gridCol w:w="2680"/>
        <w:gridCol w:w="960"/>
        <w:gridCol w:w="978"/>
        <w:gridCol w:w="960"/>
        <w:gridCol w:w="644"/>
        <w:gridCol w:w="1276"/>
        <w:tblGridChange w:id="956">
          <w:tblGrid>
            <w:gridCol w:w="960"/>
            <w:gridCol w:w="960"/>
            <w:gridCol w:w="960"/>
            <w:gridCol w:w="2680"/>
            <w:gridCol w:w="960"/>
            <w:gridCol w:w="978"/>
            <w:gridCol w:w="960"/>
            <w:gridCol w:w="644"/>
            <w:gridCol w:w="1276"/>
          </w:tblGrid>
        </w:tblGridChange>
      </w:tblGrid>
      <w:tr w:rsidR="00F536BB" w:rsidRPr="00614D51" w:rsidDel="00E27DD8" w14:paraId="6A942C22" w14:textId="2056AB7B" w:rsidTr="00381E4A">
        <w:trPr>
          <w:trHeight w:val="288"/>
          <w:tblHeader/>
          <w:del w:id="957" w:author="Della Faille Philippe" w:date="2019-08-09T13:27:00Z"/>
          <w:trPrChange w:id="958" w:author="Della Faille Philippe" w:date="2019-08-09T12:08:00Z">
            <w:trPr>
              <w:trHeight w:val="288"/>
              <w:tblHeader/>
            </w:trPr>
          </w:trPrChange>
        </w:trPr>
        <w:tc>
          <w:tcPr>
            <w:tcW w:w="960" w:type="dxa"/>
            <w:tcBorders>
              <w:top w:val="nil"/>
              <w:left w:val="nil"/>
              <w:bottom w:val="nil"/>
              <w:right w:val="nil"/>
            </w:tcBorders>
            <w:shd w:val="clear" w:color="auto" w:fill="auto"/>
            <w:noWrap/>
            <w:vAlign w:val="bottom"/>
            <w:tcPrChange w:id="959" w:author="Della Faille Philippe" w:date="2019-08-09T12:08:00Z">
              <w:tcPr>
                <w:tcW w:w="960" w:type="dxa"/>
                <w:tcBorders>
                  <w:top w:val="nil"/>
                  <w:left w:val="nil"/>
                  <w:bottom w:val="nil"/>
                  <w:right w:val="nil"/>
                </w:tcBorders>
                <w:shd w:val="clear" w:color="auto" w:fill="auto"/>
                <w:noWrap/>
                <w:vAlign w:val="bottom"/>
              </w:tcPr>
            </w:tcPrChange>
          </w:tcPr>
          <w:p w14:paraId="0B99EEAD" w14:textId="455C7DB3" w:rsidR="00F536BB" w:rsidRPr="00614D51" w:rsidDel="00E27DD8" w:rsidRDefault="00F536BB" w:rsidP="00381E4A">
            <w:pPr>
              <w:spacing w:after="0"/>
              <w:jc w:val="left"/>
              <w:rPr>
                <w:del w:id="960" w:author="Della Faille Philippe" w:date="2019-08-09T13:27:00Z"/>
                <w:moveTo w:id="961" w:author="Della Faille Philippe" w:date="2019-07-09T17:01:00Z"/>
                <w:rFonts w:ascii="Times New Roman" w:eastAsia="Times New Roman" w:hAnsi="Times New Roman" w:cs="Times New Roman"/>
                <w:sz w:val="24"/>
                <w:szCs w:val="24"/>
              </w:rPr>
            </w:pPr>
            <w:bookmarkStart w:id="962" w:name="_Toc13139974"/>
            <w:moveToRangeStart w:id="963" w:author="Della Faille Philippe" w:date="2019-07-09T17:01:00Z" w:name="move13584134"/>
          </w:p>
        </w:tc>
        <w:tc>
          <w:tcPr>
            <w:tcW w:w="960" w:type="dxa"/>
            <w:tcBorders>
              <w:top w:val="nil"/>
              <w:left w:val="nil"/>
              <w:bottom w:val="nil"/>
              <w:right w:val="nil"/>
            </w:tcBorders>
            <w:shd w:val="clear" w:color="auto" w:fill="auto"/>
            <w:noWrap/>
            <w:vAlign w:val="bottom"/>
            <w:tcPrChange w:id="964" w:author="Della Faille Philippe" w:date="2019-08-09T12:08:00Z">
              <w:tcPr>
                <w:tcW w:w="960" w:type="dxa"/>
                <w:tcBorders>
                  <w:top w:val="nil"/>
                  <w:left w:val="nil"/>
                  <w:bottom w:val="nil"/>
                  <w:right w:val="nil"/>
                </w:tcBorders>
                <w:shd w:val="clear" w:color="auto" w:fill="auto"/>
                <w:noWrap/>
                <w:vAlign w:val="bottom"/>
              </w:tcPr>
            </w:tcPrChange>
          </w:tcPr>
          <w:p w14:paraId="2B661281" w14:textId="084F1426" w:rsidR="00F536BB" w:rsidRPr="00614D51" w:rsidDel="00E27DD8" w:rsidRDefault="00F536BB" w:rsidP="00381E4A">
            <w:pPr>
              <w:spacing w:after="0"/>
              <w:jc w:val="left"/>
              <w:rPr>
                <w:del w:id="965" w:author="Della Faille Philippe" w:date="2019-08-09T13:27:00Z"/>
                <w:moveTo w:id="966" w:author="Della Faille Philippe" w:date="2019-07-09T17:01:00Z"/>
                <w:rFonts w:ascii="Times New Roman" w:eastAsia="Times New Roman" w:hAnsi="Times New Roman" w:cs="Times New Roman"/>
                <w:sz w:val="20"/>
                <w:szCs w:val="20"/>
              </w:rPr>
            </w:pPr>
          </w:p>
        </w:tc>
        <w:tc>
          <w:tcPr>
            <w:tcW w:w="960" w:type="dxa"/>
            <w:tcBorders>
              <w:top w:val="single" w:sz="4" w:space="0" w:color="auto"/>
              <w:left w:val="single" w:sz="4" w:space="0" w:color="auto"/>
              <w:bottom w:val="nil"/>
              <w:right w:val="single" w:sz="4" w:space="0" w:color="auto"/>
            </w:tcBorders>
            <w:shd w:val="clear" w:color="auto" w:fill="auto"/>
            <w:noWrap/>
            <w:vAlign w:val="bottom"/>
            <w:tcPrChange w:id="967" w:author="Della Faille Philippe" w:date="2019-08-09T12:08:00Z">
              <w:tcPr>
                <w:tcW w:w="960" w:type="dxa"/>
                <w:tcBorders>
                  <w:top w:val="single" w:sz="4" w:space="0" w:color="auto"/>
                  <w:left w:val="single" w:sz="4" w:space="0" w:color="auto"/>
                  <w:bottom w:val="nil"/>
                  <w:right w:val="single" w:sz="4" w:space="0" w:color="auto"/>
                </w:tcBorders>
                <w:shd w:val="clear" w:color="auto" w:fill="auto"/>
                <w:noWrap/>
                <w:vAlign w:val="bottom"/>
              </w:tcPr>
            </w:tcPrChange>
          </w:tcPr>
          <w:p w14:paraId="05E0A66C" w14:textId="5CC49A4B" w:rsidR="00F536BB" w:rsidRPr="00614D51" w:rsidDel="00E27DD8" w:rsidRDefault="00F536BB" w:rsidP="00381E4A">
            <w:pPr>
              <w:spacing w:after="0"/>
              <w:jc w:val="center"/>
              <w:rPr>
                <w:del w:id="968" w:author="Della Faille Philippe" w:date="2019-08-09T13:27:00Z"/>
                <w:moveTo w:id="969" w:author="Della Faille Philippe" w:date="2019-07-09T17:01:00Z"/>
                <w:rFonts w:ascii="Calibri" w:eastAsia="Times New Roman" w:hAnsi="Calibri" w:cs="Calibri"/>
                <w:color w:val="000000"/>
              </w:rPr>
            </w:pPr>
            <w:moveTo w:id="970" w:author="Della Faille Philippe" w:date="2019-07-09T17:01:00Z">
              <w:del w:id="971" w:author="Della Faille Philippe" w:date="2019-08-09T12:08:00Z">
                <w:r w:rsidRPr="00614D51" w:rsidDel="00381E4A">
                  <w:rPr>
                    <w:rFonts w:ascii="Calibri" w:eastAsia="Times New Roman" w:hAnsi="Calibri" w:cs="Calibri"/>
                    <w:color w:val="000000"/>
                  </w:rPr>
                  <w:delText>num</w:delText>
                </w:r>
              </w:del>
            </w:moveTo>
          </w:p>
        </w:tc>
        <w:tc>
          <w:tcPr>
            <w:tcW w:w="2680" w:type="dxa"/>
            <w:tcBorders>
              <w:top w:val="single" w:sz="4" w:space="0" w:color="auto"/>
              <w:left w:val="nil"/>
              <w:bottom w:val="nil"/>
              <w:right w:val="nil"/>
            </w:tcBorders>
            <w:shd w:val="clear" w:color="auto" w:fill="auto"/>
            <w:noWrap/>
            <w:vAlign w:val="bottom"/>
            <w:tcPrChange w:id="972" w:author="Della Faille Philippe" w:date="2019-08-09T12:08:00Z">
              <w:tcPr>
                <w:tcW w:w="2680" w:type="dxa"/>
                <w:tcBorders>
                  <w:top w:val="single" w:sz="4" w:space="0" w:color="auto"/>
                  <w:left w:val="nil"/>
                  <w:bottom w:val="nil"/>
                  <w:right w:val="nil"/>
                </w:tcBorders>
                <w:shd w:val="clear" w:color="auto" w:fill="auto"/>
                <w:noWrap/>
                <w:vAlign w:val="bottom"/>
              </w:tcPr>
            </w:tcPrChange>
          </w:tcPr>
          <w:p w14:paraId="165D429F" w14:textId="7D601AB1" w:rsidR="00F536BB" w:rsidRPr="00614D51" w:rsidDel="00E27DD8" w:rsidRDefault="00F536BB" w:rsidP="00381E4A">
            <w:pPr>
              <w:spacing w:after="0"/>
              <w:jc w:val="left"/>
              <w:rPr>
                <w:del w:id="973" w:author="Della Faille Philippe" w:date="2019-08-09T13:27:00Z"/>
                <w:moveTo w:id="974" w:author="Della Faille Philippe" w:date="2019-07-09T17:01:00Z"/>
                <w:rFonts w:ascii="Calibri" w:eastAsia="Times New Roman" w:hAnsi="Calibri" w:cs="Calibri"/>
                <w:color w:val="000000"/>
              </w:rPr>
            </w:pPr>
            <w:moveTo w:id="975" w:author="Della Faille Philippe" w:date="2019-07-09T17:01:00Z">
              <w:del w:id="976" w:author="Della Faille Philippe" w:date="2019-08-09T12:08:00Z">
                <w:r w:rsidRPr="00614D51" w:rsidDel="00381E4A">
                  <w:rPr>
                    <w:rFonts w:ascii="Calibri" w:eastAsia="Times New Roman" w:hAnsi="Calibri" w:cs="Calibri"/>
                    <w:color w:val="000000"/>
                  </w:rPr>
                  <w:delText>Name</w:delText>
                </w:r>
              </w:del>
            </w:moveTo>
          </w:p>
        </w:tc>
        <w:tc>
          <w:tcPr>
            <w:tcW w:w="960" w:type="dxa"/>
            <w:tcBorders>
              <w:top w:val="single" w:sz="4" w:space="0" w:color="auto"/>
              <w:left w:val="single" w:sz="4" w:space="0" w:color="auto"/>
              <w:bottom w:val="nil"/>
              <w:right w:val="single" w:sz="4" w:space="0" w:color="auto"/>
            </w:tcBorders>
            <w:shd w:val="clear" w:color="auto" w:fill="auto"/>
            <w:noWrap/>
            <w:vAlign w:val="bottom"/>
            <w:tcPrChange w:id="977" w:author="Della Faille Philippe" w:date="2019-08-09T12:08:00Z">
              <w:tcPr>
                <w:tcW w:w="960" w:type="dxa"/>
                <w:tcBorders>
                  <w:top w:val="single" w:sz="4" w:space="0" w:color="auto"/>
                  <w:left w:val="single" w:sz="4" w:space="0" w:color="auto"/>
                  <w:bottom w:val="nil"/>
                  <w:right w:val="single" w:sz="4" w:space="0" w:color="auto"/>
                </w:tcBorders>
                <w:shd w:val="clear" w:color="auto" w:fill="auto"/>
                <w:noWrap/>
                <w:vAlign w:val="bottom"/>
              </w:tcPr>
            </w:tcPrChange>
          </w:tcPr>
          <w:p w14:paraId="12D188E2" w14:textId="6AECE445" w:rsidR="00F536BB" w:rsidRPr="00614D51" w:rsidDel="00E27DD8" w:rsidRDefault="00F536BB" w:rsidP="00381E4A">
            <w:pPr>
              <w:spacing w:after="0"/>
              <w:jc w:val="center"/>
              <w:rPr>
                <w:del w:id="978" w:author="Della Faille Philippe" w:date="2019-08-09T13:27:00Z"/>
                <w:moveTo w:id="979" w:author="Della Faille Philippe" w:date="2019-07-09T17:01:00Z"/>
                <w:rFonts w:ascii="Calibri" w:eastAsia="Times New Roman" w:hAnsi="Calibri" w:cs="Calibri"/>
                <w:color w:val="000000"/>
              </w:rPr>
            </w:pPr>
            <w:moveTo w:id="980" w:author="Della Faille Philippe" w:date="2019-07-09T17:01:00Z">
              <w:del w:id="981" w:author="Della Faille Philippe" w:date="2019-08-09T12:08:00Z">
                <w:r w:rsidRPr="00614D51" w:rsidDel="00381E4A">
                  <w:rPr>
                    <w:rFonts w:ascii="Calibri" w:eastAsia="Times New Roman" w:hAnsi="Calibri" w:cs="Calibri"/>
                    <w:color w:val="000000"/>
                  </w:rPr>
                  <w:delText>Unit</w:delText>
                </w:r>
              </w:del>
            </w:moveTo>
          </w:p>
        </w:tc>
        <w:tc>
          <w:tcPr>
            <w:tcW w:w="978" w:type="dxa"/>
            <w:tcBorders>
              <w:top w:val="single" w:sz="4" w:space="0" w:color="auto"/>
              <w:left w:val="nil"/>
              <w:bottom w:val="nil"/>
              <w:right w:val="single" w:sz="4" w:space="0" w:color="auto"/>
            </w:tcBorders>
            <w:shd w:val="clear" w:color="auto" w:fill="auto"/>
            <w:noWrap/>
            <w:vAlign w:val="bottom"/>
            <w:tcPrChange w:id="982" w:author="Della Faille Philippe" w:date="2019-08-09T12:08:00Z">
              <w:tcPr>
                <w:tcW w:w="978" w:type="dxa"/>
                <w:tcBorders>
                  <w:top w:val="single" w:sz="4" w:space="0" w:color="auto"/>
                  <w:left w:val="nil"/>
                  <w:bottom w:val="nil"/>
                  <w:right w:val="single" w:sz="4" w:space="0" w:color="auto"/>
                </w:tcBorders>
                <w:shd w:val="clear" w:color="auto" w:fill="auto"/>
                <w:noWrap/>
                <w:vAlign w:val="bottom"/>
              </w:tcPr>
            </w:tcPrChange>
          </w:tcPr>
          <w:p w14:paraId="0B7D05A5" w14:textId="1CFE2188" w:rsidR="00F536BB" w:rsidRPr="00614D51" w:rsidDel="00E27DD8" w:rsidRDefault="00F536BB" w:rsidP="00381E4A">
            <w:pPr>
              <w:spacing w:after="0"/>
              <w:jc w:val="center"/>
              <w:rPr>
                <w:del w:id="983" w:author="Della Faille Philippe" w:date="2019-08-09T13:27:00Z"/>
                <w:moveTo w:id="984" w:author="Della Faille Philippe" w:date="2019-07-09T17:01:00Z"/>
                <w:rFonts w:ascii="Calibri" w:eastAsia="Times New Roman" w:hAnsi="Calibri" w:cs="Calibri"/>
                <w:color w:val="000000"/>
              </w:rPr>
            </w:pPr>
            <w:moveTo w:id="985" w:author="Della Faille Philippe" w:date="2019-07-09T17:01:00Z">
              <w:del w:id="986" w:author="Della Faille Philippe" w:date="2019-08-09T12:08:00Z">
                <w:r w:rsidRPr="00614D51" w:rsidDel="00381E4A">
                  <w:rPr>
                    <w:rFonts w:ascii="Calibri" w:eastAsia="Times New Roman" w:hAnsi="Calibri" w:cs="Calibri"/>
                    <w:color w:val="000000"/>
                  </w:rPr>
                  <w:delText>type</w:delText>
                </w:r>
              </w:del>
            </w:moveTo>
          </w:p>
        </w:tc>
        <w:tc>
          <w:tcPr>
            <w:tcW w:w="960" w:type="dxa"/>
            <w:tcBorders>
              <w:top w:val="single" w:sz="4" w:space="0" w:color="auto"/>
              <w:left w:val="nil"/>
              <w:bottom w:val="nil"/>
              <w:right w:val="single" w:sz="4" w:space="0" w:color="auto"/>
            </w:tcBorders>
            <w:shd w:val="clear" w:color="auto" w:fill="auto"/>
            <w:noWrap/>
            <w:vAlign w:val="bottom"/>
            <w:tcPrChange w:id="987" w:author="Della Faille Philippe" w:date="2019-08-09T12:08:00Z">
              <w:tcPr>
                <w:tcW w:w="960" w:type="dxa"/>
                <w:tcBorders>
                  <w:top w:val="single" w:sz="4" w:space="0" w:color="auto"/>
                  <w:left w:val="nil"/>
                  <w:bottom w:val="nil"/>
                  <w:right w:val="single" w:sz="4" w:space="0" w:color="auto"/>
                </w:tcBorders>
                <w:shd w:val="clear" w:color="auto" w:fill="auto"/>
                <w:noWrap/>
                <w:vAlign w:val="bottom"/>
              </w:tcPr>
            </w:tcPrChange>
          </w:tcPr>
          <w:p w14:paraId="564E3F9D" w14:textId="5C5918A0" w:rsidR="00F536BB" w:rsidRPr="00614D51" w:rsidDel="00E27DD8" w:rsidRDefault="00F536BB" w:rsidP="00381E4A">
            <w:pPr>
              <w:spacing w:after="0"/>
              <w:jc w:val="center"/>
              <w:rPr>
                <w:del w:id="988" w:author="Della Faille Philippe" w:date="2019-08-09T13:27:00Z"/>
                <w:moveTo w:id="989" w:author="Della Faille Philippe" w:date="2019-07-09T17:01:00Z"/>
                <w:rFonts w:ascii="Calibri" w:eastAsia="Times New Roman" w:hAnsi="Calibri" w:cs="Calibri"/>
                <w:color w:val="000000"/>
              </w:rPr>
            </w:pPr>
            <w:moveTo w:id="990" w:author="Della Faille Philippe" w:date="2019-07-09T17:01:00Z">
              <w:del w:id="991" w:author="Della Faille Philippe" w:date="2019-08-09T12:08:00Z">
                <w:r w:rsidRPr="00614D51" w:rsidDel="00381E4A">
                  <w:rPr>
                    <w:rFonts w:ascii="Calibri" w:eastAsia="Times New Roman" w:hAnsi="Calibri" w:cs="Calibri"/>
                    <w:color w:val="000000"/>
                  </w:rPr>
                  <w:delText>length</w:delText>
                </w:r>
              </w:del>
            </w:moveTo>
          </w:p>
        </w:tc>
        <w:tc>
          <w:tcPr>
            <w:tcW w:w="1920" w:type="dxa"/>
            <w:gridSpan w:val="2"/>
            <w:tcBorders>
              <w:top w:val="single" w:sz="4" w:space="0" w:color="auto"/>
              <w:left w:val="nil"/>
              <w:bottom w:val="nil"/>
              <w:right w:val="single" w:sz="4" w:space="0" w:color="000000"/>
            </w:tcBorders>
            <w:shd w:val="clear" w:color="auto" w:fill="auto"/>
            <w:noWrap/>
            <w:vAlign w:val="bottom"/>
            <w:tcPrChange w:id="992" w:author="Della Faille Philippe" w:date="2019-08-09T12:08:00Z">
              <w:tcPr>
                <w:tcW w:w="1920" w:type="dxa"/>
                <w:gridSpan w:val="2"/>
                <w:tcBorders>
                  <w:top w:val="single" w:sz="4" w:space="0" w:color="auto"/>
                  <w:left w:val="nil"/>
                  <w:bottom w:val="nil"/>
                  <w:right w:val="single" w:sz="4" w:space="0" w:color="000000"/>
                </w:tcBorders>
                <w:shd w:val="clear" w:color="auto" w:fill="auto"/>
                <w:noWrap/>
                <w:vAlign w:val="bottom"/>
              </w:tcPr>
            </w:tcPrChange>
          </w:tcPr>
          <w:p w14:paraId="12EB5E7A" w14:textId="61129122" w:rsidR="00F536BB" w:rsidRPr="00614D51" w:rsidDel="00E27DD8" w:rsidRDefault="00F536BB" w:rsidP="00381E4A">
            <w:pPr>
              <w:spacing w:after="0"/>
              <w:jc w:val="center"/>
              <w:rPr>
                <w:del w:id="993" w:author="Della Faille Philippe" w:date="2019-08-09T13:27:00Z"/>
                <w:moveTo w:id="994" w:author="Della Faille Philippe" w:date="2019-07-09T17:01:00Z"/>
                <w:rFonts w:ascii="Calibri" w:eastAsia="Times New Roman" w:hAnsi="Calibri" w:cs="Calibri"/>
                <w:color w:val="000000"/>
              </w:rPr>
            </w:pPr>
            <w:moveTo w:id="995" w:author="Della Faille Philippe" w:date="2019-07-09T17:01:00Z">
              <w:del w:id="996" w:author="Della Faille Philippe" w:date="2019-08-09T12:08:00Z">
                <w:r w:rsidRPr="00614D51" w:rsidDel="00381E4A">
                  <w:rPr>
                    <w:rFonts w:ascii="Calibri" w:eastAsia="Times New Roman" w:hAnsi="Calibri" w:cs="Calibri"/>
                    <w:color w:val="000000"/>
                  </w:rPr>
                  <w:delText>Address</w:delText>
                </w:r>
              </w:del>
            </w:moveTo>
          </w:p>
        </w:tc>
      </w:tr>
      <w:tr w:rsidR="00F536BB" w:rsidRPr="00614D51" w:rsidDel="00E27DD8" w14:paraId="3647C65B" w14:textId="058F6E26" w:rsidTr="00381E4A">
        <w:trPr>
          <w:trHeight w:val="288"/>
          <w:tblHeader/>
          <w:del w:id="997" w:author="Della Faille Philippe" w:date="2019-08-09T13:27:00Z"/>
          <w:trPrChange w:id="998" w:author="Della Faille Philippe" w:date="2019-08-09T12:08:00Z">
            <w:trPr>
              <w:trHeight w:val="288"/>
              <w:tblHeader/>
            </w:trPr>
          </w:trPrChange>
        </w:trPr>
        <w:tc>
          <w:tcPr>
            <w:tcW w:w="960" w:type="dxa"/>
            <w:tcBorders>
              <w:top w:val="nil"/>
              <w:left w:val="nil"/>
              <w:bottom w:val="nil"/>
              <w:right w:val="nil"/>
            </w:tcBorders>
            <w:shd w:val="clear" w:color="auto" w:fill="auto"/>
            <w:noWrap/>
            <w:vAlign w:val="bottom"/>
            <w:tcPrChange w:id="999" w:author="Della Faille Philippe" w:date="2019-08-09T12:08:00Z">
              <w:tcPr>
                <w:tcW w:w="960" w:type="dxa"/>
                <w:tcBorders>
                  <w:top w:val="nil"/>
                  <w:left w:val="nil"/>
                  <w:bottom w:val="nil"/>
                  <w:right w:val="nil"/>
                </w:tcBorders>
                <w:shd w:val="clear" w:color="auto" w:fill="auto"/>
                <w:noWrap/>
                <w:vAlign w:val="bottom"/>
              </w:tcPr>
            </w:tcPrChange>
          </w:tcPr>
          <w:p w14:paraId="516E0EEF" w14:textId="37FD5744" w:rsidR="00F536BB" w:rsidRPr="00614D51" w:rsidDel="00E27DD8" w:rsidRDefault="00F536BB" w:rsidP="00381E4A">
            <w:pPr>
              <w:spacing w:after="0"/>
              <w:jc w:val="center"/>
              <w:rPr>
                <w:del w:id="1000" w:author="Della Faille Philippe" w:date="2019-08-09T13:27:00Z"/>
                <w:moveTo w:id="1001" w:author="Della Faille Philippe" w:date="2019-07-09T17:01:00Z"/>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tcPrChange w:id="1002" w:author="Della Faille Philippe" w:date="2019-08-09T12:08:00Z">
              <w:tcPr>
                <w:tcW w:w="960" w:type="dxa"/>
                <w:tcBorders>
                  <w:top w:val="nil"/>
                  <w:left w:val="nil"/>
                  <w:bottom w:val="nil"/>
                  <w:right w:val="nil"/>
                </w:tcBorders>
                <w:shd w:val="clear" w:color="auto" w:fill="auto"/>
                <w:noWrap/>
                <w:vAlign w:val="bottom"/>
              </w:tcPr>
            </w:tcPrChange>
          </w:tcPr>
          <w:p w14:paraId="063FC6F6" w14:textId="0D098D6B" w:rsidR="00F536BB" w:rsidRPr="00614D51" w:rsidDel="00E27DD8" w:rsidRDefault="00F536BB" w:rsidP="00381E4A">
            <w:pPr>
              <w:spacing w:after="0"/>
              <w:jc w:val="left"/>
              <w:rPr>
                <w:del w:id="1003" w:author="Della Faille Philippe" w:date="2019-08-09T13:27:00Z"/>
                <w:moveTo w:id="1004" w:author="Della Faille Philippe" w:date="2019-07-09T17:01:00Z"/>
                <w:rFonts w:ascii="Times New Roman" w:eastAsia="Times New Roman" w:hAnsi="Times New Roman" w:cs="Times New Roman"/>
                <w:sz w:val="20"/>
                <w:szCs w:val="20"/>
              </w:rPr>
            </w:pPr>
          </w:p>
        </w:tc>
        <w:tc>
          <w:tcPr>
            <w:tcW w:w="960" w:type="dxa"/>
            <w:tcBorders>
              <w:top w:val="nil"/>
              <w:left w:val="single" w:sz="4" w:space="0" w:color="auto"/>
              <w:bottom w:val="single" w:sz="4" w:space="0" w:color="auto"/>
              <w:right w:val="single" w:sz="4" w:space="0" w:color="auto"/>
            </w:tcBorders>
            <w:shd w:val="clear" w:color="auto" w:fill="auto"/>
            <w:noWrap/>
            <w:vAlign w:val="bottom"/>
            <w:tcPrChange w:id="1005" w:author="Della Faille Philippe" w:date="2019-08-09T12:08:00Z">
              <w:tcPr>
                <w:tcW w:w="960" w:type="dxa"/>
                <w:tcBorders>
                  <w:top w:val="nil"/>
                  <w:left w:val="single" w:sz="4" w:space="0" w:color="auto"/>
                  <w:bottom w:val="single" w:sz="4" w:space="0" w:color="auto"/>
                  <w:right w:val="single" w:sz="4" w:space="0" w:color="auto"/>
                </w:tcBorders>
                <w:shd w:val="clear" w:color="auto" w:fill="auto"/>
                <w:noWrap/>
                <w:vAlign w:val="bottom"/>
              </w:tcPr>
            </w:tcPrChange>
          </w:tcPr>
          <w:p w14:paraId="57C08091" w14:textId="428300D0" w:rsidR="00F536BB" w:rsidRPr="00614D51" w:rsidDel="00E27DD8" w:rsidRDefault="00F536BB" w:rsidP="00381E4A">
            <w:pPr>
              <w:spacing w:after="0"/>
              <w:jc w:val="center"/>
              <w:rPr>
                <w:del w:id="1006" w:author="Della Faille Philippe" w:date="2019-08-09T13:27:00Z"/>
                <w:moveTo w:id="1007" w:author="Della Faille Philippe" w:date="2019-07-09T17:01:00Z"/>
                <w:rFonts w:ascii="Calibri" w:eastAsia="Times New Roman" w:hAnsi="Calibri" w:cs="Calibri"/>
                <w:color w:val="000000"/>
              </w:rPr>
            </w:pPr>
            <w:moveTo w:id="1008" w:author="Della Faille Philippe" w:date="2019-07-09T17:01:00Z">
              <w:del w:id="1009" w:author="Della Faille Philippe" w:date="2019-08-09T12:08:00Z">
                <w:r w:rsidRPr="00614D51" w:rsidDel="00381E4A">
                  <w:rPr>
                    <w:rFonts w:ascii="Calibri" w:eastAsia="Times New Roman" w:hAnsi="Calibri" w:cs="Calibri"/>
                    <w:color w:val="000000"/>
                  </w:rPr>
                  <w:delText> </w:delText>
                </w:r>
              </w:del>
            </w:moveTo>
          </w:p>
        </w:tc>
        <w:tc>
          <w:tcPr>
            <w:tcW w:w="2680" w:type="dxa"/>
            <w:tcBorders>
              <w:top w:val="nil"/>
              <w:left w:val="nil"/>
              <w:bottom w:val="single" w:sz="4" w:space="0" w:color="auto"/>
              <w:right w:val="nil"/>
            </w:tcBorders>
            <w:shd w:val="clear" w:color="auto" w:fill="auto"/>
            <w:noWrap/>
            <w:vAlign w:val="bottom"/>
            <w:tcPrChange w:id="1010" w:author="Della Faille Philippe" w:date="2019-08-09T12:08:00Z">
              <w:tcPr>
                <w:tcW w:w="2680" w:type="dxa"/>
                <w:tcBorders>
                  <w:top w:val="nil"/>
                  <w:left w:val="nil"/>
                  <w:bottom w:val="single" w:sz="4" w:space="0" w:color="auto"/>
                  <w:right w:val="nil"/>
                </w:tcBorders>
                <w:shd w:val="clear" w:color="auto" w:fill="auto"/>
                <w:noWrap/>
                <w:vAlign w:val="bottom"/>
              </w:tcPr>
            </w:tcPrChange>
          </w:tcPr>
          <w:p w14:paraId="0F11132B" w14:textId="36C2F538" w:rsidR="00F536BB" w:rsidRPr="00614D51" w:rsidDel="00E27DD8" w:rsidRDefault="00F536BB" w:rsidP="00381E4A">
            <w:pPr>
              <w:spacing w:after="0"/>
              <w:jc w:val="left"/>
              <w:rPr>
                <w:del w:id="1011" w:author="Della Faille Philippe" w:date="2019-08-09T13:27:00Z"/>
                <w:moveTo w:id="1012" w:author="Della Faille Philippe" w:date="2019-07-09T17:01:00Z"/>
                <w:rFonts w:ascii="Calibri" w:eastAsia="Times New Roman" w:hAnsi="Calibri" w:cs="Calibri"/>
                <w:color w:val="000000"/>
              </w:rPr>
            </w:pPr>
            <w:moveTo w:id="1013" w:author="Della Faille Philippe" w:date="2019-07-09T17:01:00Z">
              <w:del w:id="1014"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single" w:sz="4" w:space="0" w:color="auto"/>
              <w:bottom w:val="single" w:sz="4" w:space="0" w:color="auto"/>
              <w:right w:val="single" w:sz="4" w:space="0" w:color="auto"/>
            </w:tcBorders>
            <w:shd w:val="clear" w:color="auto" w:fill="auto"/>
            <w:noWrap/>
            <w:vAlign w:val="bottom"/>
            <w:tcPrChange w:id="1015" w:author="Della Faille Philippe" w:date="2019-08-09T12:08:00Z">
              <w:tcPr>
                <w:tcW w:w="960" w:type="dxa"/>
                <w:tcBorders>
                  <w:top w:val="nil"/>
                  <w:left w:val="single" w:sz="4" w:space="0" w:color="auto"/>
                  <w:bottom w:val="single" w:sz="4" w:space="0" w:color="auto"/>
                  <w:right w:val="single" w:sz="4" w:space="0" w:color="auto"/>
                </w:tcBorders>
                <w:shd w:val="clear" w:color="auto" w:fill="auto"/>
                <w:noWrap/>
                <w:vAlign w:val="bottom"/>
              </w:tcPr>
            </w:tcPrChange>
          </w:tcPr>
          <w:p w14:paraId="1D191FF5" w14:textId="70462E06" w:rsidR="00F536BB" w:rsidRPr="00614D51" w:rsidDel="00E27DD8" w:rsidRDefault="00F536BB" w:rsidP="00381E4A">
            <w:pPr>
              <w:spacing w:after="0"/>
              <w:jc w:val="left"/>
              <w:rPr>
                <w:del w:id="1016" w:author="Della Faille Philippe" w:date="2019-08-09T13:27:00Z"/>
                <w:moveTo w:id="1017" w:author="Della Faille Philippe" w:date="2019-07-09T17:01:00Z"/>
                <w:rFonts w:ascii="Calibri" w:eastAsia="Times New Roman" w:hAnsi="Calibri" w:cs="Calibri"/>
                <w:color w:val="000000"/>
              </w:rPr>
            </w:pPr>
            <w:moveTo w:id="1018" w:author="Della Faille Philippe" w:date="2019-07-09T17:01:00Z">
              <w:del w:id="1019"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single" w:sz="4" w:space="0" w:color="auto"/>
              <w:right w:val="single" w:sz="4" w:space="0" w:color="auto"/>
            </w:tcBorders>
            <w:shd w:val="clear" w:color="auto" w:fill="auto"/>
            <w:noWrap/>
            <w:vAlign w:val="bottom"/>
            <w:tcPrChange w:id="1020" w:author="Della Faille Philippe" w:date="2019-08-09T12:08:00Z">
              <w:tcPr>
                <w:tcW w:w="978" w:type="dxa"/>
                <w:tcBorders>
                  <w:top w:val="nil"/>
                  <w:left w:val="nil"/>
                  <w:bottom w:val="single" w:sz="4" w:space="0" w:color="auto"/>
                  <w:right w:val="single" w:sz="4" w:space="0" w:color="auto"/>
                </w:tcBorders>
                <w:shd w:val="clear" w:color="auto" w:fill="auto"/>
                <w:noWrap/>
                <w:vAlign w:val="bottom"/>
              </w:tcPr>
            </w:tcPrChange>
          </w:tcPr>
          <w:p w14:paraId="67EBAA7B" w14:textId="4F607D5C" w:rsidR="00F536BB" w:rsidRPr="00614D51" w:rsidDel="00E27DD8" w:rsidRDefault="00F536BB" w:rsidP="00381E4A">
            <w:pPr>
              <w:spacing w:after="0"/>
              <w:jc w:val="center"/>
              <w:rPr>
                <w:del w:id="1021" w:author="Della Faille Philippe" w:date="2019-08-09T13:27:00Z"/>
                <w:moveTo w:id="1022" w:author="Della Faille Philippe" w:date="2019-07-09T17:01:00Z"/>
                <w:rFonts w:ascii="Calibri" w:eastAsia="Times New Roman" w:hAnsi="Calibri" w:cs="Calibri"/>
                <w:color w:val="000000"/>
              </w:rPr>
            </w:pPr>
            <w:moveTo w:id="1023" w:author="Della Faille Philippe" w:date="2019-07-09T17:01:00Z">
              <w:del w:id="1024"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single" w:sz="4" w:space="0" w:color="auto"/>
              <w:right w:val="single" w:sz="4" w:space="0" w:color="auto"/>
            </w:tcBorders>
            <w:shd w:val="clear" w:color="auto" w:fill="auto"/>
            <w:noWrap/>
            <w:vAlign w:val="bottom"/>
            <w:tcPrChange w:id="1025" w:author="Della Faille Philippe" w:date="2019-08-09T12:08:00Z">
              <w:tcPr>
                <w:tcW w:w="960" w:type="dxa"/>
                <w:tcBorders>
                  <w:top w:val="nil"/>
                  <w:left w:val="nil"/>
                  <w:bottom w:val="single" w:sz="4" w:space="0" w:color="auto"/>
                  <w:right w:val="single" w:sz="4" w:space="0" w:color="auto"/>
                </w:tcBorders>
                <w:shd w:val="clear" w:color="auto" w:fill="auto"/>
                <w:noWrap/>
                <w:vAlign w:val="bottom"/>
              </w:tcPr>
            </w:tcPrChange>
          </w:tcPr>
          <w:p w14:paraId="56F81E87" w14:textId="43B622E4" w:rsidR="00F536BB" w:rsidRPr="00614D51" w:rsidDel="00E27DD8" w:rsidRDefault="00F536BB" w:rsidP="00381E4A">
            <w:pPr>
              <w:spacing w:after="0"/>
              <w:jc w:val="center"/>
              <w:rPr>
                <w:del w:id="1026" w:author="Della Faille Philippe" w:date="2019-08-09T13:27:00Z"/>
                <w:moveTo w:id="1027" w:author="Della Faille Philippe" w:date="2019-07-09T17:01:00Z"/>
                <w:rFonts w:ascii="Calibri" w:eastAsia="Times New Roman" w:hAnsi="Calibri" w:cs="Calibri"/>
                <w:color w:val="000000"/>
              </w:rPr>
            </w:pPr>
            <w:moveTo w:id="1028" w:author="Della Faille Philippe" w:date="2019-07-09T17:01:00Z">
              <w:del w:id="1029" w:author="Della Faille Philippe" w:date="2019-08-09T12:08:00Z">
                <w:r w:rsidRPr="00614D51" w:rsidDel="00381E4A">
                  <w:rPr>
                    <w:rFonts w:ascii="Calibri" w:eastAsia="Times New Roman" w:hAnsi="Calibri" w:cs="Calibri"/>
                    <w:color w:val="000000"/>
                  </w:rPr>
                  <w:delText>(word)</w:delText>
                </w:r>
              </w:del>
            </w:moveTo>
          </w:p>
        </w:tc>
        <w:tc>
          <w:tcPr>
            <w:tcW w:w="644" w:type="dxa"/>
            <w:tcBorders>
              <w:top w:val="nil"/>
              <w:left w:val="nil"/>
              <w:bottom w:val="single" w:sz="4" w:space="0" w:color="auto"/>
              <w:right w:val="single" w:sz="4" w:space="0" w:color="auto"/>
            </w:tcBorders>
            <w:shd w:val="clear" w:color="auto" w:fill="auto"/>
            <w:noWrap/>
            <w:vAlign w:val="bottom"/>
            <w:tcPrChange w:id="1030" w:author="Della Faille Philippe" w:date="2019-08-09T12:08:00Z">
              <w:tcPr>
                <w:tcW w:w="644" w:type="dxa"/>
                <w:tcBorders>
                  <w:top w:val="nil"/>
                  <w:left w:val="nil"/>
                  <w:bottom w:val="single" w:sz="4" w:space="0" w:color="auto"/>
                  <w:right w:val="single" w:sz="4" w:space="0" w:color="auto"/>
                </w:tcBorders>
                <w:shd w:val="clear" w:color="auto" w:fill="auto"/>
                <w:noWrap/>
                <w:vAlign w:val="bottom"/>
              </w:tcPr>
            </w:tcPrChange>
          </w:tcPr>
          <w:p w14:paraId="07B805D3" w14:textId="3D6550F5" w:rsidR="00F536BB" w:rsidRPr="00614D51" w:rsidDel="00E27DD8" w:rsidRDefault="00F536BB" w:rsidP="00381E4A">
            <w:pPr>
              <w:spacing w:after="0"/>
              <w:jc w:val="center"/>
              <w:rPr>
                <w:del w:id="1031" w:author="Della Faille Philippe" w:date="2019-08-09T13:27:00Z"/>
                <w:moveTo w:id="1032" w:author="Della Faille Philippe" w:date="2019-07-09T17:01:00Z"/>
                <w:rFonts w:ascii="Calibri" w:eastAsia="Times New Roman" w:hAnsi="Calibri" w:cs="Calibri"/>
                <w:color w:val="000000"/>
              </w:rPr>
            </w:pPr>
            <w:moveTo w:id="1033" w:author="Della Faille Philippe" w:date="2019-07-09T17:01:00Z">
              <w:del w:id="1034" w:author="Della Faille Philippe" w:date="2019-08-09T12:08:00Z">
                <w:r w:rsidRPr="00614D51" w:rsidDel="00381E4A">
                  <w:rPr>
                    <w:rFonts w:ascii="Calibri" w:eastAsia="Times New Roman" w:hAnsi="Calibri" w:cs="Calibri"/>
                    <w:color w:val="000000"/>
                  </w:rPr>
                  <w:delText>dec</w:delText>
                </w:r>
              </w:del>
            </w:moveTo>
          </w:p>
        </w:tc>
        <w:tc>
          <w:tcPr>
            <w:tcW w:w="1276" w:type="dxa"/>
            <w:tcBorders>
              <w:top w:val="nil"/>
              <w:left w:val="nil"/>
              <w:bottom w:val="single" w:sz="4" w:space="0" w:color="auto"/>
              <w:right w:val="single" w:sz="4" w:space="0" w:color="auto"/>
            </w:tcBorders>
            <w:shd w:val="clear" w:color="auto" w:fill="auto"/>
            <w:noWrap/>
            <w:vAlign w:val="bottom"/>
            <w:tcPrChange w:id="1035" w:author="Della Faille Philippe" w:date="2019-08-09T12:08:00Z">
              <w:tcPr>
                <w:tcW w:w="1276" w:type="dxa"/>
                <w:tcBorders>
                  <w:top w:val="nil"/>
                  <w:left w:val="nil"/>
                  <w:bottom w:val="single" w:sz="4" w:space="0" w:color="auto"/>
                  <w:right w:val="single" w:sz="4" w:space="0" w:color="auto"/>
                </w:tcBorders>
                <w:shd w:val="clear" w:color="auto" w:fill="auto"/>
                <w:noWrap/>
                <w:vAlign w:val="bottom"/>
              </w:tcPr>
            </w:tcPrChange>
          </w:tcPr>
          <w:p w14:paraId="39C42EE4" w14:textId="72DF8F75" w:rsidR="00F536BB" w:rsidRPr="00614D51" w:rsidDel="00E27DD8" w:rsidRDefault="00F536BB" w:rsidP="00381E4A">
            <w:pPr>
              <w:spacing w:after="0"/>
              <w:jc w:val="center"/>
              <w:rPr>
                <w:del w:id="1036" w:author="Della Faille Philippe" w:date="2019-08-09T13:27:00Z"/>
                <w:moveTo w:id="1037" w:author="Della Faille Philippe" w:date="2019-07-09T17:01:00Z"/>
                <w:rFonts w:ascii="Calibri" w:eastAsia="Times New Roman" w:hAnsi="Calibri" w:cs="Calibri"/>
                <w:color w:val="000000"/>
              </w:rPr>
            </w:pPr>
            <w:moveTo w:id="1038" w:author="Della Faille Philippe" w:date="2019-07-09T17:01:00Z">
              <w:del w:id="1039" w:author="Della Faille Philippe" w:date="2019-08-09T12:08:00Z">
                <w:r w:rsidRPr="00614D51" w:rsidDel="00381E4A">
                  <w:rPr>
                    <w:rFonts w:ascii="Calibri" w:eastAsia="Times New Roman" w:hAnsi="Calibri" w:cs="Calibri"/>
                    <w:color w:val="000000"/>
                  </w:rPr>
                  <w:delText>hexa</w:delText>
                </w:r>
              </w:del>
            </w:moveTo>
          </w:p>
        </w:tc>
      </w:tr>
      <w:tr w:rsidR="00F536BB" w:rsidRPr="00614D51" w:rsidDel="00E27DD8" w14:paraId="33987392" w14:textId="1AE0B083" w:rsidTr="00381E4A">
        <w:trPr>
          <w:trHeight w:val="288"/>
          <w:del w:id="1040" w:author="Della Faille Philippe" w:date="2019-08-09T13:27:00Z"/>
          <w:trPrChange w:id="1041" w:author="Della Faille Philippe" w:date="2019-08-09T12:08:00Z">
            <w:trPr>
              <w:trHeight w:val="288"/>
            </w:trPr>
          </w:trPrChange>
        </w:trPr>
        <w:tc>
          <w:tcPr>
            <w:tcW w:w="1920" w:type="dxa"/>
            <w:gridSpan w:val="2"/>
            <w:vMerge w:val="restart"/>
            <w:tcBorders>
              <w:top w:val="single" w:sz="4" w:space="0" w:color="auto"/>
              <w:left w:val="single" w:sz="4" w:space="0" w:color="auto"/>
              <w:bottom w:val="single" w:sz="4" w:space="0" w:color="000000"/>
              <w:right w:val="single" w:sz="4" w:space="0" w:color="000000"/>
            </w:tcBorders>
            <w:shd w:val="clear" w:color="auto" w:fill="auto"/>
            <w:textDirection w:val="btLr"/>
            <w:vAlign w:val="center"/>
            <w:tcPrChange w:id="1042" w:author="Della Faille Philippe" w:date="2019-08-09T12:08:00Z">
              <w:tcPr>
                <w:tcW w:w="1920" w:type="dxa"/>
                <w:gridSpan w:val="2"/>
                <w:vMerge w:val="restart"/>
                <w:tcBorders>
                  <w:top w:val="single" w:sz="4" w:space="0" w:color="auto"/>
                  <w:left w:val="single" w:sz="4" w:space="0" w:color="auto"/>
                  <w:bottom w:val="single" w:sz="4" w:space="0" w:color="000000"/>
                  <w:right w:val="single" w:sz="4" w:space="0" w:color="000000"/>
                </w:tcBorders>
                <w:shd w:val="clear" w:color="auto" w:fill="auto"/>
                <w:textDirection w:val="btLr"/>
                <w:vAlign w:val="center"/>
              </w:tcPr>
            </w:tcPrChange>
          </w:tcPr>
          <w:p w14:paraId="7A916F9D" w14:textId="6A8157FB" w:rsidR="00F536BB" w:rsidRPr="00614D51" w:rsidDel="00E27DD8" w:rsidRDefault="00F536BB" w:rsidP="00381E4A">
            <w:pPr>
              <w:spacing w:after="0"/>
              <w:jc w:val="center"/>
              <w:rPr>
                <w:del w:id="1043" w:author="Della Faille Philippe" w:date="2019-08-09T13:27:00Z"/>
                <w:moveTo w:id="1044" w:author="Della Faille Philippe" w:date="2019-07-09T17:01:00Z"/>
                <w:rFonts w:ascii="Calibri" w:eastAsia="Times New Roman" w:hAnsi="Calibri" w:cs="Calibri"/>
                <w:color w:val="000000"/>
              </w:rPr>
            </w:pPr>
            <w:moveTo w:id="1045" w:author="Della Faille Philippe" w:date="2019-07-09T17:01:00Z">
              <w:del w:id="1046" w:author="Della Faille Philippe" w:date="2019-08-09T12:08:00Z">
                <w:r w:rsidRPr="00614D51" w:rsidDel="00381E4A">
                  <w:rPr>
                    <w:rFonts w:ascii="Calibri" w:eastAsia="Times New Roman" w:hAnsi="Calibri" w:cs="Calibri"/>
                    <w:color w:val="000000"/>
                  </w:rPr>
                  <w:delText>DATA THAT NEVER CHANGE (exept after a soft update)</w:delText>
                </w:r>
              </w:del>
            </w:moveTo>
          </w:p>
        </w:tc>
        <w:tc>
          <w:tcPr>
            <w:tcW w:w="960" w:type="dxa"/>
            <w:tcBorders>
              <w:top w:val="nil"/>
              <w:left w:val="nil"/>
              <w:bottom w:val="nil"/>
              <w:right w:val="single" w:sz="4" w:space="0" w:color="auto"/>
            </w:tcBorders>
            <w:shd w:val="clear" w:color="auto" w:fill="auto"/>
            <w:noWrap/>
            <w:vAlign w:val="bottom"/>
            <w:tcPrChange w:id="104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3873E314" w14:textId="7F193084" w:rsidR="00F536BB" w:rsidRPr="00614D51" w:rsidDel="00E27DD8" w:rsidRDefault="00F536BB" w:rsidP="00381E4A">
            <w:pPr>
              <w:spacing w:after="0"/>
              <w:jc w:val="center"/>
              <w:rPr>
                <w:del w:id="1048" w:author="Della Faille Philippe" w:date="2019-08-09T13:27:00Z"/>
                <w:moveTo w:id="1049" w:author="Della Faille Philippe" w:date="2019-07-09T17:01:00Z"/>
                <w:rFonts w:ascii="Calibri" w:eastAsia="Times New Roman" w:hAnsi="Calibri" w:cs="Calibri"/>
                <w:color w:val="000000"/>
              </w:rPr>
            </w:pPr>
            <w:moveTo w:id="1050" w:author="Della Faille Philippe" w:date="2019-07-09T17:01:00Z">
              <w:del w:id="1051" w:author="Della Faille Philippe" w:date="2019-08-09T12:08:00Z">
                <w:r w:rsidRPr="00614D51" w:rsidDel="00381E4A">
                  <w:rPr>
                    <w:rFonts w:ascii="Calibri" w:eastAsia="Times New Roman" w:hAnsi="Calibri" w:cs="Calibri"/>
                    <w:color w:val="000000"/>
                  </w:rPr>
                  <w:delText>1</w:delText>
                </w:r>
              </w:del>
            </w:moveTo>
          </w:p>
        </w:tc>
        <w:tc>
          <w:tcPr>
            <w:tcW w:w="2680" w:type="dxa"/>
            <w:tcBorders>
              <w:top w:val="nil"/>
              <w:left w:val="nil"/>
              <w:bottom w:val="nil"/>
              <w:right w:val="nil"/>
            </w:tcBorders>
            <w:shd w:val="clear" w:color="auto" w:fill="auto"/>
            <w:noWrap/>
            <w:vAlign w:val="bottom"/>
            <w:tcPrChange w:id="1052" w:author="Della Faille Philippe" w:date="2019-08-09T12:08:00Z">
              <w:tcPr>
                <w:tcW w:w="2680" w:type="dxa"/>
                <w:tcBorders>
                  <w:top w:val="nil"/>
                  <w:left w:val="nil"/>
                  <w:bottom w:val="nil"/>
                  <w:right w:val="nil"/>
                </w:tcBorders>
                <w:shd w:val="clear" w:color="auto" w:fill="auto"/>
                <w:noWrap/>
                <w:vAlign w:val="bottom"/>
              </w:tcPr>
            </w:tcPrChange>
          </w:tcPr>
          <w:p w14:paraId="50DB58A5" w14:textId="04672D38" w:rsidR="00F536BB" w:rsidRPr="00614D51" w:rsidDel="00E27DD8" w:rsidRDefault="00F536BB" w:rsidP="00381E4A">
            <w:pPr>
              <w:spacing w:after="0"/>
              <w:jc w:val="left"/>
              <w:rPr>
                <w:del w:id="1053" w:author="Della Faille Philippe" w:date="2019-08-09T13:27:00Z"/>
                <w:moveTo w:id="1054" w:author="Della Faille Philippe" w:date="2019-07-09T17:01:00Z"/>
                <w:rFonts w:ascii="Calibri" w:eastAsia="Times New Roman" w:hAnsi="Calibri" w:cs="Calibri"/>
                <w:color w:val="000000"/>
              </w:rPr>
            </w:pPr>
            <w:moveTo w:id="1055" w:author="Della Faille Philippe" w:date="2019-07-09T17:01:00Z">
              <w:del w:id="1056" w:author="Della Faille Philippe" w:date="2019-08-09T12:08:00Z">
                <w:r w:rsidDel="00381E4A">
                  <w:rPr>
                    <w:rFonts w:ascii="Calibri" w:eastAsia="Times New Roman" w:hAnsi="Calibri" w:cs="Calibri"/>
                    <w:color w:val="000000"/>
                  </w:rPr>
                  <w:delText>SSM</w:delText>
                </w:r>
                <w:r w:rsidRPr="00614D51" w:rsidDel="00381E4A">
                  <w:rPr>
                    <w:rFonts w:ascii="Calibri" w:eastAsia="Times New Roman" w:hAnsi="Calibri" w:cs="Calibri"/>
                    <w:color w:val="000000"/>
                  </w:rPr>
                  <w:delText xml:space="preserve"> address</w:delText>
                </w:r>
              </w:del>
            </w:moveTo>
          </w:p>
        </w:tc>
        <w:tc>
          <w:tcPr>
            <w:tcW w:w="960" w:type="dxa"/>
            <w:tcBorders>
              <w:top w:val="nil"/>
              <w:left w:val="single" w:sz="4" w:space="0" w:color="auto"/>
              <w:bottom w:val="nil"/>
              <w:right w:val="single" w:sz="4" w:space="0" w:color="auto"/>
            </w:tcBorders>
            <w:shd w:val="clear" w:color="auto" w:fill="auto"/>
            <w:noWrap/>
            <w:vAlign w:val="bottom"/>
            <w:tcPrChange w:id="1057" w:author="Della Faille Philippe" w:date="2019-08-09T12:08:00Z">
              <w:tcPr>
                <w:tcW w:w="960" w:type="dxa"/>
                <w:tcBorders>
                  <w:top w:val="nil"/>
                  <w:left w:val="single" w:sz="4" w:space="0" w:color="auto"/>
                  <w:bottom w:val="nil"/>
                  <w:right w:val="single" w:sz="4" w:space="0" w:color="auto"/>
                </w:tcBorders>
                <w:shd w:val="clear" w:color="auto" w:fill="auto"/>
                <w:noWrap/>
                <w:vAlign w:val="bottom"/>
              </w:tcPr>
            </w:tcPrChange>
          </w:tcPr>
          <w:p w14:paraId="09E49EBE" w14:textId="053E7B2A" w:rsidR="00F536BB" w:rsidRPr="00614D51" w:rsidDel="00E27DD8" w:rsidRDefault="00F536BB" w:rsidP="00381E4A">
            <w:pPr>
              <w:spacing w:after="0"/>
              <w:jc w:val="center"/>
              <w:rPr>
                <w:del w:id="1058" w:author="Della Faille Philippe" w:date="2019-08-09T13:27:00Z"/>
                <w:moveTo w:id="1059" w:author="Della Faille Philippe" w:date="2019-07-09T17:01:00Z"/>
                <w:rFonts w:ascii="Calibri" w:eastAsia="Times New Roman" w:hAnsi="Calibri" w:cs="Calibri"/>
                <w:color w:val="000000"/>
              </w:rPr>
            </w:pPr>
            <w:moveTo w:id="1060" w:author="Della Faille Philippe" w:date="2019-07-09T17:01:00Z">
              <w:del w:id="106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auto"/>
            <w:noWrap/>
            <w:vAlign w:val="bottom"/>
            <w:tcPrChange w:id="1062" w:author="Della Faille Philippe" w:date="2019-08-09T12:08:00Z">
              <w:tcPr>
                <w:tcW w:w="978" w:type="dxa"/>
                <w:tcBorders>
                  <w:top w:val="nil"/>
                  <w:left w:val="nil"/>
                  <w:bottom w:val="nil"/>
                  <w:right w:val="single" w:sz="4" w:space="0" w:color="auto"/>
                </w:tcBorders>
                <w:shd w:val="clear" w:color="auto" w:fill="auto"/>
                <w:noWrap/>
                <w:vAlign w:val="bottom"/>
              </w:tcPr>
            </w:tcPrChange>
          </w:tcPr>
          <w:p w14:paraId="22AA889C" w14:textId="4907A81D" w:rsidR="00F536BB" w:rsidRPr="00614D51" w:rsidDel="00E27DD8" w:rsidRDefault="00F536BB" w:rsidP="00381E4A">
            <w:pPr>
              <w:spacing w:after="0"/>
              <w:jc w:val="center"/>
              <w:rPr>
                <w:del w:id="1063" w:author="Della Faille Philippe" w:date="2019-08-09T13:27:00Z"/>
                <w:moveTo w:id="1064" w:author="Della Faille Philippe" w:date="2019-07-09T17:01:00Z"/>
                <w:rFonts w:ascii="Calibri" w:eastAsia="Times New Roman" w:hAnsi="Calibri" w:cs="Calibri"/>
                <w:color w:val="000000"/>
              </w:rPr>
            </w:pPr>
            <w:moveTo w:id="1065" w:author="Della Faille Philippe" w:date="2019-07-09T17:01:00Z">
              <w:del w:id="1066"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auto"/>
            <w:noWrap/>
            <w:vAlign w:val="bottom"/>
            <w:tcPrChange w:id="106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03479B3F" w14:textId="45C940AB" w:rsidR="00F536BB" w:rsidRPr="00614D51" w:rsidDel="00E27DD8" w:rsidRDefault="00F536BB" w:rsidP="00381E4A">
            <w:pPr>
              <w:spacing w:after="0"/>
              <w:jc w:val="center"/>
              <w:rPr>
                <w:del w:id="1068" w:author="Della Faille Philippe" w:date="2019-08-09T13:27:00Z"/>
                <w:moveTo w:id="1069" w:author="Della Faille Philippe" w:date="2019-07-09T17:01:00Z"/>
                <w:rFonts w:ascii="Calibri" w:eastAsia="Times New Roman" w:hAnsi="Calibri" w:cs="Calibri"/>
                <w:color w:val="000000"/>
              </w:rPr>
            </w:pPr>
            <w:moveTo w:id="1070" w:author="Della Faille Philippe" w:date="2019-07-09T17:01:00Z">
              <w:del w:id="1071"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auto"/>
            <w:noWrap/>
            <w:vAlign w:val="bottom"/>
            <w:tcPrChange w:id="1072" w:author="Della Faille Philippe" w:date="2019-08-09T12:08:00Z">
              <w:tcPr>
                <w:tcW w:w="644" w:type="dxa"/>
                <w:tcBorders>
                  <w:top w:val="nil"/>
                  <w:left w:val="nil"/>
                  <w:bottom w:val="nil"/>
                  <w:right w:val="single" w:sz="4" w:space="0" w:color="auto"/>
                </w:tcBorders>
                <w:shd w:val="clear" w:color="auto" w:fill="auto"/>
                <w:noWrap/>
                <w:vAlign w:val="bottom"/>
              </w:tcPr>
            </w:tcPrChange>
          </w:tcPr>
          <w:p w14:paraId="6D1B79CE" w14:textId="54C2BBAF" w:rsidR="00F536BB" w:rsidRPr="00614D51" w:rsidDel="00E27DD8" w:rsidRDefault="00F536BB" w:rsidP="00381E4A">
            <w:pPr>
              <w:spacing w:after="0"/>
              <w:jc w:val="center"/>
              <w:rPr>
                <w:del w:id="1073" w:author="Della Faille Philippe" w:date="2019-08-09T13:27:00Z"/>
                <w:moveTo w:id="1074" w:author="Della Faille Philippe" w:date="2019-07-09T17:01:00Z"/>
                <w:rFonts w:ascii="Calibri" w:eastAsia="Times New Roman" w:hAnsi="Calibri" w:cs="Calibri"/>
                <w:color w:val="000000"/>
              </w:rPr>
            </w:pPr>
            <w:moveTo w:id="1075" w:author="Della Faille Philippe" w:date="2019-07-09T17:01:00Z">
              <w:del w:id="1076" w:author="Della Faille Philippe" w:date="2019-08-09T12:08:00Z">
                <w:r w:rsidRPr="00614D51" w:rsidDel="00381E4A">
                  <w:rPr>
                    <w:rFonts w:ascii="Calibri" w:eastAsia="Times New Roman" w:hAnsi="Calibri" w:cs="Calibri"/>
                    <w:color w:val="000000"/>
                  </w:rPr>
                  <w:delText>0</w:delText>
                </w:r>
              </w:del>
            </w:moveTo>
          </w:p>
        </w:tc>
        <w:tc>
          <w:tcPr>
            <w:tcW w:w="1276" w:type="dxa"/>
            <w:tcBorders>
              <w:top w:val="nil"/>
              <w:left w:val="nil"/>
              <w:bottom w:val="nil"/>
              <w:right w:val="single" w:sz="4" w:space="0" w:color="auto"/>
            </w:tcBorders>
            <w:shd w:val="clear" w:color="auto" w:fill="auto"/>
            <w:noWrap/>
            <w:vAlign w:val="bottom"/>
            <w:tcPrChange w:id="1077" w:author="Della Faille Philippe" w:date="2019-08-09T12:08:00Z">
              <w:tcPr>
                <w:tcW w:w="1276" w:type="dxa"/>
                <w:tcBorders>
                  <w:top w:val="nil"/>
                  <w:left w:val="nil"/>
                  <w:bottom w:val="nil"/>
                  <w:right w:val="single" w:sz="4" w:space="0" w:color="auto"/>
                </w:tcBorders>
                <w:shd w:val="clear" w:color="auto" w:fill="auto"/>
                <w:noWrap/>
                <w:vAlign w:val="bottom"/>
              </w:tcPr>
            </w:tcPrChange>
          </w:tcPr>
          <w:p w14:paraId="521CBD56" w14:textId="4DA70110" w:rsidR="00F536BB" w:rsidRPr="00614D51" w:rsidDel="00E27DD8" w:rsidRDefault="00F536BB" w:rsidP="00381E4A">
            <w:pPr>
              <w:spacing w:after="0"/>
              <w:jc w:val="center"/>
              <w:rPr>
                <w:del w:id="1078" w:author="Della Faille Philippe" w:date="2019-08-09T13:27:00Z"/>
                <w:moveTo w:id="1079" w:author="Della Faille Philippe" w:date="2019-07-09T17:01:00Z"/>
                <w:rFonts w:ascii="Calibri" w:eastAsia="Times New Roman" w:hAnsi="Calibri" w:cs="Calibri"/>
                <w:color w:val="000000"/>
              </w:rPr>
            </w:pPr>
            <w:moveTo w:id="1080" w:author="Della Faille Philippe" w:date="2019-07-09T17:01:00Z">
              <w:del w:id="1081" w:author="Della Faille Philippe" w:date="2019-08-09T12:08:00Z">
                <w:r w:rsidRPr="00614D51" w:rsidDel="00381E4A">
                  <w:rPr>
                    <w:rFonts w:ascii="Calibri" w:eastAsia="Times New Roman" w:hAnsi="Calibri" w:cs="Calibri"/>
                    <w:color w:val="000000"/>
                  </w:rPr>
                  <w:delText>0x0000</w:delText>
                </w:r>
              </w:del>
            </w:moveTo>
          </w:p>
        </w:tc>
      </w:tr>
      <w:tr w:rsidR="00F536BB" w:rsidRPr="00614D51" w:rsidDel="00E27DD8" w14:paraId="75D26D90" w14:textId="30C1A434" w:rsidTr="00381E4A">
        <w:trPr>
          <w:trHeight w:val="288"/>
          <w:del w:id="1082" w:author="Della Faille Philippe" w:date="2019-08-09T13:27:00Z"/>
          <w:trPrChange w:id="1083" w:author="Della Faille Philippe" w:date="2019-08-09T12:08:00Z">
            <w:trPr>
              <w:trHeight w:val="288"/>
            </w:trPr>
          </w:trPrChange>
        </w:trPr>
        <w:tc>
          <w:tcPr>
            <w:tcW w:w="1920" w:type="dxa"/>
            <w:gridSpan w:val="2"/>
            <w:vMerge/>
            <w:tcBorders>
              <w:top w:val="single" w:sz="4" w:space="0" w:color="auto"/>
              <w:left w:val="single" w:sz="4" w:space="0" w:color="auto"/>
              <w:bottom w:val="single" w:sz="4" w:space="0" w:color="000000"/>
              <w:right w:val="single" w:sz="4" w:space="0" w:color="000000"/>
            </w:tcBorders>
            <w:vAlign w:val="center"/>
            <w:tcPrChange w:id="1084" w:author="Della Faille Philippe" w:date="2019-08-09T12:08:00Z">
              <w:tcPr>
                <w:tcW w:w="1920" w:type="dxa"/>
                <w:gridSpan w:val="2"/>
                <w:vMerge/>
                <w:tcBorders>
                  <w:top w:val="single" w:sz="4" w:space="0" w:color="auto"/>
                  <w:left w:val="single" w:sz="4" w:space="0" w:color="auto"/>
                  <w:bottom w:val="single" w:sz="4" w:space="0" w:color="000000"/>
                  <w:right w:val="single" w:sz="4" w:space="0" w:color="000000"/>
                </w:tcBorders>
                <w:vAlign w:val="center"/>
              </w:tcPr>
            </w:tcPrChange>
          </w:tcPr>
          <w:p w14:paraId="7A966E05" w14:textId="38E04212" w:rsidR="00F536BB" w:rsidRPr="00614D51" w:rsidDel="00E27DD8" w:rsidRDefault="00F536BB" w:rsidP="00381E4A">
            <w:pPr>
              <w:spacing w:after="0"/>
              <w:jc w:val="left"/>
              <w:rPr>
                <w:del w:id="1085" w:author="Della Faille Philippe" w:date="2019-08-09T13:27:00Z"/>
                <w:moveTo w:id="1086"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Change w:id="108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7807A8AE" w14:textId="0E537406" w:rsidR="00F536BB" w:rsidRPr="00614D51" w:rsidDel="00E27DD8" w:rsidRDefault="00F536BB" w:rsidP="00381E4A">
            <w:pPr>
              <w:spacing w:after="0"/>
              <w:jc w:val="center"/>
              <w:rPr>
                <w:del w:id="1088" w:author="Della Faille Philippe" w:date="2019-08-09T13:27:00Z"/>
                <w:moveTo w:id="1089" w:author="Della Faille Philippe" w:date="2019-07-09T17:01:00Z"/>
                <w:rFonts w:ascii="Calibri" w:eastAsia="Times New Roman" w:hAnsi="Calibri" w:cs="Calibri"/>
                <w:color w:val="000000"/>
              </w:rPr>
            </w:pPr>
            <w:moveTo w:id="1090" w:author="Della Faille Philippe" w:date="2019-07-09T17:01:00Z">
              <w:del w:id="1091" w:author="Della Faille Philippe" w:date="2019-08-09T12:08:00Z">
                <w:r w:rsidRPr="00614D51" w:rsidDel="00381E4A">
                  <w:rPr>
                    <w:rFonts w:ascii="Calibri" w:eastAsia="Times New Roman" w:hAnsi="Calibri" w:cs="Calibri"/>
                    <w:color w:val="000000"/>
                  </w:rPr>
                  <w:delText>2</w:delText>
                </w:r>
              </w:del>
            </w:moveTo>
          </w:p>
        </w:tc>
        <w:tc>
          <w:tcPr>
            <w:tcW w:w="2680" w:type="dxa"/>
            <w:tcBorders>
              <w:top w:val="nil"/>
              <w:left w:val="nil"/>
              <w:bottom w:val="nil"/>
              <w:right w:val="nil"/>
            </w:tcBorders>
            <w:shd w:val="clear" w:color="auto" w:fill="auto"/>
            <w:noWrap/>
            <w:vAlign w:val="bottom"/>
            <w:tcPrChange w:id="1092" w:author="Della Faille Philippe" w:date="2019-08-09T12:08:00Z">
              <w:tcPr>
                <w:tcW w:w="2680" w:type="dxa"/>
                <w:tcBorders>
                  <w:top w:val="nil"/>
                  <w:left w:val="nil"/>
                  <w:bottom w:val="nil"/>
                  <w:right w:val="nil"/>
                </w:tcBorders>
                <w:shd w:val="clear" w:color="auto" w:fill="auto"/>
                <w:noWrap/>
                <w:vAlign w:val="bottom"/>
              </w:tcPr>
            </w:tcPrChange>
          </w:tcPr>
          <w:p w14:paraId="58DF0695" w14:textId="3296C899" w:rsidR="00F536BB" w:rsidRPr="00614D51" w:rsidDel="00E27DD8" w:rsidRDefault="00F536BB" w:rsidP="00381E4A">
            <w:pPr>
              <w:spacing w:after="0"/>
              <w:jc w:val="left"/>
              <w:rPr>
                <w:del w:id="1093" w:author="Della Faille Philippe" w:date="2019-08-09T13:27:00Z"/>
                <w:moveTo w:id="1094" w:author="Della Faille Philippe" w:date="2019-07-09T17:01:00Z"/>
                <w:rFonts w:ascii="Calibri" w:eastAsia="Times New Roman" w:hAnsi="Calibri" w:cs="Calibri"/>
                <w:color w:val="000000"/>
              </w:rPr>
            </w:pPr>
            <w:moveTo w:id="1095" w:author="Della Faille Philippe" w:date="2019-07-09T17:01:00Z">
              <w:del w:id="1096" w:author="Della Faille Philippe" w:date="2019-08-09T12:08:00Z">
                <w:r w:rsidRPr="00614D51" w:rsidDel="00381E4A">
                  <w:rPr>
                    <w:rFonts w:ascii="Calibri" w:eastAsia="Times New Roman" w:hAnsi="Calibri" w:cs="Calibri"/>
                    <w:color w:val="000000"/>
                  </w:rPr>
                  <w:delText>Serial Number</w:delText>
                </w:r>
              </w:del>
            </w:moveTo>
          </w:p>
        </w:tc>
        <w:tc>
          <w:tcPr>
            <w:tcW w:w="960" w:type="dxa"/>
            <w:tcBorders>
              <w:top w:val="nil"/>
              <w:left w:val="single" w:sz="4" w:space="0" w:color="auto"/>
              <w:bottom w:val="nil"/>
              <w:right w:val="single" w:sz="4" w:space="0" w:color="auto"/>
            </w:tcBorders>
            <w:shd w:val="clear" w:color="auto" w:fill="auto"/>
            <w:noWrap/>
            <w:vAlign w:val="bottom"/>
            <w:tcPrChange w:id="1097" w:author="Della Faille Philippe" w:date="2019-08-09T12:08:00Z">
              <w:tcPr>
                <w:tcW w:w="960" w:type="dxa"/>
                <w:tcBorders>
                  <w:top w:val="nil"/>
                  <w:left w:val="single" w:sz="4" w:space="0" w:color="auto"/>
                  <w:bottom w:val="nil"/>
                  <w:right w:val="single" w:sz="4" w:space="0" w:color="auto"/>
                </w:tcBorders>
                <w:shd w:val="clear" w:color="auto" w:fill="auto"/>
                <w:noWrap/>
                <w:vAlign w:val="bottom"/>
              </w:tcPr>
            </w:tcPrChange>
          </w:tcPr>
          <w:p w14:paraId="7F0C6734" w14:textId="5D9A54D2" w:rsidR="00F536BB" w:rsidRPr="00614D51" w:rsidDel="00E27DD8" w:rsidRDefault="00F536BB" w:rsidP="00381E4A">
            <w:pPr>
              <w:spacing w:after="0"/>
              <w:jc w:val="center"/>
              <w:rPr>
                <w:del w:id="1098" w:author="Della Faille Philippe" w:date="2019-08-09T13:27:00Z"/>
                <w:moveTo w:id="1099" w:author="Della Faille Philippe" w:date="2019-07-09T17:01:00Z"/>
                <w:rFonts w:ascii="Calibri" w:eastAsia="Times New Roman" w:hAnsi="Calibri" w:cs="Calibri"/>
                <w:color w:val="000000"/>
              </w:rPr>
            </w:pPr>
            <w:moveTo w:id="1100" w:author="Della Faille Philippe" w:date="2019-07-09T17:01:00Z">
              <w:del w:id="110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auto"/>
            <w:noWrap/>
            <w:vAlign w:val="bottom"/>
            <w:tcPrChange w:id="1102" w:author="Della Faille Philippe" w:date="2019-08-09T12:08:00Z">
              <w:tcPr>
                <w:tcW w:w="978" w:type="dxa"/>
                <w:tcBorders>
                  <w:top w:val="nil"/>
                  <w:left w:val="nil"/>
                  <w:bottom w:val="nil"/>
                  <w:right w:val="single" w:sz="4" w:space="0" w:color="auto"/>
                </w:tcBorders>
                <w:shd w:val="clear" w:color="auto" w:fill="auto"/>
                <w:noWrap/>
                <w:vAlign w:val="bottom"/>
              </w:tcPr>
            </w:tcPrChange>
          </w:tcPr>
          <w:p w14:paraId="19E0375F" w14:textId="04B4E1D2" w:rsidR="00F536BB" w:rsidRPr="00614D51" w:rsidDel="00E27DD8" w:rsidRDefault="00F536BB" w:rsidP="00381E4A">
            <w:pPr>
              <w:spacing w:after="0"/>
              <w:jc w:val="center"/>
              <w:rPr>
                <w:del w:id="1103" w:author="Della Faille Philippe" w:date="2019-08-09T13:27:00Z"/>
                <w:moveTo w:id="1104" w:author="Della Faille Philippe" w:date="2019-07-09T17:01:00Z"/>
                <w:rFonts w:ascii="Calibri" w:eastAsia="Times New Roman" w:hAnsi="Calibri" w:cs="Calibri"/>
                <w:color w:val="000000"/>
              </w:rPr>
            </w:pPr>
            <w:moveTo w:id="1105" w:author="Della Faille Philippe" w:date="2019-07-09T17:01:00Z">
              <w:del w:id="1106"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auto"/>
            <w:noWrap/>
            <w:vAlign w:val="bottom"/>
            <w:tcPrChange w:id="110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49B8E631" w14:textId="2A47ED7D" w:rsidR="00F536BB" w:rsidRPr="00614D51" w:rsidDel="00E27DD8" w:rsidRDefault="00F536BB" w:rsidP="00381E4A">
            <w:pPr>
              <w:spacing w:after="0"/>
              <w:jc w:val="center"/>
              <w:rPr>
                <w:del w:id="1108" w:author="Della Faille Philippe" w:date="2019-08-09T13:27:00Z"/>
                <w:moveTo w:id="1109" w:author="Della Faille Philippe" w:date="2019-07-09T17:01:00Z"/>
                <w:rFonts w:ascii="Calibri" w:eastAsia="Times New Roman" w:hAnsi="Calibri" w:cs="Calibri"/>
                <w:color w:val="000000"/>
              </w:rPr>
            </w:pPr>
            <w:moveTo w:id="1110" w:author="Della Faille Philippe" w:date="2019-07-09T17:01:00Z">
              <w:del w:id="1111"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auto"/>
            <w:noWrap/>
            <w:vAlign w:val="bottom"/>
            <w:tcPrChange w:id="1112" w:author="Della Faille Philippe" w:date="2019-08-09T12:08:00Z">
              <w:tcPr>
                <w:tcW w:w="644" w:type="dxa"/>
                <w:tcBorders>
                  <w:top w:val="nil"/>
                  <w:left w:val="nil"/>
                  <w:bottom w:val="nil"/>
                  <w:right w:val="single" w:sz="4" w:space="0" w:color="auto"/>
                </w:tcBorders>
                <w:shd w:val="clear" w:color="auto" w:fill="auto"/>
                <w:noWrap/>
                <w:vAlign w:val="bottom"/>
              </w:tcPr>
            </w:tcPrChange>
          </w:tcPr>
          <w:p w14:paraId="5563C5DC" w14:textId="246E90BB" w:rsidR="00F536BB" w:rsidRPr="00614D51" w:rsidDel="00E27DD8" w:rsidRDefault="00F536BB" w:rsidP="00381E4A">
            <w:pPr>
              <w:spacing w:after="0"/>
              <w:jc w:val="center"/>
              <w:rPr>
                <w:del w:id="1113" w:author="Della Faille Philippe" w:date="2019-08-09T13:27:00Z"/>
                <w:moveTo w:id="1114" w:author="Della Faille Philippe" w:date="2019-07-09T17:01:00Z"/>
                <w:rFonts w:ascii="Calibri" w:eastAsia="Times New Roman" w:hAnsi="Calibri" w:cs="Calibri"/>
                <w:color w:val="000000"/>
              </w:rPr>
            </w:pPr>
            <w:moveTo w:id="1115" w:author="Della Faille Philippe" w:date="2019-07-09T17:01:00Z">
              <w:del w:id="1116" w:author="Della Faille Philippe" w:date="2019-08-09T12:08:00Z">
                <w:r w:rsidRPr="00614D51" w:rsidDel="00381E4A">
                  <w:rPr>
                    <w:rFonts w:ascii="Calibri" w:eastAsia="Times New Roman" w:hAnsi="Calibri" w:cs="Calibri"/>
                    <w:color w:val="000000"/>
                  </w:rPr>
                  <w:delText>1</w:delText>
                </w:r>
              </w:del>
            </w:moveTo>
          </w:p>
        </w:tc>
        <w:tc>
          <w:tcPr>
            <w:tcW w:w="1276" w:type="dxa"/>
            <w:tcBorders>
              <w:top w:val="nil"/>
              <w:left w:val="nil"/>
              <w:bottom w:val="nil"/>
              <w:right w:val="single" w:sz="4" w:space="0" w:color="auto"/>
            </w:tcBorders>
            <w:shd w:val="clear" w:color="auto" w:fill="auto"/>
            <w:noWrap/>
            <w:vAlign w:val="bottom"/>
            <w:tcPrChange w:id="1117" w:author="Della Faille Philippe" w:date="2019-08-09T12:08:00Z">
              <w:tcPr>
                <w:tcW w:w="1276" w:type="dxa"/>
                <w:tcBorders>
                  <w:top w:val="nil"/>
                  <w:left w:val="nil"/>
                  <w:bottom w:val="nil"/>
                  <w:right w:val="single" w:sz="4" w:space="0" w:color="auto"/>
                </w:tcBorders>
                <w:shd w:val="clear" w:color="auto" w:fill="auto"/>
                <w:noWrap/>
                <w:vAlign w:val="bottom"/>
              </w:tcPr>
            </w:tcPrChange>
          </w:tcPr>
          <w:p w14:paraId="6FAA5D83" w14:textId="40B311E0" w:rsidR="00F536BB" w:rsidRPr="00614D51" w:rsidDel="00E27DD8" w:rsidRDefault="00F536BB" w:rsidP="00381E4A">
            <w:pPr>
              <w:spacing w:after="0"/>
              <w:jc w:val="center"/>
              <w:rPr>
                <w:del w:id="1118" w:author="Della Faille Philippe" w:date="2019-08-09T13:27:00Z"/>
                <w:moveTo w:id="1119" w:author="Della Faille Philippe" w:date="2019-07-09T17:01:00Z"/>
                <w:rFonts w:ascii="Calibri" w:eastAsia="Times New Roman" w:hAnsi="Calibri" w:cs="Calibri"/>
                <w:color w:val="000000"/>
              </w:rPr>
            </w:pPr>
            <w:moveTo w:id="1120" w:author="Della Faille Philippe" w:date="2019-07-09T17:01:00Z">
              <w:del w:id="1121" w:author="Della Faille Philippe" w:date="2019-08-09T12:08:00Z">
                <w:r w:rsidRPr="00614D51" w:rsidDel="00381E4A">
                  <w:rPr>
                    <w:rFonts w:ascii="Calibri" w:eastAsia="Times New Roman" w:hAnsi="Calibri" w:cs="Calibri"/>
                    <w:color w:val="000000"/>
                  </w:rPr>
                  <w:delText>0x0001</w:delText>
                </w:r>
              </w:del>
            </w:moveTo>
          </w:p>
        </w:tc>
      </w:tr>
      <w:tr w:rsidR="00F536BB" w:rsidRPr="00614D51" w:rsidDel="00E27DD8" w14:paraId="01123C64" w14:textId="4B031BAC" w:rsidTr="00381E4A">
        <w:trPr>
          <w:trHeight w:val="288"/>
          <w:del w:id="1122" w:author="Della Faille Philippe" w:date="2019-08-09T13:27:00Z"/>
          <w:trPrChange w:id="1123" w:author="Della Faille Philippe" w:date="2019-08-09T12:08:00Z">
            <w:trPr>
              <w:trHeight w:val="288"/>
            </w:trPr>
          </w:trPrChange>
        </w:trPr>
        <w:tc>
          <w:tcPr>
            <w:tcW w:w="1920" w:type="dxa"/>
            <w:gridSpan w:val="2"/>
            <w:vMerge/>
            <w:tcBorders>
              <w:top w:val="single" w:sz="4" w:space="0" w:color="auto"/>
              <w:left w:val="single" w:sz="4" w:space="0" w:color="auto"/>
              <w:bottom w:val="single" w:sz="4" w:space="0" w:color="000000"/>
              <w:right w:val="single" w:sz="4" w:space="0" w:color="000000"/>
            </w:tcBorders>
            <w:vAlign w:val="center"/>
            <w:tcPrChange w:id="1124" w:author="Della Faille Philippe" w:date="2019-08-09T12:08:00Z">
              <w:tcPr>
                <w:tcW w:w="1920" w:type="dxa"/>
                <w:gridSpan w:val="2"/>
                <w:vMerge/>
                <w:tcBorders>
                  <w:top w:val="single" w:sz="4" w:space="0" w:color="auto"/>
                  <w:left w:val="single" w:sz="4" w:space="0" w:color="auto"/>
                  <w:bottom w:val="single" w:sz="4" w:space="0" w:color="000000"/>
                  <w:right w:val="single" w:sz="4" w:space="0" w:color="000000"/>
                </w:tcBorders>
                <w:vAlign w:val="center"/>
              </w:tcPr>
            </w:tcPrChange>
          </w:tcPr>
          <w:p w14:paraId="24C21AA3" w14:textId="0FC532F7" w:rsidR="00F536BB" w:rsidRPr="00614D51" w:rsidDel="00E27DD8" w:rsidRDefault="00F536BB" w:rsidP="00381E4A">
            <w:pPr>
              <w:spacing w:after="0"/>
              <w:jc w:val="left"/>
              <w:rPr>
                <w:del w:id="1125" w:author="Della Faille Philippe" w:date="2019-08-09T13:27:00Z"/>
                <w:moveTo w:id="1126"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Change w:id="112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4584934A" w14:textId="1B40D991" w:rsidR="00F536BB" w:rsidRPr="00614D51" w:rsidDel="00E27DD8" w:rsidRDefault="00F536BB" w:rsidP="00381E4A">
            <w:pPr>
              <w:spacing w:after="0"/>
              <w:jc w:val="center"/>
              <w:rPr>
                <w:del w:id="1128" w:author="Della Faille Philippe" w:date="2019-08-09T13:27:00Z"/>
                <w:moveTo w:id="1129" w:author="Della Faille Philippe" w:date="2019-07-09T17:01:00Z"/>
                <w:rFonts w:ascii="Calibri" w:eastAsia="Times New Roman" w:hAnsi="Calibri" w:cs="Calibri"/>
                <w:color w:val="000000"/>
              </w:rPr>
            </w:pPr>
            <w:moveTo w:id="1130" w:author="Della Faille Philippe" w:date="2019-07-09T17:01:00Z">
              <w:del w:id="1131" w:author="Della Faille Philippe" w:date="2019-08-09T12:08:00Z">
                <w:r w:rsidRPr="00614D51" w:rsidDel="00381E4A">
                  <w:rPr>
                    <w:rFonts w:ascii="Calibri" w:eastAsia="Times New Roman" w:hAnsi="Calibri" w:cs="Calibri"/>
                    <w:color w:val="000000"/>
                  </w:rPr>
                  <w:delText>3</w:delText>
                </w:r>
              </w:del>
            </w:moveTo>
          </w:p>
        </w:tc>
        <w:tc>
          <w:tcPr>
            <w:tcW w:w="2680" w:type="dxa"/>
            <w:tcBorders>
              <w:top w:val="nil"/>
              <w:left w:val="nil"/>
              <w:bottom w:val="nil"/>
              <w:right w:val="nil"/>
            </w:tcBorders>
            <w:shd w:val="clear" w:color="auto" w:fill="auto"/>
            <w:noWrap/>
            <w:vAlign w:val="bottom"/>
            <w:tcPrChange w:id="1132" w:author="Della Faille Philippe" w:date="2019-08-09T12:08:00Z">
              <w:tcPr>
                <w:tcW w:w="2680" w:type="dxa"/>
                <w:tcBorders>
                  <w:top w:val="nil"/>
                  <w:left w:val="nil"/>
                  <w:bottom w:val="nil"/>
                  <w:right w:val="nil"/>
                </w:tcBorders>
                <w:shd w:val="clear" w:color="auto" w:fill="auto"/>
                <w:noWrap/>
                <w:vAlign w:val="bottom"/>
              </w:tcPr>
            </w:tcPrChange>
          </w:tcPr>
          <w:p w14:paraId="0A1360F1" w14:textId="21E74D1F" w:rsidR="00F536BB" w:rsidRPr="00614D51" w:rsidDel="00E27DD8" w:rsidRDefault="00F536BB" w:rsidP="00381E4A">
            <w:pPr>
              <w:spacing w:after="0"/>
              <w:jc w:val="left"/>
              <w:rPr>
                <w:del w:id="1133" w:author="Della Faille Philippe" w:date="2019-08-09T13:27:00Z"/>
                <w:moveTo w:id="1134" w:author="Della Faille Philippe" w:date="2019-07-09T17:01:00Z"/>
                <w:rFonts w:ascii="Calibri" w:eastAsia="Times New Roman" w:hAnsi="Calibri" w:cs="Calibri"/>
                <w:color w:val="000000"/>
              </w:rPr>
            </w:pPr>
            <w:moveTo w:id="1135" w:author="Della Faille Philippe" w:date="2019-07-09T17:01:00Z">
              <w:del w:id="1136" w:author="Della Faille Philippe" w:date="2019-08-09T12:08:00Z">
                <w:r w:rsidRPr="00614D51" w:rsidDel="00381E4A">
                  <w:rPr>
                    <w:rFonts w:ascii="Calibri" w:eastAsia="Times New Roman" w:hAnsi="Calibri" w:cs="Calibri"/>
                    <w:color w:val="000000"/>
                  </w:rPr>
                  <w:delText>Hardware version</w:delText>
                </w:r>
              </w:del>
            </w:moveTo>
          </w:p>
        </w:tc>
        <w:tc>
          <w:tcPr>
            <w:tcW w:w="960" w:type="dxa"/>
            <w:tcBorders>
              <w:top w:val="nil"/>
              <w:left w:val="single" w:sz="4" w:space="0" w:color="auto"/>
              <w:bottom w:val="nil"/>
              <w:right w:val="single" w:sz="4" w:space="0" w:color="auto"/>
            </w:tcBorders>
            <w:shd w:val="clear" w:color="auto" w:fill="auto"/>
            <w:noWrap/>
            <w:vAlign w:val="bottom"/>
            <w:tcPrChange w:id="1137" w:author="Della Faille Philippe" w:date="2019-08-09T12:08:00Z">
              <w:tcPr>
                <w:tcW w:w="960" w:type="dxa"/>
                <w:tcBorders>
                  <w:top w:val="nil"/>
                  <w:left w:val="single" w:sz="4" w:space="0" w:color="auto"/>
                  <w:bottom w:val="nil"/>
                  <w:right w:val="single" w:sz="4" w:space="0" w:color="auto"/>
                </w:tcBorders>
                <w:shd w:val="clear" w:color="auto" w:fill="auto"/>
                <w:noWrap/>
                <w:vAlign w:val="bottom"/>
              </w:tcPr>
            </w:tcPrChange>
          </w:tcPr>
          <w:p w14:paraId="247AB5F9" w14:textId="41864FA4" w:rsidR="00F536BB" w:rsidRPr="00614D51" w:rsidDel="00E27DD8" w:rsidRDefault="00F536BB" w:rsidP="00381E4A">
            <w:pPr>
              <w:spacing w:after="0"/>
              <w:jc w:val="center"/>
              <w:rPr>
                <w:del w:id="1138" w:author="Della Faille Philippe" w:date="2019-08-09T13:27:00Z"/>
                <w:moveTo w:id="1139" w:author="Della Faille Philippe" w:date="2019-07-09T17:01:00Z"/>
                <w:rFonts w:ascii="Calibri" w:eastAsia="Times New Roman" w:hAnsi="Calibri" w:cs="Calibri"/>
                <w:color w:val="000000"/>
              </w:rPr>
            </w:pPr>
            <w:moveTo w:id="1140" w:author="Della Faille Philippe" w:date="2019-07-09T17:01:00Z">
              <w:del w:id="114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auto"/>
            <w:noWrap/>
            <w:vAlign w:val="bottom"/>
            <w:tcPrChange w:id="1142" w:author="Della Faille Philippe" w:date="2019-08-09T12:08:00Z">
              <w:tcPr>
                <w:tcW w:w="978" w:type="dxa"/>
                <w:tcBorders>
                  <w:top w:val="nil"/>
                  <w:left w:val="nil"/>
                  <w:bottom w:val="nil"/>
                  <w:right w:val="single" w:sz="4" w:space="0" w:color="auto"/>
                </w:tcBorders>
                <w:shd w:val="clear" w:color="auto" w:fill="auto"/>
                <w:noWrap/>
                <w:vAlign w:val="bottom"/>
              </w:tcPr>
            </w:tcPrChange>
          </w:tcPr>
          <w:p w14:paraId="12A3E2AF" w14:textId="58AA14F4" w:rsidR="00F536BB" w:rsidRPr="00614D51" w:rsidDel="00E27DD8" w:rsidRDefault="00F536BB" w:rsidP="00381E4A">
            <w:pPr>
              <w:spacing w:after="0"/>
              <w:jc w:val="center"/>
              <w:rPr>
                <w:del w:id="1143" w:author="Della Faille Philippe" w:date="2019-08-09T13:27:00Z"/>
                <w:moveTo w:id="1144" w:author="Della Faille Philippe" w:date="2019-07-09T17:01:00Z"/>
                <w:rFonts w:ascii="Calibri" w:eastAsia="Times New Roman" w:hAnsi="Calibri" w:cs="Calibri"/>
                <w:color w:val="000000"/>
              </w:rPr>
            </w:pPr>
            <w:moveTo w:id="1145" w:author="Della Faille Philippe" w:date="2019-07-09T17:01:00Z">
              <w:del w:id="1146"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auto"/>
            <w:noWrap/>
            <w:vAlign w:val="bottom"/>
            <w:tcPrChange w:id="114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343C0328" w14:textId="0FF2AE55" w:rsidR="00F536BB" w:rsidRPr="00614D51" w:rsidDel="00E27DD8" w:rsidRDefault="00F536BB" w:rsidP="00381E4A">
            <w:pPr>
              <w:spacing w:after="0"/>
              <w:jc w:val="center"/>
              <w:rPr>
                <w:del w:id="1148" w:author="Della Faille Philippe" w:date="2019-08-09T13:27:00Z"/>
                <w:moveTo w:id="1149" w:author="Della Faille Philippe" w:date="2019-07-09T17:01:00Z"/>
                <w:rFonts w:ascii="Calibri" w:eastAsia="Times New Roman" w:hAnsi="Calibri" w:cs="Calibri"/>
                <w:color w:val="000000"/>
              </w:rPr>
            </w:pPr>
            <w:moveTo w:id="1150" w:author="Della Faille Philippe" w:date="2019-07-09T17:01:00Z">
              <w:del w:id="1151"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auto"/>
            <w:noWrap/>
            <w:vAlign w:val="bottom"/>
            <w:tcPrChange w:id="1152" w:author="Della Faille Philippe" w:date="2019-08-09T12:08:00Z">
              <w:tcPr>
                <w:tcW w:w="644" w:type="dxa"/>
                <w:tcBorders>
                  <w:top w:val="nil"/>
                  <w:left w:val="nil"/>
                  <w:bottom w:val="nil"/>
                  <w:right w:val="single" w:sz="4" w:space="0" w:color="auto"/>
                </w:tcBorders>
                <w:shd w:val="clear" w:color="auto" w:fill="auto"/>
                <w:noWrap/>
                <w:vAlign w:val="bottom"/>
              </w:tcPr>
            </w:tcPrChange>
          </w:tcPr>
          <w:p w14:paraId="7D51D61E" w14:textId="6C16B69D" w:rsidR="00F536BB" w:rsidRPr="00614D51" w:rsidDel="00E27DD8" w:rsidRDefault="00F536BB" w:rsidP="00381E4A">
            <w:pPr>
              <w:spacing w:after="0"/>
              <w:jc w:val="center"/>
              <w:rPr>
                <w:del w:id="1153" w:author="Della Faille Philippe" w:date="2019-08-09T13:27:00Z"/>
                <w:moveTo w:id="1154" w:author="Della Faille Philippe" w:date="2019-07-09T17:01:00Z"/>
                <w:rFonts w:ascii="Calibri" w:eastAsia="Times New Roman" w:hAnsi="Calibri" w:cs="Calibri"/>
                <w:color w:val="000000"/>
              </w:rPr>
            </w:pPr>
            <w:moveTo w:id="1155" w:author="Della Faille Philippe" w:date="2019-07-09T17:01:00Z">
              <w:del w:id="1156" w:author="Della Faille Philippe" w:date="2019-08-09T12:08:00Z">
                <w:r w:rsidRPr="00614D51" w:rsidDel="00381E4A">
                  <w:rPr>
                    <w:rFonts w:ascii="Calibri" w:eastAsia="Times New Roman" w:hAnsi="Calibri" w:cs="Calibri"/>
                    <w:color w:val="000000"/>
                  </w:rPr>
                  <w:delText>2</w:delText>
                </w:r>
              </w:del>
            </w:moveTo>
          </w:p>
        </w:tc>
        <w:tc>
          <w:tcPr>
            <w:tcW w:w="1276" w:type="dxa"/>
            <w:tcBorders>
              <w:top w:val="nil"/>
              <w:left w:val="nil"/>
              <w:bottom w:val="nil"/>
              <w:right w:val="single" w:sz="4" w:space="0" w:color="auto"/>
            </w:tcBorders>
            <w:shd w:val="clear" w:color="auto" w:fill="auto"/>
            <w:noWrap/>
            <w:vAlign w:val="bottom"/>
            <w:tcPrChange w:id="1157" w:author="Della Faille Philippe" w:date="2019-08-09T12:08:00Z">
              <w:tcPr>
                <w:tcW w:w="1276" w:type="dxa"/>
                <w:tcBorders>
                  <w:top w:val="nil"/>
                  <w:left w:val="nil"/>
                  <w:bottom w:val="nil"/>
                  <w:right w:val="single" w:sz="4" w:space="0" w:color="auto"/>
                </w:tcBorders>
                <w:shd w:val="clear" w:color="auto" w:fill="auto"/>
                <w:noWrap/>
                <w:vAlign w:val="bottom"/>
              </w:tcPr>
            </w:tcPrChange>
          </w:tcPr>
          <w:p w14:paraId="47902CC4" w14:textId="3E6886AB" w:rsidR="00F536BB" w:rsidRPr="00614D51" w:rsidDel="00E27DD8" w:rsidRDefault="00F536BB" w:rsidP="00381E4A">
            <w:pPr>
              <w:spacing w:after="0"/>
              <w:jc w:val="center"/>
              <w:rPr>
                <w:del w:id="1158" w:author="Della Faille Philippe" w:date="2019-08-09T13:27:00Z"/>
                <w:moveTo w:id="1159" w:author="Della Faille Philippe" w:date="2019-07-09T17:01:00Z"/>
                <w:rFonts w:ascii="Calibri" w:eastAsia="Times New Roman" w:hAnsi="Calibri" w:cs="Calibri"/>
                <w:color w:val="000000"/>
              </w:rPr>
            </w:pPr>
            <w:moveTo w:id="1160" w:author="Della Faille Philippe" w:date="2019-07-09T17:01:00Z">
              <w:del w:id="1161" w:author="Della Faille Philippe" w:date="2019-08-09T12:08:00Z">
                <w:r w:rsidRPr="00614D51" w:rsidDel="00381E4A">
                  <w:rPr>
                    <w:rFonts w:ascii="Calibri" w:eastAsia="Times New Roman" w:hAnsi="Calibri" w:cs="Calibri"/>
                    <w:color w:val="000000"/>
                  </w:rPr>
                  <w:delText>0x0002</w:delText>
                </w:r>
              </w:del>
            </w:moveTo>
          </w:p>
        </w:tc>
      </w:tr>
      <w:tr w:rsidR="00F536BB" w:rsidRPr="00614D51" w:rsidDel="00E27DD8" w14:paraId="4472764B" w14:textId="323E95B2" w:rsidTr="00381E4A">
        <w:trPr>
          <w:trHeight w:val="288"/>
          <w:del w:id="1162" w:author="Della Faille Philippe" w:date="2019-08-09T13:27:00Z"/>
          <w:trPrChange w:id="1163" w:author="Della Faille Philippe" w:date="2019-08-09T12:08:00Z">
            <w:trPr>
              <w:trHeight w:val="288"/>
            </w:trPr>
          </w:trPrChange>
        </w:trPr>
        <w:tc>
          <w:tcPr>
            <w:tcW w:w="1920" w:type="dxa"/>
            <w:gridSpan w:val="2"/>
            <w:vMerge/>
            <w:tcBorders>
              <w:top w:val="single" w:sz="4" w:space="0" w:color="auto"/>
              <w:left w:val="single" w:sz="4" w:space="0" w:color="auto"/>
              <w:bottom w:val="single" w:sz="4" w:space="0" w:color="000000"/>
              <w:right w:val="single" w:sz="4" w:space="0" w:color="000000"/>
            </w:tcBorders>
            <w:vAlign w:val="center"/>
            <w:tcPrChange w:id="1164" w:author="Della Faille Philippe" w:date="2019-08-09T12:08:00Z">
              <w:tcPr>
                <w:tcW w:w="1920" w:type="dxa"/>
                <w:gridSpan w:val="2"/>
                <w:vMerge/>
                <w:tcBorders>
                  <w:top w:val="single" w:sz="4" w:space="0" w:color="auto"/>
                  <w:left w:val="single" w:sz="4" w:space="0" w:color="auto"/>
                  <w:bottom w:val="single" w:sz="4" w:space="0" w:color="000000"/>
                  <w:right w:val="single" w:sz="4" w:space="0" w:color="000000"/>
                </w:tcBorders>
                <w:vAlign w:val="center"/>
              </w:tcPr>
            </w:tcPrChange>
          </w:tcPr>
          <w:p w14:paraId="33A36BFF" w14:textId="51496F3F" w:rsidR="00F536BB" w:rsidRPr="00614D51" w:rsidDel="00E27DD8" w:rsidRDefault="00F536BB" w:rsidP="00381E4A">
            <w:pPr>
              <w:spacing w:after="0"/>
              <w:jc w:val="left"/>
              <w:rPr>
                <w:del w:id="1165" w:author="Della Faille Philippe" w:date="2019-08-09T13:27:00Z"/>
                <w:moveTo w:id="1166"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Change w:id="116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1F72DACD" w14:textId="093DB4F5" w:rsidR="00F536BB" w:rsidRPr="00614D51" w:rsidDel="00E27DD8" w:rsidRDefault="00F536BB" w:rsidP="00381E4A">
            <w:pPr>
              <w:spacing w:after="0"/>
              <w:jc w:val="center"/>
              <w:rPr>
                <w:del w:id="1168" w:author="Della Faille Philippe" w:date="2019-08-09T13:27:00Z"/>
                <w:moveTo w:id="1169" w:author="Della Faille Philippe" w:date="2019-07-09T17:01:00Z"/>
                <w:rFonts w:ascii="Calibri" w:eastAsia="Times New Roman" w:hAnsi="Calibri" w:cs="Calibri"/>
                <w:color w:val="000000"/>
              </w:rPr>
            </w:pPr>
            <w:moveTo w:id="1170" w:author="Della Faille Philippe" w:date="2019-07-09T17:01:00Z">
              <w:del w:id="1171" w:author="Della Faille Philippe" w:date="2019-08-09T12:08:00Z">
                <w:r w:rsidRPr="00614D51" w:rsidDel="00381E4A">
                  <w:rPr>
                    <w:rFonts w:ascii="Calibri" w:eastAsia="Times New Roman" w:hAnsi="Calibri" w:cs="Calibri"/>
                    <w:color w:val="000000"/>
                  </w:rPr>
                  <w:delText>4</w:delText>
                </w:r>
              </w:del>
            </w:moveTo>
          </w:p>
        </w:tc>
        <w:tc>
          <w:tcPr>
            <w:tcW w:w="2680" w:type="dxa"/>
            <w:tcBorders>
              <w:top w:val="nil"/>
              <w:left w:val="nil"/>
              <w:bottom w:val="nil"/>
              <w:right w:val="nil"/>
            </w:tcBorders>
            <w:shd w:val="clear" w:color="auto" w:fill="auto"/>
            <w:noWrap/>
            <w:vAlign w:val="bottom"/>
            <w:tcPrChange w:id="1172" w:author="Della Faille Philippe" w:date="2019-08-09T12:08:00Z">
              <w:tcPr>
                <w:tcW w:w="2680" w:type="dxa"/>
                <w:tcBorders>
                  <w:top w:val="nil"/>
                  <w:left w:val="nil"/>
                  <w:bottom w:val="nil"/>
                  <w:right w:val="nil"/>
                </w:tcBorders>
                <w:shd w:val="clear" w:color="auto" w:fill="auto"/>
                <w:noWrap/>
                <w:vAlign w:val="bottom"/>
              </w:tcPr>
            </w:tcPrChange>
          </w:tcPr>
          <w:p w14:paraId="14409C31" w14:textId="1F53D227" w:rsidR="00F536BB" w:rsidRPr="00614D51" w:rsidDel="00E27DD8" w:rsidRDefault="00F536BB" w:rsidP="00381E4A">
            <w:pPr>
              <w:spacing w:after="0"/>
              <w:jc w:val="left"/>
              <w:rPr>
                <w:del w:id="1173" w:author="Della Faille Philippe" w:date="2019-08-09T13:27:00Z"/>
                <w:moveTo w:id="1174" w:author="Della Faille Philippe" w:date="2019-07-09T17:01:00Z"/>
                <w:rFonts w:ascii="Calibri" w:eastAsia="Times New Roman" w:hAnsi="Calibri" w:cs="Calibri"/>
                <w:color w:val="000000"/>
              </w:rPr>
            </w:pPr>
            <w:moveTo w:id="1175" w:author="Della Faille Philippe" w:date="2019-07-09T17:01:00Z">
              <w:del w:id="1176" w:author="Della Faille Philippe" w:date="2019-08-09T12:08:00Z">
                <w:r w:rsidRPr="00614D51" w:rsidDel="00381E4A">
                  <w:rPr>
                    <w:rFonts w:ascii="Calibri" w:eastAsia="Times New Roman" w:hAnsi="Calibri" w:cs="Calibri"/>
                    <w:color w:val="000000"/>
                  </w:rPr>
                  <w:delText>Software version</w:delText>
                </w:r>
              </w:del>
            </w:moveTo>
          </w:p>
        </w:tc>
        <w:tc>
          <w:tcPr>
            <w:tcW w:w="960" w:type="dxa"/>
            <w:tcBorders>
              <w:top w:val="nil"/>
              <w:left w:val="single" w:sz="4" w:space="0" w:color="auto"/>
              <w:bottom w:val="nil"/>
              <w:right w:val="single" w:sz="4" w:space="0" w:color="auto"/>
            </w:tcBorders>
            <w:shd w:val="clear" w:color="auto" w:fill="auto"/>
            <w:noWrap/>
            <w:vAlign w:val="bottom"/>
            <w:tcPrChange w:id="1177" w:author="Della Faille Philippe" w:date="2019-08-09T12:08:00Z">
              <w:tcPr>
                <w:tcW w:w="960" w:type="dxa"/>
                <w:tcBorders>
                  <w:top w:val="nil"/>
                  <w:left w:val="single" w:sz="4" w:space="0" w:color="auto"/>
                  <w:bottom w:val="nil"/>
                  <w:right w:val="single" w:sz="4" w:space="0" w:color="auto"/>
                </w:tcBorders>
                <w:shd w:val="clear" w:color="auto" w:fill="auto"/>
                <w:noWrap/>
                <w:vAlign w:val="bottom"/>
              </w:tcPr>
            </w:tcPrChange>
          </w:tcPr>
          <w:p w14:paraId="0DB4B7FE" w14:textId="6DB1F004" w:rsidR="00F536BB" w:rsidRPr="00614D51" w:rsidDel="00E27DD8" w:rsidRDefault="00F536BB" w:rsidP="00381E4A">
            <w:pPr>
              <w:spacing w:after="0"/>
              <w:jc w:val="center"/>
              <w:rPr>
                <w:del w:id="1178" w:author="Della Faille Philippe" w:date="2019-08-09T13:27:00Z"/>
                <w:moveTo w:id="1179" w:author="Della Faille Philippe" w:date="2019-07-09T17:01:00Z"/>
                <w:rFonts w:ascii="Calibri" w:eastAsia="Times New Roman" w:hAnsi="Calibri" w:cs="Calibri"/>
                <w:color w:val="000000"/>
              </w:rPr>
            </w:pPr>
            <w:moveTo w:id="1180" w:author="Della Faille Philippe" w:date="2019-07-09T17:01:00Z">
              <w:del w:id="118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auto"/>
            <w:noWrap/>
            <w:vAlign w:val="bottom"/>
            <w:tcPrChange w:id="1182" w:author="Della Faille Philippe" w:date="2019-08-09T12:08:00Z">
              <w:tcPr>
                <w:tcW w:w="978" w:type="dxa"/>
                <w:tcBorders>
                  <w:top w:val="nil"/>
                  <w:left w:val="nil"/>
                  <w:bottom w:val="nil"/>
                  <w:right w:val="single" w:sz="4" w:space="0" w:color="auto"/>
                </w:tcBorders>
                <w:shd w:val="clear" w:color="auto" w:fill="auto"/>
                <w:noWrap/>
                <w:vAlign w:val="bottom"/>
              </w:tcPr>
            </w:tcPrChange>
          </w:tcPr>
          <w:p w14:paraId="69033F3C" w14:textId="5E51BF17" w:rsidR="00F536BB" w:rsidRPr="00614D51" w:rsidDel="00E27DD8" w:rsidRDefault="00F536BB" w:rsidP="00381E4A">
            <w:pPr>
              <w:spacing w:after="0"/>
              <w:jc w:val="center"/>
              <w:rPr>
                <w:del w:id="1183" w:author="Della Faille Philippe" w:date="2019-08-09T13:27:00Z"/>
                <w:moveTo w:id="1184" w:author="Della Faille Philippe" w:date="2019-07-09T17:01:00Z"/>
                <w:rFonts w:ascii="Calibri" w:eastAsia="Times New Roman" w:hAnsi="Calibri" w:cs="Calibri"/>
                <w:color w:val="000000"/>
              </w:rPr>
            </w:pPr>
            <w:moveTo w:id="1185" w:author="Della Faille Philippe" w:date="2019-07-09T17:01:00Z">
              <w:del w:id="1186"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auto"/>
            <w:noWrap/>
            <w:vAlign w:val="bottom"/>
            <w:tcPrChange w:id="1187" w:author="Della Faille Philippe" w:date="2019-08-09T12:08:00Z">
              <w:tcPr>
                <w:tcW w:w="960" w:type="dxa"/>
                <w:tcBorders>
                  <w:top w:val="nil"/>
                  <w:left w:val="nil"/>
                  <w:bottom w:val="nil"/>
                  <w:right w:val="single" w:sz="4" w:space="0" w:color="auto"/>
                </w:tcBorders>
                <w:shd w:val="clear" w:color="auto" w:fill="auto"/>
                <w:noWrap/>
                <w:vAlign w:val="bottom"/>
              </w:tcPr>
            </w:tcPrChange>
          </w:tcPr>
          <w:p w14:paraId="3C9DCC95" w14:textId="011CB618" w:rsidR="00F536BB" w:rsidRPr="00614D51" w:rsidDel="00E27DD8" w:rsidRDefault="00F536BB" w:rsidP="00381E4A">
            <w:pPr>
              <w:spacing w:after="0"/>
              <w:jc w:val="center"/>
              <w:rPr>
                <w:del w:id="1188" w:author="Della Faille Philippe" w:date="2019-08-09T13:27:00Z"/>
                <w:moveTo w:id="1189" w:author="Della Faille Philippe" w:date="2019-07-09T17:01:00Z"/>
                <w:rFonts w:ascii="Calibri" w:eastAsia="Times New Roman" w:hAnsi="Calibri" w:cs="Calibri"/>
                <w:color w:val="000000"/>
              </w:rPr>
            </w:pPr>
            <w:moveTo w:id="1190" w:author="Della Faille Philippe" w:date="2019-07-09T17:01:00Z">
              <w:del w:id="1191"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auto"/>
            <w:noWrap/>
            <w:vAlign w:val="bottom"/>
            <w:tcPrChange w:id="1192" w:author="Della Faille Philippe" w:date="2019-08-09T12:08:00Z">
              <w:tcPr>
                <w:tcW w:w="644" w:type="dxa"/>
                <w:tcBorders>
                  <w:top w:val="nil"/>
                  <w:left w:val="nil"/>
                  <w:bottom w:val="nil"/>
                  <w:right w:val="single" w:sz="4" w:space="0" w:color="auto"/>
                </w:tcBorders>
                <w:shd w:val="clear" w:color="auto" w:fill="auto"/>
                <w:noWrap/>
                <w:vAlign w:val="bottom"/>
              </w:tcPr>
            </w:tcPrChange>
          </w:tcPr>
          <w:p w14:paraId="0CBE41F4" w14:textId="458256F0" w:rsidR="00F536BB" w:rsidRPr="00614D51" w:rsidDel="00E27DD8" w:rsidRDefault="00F536BB" w:rsidP="00381E4A">
            <w:pPr>
              <w:spacing w:after="0"/>
              <w:jc w:val="center"/>
              <w:rPr>
                <w:del w:id="1193" w:author="Della Faille Philippe" w:date="2019-08-09T13:27:00Z"/>
                <w:moveTo w:id="1194" w:author="Della Faille Philippe" w:date="2019-07-09T17:01:00Z"/>
                <w:rFonts w:ascii="Calibri" w:eastAsia="Times New Roman" w:hAnsi="Calibri" w:cs="Calibri"/>
                <w:color w:val="000000"/>
              </w:rPr>
            </w:pPr>
            <w:moveTo w:id="1195" w:author="Della Faille Philippe" w:date="2019-07-09T17:01:00Z">
              <w:del w:id="1196" w:author="Della Faille Philippe" w:date="2019-08-09T12:08:00Z">
                <w:r w:rsidRPr="00614D51" w:rsidDel="00381E4A">
                  <w:rPr>
                    <w:rFonts w:ascii="Calibri" w:eastAsia="Times New Roman" w:hAnsi="Calibri" w:cs="Calibri"/>
                    <w:color w:val="000000"/>
                  </w:rPr>
                  <w:delText>3</w:delText>
                </w:r>
              </w:del>
            </w:moveTo>
          </w:p>
        </w:tc>
        <w:tc>
          <w:tcPr>
            <w:tcW w:w="1276" w:type="dxa"/>
            <w:tcBorders>
              <w:top w:val="nil"/>
              <w:left w:val="nil"/>
              <w:bottom w:val="nil"/>
              <w:right w:val="single" w:sz="4" w:space="0" w:color="auto"/>
            </w:tcBorders>
            <w:shd w:val="clear" w:color="auto" w:fill="auto"/>
            <w:noWrap/>
            <w:vAlign w:val="bottom"/>
            <w:tcPrChange w:id="1197" w:author="Della Faille Philippe" w:date="2019-08-09T12:08:00Z">
              <w:tcPr>
                <w:tcW w:w="1276" w:type="dxa"/>
                <w:tcBorders>
                  <w:top w:val="nil"/>
                  <w:left w:val="nil"/>
                  <w:bottom w:val="nil"/>
                  <w:right w:val="single" w:sz="4" w:space="0" w:color="auto"/>
                </w:tcBorders>
                <w:shd w:val="clear" w:color="auto" w:fill="auto"/>
                <w:noWrap/>
                <w:vAlign w:val="bottom"/>
              </w:tcPr>
            </w:tcPrChange>
          </w:tcPr>
          <w:p w14:paraId="79F4EE9A" w14:textId="344E1313" w:rsidR="00F536BB" w:rsidRPr="00614D51" w:rsidDel="00E27DD8" w:rsidRDefault="00F536BB" w:rsidP="00381E4A">
            <w:pPr>
              <w:spacing w:after="0"/>
              <w:jc w:val="center"/>
              <w:rPr>
                <w:del w:id="1198" w:author="Della Faille Philippe" w:date="2019-08-09T13:27:00Z"/>
                <w:moveTo w:id="1199" w:author="Della Faille Philippe" w:date="2019-07-09T17:01:00Z"/>
                <w:rFonts w:ascii="Calibri" w:eastAsia="Times New Roman" w:hAnsi="Calibri" w:cs="Calibri"/>
                <w:color w:val="000000"/>
              </w:rPr>
            </w:pPr>
            <w:moveTo w:id="1200" w:author="Della Faille Philippe" w:date="2019-07-09T17:01:00Z">
              <w:del w:id="1201" w:author="Della Faille Philippe" w:date="2019-08-09T12:08:00Z">
                <w:r w:rsidRPr="00614D51" w:rsidDel="00381E4A">
                  <w:rPr>
                    <w:rFonts w:ascii="Calibri" w:eastAsia="Times New Roman" w:hAnsi="Calibri" w:cs="Calibri"/>
                    <w:color w:val="000000"/>
                  </w:rPr>
                  <w:delText>0x0003</w:delText>
                </w:r>
              </w:del>
            </w:moveTo>
          </w:p>
        </w:tc>
      </w:tr>
      <w:tr w:rsidR="00F536BB" w:rsidRPr="00614D51" w:rsidDel="00E27DD8" w14:paraId="22FFD698" w14:textId="3A3AED6F" w:rsidTr="00381E4A">
        <w:trPr>
          <w:trHeight w:val="288"/>
          <w:del w:id="1202" w:author="Della Faille Philippe" w:date="2019-08-09T13:27:00Z"/>
          <w:trPrChange w:id="1203" w:author="Della Faille Philippe" w:date="2019-08-09T12:08:00Z">
            <w:trPr>
              <w:trHeight w:val="288"/>
            </w:trPr>
          </w:trPrChange>
        </w:trPr>
        <w:tc>
          <w:tcPr>
            <w:tcW w:w="960" w:type="dxa"/>
            <w:vMerge w:val="restart"/>
            <w:tcBorders>
              <w:top w:val="nil"/>
              <w:left w:val="nil"/>
              <w:bottom w:val="nil"/>
              <w:right w:val="nil"/>
            </w:tcBorders>
            <w:shd w:val="clear" w:color="000000" w:fill="A9D08E"/>
            <w:noWrap/>
            <w:textDirection w:val="btLr"/>
            <w:vAlign w:val="center"/>
            <w:tcPrChange w:id="1204" w:author="Della Faille Philippe" w:date="2019-08-09T12:08:00Z">
              <w:tcPr>
                <w:tcW w:w="960" w:type="dxa"/>
                <w:vMerge w:val="restart"/>
                <w:tcBorders>
                  <w:top w:val="nil"/>
                  <w:left w:val="nil"/>
                  <w:bottom w:val="nil"/>
                  <w:right w:val="nil"/>
                </w:tcBorders>
                <w:shd w:val="clear" w:color="000000" w:fill="A9D08E"/>
                <w:noWrap/>
                <w:textDirection w:val="btLr"/>
                <w:vAlign w:val="center"/>
              </w:tcPr>
            </w:tcPrChange>
          </w:tcPr>
          <w:p w14:paraId="7630E7E5" w14:textId="2601A6AE" w:rsidR="00F536BB" w:rsidRPr="00614D51" w:rsidDel="00E27DD8" w:rsidRDefault="00F536BB" w:rsidP="00381E4A">
            <w:pPr>
              <w:spacing w:after="0"/>
              <w:jc w:val="center"/>
              <w:rPr>
                <w:del w:id="1205" w:author="Della Faille Philippe" w:date="2019-08-09T13:27:00Z"/>
                <w:moveTo w:id="1206" w:author="Della Faille Philippe" w:date="2019-07-09T17:01:00Z"/>
                <w:rFonts w:ascii="Calibri" w:eastAsia="Times New Roman" w:hAnsi="Calibri" w:cs="Calibri"/>
                <w:b/>
                <w:bCs/>
                <w:color w:val="000000"/>
              </w:rPr>
            </w:pPr>
            <w:moveTo w:id="1207" w:author="Della Faille Philippe" w:date="2019-07-09T17:01:00Z">
              <w:del w:id="1208" w:author="Della Faille Philippe" w:date="2019-08-09T12:08:00Z">
                <w:r w:rsidRPr="00614D51" w:rsidDel="00381E4A">
                  <w:rPr>
                    <w:rFonts w:ascii="Calibri" w:eastAsia="Times New Roman" w:hAnsi="Calibri" w:cs="Calibri"/>
                    <w:b/>
                    <w:bCs/>
                    <w:color w:val="000000"/>
                  </w:rPr>
                  <w:delText>MAIN DATA THAT CAN BE PUT IN ONLY ONE MUDBUS FRAME</w:delText>
                </w:r>
              </w:del>
            </w:moveTo>
          </w:p>
        </w:tc>
        <w:tc>
          <w:tcPr>
            <w:tcW w:w="960" w:type="dxa"/>
            <w:tcBorders>
              <w:top w:val="nil"/>
              <w:left w:val="nil"/>
              <w:bottom w:val="nil"/>
              <w:right w:val="single" w:sz="4" w:space="0" w:color="auto"/>
            </w:tcBorders>
            <w:shd w:val="clear" w:color="000000" w:fill="A9D08E"/>
            <w:noWrap/>
            <w:vAlign w:val="bottom"/>
            <w:tcPrChange w:id="1209"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D3D356D" w14:textId="286432F6" w:rsidR="00F536BB" w:rsidRPr="00614D51" w:rsidDel="00E27DD8" w:rsidRDefault="00F536BB" w:rsidP="00381E4A">
            <w:pPr>
              <w:spacing w:after="0"/>
              <w:jc w:val="left"/>
              <w:rPr>
                <w:del w:id="1210" w:author="Della Faille Philippe" w:date="2019-08-09T13:27:00Z"/>
                <w:moveTo w:id="1211" w:author="Della Faille Philippe" w:date="2019-07-09T17:01:00Z"/>
                <w:rFonts w:ascii="Calibri" w:eastAsia="Times New Roman" w:hAnsi="Calibri" w:cs="Calibri"/>
                <w:color w:val="000000"/>
              </w:rPr>
            </w:pPr>
            <w:moveTo w:id="1212" w:author="Della Faille Philippe" w:date="2019-07-09T17:01:00Z">
              <w:del w:id="1213"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single" w:sz="4" w:space="0" w:color="auto"/>
              <w:left w:val="nil"/>
              <w:bottom w:val="nil"/>
              <w:right w:val="single" w:sz="4" w:space="0" w:color="auto"/>
            </w:tcBorders>
            <w:shd w:val="clear" w:color="000000" w:fill="A9D08E"/>
            <w:noWrap/>
            <w:vAlign w:val="bottom"/>
            <w:tcPrChange w:id="1214" w:author="Della Faille Philippe" w:date="2019-08-09T12:08:00Z">
              <w:tcPr>
                <w:tcW w:w="960" w:type="dxa"/>
                <w:tcBorders>
                  <w:top w:val="single" w:sz="4" w:space="0" w:color="auto"/>
                  <w:left w:val="nil"/>
                  <w:bottom w:val="nil"/>
                  <w:right w:val="single" w:sz="4" w:space="0" w:color="auto"/>
                </w:tcBorders>
                <w:shd w:val="clear" w:color="000000" w:fill="A9D08E"/>
                <w:noWrap/>
                <w:vAlign w:val="bottom"/>
              </w:tcPr>
            </w:tcPrChange>
          </w:tcPr>
          <w:p w14:paraId="40376C8A" w14:textId="2703C15D" w:rsidR="00F536BB" w:rsidRPr="00614D51" w:rsidDel="00E27DD8" w:rsidRDefault="00F536BB" w:rsidP="00381E4A">
            <w:pPr>
              <w:spacing w:after="0"/>
              <w:jc w:val="center"/>
              <w:rPr>
                <w:del w:id="1215" w:author="Della Faille Philippe" w:date="2019-08-09T13:27:00Z"/>
                <w:moveTo w:id="1216" w:author="Della Faille Philippe" w:date="2019-07-09T17:01:00Z"/>
                <w:rFonts w:ascii="Calibri" w:eastAsia="Times New Roman" w:hAnsi="Calibri" w:cs="Calibri"/>
                <w:color w:val="000000"/>
              </w:rPr>
            </w:pPr>
            <w:moveTo w:id="1217" w:author="Della Faille Philippe" w:date="2019-07-09T17:01:00Z">
              <w:del w:id="1218" w:author="Della Faille Philippe" w:date="2019-08-09T12:08:00Z">
                <w:r w:rsidRPr="00614D51" w:rsidDel="00381E4A">
                  <w:rPr>
                    <w:rFonts w:ascii="Calibri" w:eastAsia="Times New Roman" w:hAnsi="Calibri" w:cs="Calibri"/>
                    <w:color w:val="000000"/>
                  </w:rPr>
                  <w:delText>5</w:delText>
                </w:r>
              </w:del>
            </w:moveTo>
          </w:p>
        </w:tc>
        <w:tc>
          <w:tcPr>
            <w:tcW w:w="2680" w:type="dxa"/>
            <w:tcBorders>
              <w:top w:val="single" w:sz="4" w:space="0" w:color="auto"/>
              <w:left w:val="nil"/>
              <w:bottom w:val="nil"/>
              <w:right w:val="nil"/>
            </w:tcBorders>
            <w:shd w:val="clear" w:color="000000" w:fill="A9D08E"/>
            <w:noWrap/>
            <w:vAlign w:val="bottom"/>
            <w:tcPrChange w:id="1219" w:author="Della Faille Philippe" w:date="2019-08-09T12:08:00Z">
              <w:tcPr>
                <w:tcW w:w="2680" w:type="dxa"/>
                <w:tcBorders>
                  <w:top w:val="single" w:sz="4" w:space="0" w:color="auto"/>
                  <w:left w:val="nil"/>
                  <w:bottom w:val="nil"/>
                  <w:right w:val="nil"/>
                </w:tcBorders>
                <w:shd w:val="clear" w:color="000000" w:fill="A9D08E"/>
                <w:noWrap/>
                <w:vAlign w:val="bottom"/>
              </w:tcPr>
            </w:tcPrChange>
          </w:tcPr>
          <w:p w14:paraId="294BD116" w14:textId="561DD6E3" w:rsidR="00F536BB" w:rsidRPr="00614D51" w:rsidDel="00E27DD8" w:rsidRDefault="00F536BB" w:rsidP="00381E4A">
            <w:pPr>
              <w:spacing w:after="0"/>
              <w:jc w:val="left"/>
              <w:rPr>
                <w:del w:id="1220" w:author="Della Faille Philippe" w:date="2019-08-09T13:27:00Z"/>
                <w:moveTo w:id="1221" w:author="Della Faille Philippe" w:date="2019-07-09T17:01:00Z"/>
                <w:rFonts w:ascii="Calibri" w:eastAsia="Times New Roman" w:hAnsi="Calibri" w:cs="Calibri"/>
                <w:color w:val="000000"/>
              </w:rPr>
            </w:pPr>
            <w:moveTo w:id="1222" w:author="Della Faille Philippe" w:date="2019-07-09T17:01:00Z">
              <w:del w:id="1223" w:author="Della Faille Philippe" w:date="2019-08-09T12:08:00Z">
                <w:r w:rsidRPr="00614D51" w:rsidDel="00381E4A">
                  <w:rPr>
                    <w:rFonts w:ascii="Calibri" w:eastAsia="Times New Roman" w:hAnsi="Calibri" w:cs="Calibri"/>
                    <w:color w:val="000000"/>
                  </w:rPr>
                  <w:delText>Live counter</w:delText>
                </w:r>
              </w:del>
            </w:moveTo>
          </w:p>
        </w:tc>
        <w:tc>
          <w:tcPr>
            <w:tcW w:w="960" w:type="dxa"/>
            <w:tcBorders>
              <w:top w:val="single" w:sz="4" w:space="0" w:color="auto"/>
              <w:left w:val="single" w:sz="4" w:space="0" w:color="auto"/>
              <w:bottom w:val="nil"/>
              <w:right w:val="single" w:sz="4" w:space="0" w:color="auto"/>
            </w:tcBorders>
            <w:shd w:val="clear" w:color="000000" w:fill="A9D08E"/>
            <w:noWrap/>
            <w:vAlign w:val="bottom"/>
            <w:tcPrChange w:id="1224" w:author="Della Faille Philippe" w:date="2019-08-09T12:08:00Z">
              <w:tcPr>
                <w:tcW w:w="960" w:type="dxa"/>
                <w:tcBorders>
                  <w:top w:val="single" w:sz="4" w:space="0" w:color="auto"/>
                  <w:left w:val="single" w:sz="4" w:space="0" w:color="auto"/>
                  <w:bottom w:val="nil"/>
                  <w:right w:val="single" w:sz="4" w:space="0" w:color="auto"/>
                </w:tcBorders>
                <w:shd w:val="clear" w:color="000000" w:fill="A9D08E"/>
                <w:noWrap/>
                <w:vAlign w:val="bottom"/>
              </w:tcPr>
            </w:tcPrChange>
          </w:tcPr>
          <w:p w14:paraId="5CA1027F" w14:textId="51C9B4F4" w:rsidR="00F536BB" w:rsidRPr="00614D51" w:rsidDel="00E27DD8" w:rsidRDefault="00F536BB" w:rsidP="00381E4A">
            <w:pPr>
              <w:spacing w:after="0"/>
              <w:jc w:val="center"/>
              <w:rPr>
                <w:del w:id="1225" w:author="Della Faille Philippe" w:date="2019-08-09T13:27:00Z"/>
                <w:moveTo w:id="1226" w:author="Della Faille Philippe" w:date="2019-07-09T17:01:00Z"/>
                <w:rFonts w:ascii="Calibri" w:eastAsia="Times New Roman" w:hAnsi="Calibri" w:cs="Calibri"/>
                <w:color w:val="000000"/>
              </w:rPr>
            </w:pPr>
            <w:moveTo w:id="1227" w:author="Della Faille Philippe" w:date="2019-07-09T17:01:00Z">
              <w:del w:id="1228"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single" w:sz="4" w:space="0" w:color="auto"/>
              <w:left w:val="nil"/>
              <w:bottom w:val="nil"/>
              <w:right w:val="single" w:sz="4" w:space="0" w:color="auto"/>
            </w:tcBorders>
            <w:shd w:val="clear" w:color="000000" w:fill="A9D08E"/>
            <w:noWrap/>
            <w:vAlign w:val="bottom"/>
            <w:tcPrChange w:id="1229" w:author="Della Faille Philippe" w:date="2019-08-09T12:08:00Z">
              <w:tcPr>
                <w:tcW w:w="978" w:type="dxa"/>
                <w:tcBorders>
                  <w:top w:val="single" w:sz="4" w:space="0" w:color="auto"/>
                  <w:left w:val="nil"/>
                  <w:bottom w:val="nil"/>
                  <w:right w:val="single" w:sz="4" w:space="0" w:color="auto"/>
                </w:tcBorders>
                <w:shd w:val="clear" w:color="000000" w:fill="A9D08E"/>
                <w:noWrap/>
                <w:vAlign w:val="bottom"/>
              </w:tcPr>
            </w:tcPrChange>
          </w:tcPr>
          <w:p w14:paraId="27E9A33F" w14:textId="422FE376" w:rsidR="00F536BB" w:rsidRPr="00614D51" w:rsidDel="00E27DD8" w:rsidRDefault="00F536BB" w:rsidP="00381E4A">
            <w:pPr>
              <w:spacing w:after="0"/>
              <w:jc w:val="center"/>
              <w:rPr>
                <w:del w:id="1230" w:author="Della Faille Philippe" w:date="2019-08-09T13:27:00Z"/>
                <w:moveTo w:id="1231" w:author="Della Faille Philippe" w:date="2019-07-09T17:01:00Z"/>
                <w:rFonts w:ascii="Calibri" w:eastAsia="Times New Roman" w:hAnsi="Calibri" w:cs="Calibri"/>
                <w:color w:val="000000"/>
              </w:rPr>
            </w:pPr>
            <w:moveTo w:id="1232" w:author="Della Faille Philippe" w:date="2019-07-09T17:01:00Z">
              <w:del w:id="1233"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single" w:sz="4" w:space="0" w:color="auto"/>
              <w:left w:val="nil"/>
              <w:bottom w:val="nil"/>
              <w:right w:val="single" w:sz="4" w:space="0" w:color="auto"/>
            </w:tcBorders>
            <w:shd w:val="clear" w:color="000000" w:fill="A9D08E"/>
            <w:noWrap/>
            <w:vAlign w:val="bottom"/>
            <w:tcPrChange w:id="1234" w:author="Della Faille Philippe" w:date="2019-08-09T12:08:00Z">
              <w:tcPr>
                <w:tcW w:w="960" w:type="dxa"/>
                <w:tcBorders>
                  <w:top w:val="single" w:sz="4" w:space="0" w:color="auto"/>
                  <w:left w:val="nil"/>
                  <w:bottom w:val="nil"/>
                  <w:right w:val="single" w:sz="4" w:space="0" w:color="auto"/>
                </w:tcBorders>
                <w:shd w:val="clear" w:color="000000" w:fill="A9D08E"/>
                <w:noWrap/>
                <w:vAlign w:val="bottom"/>
              </w:tcPr>
            </w:tcPrChange>
          </w:tcPr>
          <w:p w14:paraId="49286AF3" w14:textId="4235F225" w:rsidR="00F536BB" w:rsidRPr="00614D51" w:rsidDel="00E27DD8" w:rsidRDefault="00F536BB" w:rsidP="00381E4A">
            <w:pPr>
              <w:spacing w:after="0"/>
              <w:jc w:val="center"/>
              <w:rPr>
                <w:del w:id="1235" w:author="Della Faille Philippe" w:date="2019-08-09T13:27:00Z"/>
                <w:moveTo w:id="1236" w:author="Della Faille Philippe" w:date="2019-07-09T17:01:00Z"/>
                <w:rFonts w:ascii="Calibri" w:eastAsia="Times New Roman" w:hAnsi="Calibri" w:cs="Calibri"/>
                <w:color w:val="000000"/>
              </w:rPr>
            </w:pPr>
            <w:moveTo w:id="1237" w:author="Della Faille Philippe" w:date="2019-07-09T17:01:00Z">
              <w:del w:id="1238"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single" w:sz="4" w:space="0" w:color="auto"/>
              <w:left w:val="nil"/>
              <w:bottom w:val="nil"/>
              <w:right w:val="single" w:sz="4" w:space="0" w:color="auto"/>
            </w:tcBorders>
            <w:shd w:val="clear" w:color="000000" w:fill="A9D08E"/>
            <w:noWrap/>
            <w:vAlign w:val="bottom"/>
            <w:tcPrChange w:id="1239" w:author="Della Faille Philippe" w:date="2019-08-09T12:08:00Z">
              <w:tcPr>
                <w:tcW w:w="644" w:type="dxa"/>
                <w:tcBorders>
                  <w:top w:val="single" w:sz="4" w:space="0" w:color="auto"/>
                  <w:left w:val="nil"/>
                  <w:bottom w:val="nil"/>
                  <w:right w:val="single" w:sz="4" w:space="0" w:color="auto"/>
                </w:tcBorders>
                <w:shd w:val="clear" w:color="000000" w:fill="A9D08E"/>
                <w:noWrap/>
                <w:vAlign w:val="bottom"/>
              </w:tcPr>
            </w:tcPrChange>
          </w:tcPr>
          <w:p w14:paraId="2E9BB58F" w14:textId="2A974BD6" w:rsidR="00F536BB" w:rsidRPr="00614D51" w:rsidDel="00E27DD8" w:rsidRDefault="00F536BB" w:rsidP="00381E4A">
            <w:pPr>
              <w:spacing w:after="0"/>
              <w:jc w:val="center"/>
              <w:rPr>
                <w:del w:id="1240" w:author="Della Faille Philippe" w:date="2019-08-09T13:27:00Z"/>
                <w:moveTo w:id="1241" w:author="Della Faille Philippe" w:date="2019-07-09T17:01:00Z"/>
                <w:rFonts w:ascii="Calibri" w:eastAsia="Times New Roman" w:hAnsi="Calibri" w:cs="Calibri"/>
                <w:color w:val="000000"/>
              </w:rPr>
            </w:pPr>
            <w:moveTo w:id="1242" w:author="Della Faille Philippe" w:date="2019-07-09T17:01:00Z">
              <w:del w:id="1243" w:author="Della Faille Philippe" w:date="2019-08-09T12:08:00Z">
                <w:r w:rsidRPr="00614D51" w:rsidDel="00381E4A">
                  <w:rPr>
                    <w:rFonts w:ascii="Calibri" w:eastAsia="Times New Roman" w:hAnsi="Calibri" w:cs="Calibri"/>
                    <w:color w:val="000000"/>
                  </w:rPr>
                  <w:delText>4</w:delText>
                </w:r>
              </w:del>
            </w:moveTo>
          </w:p>
        </w:tc>
        <w:tc>
          <w:tcPr>
            <w:tcW w:w="1276" w:type="dxa"/>
            <w:tcBorders>
              <w:top w:val="single" w:sz="4" w:space="0" w:color="auto"/>
              <w:left w:val="nil"/>
              <w:bottom w:val="nil"/>
              <w:right w:val="single" w:sz="4" w:space="0" w:color="auto"/>
            </w:tcBorders>
            <w:shd w:val="clear" w:color="000000" w:fill="A9D08E"/>
            <w:noWrap/>
            <w:vAlign w:val="bottom"/>
            <w:tcPrChange w:id="1244" w:author="Della Faille Philippe" w:date="2019-08-09T12:08:00Z">
              <w:tcPr>
                <w:tcW w:w="1276" w:type="dxa"/>
                <w:tcBorders>
                  <w:top w:val="single" w:sz="4" w:space="0" w:color="auto"/>
                  <w:left w:val="nil"/>
                  <w:bottom w:val="nil"/>
                  <w:right w:val="single" w:sz="4" w:space="0" w:color="auto"/>
                </w:tcBorders>
                <w:shd w:val="clear" w:color="000000" w:fill="A9D08E"/>
                <w:noWrap/>
                <w:vAlign w:val="bottom"/>
              </w:tcPr>
            </w:tcPrChange>
          </w:tcPr>
          <w:p w14:paraId="2690FB27" w14:textId="094514C8" w:rsidR="00F536BB" w:rsidRPr="00614D51" w:rsidDel="00E27DD8" w:rsidRDefault="00F536BB" w:rsidP="00381E4A">
            <w:pPr>
              <w:spacing w:after="0"/>
              <w:jc w:val="center"/>
              <w:rPr>
                <w:del w:id="1245" w:author="Della Faille Philippe" w:date="2019-08-09T13:27:00Z"/>
                <w:moveTo w:id="1246" w:author="Della Faille Philippe" w:date="2019-07-09T17:01:00Z"/>
                <w:rFonts w:ascii="Calibri" w:eastAsia="Times New Roman" w:hAnsi="Calibri" w:cs="Calibri"/>
                <w:color w:val="000000"/>
              </w:rPr>
            </w:pPr>
            <w:moveTo w:id="1247" w:author="Della Faille Philippe" w:date="2019-07-09T17:01:00Z">
              <w:del w:id="1248" w:author="Della Faille Philippe" w:date="2019-08-09T12:08:00Z">
                <w:r w:rsidRPr="00614D51" w:rsidDel="00381E4A">
                  <w:rPr>
                    <w:rFonts w:ascii="Calibri" w:eastAsia="Times New Roman" w:hAnsi="Calibri" w:cs="Calibri"/>
                    <w:color w:val="000000"/>
                  </w:rPr>
                  <w:delText>0x0004</w:delText>
                </w:r>
              </w:del>
            </w:moveTo>
          </w:p>
        </w:tc>
      </w:tr>
      <w:tr w:rsidR="00F536BB" w:rsidRPr="00614D51" w:rsidDel="00E27DD8" w14:paraId="587A26CD" w14:textId="2999F9FB" w:rsidTr="00381E4A">
        <w:trPr>
          <w:trHeight w:val="288"/>
          <w:del w:id="1249" w:author="Della Faille Philippe" w:date="2019-08-09T13:27:00Z"/>
          <w:trPrChange w:id="1250" w:author="Della Faille Philippe" w:date="2019-08-09T12:08:00Z">
            <w:trPr>
              <w:trHeight w:val="288"/>
            </w:trPr>
          </w:trPrChange>
        </w:trPr>
        <w:tc>
          <w:tcPr>
            <w:tcW w:w="960" w:type="dxa"/>
            <w:vMerge/>
            <w:tcBorders>
              <w:top w:val="nil"/>
              <w:left w:val="nil"/>
              <w:bottom w:val="nil"/>
              <w:right w:val="nil"/>
            </w:tcBorders>
            <w:vAlign w:val="center"/>
            <w:tcPrChange w:id="1251" w:author="Della Faille Philippe" w:date="2019-08-09T12:08:00Z">
              <w:tcPr>
                <w:tcW w:w="960" w:type="dxa"/>
                <w:vMerge/>
                <w:tcBorders>
                  <w:top w:val="nil"/>
                  <w:left w:val="nil"/>
                  <w:bottom w:val="nil"/>
                  <w:right w:val="nil"/>
                </w:tcBorders>
                <w:vAlign w:val="center"/>
              </w:tcPr>
            </w:tcPrChange>
          </w:tcPr>
          <w:p w14:paraId="4BD84D60" w14:textId="01B39EAF" w:rsidR="00F536BB" w:rsidRPr="00614D51" w:rsidDel="00E27DD8" w:rsidRDefault="00F536BB" w:rsidP="00381E4A">
            <w:pPr>
              <w:spacing w:after="0"/>
              <w:jc w:val="left"/>
              <w:rPr>
                <w:del w:id="1252" w:author="Della Faille Philippe" w:date="2019-08-09T13:27:00Z"/>
                <w:moveTo w:id="1253" w:author="Della Faille Philippe" w:date="2019-07-09T17:01:00Z"/>
                <w:rFonts w:ascii="Calibri" w:eastAsia="Times New Roman" w:hAnsi="Calibri" w:cs="Calibri"/>
                <w:b/>
                <w:bCs/>
                <w:color w:val="000000"/>
              </w:rPr>
            </w:pPr>
          </w:p>
        </w:tc>
        <w:tc>
          <w:tcPr>
            <w:tcW w:w="960" w:type="dxa"/>
            <w:vMerge w:val="restart"/>
            <w:tcBorders>
              <w:top w:val="single" w:sz="4" w:space="0" w:color="auto"/>
              <w:left w:val="single" w:sz="4" w:space="0" w:color="auto"/>
              <w:bottom w:val="single" w:sz="4" w:space="0" w:color="000000"/>
              <w:right w:val="single" w:sz="4" w:space="0" w:color="auto"/>
            </w:tcBorders>
            <w:shd w:val="clear" w:color="000000" w:fill="FFF2CC"/>
            <w:noWrap/>
            <w:textDirection w:val="btLr"/>
            <w:vAlign w:val="center"/>
            <w:tcPrChange w:id="1254" w:author="Della Faille Philippe" w:date="2019-08-09T12:08:00Z">
              <w:tcPr>
                <w:tcW w:w="960" w:type="dxa"/>
                <w:vMerge w:val="restart"/>
                <w:tcBorders>
                  <w:top w:val="single" w:sz="4" w:space="0" w:color="auto"/>
                  <w:left w:val="single" w:sz="4" w:space="0" w:color="auto"/>
                  <w:bottom w:val="single" w:sz="4" w:space="0" w:color="000000"/>
                  <w:right w:val="single" w:sz="4" w:space="0" w:color="auto"/>
                </w:tcBorders>
                <w:shd w:val="clear" w:color="000000" w:fill="FFF2CC"/>
                <w:noWrap/>
                <w:textDirection w:val="btLr"/>
                <w:vAlign w:val="center"/>
              </w:tcPr>
            </w:tcPrChange>
          </w:tcPr>
          <w:p w14:paraId="441D32A4" w14:textId="62DB4D81" w:rsidR="00F536BB" w:rsidRPr="00614D51" w:rsidDel="00E27DD8" w:rsidRDefault="00F536BB" w:rsidP="00381E4A">
            <w:pPr>
              <w:spacing w:after="0"/>
              <w:jc w:val="center"/>
              <w:rPr>
                <w:del w:id="1255" w:author="Della Faille Philippe" w:date="2019-08-09T13:27:00Z"/>
                <w:moveTo w:id="1256" w:author="Della Faille Philippe" w:date="2019-07-09T17:01:00Z"/>
                <w:rFonts w:ascii="Calibri" w:eastAsia="Times New Roman" w:hAnsi="Calibri" w:cs="Calibri"/>
                <w:b/>
                <w:bCs/>
                <w:color w:val="000000"/>
              </w:rPr>
            </w:pPr>
            <w:moveTo w:id="1257" w:author="Della Faille Philippe" w:date="2019-07-09T17:01:00Z">
              <w:del w:id="1258" w:author="Della Faille Philippe" w:date="2019-08-09T12:08:00Z">
                <w:r w:rsidRPr="00614D51" w:rsidDel="00381E4A">
                  <w:rPr>
                    <w:rFonts w:ascii="Calibri" w:eastAsia="Times New Roman" w:hAnsi="Calibri" w:cs="Calibri"/>
                    <w:b/>
                    <w:bCs/>
                    <w:color w:val="000000"/>
                  </w:rPr>
                  <w:delText>Status</w:delText>
                </w:r>
              </w:del>
            </w:moveTo>
          </w:p>
        </w:tc>
        <w:tc>
          <w:tcPr>
            <w:tcW w:w="960" w:type="dxa"/>
            <w:tcBorders>
              <w:top w:val="single" w:sz="4" w:space="0" w:color="auto"/>
              <w:left w:val="nil"/>
              <w:bottom w:val="nil"/>
              <w:right w:val="single" w:sz="4" w:space="0" w:color="auto"/>
            </w:tcBorders>
            <w:shd w:val="clear" w:color="000000" w:fill="FFF2CC"/>
            <w:noWrap/>
            <w:vAlign w:val="bottom"/>
            <w:tcPrChange w:id="1259" w:author="Della Faille Philippe" w:date="2019-08-09T12:08:00Z">
              <w:tcPr>
                <w:tcW w:w="960" w:type="dxa"/>
                <w:tcBorders>
                  <w:top w:val="single" w:sz="4" w:space="0" w:color="auto"/>
                  <w:left w:val="nil"/>
                  <w:bottom w:val="nil"/>
                  <w:right w:val="single" w:sz="4" w:space="0" w:color="auto"/>
                </w:tcBorders>
                <w:shd w:val="clear" w:color="000000" w:fill="FFF2CC"/>
                <w:noWrap/>
                <w:vAlign w:val="bottom"/>
              </w:tcPr>
            </w:tcPrChange>
          </w:tcPr>
          <w:p w14:paraId="2F2CA475" w14:textId="123934F8" w:rsidR="00F536BB" w:rsidRPr="00614D51" w:rsidDel="00E27DD8" w:rsidRDefault="00F536BB" w:rsidP="00381E4A">
            <w:pPr>
              <w:spacing w:after="0"/>
              <w:jc w:val="center"/>
              <w:rPr>
                <w:del w:id="1260" w:author="Della Faille Philippe" w:date="2019-08-09T13:27:00Z"/>
                <w:moveTo w:id="1261" w:author="Della Faille Philippe" w:date="2019-07-09T17:01:00Z"/>
                <w:rFonts w:ascii="Calibri" w:eastAsia="Times New Roman" w:hAnsi="Calibri" w:cs="Calibri"/>
                <w:color w:val="000000"/>
              </w:rPr>
            </w:pPr>
            <w:moveTo w:id="1262" w:author="Della Faille Philippe" w:date="2019-07-09T17:01:00Z">
              <w:del w:id="1263" w:author="Della Faille Philippe" w:date="2019-08-09T12:08:00Z">
                <w:r w:rsidRPr="00614D51" w:rsidDel="00381E4A">
                  <w:rPr>
                    <w:rFonts w:ascii="Calibri" w:eastAsia="Times New Roman" w:hAnsi="Calibri" w:cs="Calibri"/>
                    <w:color w:val="000000"/>
                  </w:rPr>
                  <w:delText>6</w:delText>
                </w:r>
              </w:del>
            </w:moveTo>
          </w:p>
        </w:tc>
        <w:tc>
          <w:tcPr>
            <w:tcW w:w="2680" w:type="dxa"/>
            <w:tcBorders>
              <w:top w:val="single" w:sz="4" w:space="0" w:color="auto"/>
              <w:left w:val="nil"/>
              <w:bottom w:val="nil"/>
              <w:right w:val="nil"/>
            </w:tcBorders>
            <w:shd w:val="clear" w:color="000000" w:fill="FFF2CC"/>
            <w:noWrap/>
            <w:vAlign w:val="bottom"/>
            <w:tcPrChange w:id="1264" w:author="Della Faille Philippe" w:date="2019-08-09T12:08:00Z">
              <w:tcPr>
                <w:tcW w:w="2680" w:type="dxa"/>
                <w:tcBorders>
                  <w:top w:val="single" w:sz="4" w:space="0" w:color="auto"/>
                  <w:left w:val="nil"/>
                  <w:bottom w:val="nil"/>
                  <w:right w:val="nil"/>
                </w:tcBorders>
                <w:shd w:val="clear" w:color="000000" w:fill="FFF2CC"/>
                <w:noWrap/>
                <w:vAlign w:val="bottom"/>
              </w:tcPr>
            </w:tcPrChange>
          </w:tcPr>
          <w:p w14:paraId="5EADDF0A" w14:textId="37B1D62D" w:rsidR="00F536BB" w:rsidRPr="00614D51" w:rsidDel="00E27DD8" w:rsidRDefault="00F536BB" w:rsidP="00381E4A">
            <w:pPr>
              <w:spacing w:after="0"/>
              <w:jc w:val="left"/>
              <w:rPr>
                <w:del w:id="1265" w:author="Della Faille Philippe" w:date="2019-08-09T13:27:00Z"/>
                <w:moveTo w:id="1266" w:author="Della Faille Philippe" w:date="2019-07-09T17:01:00Z"/>
                <w:rFonts w:ascii="Calibri" w:eastAsia="Times New Roman" w:hAnsi="Calibri" w:cs="Calibri"/>
                <w:color w:val="000000"/>
              </w:rPr>
            </w:pPr>
            <w:moveTo w:id="1267" w:author="Della Faille Philippe" w:date="2019-07-09T17:01:00Z">
              <w:del w:id="1268" w:author="Della Faille Philippe" w:date="2019-08-09T12:08:00Z">
                <w:r w:rsidDel="00381E4A">
                  <w:rPr>
                    <w:rFonts w:ascii="Calibri" w:eastAsia="Times New Roman" w:hAnsi="Calibri" w:cs="Calibri"/>
                    <w:color w:val="000000"/>
                  </w:rPr>
                  <w:delText>SSM</w:delText>
                </w:r>
                <w:r w:rsidRPr="00614D51" w:rsidDel="00381E4A">
                  <w:rPr>
                    <w:rFonts w:ascii="Calibri" w:eastAsia="Times New Roman" w:hAnsi="Calibri" w:cs="Calibri"/>
                    <w:color w:val="000000"/>
                  </w:rPr>
                  <w:delText xml:space="preserve"> status</w:delText>
                </w:r>
              </w:del>
            </w:moveTo>
          </w:p>
        </w:tc>
        <w:tc>
          <w:tcPr>
            <w:tcW w:w="960" w:type="dxa"/>
            <w:tcBorders>
              <w:top w:val="single" w:sz="4" w:space="0" w:color="auto"/>
              <w:left w:val="single" w:sz="4" w:space="0" w:color="auto"/>
              <w:bottom w:val="nil"/>
              <w:right w:val="single" w:sz="4" w:space="0" w:color="auto"/>
            </w:tcBorders>
            <w:shd w:val="clear" w:color="000000" w:fill="FFF2CC"/>
            <w:noWrap/>
            <w:vAlign w:val="bottom"/>
            <w:tcPrChange w:id="1269" w:author="Della Faille Philippe" w:date="2019-08-09T12:08:00Z">
              <w:tcPr>
                <w:tcW w:w="960" w:type="dxa"/>
                <w:tcBorders>
                  <w:top w:val="single" w:sz="4" w:space="0" w:color="auto"/>
                  <w:left w:val="single" w:sz="4" w:space="0" w:color="auto"/>
                  <w:bottom w:val="nil"/>
                  <w:right w:val="single" w:sz="4" w:space="0" w:color="auto"/>
                </w:tcBorders>
                <w:shd w:val="clear" w:color="000000" w:fill="FFF2CC"/>
                <w:noWrap/>
                <w:vAlign w:val="bottom"/>
              </w:tcPr>
            </w:tcPrChange>
          </w:tcPr>
          <w:p w14:paraId="4F5267DC" w14:textId="3C724C26" w:rsidR="00F536BB" w:rsidRPr="00614D51" w:rsidDel="00E27DD8" w:rsidRDefault="00F536BB" w:rsidP="00381E4A">
            <w:pPr>
              <w:spacing w:after="0"/>
              <w:jc w:val="center"/>
              <w:rPr>
                <w:del w:id="1270" w:author="Della Faille Philippe" w:date="2019-08-09T13:27:00Z"/>
                <w:moveTo w:id="1271" w:author="Della Faille Philippe" w:date="2019-07-09T17:01:00Z"/>
                <w:rFonts w:ascii="Calibri" w:eastAsia="Times New Roman" w:hAnsi="Calibri" w:cs="Calibri"/>
                <w:color w:val="000000"/>
              </w:rPr>
            </w:pPr>
            <w:moveTo w:id="1272" w:author="Della Faille Philippe" w:date="2019-07-09T17:01:00Z">
              <w:del w:id="1273"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single" w:sz="4" w:space="0" w:color="auto"/>
              <w:left w:val="nil"/>
              <w:bottom w:val="nil"/>
              <w:right w:val="single" w:sz="4" w:space="0" w:color="auto"/>
            </w:tcBorders>
            <w:shd w:val="clear" w:color="000000" w:fill="FFF2CC"/>
            <w:noWrap/>
            <w:vAlign w:val="bottom"/>
            <w:tcPrChange w:id="1274" w:author="Della Faille Philippe" w:date="2019-08-09T12:08:00Z">
              <w:tcPr>
                <w:tcW w:w="978" w:type="dxa"/>
                <w:tcBorders>
                  <w:top w:val="single" w:sz="4" w:space="0" w:color="auto"/>
                  <w:left w:val="nil"/>
                  <w:bottom w:val="nil"/>
                  <w:right w:val="single" w:sz="4" w:space="0" w:color="auto"/>
                </w:tcBorders>
                <w:shd w:val="clear" w:color="000000" w:fill="FFF2CC"/>
                <w:noWrap/>
                <w:vAlign w:val="bottom"/>
              </w:tcPr>
            </w:tcPrChange>
          </w:tcPr>
          <w:p w14:paraId="27674BF9" w14:textId="07E01271" w:rsidR="00F536BB" w:rsidRPr="00614D51" w:rsidDel="00E27DD8" w:rsidRDefault="00F536BB" w:rsidP="00381E4A">
            <w:pPr>
              <w:spacing w:after="0"/>
              <w:jc w:val="center"/>
              <w:rPr>
                <w:del w:id="1275" w:author="Della Faille Philippe" w:date="2019-08-09T13:27:00Z"/>
                <w:moveTo w:id="1276" w:author="Della Faille Philippe" w:date="2019-07-09T17:01:00Z"/>
                <w:rFonts w:ascii="Calibri" w:eastAsia="Times New Roman" w:hAnsi="Calibri" w:cs="Calibri"/>
                <w:color w:val="000000"/>
              </w:rPr>
            </w:pPr>
            <w:moveTo w:id="1277" w:author="Della Faille Philippe" w:date="2019-07-09T17:01:00Z">
              <w:del w:id="1278"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single" w:sz="4" w:space="0" w:color="auto"/>
              <w:left w:val="nil"/>
              <w:bottom w:val="nil"/>
              <w:right w:val="single" w:sz="4" w:space="0" w:color="auto"/>
            </w:tcBorders>
            <w:shd w:val="clear" w:color="000000" w:fill="FFF2CC"/>
            <w:noWrap/>
            <w:vAlign w:val="bottom"/>
            <w:tcPrChange w:id="1279" w:author="Della Faille Philippe" w:date="2019-08-09T12:08:00Z">
              <w:tcPr>
                <w:tcW w:w="960" w:type="dxa"/>
                <w:tcBorders>
                  <w:top w:val="single" w:sz="4" w:space="0" w:color="auto"/>
                  <w:left w:val="nil"/>
                  <w:bottom w:val="nil"/>
                  <w:right w:val="single" w:sz="4" w:space="0" w:color="auto"/>
                </w:tcBorders>
                <w:shd w:val="clear" w:color="000000" w:fill="FFF2CC"/>
                <w:noWrap/>
                <w:vAlign w:val="bottom"/>
              </w:tcPr>
            </w:tcPrChange>
          </w:tcPr>
          <w:p w14:paraId="40DA5C42" w14:textId="3A303B37" w:rsidR="00F536BB" w:rsidRPr="00614D51" w:rsidDel="00E27DD8" w:rsidRDefault="00F536BB" w:rsidP="00381E4A">
            <w:pPr>
              <w:spacing w:after="0"/>
              <w:jc w:val="center"/>
              <w:rPr>
                <w:del w:id="1280" w:author="Della Faille Philippe" w:date="2019-08-09T13:27:00Z"/>
                <w:moveTo w:id="1281" w:author="Della Faille Philippe" w:date="2019-07-09T17:01:00Z"/>
                <w:rFonts w:ascii="Calibri" w:eastAsia="Times New Roman" w:hAnsi="Calibri" w:cs="Calibri"/>
                <w:color w:val="000000"/>
              </w:rPr>
            </w:pPr>
            <w:moveTo w:id="1282" w:author="Della Faille Philippe" w:date="2019-07-09T17:01:00Z">
              <w:del w:id="1283"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single" w:sz="4" w:space="0" w:color="auto"/>
              <w:left w:val="nil"/>
              <w:bottom w:val="nil"/>
              <w:right w:val="single" w:sz="4" w:space="0" w:color="auto"/>
            </w:tcBorders>
            <w:shd w:val="clear" w:color="000000" w:fill="FFF2CC"/>
            <w:noWrap/>
            <w:vAlign w:val="bottom"/>
            <w:tcPrChange w:id="1284" w:author="Della Faille Philippe" w:date="2019-08-09T12:08:00Z">
              <w:tcPr>
                <w:tcW w:w="644" w:type="dxa"/>
                <w:tcBorders>
                  <w:top w:val="single" w:sz="4" w:space="0" w:color="auto"/>
                  <w:left w:val="nil"/>
                  <w:bottom w:val="nil"/>
                  <w:right w:val="single" w:sz="4" w:space="0" w:color="auto"/>
                </w:tcBorders>
                <w:shd w:val="clear" w:color="000000" w:fill="FFF2CC"/>
                <w:noWrap/>
                <w:vAlign w:val="bottom"/>
              </w:tcPr>
            </w:tcPrChange>
          </w:tcPr>
          <w:p w14:paraId="141230C9" w14:textId="675C6F5D" w:rsidR="00F536BB" w:rsidRPr="00614D51" w:rsidDel="00E27DD8" w:rsidRDefault="00F536BB" w:rsidP="00381E4A">
            <w:pPr>
              <w:spacing w:after="0"/>
              <w:jc w:val="center"/>
              <w:rPr>
                <w:del w:id="1285" w:author="Della Faille Philippe" w:date="2019-08-09T13:27:00Z"/>
                <w:moveTo w:id="1286" w:author="Della Faille Philippe" w:date="2019-07-09T17:01:00Z"/>
                <w:rFonts w:ascii="Calibri" w:eastAsia="Times New Roman" w:hAnsi="Calibri" w:cs="Calibri"/>
                <w:color w:val="000000"/>
              </w:rPr>
            </w:pPr>
            <w:moveTo w:id="1287" w:author="Della Faille Philippe" w:date="2019-07-09T17:01:00Z">
              <w:del w:id="1288" w:author="Della Faille Philippe" w:date="2019-08-09T12:08:00Z">
                <w:r w:rsidRPr="00614D51" w:rsidDel="00381E4A">
                  <w:rPr>
                    <w:rFonts w:ascii="Calibri" w:eastAsia="Times New Roman" w:hAnsi="Calibri" w:cs="Calibri"/>
                    <w:color w:val="000000"/>
                  </w:rPr>
                  <w:delText>5</w:delText>
                </w:r>
              </w:del>
            </w:moveTo>
          </w:p>
        </w:tc>
        <w:tc>
          <w:tcPr>
            <w:tcW w:w="1276" w:type="dxa"/>
            <w:tcBorders>
              <w:top w:val="single" w:sz="4" w:space="0" w:color="auto"/>
              <w:left w:val="nil"/>
              <w:bottom w:val="nil"/>
              <w:right w:val="single" w:sz="4" w:space="0" w:color="auto"/>
            </w:tcBorders>
            <w:shd w:val="clear" w:color="000000" w:fill="FFF2CC"/>
            <w:noWrap/>
            <w:vAlign w:val="bottom"/>
            <w:tcPrChange w:id="1289" w:author="Della Faille Philippe" w:date="2019-08-09T12:08:00Z">
              <w:tcPr>
                <w:tcW w:w="1276" w:type="dxa"/>
                <w:tcBorders>
                  <w:top w:val="single" w:sz="4" w:space="0" w:color="auto"/>
                  <w:left w:val="nil"/>
                  <w:bottom w:val="nil"/>
                  <w:right w:val="single" w:sz="4" w:space="0" w:color="auto"/>
                </w:tcBorders>
                <w:shd w:val="clear" w:color="000000" w:fill="FFF2CC"/>
                <w:noWrap/>
                <w:vAlign w:val="bottom"/>
              </w:tcPr>
            </w:tcPrChange>
          </w:tcPr>
          <w:p w14:paraId="18E65C93" w14:textId="60294070" w:rsidR="00F536BB" w:rsidRPr="00614D51" w:rsidDel="00E27DD8" w:rsidRDefault="00F536BB" w:rsidP="00381E4A">
            <w:pPr>
              <w:spacing w:after="0"/>
              <w:jc w:val="center"/>
              <w:rPr>
                <w:del w:id="1290" w:author="Della Faille Philippe" w:date="2019-08-09T13:27:00Z"/>
                <w:moveTo w:id="1291" w:author="Della Faille Philippe" w:date="2019-07-09T17:01:00Z"/>
                <w:rFonts w:ascii="Calibri" w:eastAsia="Times New Roman" w:hAnsi="Calibri" w:cs="Calibri"/>
                <w:color w:val="000000"/>
              </w:rPr>
            </w:pPr>
            <w:moveTo w:id="1292" w:author="Della Faille Philippe" w:date="2019-07-09T17:01:00Z">
              <w:del w:id="1293" w:author="Della Faille Philippe" w:date="2019-08-09T12:08:00Z">
                <w:r w:rsidRPr="00614D51" w:rsidDel="00381E4A">
                  <w:rPr>
                    <w:rFonts w:ascii="Calibri" w:eastAsia="Times New Roman" w:hAnsi="Calibri" w:cs="Calibri"/>
                    <w:color w:val="000000"/>
                  </w:rPr>
                  <w:delText>0x0005</w:delText>
                </w:r>
              </w:del>
            </w:moveTo>
          </w:p>
        </w:tc>
      </w:tr>
      <w:tr w:rsidR="00F536BB" w:rsidRPr="00614D51" w:rsidDel="00E27DD8" w14:paraId="5BDBC339" w14:textId="6DB72C21" w:rsidTr="00381E4A">
        <w:trPr>
          <w:trHeight w:val="288"/>
          <w:del w:id="1294" w:author="Della Faille Philippe" w:date="2019-08-09T13:27:00Z"/>
          <w:trPrChange w:id="1295" w:author="Della Faille Philippe" w:date="2019-08-09T12:08:00Z">
            <w:trPr>
              <w:trHeight w:val="288"/>
            </w:trPr>
          </w:trPrChange>
        </w:trPr>
        <w:tc>
          <w:tcPr>
            <w:tcW w:w="960" w:type="dxa"/>
            <w:vMerge/>
            <w:tcBorders>
              <w:top w:val="nil"/>
              <w:left w:val="nil"/>
              <w:bottom w:val="nil"/>
              <w:right w:val="nil"/>
            </w:tcBorders>
            <w:vAlign w:val="center"/>
            <w:tcPrChange w:id="1296" w:author="Della Faille Philippe" w:date="2019-08-09T12:08:00Z">
              <w:tcPr>
                <w:tcW w:w="960" w:type="dxa"/>
                <w:vMerge/>
                <w:tcBorders>
                  <w:top w:val="nil"/>
                  <w:left w:val="nil"/>
                  <w:bottom w:val="nil"/>
                  <w:right w:val="nil"/>
                </w:tcBorders>
                <w:vAlign w:val="center"/>
              </w:tcPr>
            </w:tcPrChange>
          </w:tcPr>
          <w:p w14:paraId="612F778A" w14:textId="1317DE3D" w:rsidR="00F536BB" w:rsidRPr="00614D51" w:rsidDel="00E27DD8" w:rsidRDefault="00F536BB" w:rsidP="00381E4A">
            <w:pPr>
              <w:spacing w:after="0"/>
              <w:jc w:val="left"/>
              <w:rPr>
                <w:del w:id="1297" w:author="Della Faille Philippe" w:date="2019-08-09T13:27:00Z"/>
                <w:moveTo w:id="1298"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299"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7509C6A4" w14:textId="15B58BA7" w:rsidR="00F536BB" w:rsidRPr="00614D51" w:rsidDel="00E27DD8" w:rsidRDefault="00F536BB" w:rsidP="00381E4A">
            <w:pPr>
              <w:spacing w:after="0"/>
              <w:jc w:val="left"/>
              <w:rPr>
                <w:del w:id="1300" w:author="Della Faille Philippe" w:date="2019-08-09T13:27:00Z"/>
                <w:moveTo w:id="1301"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302"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131675CC" w14:textId="70BB2FB3" w:rsidR="00F536BB" w:rsidRPr="00614D51" w:rsidDel="00E27DD8" w:rsidRDefault="00F536BB" w:rsidP="00381E4A">
            <w:pPr>
              <w:spacing w:after="0"/>
              <w:jc w:val="center"/>
              <w:rPr>
                <w:del w:id="1303" w:author="Della Faille Philippe" w:date="2019-08-09T13:27:00Z"/>
                <w:moveTo w:id="1304" w:author="Della Faille Philippe" w:date="2019-07-09T17:01:00Z"/>
                <w:rFonts w:ascii="Calibri" w:eastAsia="Times New Roman" w:hAnsi="Calibri" w:cs="Calibri"/>
                <w:color w:val="000000"/>
              </w:rPr>
            </w:pPr>
            <w:moveTo w:id="1305" w:author="Della Faille Philippe" w:date="2019-07-09T17:01:00Z">
              <w:del w:id="1306" w:author="Della Faille Philippe" w:date="2019-08-09T12:08:00Z">
                <w:r w:rsidRPr="00614D51" w:rsidDel="00381E4A">
                  <w:rPr>
                    <w:rFonts w:ascii="Calibri" w:eastAsia="Times New Roman" w:hAnsi="Calibri" w:cs="Calibri"/>
                    <w:color w:val="000000"/>
                  </w:rPr>
                  <w:delText>7</w:delText>
                </w:r>
              </w:del>
            </w:moveTo>
          </w:p>
        </w:tc>
        <w:tc>
          <w:tcPr>
            <w:tcW w:w="2680" w:type="dxa"/>
            <w:tcBorders>
              <w:top w:val="nil"/>
              <w:left w:val="nil"/>
              <w:bottom w:val="nil"/>
              <w:right w:val="nil"/>
            </w:tcBorders>
            <w:shd w:val="clear" w:color="000000" w:fill="FFF2CC"/>
            <w:noWrap/>
            <w:vAlign w:val="bottom"/>
            <w:tcPrChange w:id="1307" w:author="Della Faille Philippe" w:date="2019-08-09T12:08:00Z">
              <w:tcPr>
                <w:tcW w:w="2680" w:type="dxa"/>
                <w:tcBorders>
                  <w:top w:val="nil"/>
                  <w:left w:val="nil"/>
                  <w:bottom w:val="nil"/>
                  <w:right w:val="nil"/>
                </w:tcBorders>
                <w:shd w:val="clear" w:color="000000" w:fill="FFF2CC"/>
                <w:noWrap/>
                <w:vAlign w:val="bottom"/>
              </w:tcPr>
            </w:tcPrChange>
          </w:tcPr>
          <w:p w14:paraId="5FB1BC18" w14:textId="5821E268" w:rsidR="00F536BB" w:rsidRPr="00614D51" w:rsidDel="00E27DD8" w:rsidRDefault="00F536BB" w:rsidP="00381E4A">
            <w:pPr>
              <w:spacing w:after="0"/>
              <w:jc w:val="left"/>
              <w:rPr>
                <w:del w:id="1308" w:author="Della Faille Philippe" w:date="2019-08-09T13:27:00Z"/>
                <w:moveTo w:id="1309" w:author="Della Faille Philippe" w:date="2019-07-09T17:01:00Z"/>
                <w:rFonts w:ascii="Calibri" w:eastAsia="Times New Roman" w:hAnsi="Calibri" w:cs="Calibri"/>
                <w:color w:val="000000"/>
              </w:rPr>
            </w:pPr>
            <w:moveTo w:id="1310" w:author="Della Faille Philippe" w:date="2019-07-09T17:01:00Z">
              <w:del w:id="1311" w:author="Della Faille Philippe" w:date="2019-08-09T12:08:00Z">
                <w:r w:rsidRPr="00614D51" w:rsidDel="00381E4A">
                  <w:rPr>
                    <w:rFonts w:ascii="Calibri" w:eastAsia="Times New Roman" w:hAnsi="Calibri" w:cs="Calibri"/>
                    <w:color w:val="000000"/>
                  </w:rPr>
                  <w:delText>Pallet status</w:delText>
                </w:r>
              </w:del>
            </w:moveTo>
          </w:p>
        </w:tc>
        <w:tc>
          <w:tcPr>
            <w:tcW w:w="960" w:type="dxa"/>
            <w:tcBorders>
              <w:top w:val="nil"/>
              <w:left w:val="single" w:sz="4" w:space="0" w:color="auto"/>
              <w:bottom w:val="nil"/>
              <w:right w:val="single" w:sz="4" w:space="0" w:color="auto"/>
            </w:tcBorders>
            <w:shd w:val="clear" w:color="000000" w:fill="FFF2CC"/>
            <w:noWrap/>
            <w:vAlign w:val="bottom"/>
            <w:tcPrChange w:id="1312"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4089CC45" w14:textId="26F79DB4" w:rsidR="00F536BB" w:rsidRPr="00614D51" w:rsidDel="00E27DD8" w:rsidRDefault="00F536BB" w:rsidP="00381E4A">
            <w:pPr>
              <w:spacing w:after="0"/>
              <w:jc w:val="center"/>
              <w:rPr>
                <w:del w:id="1313" w:author="Della Faille Philippe" w:date="2019-08-09T13:27:00Z"/>
                <w:moveTo w:id="1314" w:author="Della Faille Philippe" w:date="2019-07-09T17:01:00Z"/>
                <w:rFonts w:ascii="Calibri" w:eastAsia="Times New Roman" w:hAnsi="Calibri" w:cs="Calibri"/>
                <w:color w:val="000000"/>
              </w:rPr>
            </w:pPr>
            <w:moveTo w:id="1315" w:author="Della Faille Philippe" w:date="2019-07-09T17:01:00Z">
              <w:del w:id="1316"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317"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016E4DF5" w14:textId="0469C7C7" w:rsidR="00F536BB" w:rsidRPr="00614D51" w:rsidDel="00E27DD8" w:rsidRDefault="00F536BB" w:rsidP="00381E4A">
            <w:pPr>
              <w:spacing w:after="0"/>
              <w:jc w:val="center"/>
              <w:rPr>
                <w:del w:id="1318" w:author="Della Faille Philippe" w:date="2019-08-09T13:27:00Z"/>
                <w:moveTo w:id="1319" w:author="Della Faille Philippe" w:date="2019-07-09T17:01:00Z"/>
                <w:rFonts w:ascii="Calibri" w:eastAsia="Times New Roman" w:hAnsi="Calibri" w:cs="Calibri"/>
                <w:color w:val="000000"/>
              </w:rPr>
            </w:pPr>
            <w:moveTo w:id="1320" w:author="Della Faille Philippe" w:date="2019-07-09T17:01:00Z">
              <w:del w:id="1321"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322"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7FB17024" w14:textId="6921D869" w:rsidR="00F536BB" w:rsidRPr="00614D51" w:rsidDel="00E27DD8" w:rsidRDefault="00F536BB" w:rsidP="00381E4A">
            <w:pPr>
              <w:spacing w:after="0"/>
              <w:jc w:val="center"/>
              <w:rPr>
                <w:del w:id="1323" w:author="Della Faille Philippe" w:date="2019-08-09T13:27:00Z"/>
                <w:moveTo w:id="1324" w:author="Della Faille Philippe" w:date="2019-07-09T17:01:00Z"/>
                <w:rFonts w:ascii="Calibri" w:eastAsia="Times New Roman" w:hAnsi="Calibri" w:cs="Calibri"/>
                <w:color w:val="000000"/>
              </w:rPr>
            </w:pPr>
            <w:moveTo w:id="1325" w:author="Della Faille Philippe" w:date="2019-07-09T17:01:00Z">
              <w:del w:id="1326"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327"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55280180" w14:textId="52781A0C" w:rsidR="00F536BB" w:rsidRPr="00614D51" w:rsidDel="00E27DD8" w:rsidRDefault="00F536BB" w:rsidP="00381E4A">
            <w:pPr>
              <w:spacing w:after="0"/>
              <w:jc w:val="center"/>
              <w:rPr>
                <w:del w:id="1328" w:author="Della Faille Philippe" w:date="2019-08-09T13:27:00Z"/>
                <w:moveTo w:id="1329" w:author="Della Faille Philippe" w:date="2019-07-09T17:01:00Z"/>
                <w:rFonts w:ascii="Calibri" w:eastAsia="Times New Roman" w:hAnsi="Calibri" w:cs="Calibri"/>
                <w:color w:val="000000"/>
              </w:rPr>
            </w:pPr>
            <w:moveTo w:id="1330" w:author="Della Faille Philippe" w:date="2019-07-09T17:01:00Z">
              <w:del w:id="1331" w:author="Della Faille Philippe" w:date="2019-08-09T12:08:00Z">
                <w:r w:rsidRPr="00614D51" w:rsidDel="00381E4A">
                  <w:rPr>
                    <w:rFonts w:ascii="Calibri" w:eastAsia="Times New Roman" w:hAnsi="Calibri" w:cs="Calibri"/>
                    <w:color w:val="000000"/>
                  </w:rPr>
                  <w:delText>6</w:delText>
                </w:r>
              </w:del>
            </w:moveTo>
          </w:p>
        </w:tc>
        <w:tc>
          <w:tcPr>
            <w:tcW w:w="1276" w:type="dxa"/>
            <w:tcBorders>
              <w:top w:val="nil"/>
              <w:left w:val="nil"/>
              <w:bottom w:val="nil"/>
              <w:right w:val="single" w:sz="4" w:space="0" w:color="auto"/>
            </w:tcBorders>
            <w:shd w:val="clear" w:color="000000" w:fill="FFF2CC"/>
            <w:noWrap/>
            <w:vAlign w:val="bottom"/>
            <w:tcPrChange w:id="1332"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7ACE6A95" w14:textId="648C1965" w:rsidR="00F536BB" w:rsidRPr="00614D51" w:rsidDel="00E27DD8" w:rsidRDefault="00F536BB" w:rsidP="00381E4A">
            <w:pPr>
              <w:spacing w:after="0"/>
              <w:jc w:val="center"/>
              <w:rPr>
                <w:del w:id="1333" w:author="Della Faille Philippe" w:date="2019-08-09T13:27:00Z"/>
                <w:moveTo w:id="1334" w:author="Della Faille Philippe" w:date="2019-07-09T17:01:00Z"/>
                <w:rFonts w:ascii="Calibri" w:eastAsia="Times New Roman" w:hAnsi="Calibri" w:cs="Calibri"/>
                <w:color w:val="000000"/>
              </w:rPr>
            </w:pPr>
            <w:moveTo w:id="1335" w:author="Della Faille Philippe" w:date="2019-07-09T17:01:00Z">
              <w:del w:id="1336" w:author="Della Faille Philippe" w:date="2019-08-09T12:08:00Z">
                <w:r w:rsidRPr="00614D51" w:rsidDel="00381E4A">
                  <w:rPr>
                    <w:rFonts w:ascii="Calibri" w:eastAsia="Times New Roman" w:hAnsi="Calibri" w:cs="Calibri"/>
                    <w:color w:val="000000"/>
                  </w:rPr>
                  <w:delText>0x0006</w:delText>
                </w:r>
              </w:del>
            </w:moveTo>
          </w:p>
        </w:tc>
      </w:tr>
      <w:tr w:rsidR="00F536BB" w:rsidRPr="00614D51" w:rsidDel="00E27DD8" w14:paraId="2DF44A7E" w14:textId="37AEE699" w:rsidTr="00381E4A">
        <w:trPr>
          <w:trHeight w:val="288"/>
          <w:del w:id="1337" w:author="Della Faille Philippe" w:date="2019-08-09T13:27:00Z"/>
          <w:trPrChange w:id="1338" w:author="Della Faille Philippe" w:date="2019-08-09T12:08:00Z">
            <w:trPr>
              <w:trHeight w:val="288"/>
            </w:trPr>
          </w:trPrChange>
        </w:trPr>
        <w:tc>
          <w:tcPr>
            <w:tcW w:w="960" w:type="dxa"/>
            <w:vMerge/>
            <w:tcBorders>
              <w:top w:val="nil"/>
              <w:left w:val="nil"/>
              <w:bottom w:val="nil"/>
              <w:right w:val="nil"/>
            </w:tcBorders>
            <w:vAlign w:val="center"/>
            <w:tcPrChange w:id="1339" w:author="Della Faille Philippe" w:date="2019-08-09T12:08:00Z">
              <w:tcPr>
                <w:tcW w:w="960" w:type="dxa"/>
                <w:vMerge/>
                <w:tcBorders>
                  <w:top w:val="nil"/>
                  <w:left w:val="nil"/>
                  <w:bottom w:val="nil"/>
                  <w:right w:val="nil"/>
                </w:tcBorders>
                <w:vAlign w:val="center"/>
              </w:tcPr>
            </w:tcPrChange>
          </w:tcPr>
          <w:p w14:paraId="18DD4D88" w14:textId="2724D22B" w:rsidR="00F536BB" w:rsidRPr="00614D51" w:rsidDel="00E27DD8" w:rsidRDefault="00F536BB" w:rsidP="00381E4A">
            <w:pPr>
              <w:spacing w:after="0"/>
              <w:jc w:val="left"/>
              <w:rPr>
                <w:del w:id="1340" w:author="Della Faille Philippe" w:date="2019-08-09T13:27:00Z"/>
                <w:moveTo w:id="1341"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342"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7CF41C7D" w14:textId="4A9F8FEA" w:rsidR="00F536BB" w:rsidRPr="00614D51" w:rsidDel="00E27DD8" w:rsidRDefault="00F536BB" w:rsidP="00381E4A">
            <w:pPr>
              <w:spacing w:after="0"/>
              <w:jc w:val="left"/>
              <w:rPr>
                <w:del w:id="1343" w:author="Della Faille Philippe" w:date="2019-08-09T13:27:00Z"/>
                <w:moveTo w:id="1344"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345"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3BF5EF8E" w14:textId="6660EB1B" w:rsidR="00F536BB" w:rsidRPr="00614D51" w:rsidDel="00E27DD8" w:rsidRDefault="00F536BB" w:rsidP="00381E4A">
            <w:pPr>
              <w:spacing w:after="0"/>
              <w:jc w:val="center"/>
              <w:rPr>
                <w:del w:id="1346" w:author="Della Faille Philippe" w:date="2019-08-09T13:27:00Z"/>
                <w:moveTo w:id="1347" w:author="Della Faille Philippe" w:date="2019-07-09T17:01:00Z"/>
                <w:rFonts w:ascii="Calibri" w:eastAsia="Times New Roman" w:hAnsi="Calibri" w:cs="Calibri"/>
                <w:color w:val="000000"/>
              </w:rPr>
            </w:pPr>
            <w:moveTo w:id="1348" w:author="Della Faille Philippe" w:date="2019-07-09T17:01:00Z">
              <w:del w:id="1349" w:author="Della Faille Philippe" w:date="2019-08-09T12:08:00Z">
                <w:r w:rsidRPr="00614D51" w:rsidDel="00381E4A">
                  <w:rPr>
                    <w:rFonts w:ascii="Calibri" w:eastAsia="Times New Roman" w:hAnsi="Calibri" w:cs="Calibri"/>
                    <w:color w:val="000000"/>
                  </w:rPr>
                  <w:delText>8</w:delText>
                </w:r>
              </w:del>
            </w:moveTo>
          </w:p>
        </w:tc>
        <w:tc>
          <w:tcPr>
            <w:tcW w:w="2680" w:type="dxa"/>
            <w:tcBorders>
              <w:top w:val="nil"/>
              <w:left w:val="nil"/>
              <w:bottom w:val="nil"/>
              <w:right w:val="nil"/>
            </w:tcBorders>
            <w:shd w:val="clear" w:color="000000" w:fill="FFF2CC"/>
            <w:noWrap/>
            <w:vAlign w:val="bottom"/>
            <w:tcPrChange w:id="1350" w:author="Della Faille Philippe" w:date="2019-08-09T12:08:00Z">
              <w:tcPr>
                <w:tcW w:w="2680" w:type="dxa"/>
                <w:tcBorders>
                  <w:top w:val="nil"/>
                  <w:left w:val="nil"/>
                  <w:bottom w:val="nil"/>
                  <w:right w:val="nil"/>
                </w:tcBorders>
                <w:shd w:val="clear" w:color="000000" w:fill="FFF2CC"/>
                <w:noWrap/>
                <w:vAlign w:val="bottom"/>
              </w:tcPr>
            </w:tcPrChange>
          </w:tcPr>
          <w:p w14:paraId="64F3F612" w14:textId="2F28689D" w:rsidR="00F536BB" w:rsidRPr="00614D51" w:rsidDel="00E27DD8" w:rsidRDefault="00F536BB" w:rsidP="00381E4A">
            <w:pPr>
              <w:spacing w:after="0"/>
              <w:jc w:val="left"/>
              <w:rPr>
                <w:del w:id="1351" w:author="Della Faille Philippe" w:date="2019-08-09T13:27:00Z"/>
                <w:moveTo w:id="1352" w:author="Della Faille Philippe" w:date="2019-07-09T17:01:00Z"/>
                <w:rFonts w:ascii="Calibri" w:eastAsia="Times New Roman" w:hAnsi="Calibri" w:cs="Calibri"/>
                <w:color w:val="000000"/>
              </w:rPr>
            </w:pPr>
            <w:moveTo w:id="1353" w:author="Della Faille Philippe" w:date="2019-07-09T17:01:00Z">
              <w:del w:id="1354" w:author="Della Faille Philippe" w:date="2019-08-09T12:08:00Z">
                <w:r w:rsidRPr="00614D51" w:rsidDel="00381E4A">
                  <w:rPr>
                    <w:rFonts w:ascii="Calibri" w:eastAsia="Times New Roman" w:hAnsi="Calibri" w:cs="Calibri"/>
                    <w:color w:val="000000"/>
                  </w:rPr>
                  <w:delText>Reset status</w:delText>
                </w:r>
              </w:del>
            </w:moveTo>
          </w:p>
        </w:tc>
        <w:tc>
          <w:tcPr>
            <w:tcW w:w="960" w:type="dxa"/>
            <w:tcBorders>
              <w:top w:val="nil"/>
              <w:left w:val="single" w:sz="4" w:space="0" w:color="auto"/>
              <w:bottom w:val="nil"/>
              <w:right w:val="single" w:sz="4" w:space="0" w:color="auto"/>
            </w:tcBorders>
            <w:shd w:val="clear" w:color="000000" w:fill="FFF2CC"/>
            <w:noWrap/>
            <w:vAlign w:val="bottom"/>
            <w:tcPrChange w:id="1355"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7E34086C" w14:textId="3C4227E7" w:rsidR="00F536BB" w:rsidRPr="00614D51" w:rsidDel="00E27DD8" w:rsidRDefault="00F536BB" w:rsidP="00381E4A">
            <w:pPr>
              <w:spacing w:after="0"/>
              <w:jc w:val="center"/>
              <w:rPr>
                <w:del w:id="1356" w:author="Della Faille Philippe" w:date="2019-08-09T13:27:00Z"/>
                <w:moveTo w:id="1357" w:author="Della Faille Philippe" w:date="2019-07-09T17:01:00Z"/>
                <w:rFonts w:ascii="Calibri" w:eastAsia="Times New Roman" w:hAnsi="Calibri" w:cs="Calibri"/>
                <w:color w:val="000000"/>
              </w:rPr>
            </w:pPr>
            <w:moveTo w:id="1358" w:author="Della Faille Philippe" w:date="2019-07-09T17:01:00Z">
              <w:del w:id="1359"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360"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2D34090D" w14:textId="51018CBA" w:rsidR="00F536BB" w:rsidRPr="00614D51" w:rsidDel="00E27DD8" w:rsidRDefault="00F536BB" w:rsidP="00381E4A">
            <w:pPr>
              <w:spacing w:after="0"/>
              <w:jc w:val="center"/>
              <w:rPr>
                <w:del w:id="1361" w:author="Della Faille Philippe" w:date="2019-08-09T13:27:00Z"/>
                <w:moveTo w:id="1362" w:author="Della Faille Philippe" w:date="2019-07-09T17:01:00Z"/>
                <w:rFonts w:ascii="Calibri" w:eastAsia="Times New Roman" w:hAnsi="Calibri" w:cs="Calibri"/>
                <w:color w:val="000000"/>
              </w:rPr>
            </w:pPr>
            <w:moveTo w:id="1363" w:author="Della Faille Philippe" w:date="2019-07-09T17:01:00Z">
              <w:del w:id="1364"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365"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404C0E44" w14:textId="4380A42C" w:rsidR="00F536BB" w:rsidRPr="00614D51" w:rsidDel="00E27DD8" w:rsidRDefault="00F536BB" w:rsidP="00381E4A">
            <w:pPr>
              <w:spacing w:after="0"/>
              <w:jc w:val="center"/>
              <w:rPr>
                <w:del w:id="1366" w:author="Della Faille Philippe" w:date="2019-08-09T13:27:00Z"/>
                <w:moveTo w:id="1367" w:author="Della Faille Philippe" w:date="2019-07-09T17:01:00Z"/>
                <w:rFonts w:ascii="Calibri" w:eastAsia="Times New Roman" w:hAnsi="Calibri" w:cs="Calibri"/>
                <w:color w:val="000000"/>
              </w:rPr>
            </w:pPr>
            <w:moveTo w:id="1368" w:author="Della Faille Philippe" w:date="2019-07-09T17:01:00Z">
              <w:del w:id="1369"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370"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40CC18AD" w14:textId="3926F557" w:rsidR="00F536BB" w:rsidRPr="00614D51" w:rsidDel="00E27DD8" w:rsidRDefault="00F536BB" w:rsidP="00381E4A">
            <w:pPr>
              <w:spacing w:after="0"/>
              <w:jc w:val="center"/>
              <w:rPr>
                <w:del w:id="1371" w:author="Della Faille Philippe" w:date="2019-08-09T13:27:00Z"/>
                <w:moveTo w:id="1372" w:author="Della Faille Philippe" w:date="2019-07-09T17:01:00Z"/>
                <w:rFonts w:ascii="Calibri" w:eastAsia="Times New Roman" w:hAnsi="Calibri" w:cs="Calibri"/>
                <w:color w:val="000000"/>
              </w:rPr>
            </w:pPr>
            <w:moveTo w:id="1373" w:author="Della Faille Philippe" w:date="2019-07-09T17:01:00Z">
              <w:del w:id="1374" w:author="Della Faille Philippe" w:date="2019-08-09T12:08:00Z">
                <w:r w:rsidRPr="00614D51" w:rsidDel="00381E4A">
                  <w:rPr>
                    <w:rFonts w:ascii="Calibri" w:eastAsia="Times New Roman" w:hAnsi="Calibri" w:cs="Calibri"/>
                    <w:color w:val="000000"/>
                  </w:rPr>
                  <w:delText>7</w:delText>
                </w:r>
              </w:del>
            </w:moveTo>
          </w:p>
        </w:tc>
        <w:tc>
          <w:tcPr>
            <w:tcW w:w="1276" w:type="dxa"/>
            <w:tcBorders>
              <w:top w:val="nil"/>
              <w:left w:val="nil"/>
              <w:bottom w:val="nil"/>
              <w:right w:val="single" w:sz="4" w:space="0" w:color="auto"/>
            </w:tcBorders>
            <w:shd w:val="clear" w:color="000000" w:fill="FFF2CC"/>
            <w:noWrap/>
            <w:vAlign w:val="bottom"/>
            <w:tcPrChange w:id="1375"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70DB73BF" w14:textId="269EDDC7" w:rsidR="00F536BB" w:rsidRPr="00614D51" w:rsidDel="00E27DD8" w:rsidRDefault="00F536BB" w:rsidP="00381E4A">
            <w:pPr>
              <w:spacing w:after="0"/>
              <w:jc w:val="center"/>
              <w:rPr>
                <w:del w:id="1376" w:author="Della Faille Philippe" w:date="2019-08-09T13:27:00Z"/>
                <w:moveTo w:id="1377" w:author="Della Faille Philippe" w:date="2019-07-09T17:01:00Z"/>
                <w:rFonts w:ascii="Calibri" w:eastAsia="Times New Roman" w:hAnsi="Calibri" w:cs="Calibri"/>
                <w:color w:val="000000"/>
              </w:rPr>
            </w:pPr>
            <w:moveTo w:id="1378" w:author="Della Faille Philippe" w:date="2019-07-09T17:01:00Z">
              <w:del w:id="1379" w:author="Della Faille Philippe" w:date="2019-08-09T12:08:00Z">
                <w:r w:rsidRPr="00614D51" w:rsidDel="00381E4A">
                  <w:rPr>
                    <w:rFonts w:ascii="Calibri" w:eastAsia="Times New Roman" w:hAnsi="Calibri" w:cs="Calibri"/>
                    <w:color w:val="000000"/>
                  </w:rPr>
                  <w:delText>0x0007</w:delText>
                </w:r>
              </w:del>
            </w:moveTo>
          </w:p>
        </w:tc>
      </w:tr>
      <w:tr w:rsidR="00F536BB" w:rsidRPr="00614D51" w:rsidDel="00E27DD8" w14:paraId="21B35278" w14:textId="47E87C85" w:rsidTr="00381E4A">
        <w:trPr>
          <w:trHeight w:val="288"/>
          <w:del w:id="1380" w:author="Della Faille Philippe" w:date="2019-08-09T13:27:00Z"/>
          <w:trPrChange w:id="1381" w:author="Della Faille Philippe" w:date="2019-08-09T12:08:00Z">
            <w:trPr>
              <w:trHeight w:val="288"/>
            </w:trPr>
          </w:trPrChange>
        </w:trPr>
        <w:tc>
          <w:tcPr>
            <w:tcW w:w="960" w:type="dxa"/>
            <w:vMerge/>
            <w:tcBorders>
              <w:top w:val="nil"/>
              <w:left w:val="nil"/>
              <w:bottom w:val="nil"/>
              <w:right w:val="nil"/>
            </w:tcBorders>
            <w:vAlign w:val="center"/>
            <w:tcPrChange w:id="1382" w:author="Della Faille Philippe" w:date="2019-08-09T12:08:00Z">
              <w:tcPr>
                <w:tcW w:w="960" w:type="dxa"/>
                <w:vMerge/>
                <w:tcBorders>
                  <w:top w:val="nil"/>
                  <w:left w:val="nil"/>
                  <w:bottom w:val="nil"/>
                  <w:right w:val="nil"/>
                </w:tcBorders>
                <w:vAlign w:val="center"/>
              </w:tcPr>
            </w:tcPrChange>
          </w:tcPr>
          <w:p w14:paraId="0FDA9107" w14:textId="4BD1441D" w:rsidR="00F536BB" w:rsidRPr="00614D51" w:rsidDel="00E27DD8" w:rsidRDefault="00F536BB" w:rsidP="00381E4A">
            <w:pPr>
              <w:spacing w:after="0"/>
              <w:jc w:val="left"/>
              <w:rPr>
                <w:del w:id="1383" w:author="Della Faille Philippe" w:date="2019-08-09T13:27:00Z"/>
                <w:moveTo w:id="1384"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385"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4EFA776F" w14:textId="362EDFC8" w:rsidR="00F536BB" w:rsidRPr="00614D51" w:rsidDel="00E27DD8" w:rsidRDefault="00F536BB" w:rsidP="00381E4A">
            <w:pPr>
              <w:spacing w:after="0"/>
              <w:jc w:val="left"/>
              <w:rPr>
                <w:del w:id="1386" w:author="Della Faille Philippe" w:date="2019-08-09T13:27:00Z"/>
                <w:moveTo w:id="13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388"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79C4B882" w14:textId="3F4BCDEE" w:rsidR="00F536BB" w:rsidRPr="00614D51" w:rsidDel="00E27DD8" w:rsidRDefault="00F536BB" w:rsidP="00381E4A">
            <w:pPr>
              <w:spacing w:after="0"/>
              <w:jc w:val="center"/>
              <w:rPr>
                <w:del w:id="1389" w:author="Della Faille Philippe" w:date="2019-08-09T13:27:00Z"/>
                <w:moveTo w:id="1390" w:author="Della Faille Philippe" w:date="2019-07-09T17:01:00Z"/>
                <w:rFonts w:ascii="Calibri" w:eastAsia="Times New Roman" w:hAnsi="Calibri" w:cs="Calibri"/>
                <w:color w:val="000000"/>
              </w:rPr>
            </w:pPr>
            <w:moveTo w:id="1391" w:author="Della Faille Philippe" w:date="2019-07-09T17:01:00Z">
              <w:del w:id="1392" w:author="Della Faille Philippe" w:date="2019-08-09T12:08:00Z">
                <w:r w:rsidRPr="00614D51" w:rsidDel="00381E4A">
                  <w:rPr>
                    <w:rFonts w:ascii="Calibri" w:eastAsia="Times New Roman" w:hAnsi="Calibri" w:cs="Calibri"/>
                    <w:color w:val="000000"/>
                  </w:rPr>
                  <w:delText>9</w:delText>
                </w:r>
              </w:del>
            </w:moveTo>
          </w:p>
        </w:tc>
        <w:tc>
          <w:tcPr>
            <w:tcW w:w="2680" w:type="dxa"/>
            <w:tcBorders>
              <w:top w:val="nil"/>
              <w:left w:val="nil"/>
              <w:bottom w:val="nil"/>
              <w:right w:val="nil"/>
            </w:tcBorders>
            <w:shd w:val="clear" w:color="000000" w:fill="FFF2CC"/>
            <w:noWrap/>
            <w:vAlign w:val="bottom"/>
            <w:tcPrChange w:id="1393" w:author="Della Faille Philippe" w:date="2019-08-09T12:08:00Z">
              <w:tcPr>
                <w:tcW w:w="2680" w:type="dxa"/>
                <w:tcBorders>
                  <w:top w:val="nil"/>
                  <w:left w:val="nil"/>
                  <w:bottom w:val="nil"/>
                  <w:right w:val="nil"/>
                </w:tcBorders>
                <w:shd w:val="clear" w:color="000000" w:fill="FFF2CC"/>
                <w:noWrap/>
                <w:vAlign w:val="bottom"/>
              </w:tcPr>
            </w:tcPrChange>
          </w:tcPr>
          <w:p w14:paraId="0AE7559B" w14:textId="5A27E7DF" w:rsidR="00F536BB" w:rsidRPr="00614D51" w:rsidDel="00E27DD8" w:rsidRDefault="00F536BB" w:rsidP="00381E4A">
            <w:pPr>
              <w:spacing w:after="0"/>
              <w:jc w:val="left"/>
              <w:rPr>
                <w:del w:id="1394" w:author="Della Faille Philippe" w:date="2019-08-09T13:27:00Z"/>
                <w:moveTo w:id="1395" w:author="Della Faille Philippe" w:date="2019-07-09T17:01:00Z"/>
                <w:rFonts w:ascii="Calibri" w:eastAsia="Times New Roman" w:hAnsi="Calibri" w:cs="Calibri"/>
                <w:color w:val="000000"/>
              </w:rPr>
            </w:pPr>
            <w:moveTo w:id="1396" w:author="Della Faille Philippe" w:date="2019-07-09T17:01:00Z">
              <w:del w:id="1397" w:author="Della Faille Philippe" w:date="2019-08-09T12:08:00Z">
                <w:r w:rsidRPr="00614D51" w:rsidDel="00381E4A">
                  <w:rPr>
                    <w:rFonts w:ascii="Calibri" w:eastAsia="Times New Roman" w:hAnsi="Calibri" w:cs="Calibri"/>
                    <w:color w:val="000000"/>
                  </w:rPr>
                  <w:delText>Power status</w:delText>
                </w:r>
              </w:del>
            </w:moveTo>
          </w:p>
        </w:tc>
        <w:tc>
          <w:tcPr>
            <w:tcW w:w="960" w:type="dxa"/>
            <w:tcBorders>
              <w:top w:val="nil"/>
              <w:left w:val="single" w:sz="4" w:space="0" w:color="auto"/>
              <w:bottom w:val="nil"/>
              <w:right w:val="single" w:sz="4" w:space="0" w:color="auto"/>
            </w:tcBorders>
            <w:shd w:val="clear" w:color="000000" w:fill="FFF2CC"/>
            <w:noWrap/>
            <w:vAlign w:val="bottom"/>
            <w:tcPrChange w:id="1398"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67CBD0E1" w14:textId="47F729A2" w:rsidR="00F536BB" w:rsidRPr="00614D51" w:rsidDel="00E27DD8" w:rsidRDefault="00F536BB" w:rsidP="00381E4A">
            <w:pPr>
              <w:spacing w:after="0"/>
              <w:jc w:val="center"/>
              <w:rPr>
                <w:del w:id="1399" w:author="Della Faille Philippe" w:date="2019-08-09T13:27:00Z"/>
                <w:moveTo w:id="1400" w:author="Della Faille Philippe" w:date="2019-07-09T17:01:00Z"/>
                <w:rFonts w:ascii="Calibri" w:eastAsia="Times New Roman" w:hAnsi="Calibri" w:cs="Calibri"/>
                <w:color w:val="000000"/>
              </w:rPr>
            </w:pPr>
            <w:moveTo w:id="1401" w:author="Della Faille Philippe" w:date="2019-07-09T17:01:00Z">
              <w:del w:id="1402"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403"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11194313" w14:textId="7004FA99" w:rsidR="00F536BB" w:rsidRPr="00614D51" w:rsidDel="00E27DD8" w:rsidRDefault="00F536BB" w:rsidP="00381E4A">
            <w:pPr>
              <w:spacing w:after="0"/>
              <w:jc w:val="center"/>
              <w:rPr>
                <w:del w:id="1404" w:author="Della Faille Philippe" w:date="2019-08-09T13:27:00Z"/>
                <w:moveTo w:id="1405" w:author="Della Faille Philippe" w:date="2019-07-09T17:01:00Z"/>
                <w:rFonts w:ascii="Calibri" w:eastAsia="Times New Roman" w:hAnsi="Calibri" w:cs="Calibri"/>
                <w:color w:val="000000"/>
              </w:rPr>
            </w:pPr>
            <w:moveTo w:id="1406" w:author="Della Faille Philippe" w:date="2019-07-09T17:01:00Z">
              <w:del w:id="140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408"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112EE2A2" w14:textId="0A0EBC1E" w:rsidR="00F536BB" w:rsidRPr="00614D51" w:rsidDel="00E27DD8" w:rsidRDefault="00F536BB" w:rsidP="00381E4A">
            <w:pPr>
              <w:spacing w:after="0"/>
              <w:jc w:val="center"/>
              <w:rPr>
                <w:del w:id="1409" w:author="Della Faille Philippe" w:date="2019-08-09T13:27:00Z"/>
                <w:moveTo w:id="1410" w:author="Della Faille Philippe" w:date="2019-07-09T17:01:00Z"/>
                <w:rFonts w:ascii="Calibri" w:eastAsia="Times New Roman" w:hAnsi="Calibri" w:cs="Calibri"/>
                <w:color w:val="000000"/>
              </w:rPr>
            </w:pPr>
            <w:moveTo w:id="1411" w:author="Della Faille Philippe" w:date="2019-07-09T17:01:00Z">
              <w:del w:id="141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413"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4EB91334" w14:textId="72537A2D" w:rsidR="00F536BB" w:rsidRPr="00614D51" w:rsidDel="00E27DD8" w:rsidRDefault="00F536BB" w:rsidP="00381E4A">
            <w:pPr>
              <w:spacing w:after="0"/>
              <w:jc w:val="center"/>
              <w:rPr>
                <w:del w:id="1414" w:author="Della Faille Philippe" w:date="2019-08-09T13:27:00Z"/>
                <w:moveTo w:id="1415" w:author="Della Faille Philippe" w:date="2019-07-09T17:01:00Z"/>
                <w:rFonts w:ascii="Calibri" w:eastAsia="Times New Roman" w:hAnsi="Calibri" w:cs="Calibri"/>
                <w:color w:val="000000"/>
              </w:rPr>
            </w:pPr>
            <w:moveTo w:id="1416" w:author="Della Faille Philippe" w:date="2019-07-09T17:01:00Z">
              <w:del w:id="1417" w:author="Della Faille Philippe" w:date="2019-08-09T12:08:00Z">
                <w:r w:rsidRPr="00614D51" w:rsidDel="00381E4A">
                  <w:rPr>
                    <w:rFonts w:ascii="Calibri" w:eastAsia="Times New Roman" w:hAnsi="Calibri" w:cs="Calibri"/>
                    <w:color w:val="000000"/>
                  </w:rPr>
                  <w:delText>8</w:delText>
                </w:r>
              </w:del>
            </w:moveTo>
          </w:p>
        </w:tc>
        <w:tc>
          <w:tcPr>
            <w:tcW w:w="1276" w:type="dxa"/>
            <w:tcBorders>
              <w:top w:val="nil"/>
              <w:left w:val="nil"/>
              <w:bottom w:val="nil"/>
              <w:right w:val="single" w:sz="4" w:space="0" w:color="auto"/>
            </w:tcBorders>
            <w:shd w:val="clear" w:color="000000" w:fill="FFF2CC"/>
            <w:noWrap/>
            <w:vAlign w:val="bottom"/>
            <w:tcPrChange w:id="1418"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2D228E21" w14:textId="078301CB" w:rsidR="00F536BB" w:rsidRPr="00614D51" w:rsidDel="00E27DD8" w:rsidRDefault="00F536BB" w:rsidP="00381E4A">
            <w:pPr>
              <w:spacing w:after="0"/>
              <w:jc w:val="center"/>
              <w:rPr>
                <w:del w:id="1419" w:author="Della Faille Philippe" w:date="2019-08-09T13:27:00Z"/>
                <w:moveTo w:id="1420" w:author="Della Faille Philippe" w:date="2019-07-09T17:01:00Z"/>
                <w:rFonts w:ascii="Calibri" w:eastAsia="Times New Roman" w:hAnsi="Calibri" w:cs="Calibri"/>
                <w:color w:val="000000"/>
              </w:rPr>
            </w:pPr>
            <w:moveTo w:id="1421" w:author="Della Faille Philippe" w:date="2019-07-09T17:01:00Z">
              <w:del w:id="1422" w:author="Della Faille Philippe" w:date="2019-08-09T12:08:00Z">
                <w:r w:rsidRPr="00614D51" w:rsidDel="00381E4A">
                  <w:rPr>
                    <w:rFonts w:ascii="Calibri" w:eastAsia="Times New Roman" w:hAnsi="Calibri" w:cs="Calibri"/>
                    <w:color w:val="000000"/>
                  </w:rPr>
                  <w:delText>0x0008</w:delText>
                </w:r>
              </w:del>
            </w:moveTo>
          </w:p>
        </w:tc>
      </w:tr>
      <w:tr w:rsidR="00F536BB" w:rsidRPr="00614D51" w:rsidDel="00E27DD8" w14:paraId="32D46088" w14:textId="5221AB4C" w:rsidTr="00381E4A">
        <w:trPr>
          <w:trHeight w:val="288"/>
          <w:del w:id="1423" w:author="Della Faille Philippe" w:date="2019-08-09T13:27:00Z"/>
          <w:trPrChange w:id="1424" w:author="Della Faille Philippe" w:date="2019-08-09T12:08:00Z">
            <w:trPr>
              <w:trHeight w:val="288"/>
            </w:trPr>
          </w:trPrChange>
        </w:trPr>
        <w:tc>
          <w:tcPr>
            <w:tcW w:w="960" w:type="dxa"/>
            <w:vMerge/>
            <w:tcBorders>
              <w:top w:val="nil"/>
              <w:left w:val="nil"/>
              <w:bottom w:val="nil"/>
              <w:right w:val="nil"/>
            </w:tcBorders>
            <w:vAlign w:val="center"/>
            <w:tcPrChange w:id="1425" w:author="Della Faille Philippe" w:date="2019-08-09T12:08:00Z">
              <w:tcPr>
                <w:tcW w:w="960" w:type="dxa"/>
                <w:vMerge/>
                <w:tcBorders>
                  <w:top w:val="nil"/>
                  <w:left w:val="nil"/>
                  <w:bottom w:val="nil"/>
                  <w:right w:val="nil"/>
                </w:tcBorders>
                <w:vAlign w:val="center"/>
              </w:tcPr>
            </w:tcPrChange>
          </w:tcPr>
          <w:p w14:paraId="776F8E32" w14:textId="3CFDE7DD" w:rsidR="00F536BB" w:rsidRPr="00614D51" w:rsidDel="00E27DD8" w:rsidRDefault="00F536BB" w:rsidP="00381E4A">
            <w:pPr>
              <w:spacing w:after="0"/>
              <w:jc w:val="left"/>
              <w:rPr>
                <w:del w:id="1426" w:author="Della Faille Philippe" w:date="2019-08-09T13:27:00Z"/>
                <w:moveTo w:id="1427"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428"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0DAF14BF" w14:textId="73B4D230" w:rsidR="00F536BB" w:rsidRPr="00614D51" w:rsidDel="00E27DD8" w:rsidRDefault="00F536BB" w:rsidP="00381E4A">
            <w:pPr>
              <w:spacing w:after="0"/>
              <w:jc w:val="left"/>
              <w:rPr>
                <w:del w:id="1429" w:author="Della Faille Philippe" w:date="2019-08-09T13:27:00Z"/>
                <w:moveTo w:id="1430"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431"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10BB8B2D" w14:textId="7AF07185" w:rsidR="00F536BB" w:rsidRPr="00614D51" w:rsidDel="00E27DD8" w:rsidRDefault="00F536BB" w:rsidP="00381E4A">
            <w:pPr>
              <w:spacing w:after="0"/>
              <w:jc w:val="center"/>
              <w:rPr>
                <w:del w:id="1432" w:author="Della Faille Philippe" w:date="2019-08-09T13:27:00Z"/>
                <w:moveTo w:id="1433" w:author="Della Faille Philippe" w:date="2019-07-09T17:01:00Z"/>
                <w:rFonts w:ascii="Calibri" w:eastAsia="Times New Roman" w:hAnsi="Calibri" w:cs="Calibri"/>
                <w:color w:val="000000"/>
              </w:rPr>
            </w:pPr>
            <w:moveTo w:id="1434" w:author="Della Faille Philippe" w:date="2019-07-09T17:01:00Z">
              <w:del w:id="1435" w:author="Della Faille Philippe" w:date="2019-08-09T12:08:00Z">
                <w:r w:rsidRPr="00614D51" w:rsidDel="00381E4A">
                  <w:rPr>
                    <w:rFonts w:ascii="Calibri" w:eastAsia="Times New Roman" w:hAnsi="Calibri" w:cs="Calibri"/>
                    <w:color w:val="000000"/>
                  </w:rPr>
                  <w:delText>10</w:delText>
                </w:r>
              </w:del>
            </w:moveTo>
          </w:p>
        </w:tc>
        <w:tc>
          <w:tcPr>
            <w:tcW w:w="2680" w:type="dxa"/>
            <w:tcBorders>
              <w:top w:val="nil"/>
              <w:left w:val="nil"/>
              <w:bottom w:val="nil"/>
              <w:right w:val="nil"/>
            </w:tcBorders>
            <w:shd w:val="clear" w:color="000000" w:fill="FFF2CC"/>
            <w:noWrap/>
            <w:vAlign w:val="bottom"/>
            <w:tcPrChange w:id="1436" w:author="Della Faille Philippe" w:date="2019-08-09T12:08:00Z">
              <w:tcPr>
                <w:tcW w:w="2680" w:type="dxa"/>
                <w:tcBorders>
                  <w:top w:val="nil"/>
                  <w:left w:val="nil"/>
                  <w:bottom w:val="nil"/>
                  <w:right w:val="nil"/>
                </w:tcBorders>
                <w:shd w:val="clear" w:color="000000" w:fill="FFF2CC"/>
                <w:noWrap/>
                <w:vAlign w:val="bottom"/>
              </w:tcPr>
            </w:tcPrChange>
          </w:tcPr>
          <w:p w14:paraId="05D70223" w14:textId="754005B5" w:rsidR="00F536BB" w:rsidRPr="00614D51" w:rsidDel="00E27DD8" w:rsidRDefault="00F536BB" w:rsidP="00381E4A">
            <w:pPr>
              <w:spacing w:after="0"/>
              <w:jc w:val="left"/>
              <w:rPr>
                <w:del w:id="1437" w:author="Della Faille Philippe" w:date="2019-08-09T13:27:00Z"/>
                <w:moveTo w:id="1438" w:author="Della Faille Philippe" w:date="2019-07-09T17:01:00Z"/>
                <w:rFonts w:ascii="Calibri" w:eastAsia="Times New Roman" w:hAnsi="Calibri" w:cs="Calibri"/>
                <w:color w:val="000000"/>
              </w:rPr>
            </w:pPr>
            <w:moveTo w:id="1439" w:author="Della Faille Philippe" w:date="2019-07-09T17:01:00Z">
              <w:del w:id="1440" w:author="Della Faille Philippe" w:date="2019-08-09T12:08:00Z">
                <w:r w:rsidRPr="00614D51" w:rsidDel="00381E4A">
                  <w:rPr>
                    <w:rFonts w:ascii="Calibri" w:eastAsia="Times New Roman" w:hAnsi="Calibri" w:cs="Calibri"/>
                    <w:color w:val="000000"/>
                  </w:rPr>
                  <w:delText>Voltage limit status</w:delText>
                </w:r>
              </w:del>
            </w:moveTo>
          </w:p>
        </w:tc>
        <w:tc>
          <w:tcPr>
            <w:tcW w:w="960" w:type="dxa"/>
            <w:tcBorders>
              <w:top w:val="nil"/>
              <w:left w:val="single" w:sz="4" w:space="0" w:color="auto"/>
              <w:bottom w:val="nil"/>
              <w:right w:val="single" w:sz="4" w:space="0" w:color="auto"/>
            </w:tcBorders>
            <w:shd w:val="clear" w:color="000000" w:fill="FFF2CC"/>
            <w:noWrap/>
            <w:vAlign w:val="bottom"/>
            <w:tcPrChange w:id="1441"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2479A274" w14:textId="3427DD7A" w:rsidR="00F536BB" w:rsidRPr="00614D51" w:rsidDel="00E27DD8" w:rsidRDefault="00F536BB" w:rsidP="00381E4A">
            <w:pPr>
              <w:spacing w:after="0"/>
              <w:jc w:val="center"/>
              <w:rPr>
                <w:del w:id="1442" w:author="Della Faille Philippe" w:date="2019-08-09T13:27:00Z"/>
                <w:moveTo w:id="1443" w:author="Della Faille Philippe" w:date="2019-07-09T17:01:00Z"/>
                <w:rFonts w:ascii="Calibri" w:eastAsia="Times New Roman" w:hAnsi="Calibri" w:cs="Calibri"/>
                <w:color w:val="000000"/>
              </w:rPr>
            </w:pPr>
            <w:moveTo w:id="1444" w:author="Della Faille Philippe" w:date="2019-07-09T17:01:00Z">
              <w:del w:id="1445"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446"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6959F648" w14:textId="78685A5F" w:rsidR="00F536BB" w:rsidRPr="00614D51" w:rsidDel="00E27DD8" w:rsidRDefault="00F536BB" w:rsidP="00381E4A">
            <w:pPr>
              <w:spacing w:after="0"/>
              <w:jc w:val="center"/>
              <w:rPr>
                <w:del w:id="1447" w:author="Della Faille Philippe" w:date="2019-08-09T13:27:00Z"/>
                <w:moveTo w:id="1448" w:author="Della Faille Philippe" w:date="2019-07-09T17:01:00Z"/>
                <w:rFonts w:ascii="Calibri" w:eastAsia="Times New Roman" w:hAnsi="Calibri" w:cs="Calibri"/>
                <w:color w:val="000000"/>
              </w:rPr>
            </w:pPr>
            <w:moveTo w:id="1449" w:author="Della Faille Philippe" w:date="2019-07-09T17:01:00Z">
              <w:del w:id="1450"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451"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3B4A2690" w14:textId="565FF289" w:rsidR="00F536BB" w:rsidRPr="00614D51" w:rsidDel="00E27DD8" w:rsidRDefault="00F536BB" w:rsidP="00381E4A">
            <w:pPr>
              <w:spacing w:after="0"/>
              <w:jc w:val="center"/>
              <w:rPr>
                <w:del w:id="1452" w:author="Della Faille Philippe" w:date="2019-08-09T13:27:00Z"/>
                <w:moveTo w:id="1453" w:author="Della Faille Philippe" w:date="2019-07-09T17:01:00Z"/>
                <w:rFonts w:ascii="Calibri" w:eastAsia="Times New Roman" w:hAnsi="Calibri" w:cs="Calibri"/>
                <w:color w:val="000000"/>
              </w:rPr>
            </w:pPr>
            <w:moveTo w:id="1454" w:author="Della Faille Philippe" w:date="2019-07-09T17:01:00Z">
              <w:del w:id="1455"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456"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26B62633" w14:textId="39E84DB5" w:rsidR="00F536BB" w:rsidRPr="00614D51" w:rsidDel="00E27DD8" w:rsidRDefault="00F536BB" w:rsidP="00381E4A">
            <w:pPr>
              <w:spacing w:after="0"/>
              <w:jc w:val="center"/>
              <w:rPr>
                <w:del w:id="1457" w:author="Della Faille Philippe" w:date="2019-08-09T13:27:00Z"/>
                <w:moveTo w:id="1458" w:author="Della Faille Philippe" w:date="2019-07-09T17:01:00Z"/>
                <w:rFonts w:ascii="Calibri" w:eastAsia="Times New Roman" w:hAnsi="Calibri" w:cs="Calibri"/>
                <w:color w:val="000000"/>
              </w:rPr>
            </w:pPr>
            <w:moveTo w:id="1459" w:author="Della Faille Philippe" w:date="2019-07-09T17:01:00Z">
              <w:del w:id="1460" w:author="Della Faille Philippe" w:date="2019-08-09T12:08:00Z">
                <w:r w:rsidRPr="00614D51" w:rsidDel="00381E4A">
                  <w:rPr>
                    <w:rFonts w:ascii="Calibri" w:eastAsia="Times New Roman" w:hAnsi="Calibri" w:cs="Calibri"/>
                    <w:color w:val="000000"/>
                  </w:rPr>
                  <w:delText>9</w:delText>
                </w:r>
              </w:del>
            </w:moveTo>
          </w:p>
        </w:tc>
        <w:tc>
          <w:tcPr>
            <w:tcW w:w="1276" w:type="dxa"/>
            <w:tcBorders>
              <w:top w:val="nil"/>
              <w:left w:val="nil"/>
              <w:bottom w:val="nil"/>
              <w:right w:val="single" w:sz="4" w:space="0" w:color="auto"/>
            </w:tcBorders>
            <w:shd w:val="clear" w:color="000000" w:fill="FFF2CC"/>
            <w:noWrap/>
            <w:vAlign w:val="bottom"/>
            <w:tcPrChange w:id="1461"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34E43BBC" w14:textId="1FF9EDBA" w:rsidR="00F536BB" w:rsidRPr="00614D51" w:rsidDel="00E27DD8" w:rsidRDefault="00F536BB" w:rsidP="00381E4A">
            <w:pPr>
              <w:spacing w:after="0"/>
              <w:jc w:val="center"/>
              <w:rPr>
                <w:del w:id="1462" w:author="Della Faille Philippe" w:date="2019-08-09T13:27:00Z"/>
                <w:moveTo w:id="1463" w:author="Della Faille Philippe" w:date="2019-07-09T17:01:00Z"/>
                <w:rFonts w:ascii="Calibri" w:eastAsia="Times New Roman" w:hAnsi="Calibri" w:cs="Calibri"/>
                <w:color w:val="000000"/>
              </w:rPr>
            </w:pPr>
            <w:moveTo w:id="1464" w:author="Della Faille Philippe" w:date="2019-07-09T17:01:00Z">
              <w:del w:id="1465" w:author="Della Faille Philippe" w:date="2019-08-09T12:08:00Z">
                <w:r w:rsidRPr="00614D51" w:rsidDel="00381E4A">
                  <w:rPr>
                    <w:rFonts w:ascii="Calibri" w:eastAsia="Times New Roman" w:hAnsi="Calibri" w:cs="Calibri"/>
                    <w:color w:val="000000"/>
                  </w:rPr>
                  <w:delText>0x0009</w:delText>
                </w:r>
              </w:del>
            </w:moveTo>
          </w:p>
        </w:tc>
      </w:tr>
      <w:tr w:rsidR="00F536BB" w:rsidRPr="00614D51" w:rsidDel="00E27DD8" w14:paraId="5D37C9DF" w14:textId="446B75AE" w:rsidTr="00381E4A">
        <w:trPr>
          <w:trHeight w:val="288"/>
          <w:del w:id="1466" w:author="Della Faille Philippe" w:date="2019-08-09T13:27:00Z"/>
          <w:trPrChange w:id="1467" w:author="Della Faille Philippe" w:date="2019-08-09T12:08:00Z">
            <w:trPr>
              <w:trHeight w:val="288"/>
            </w:trPr>
          </w:trPrChange>
        </w:trPr>
        <w:tc>
          <w:tcPr>
            <w:tcW w:w="960" w:type="dxa"/>
            <w:vMerge/>
            <w:tcBorders>
              <w:top w:val="nil"/>
              <w:left w:val="nil"/>
              <w:bottom w:val="nil"/>
              <w:right w:val="nil"/>
            </w:tcBorders>
            <w:vAlign w:val="center"/>
            <w:tcPrChange w:id="1468" w:author="Della Faille Philippe" w:date="2019-08-09T12:08:00Z">
              <w:tcPr>
                <w:tcW w:w="960" w:type="dxa"/>
                <w:vMerge/>
                <w:tcBorders>
                  <w:top w:val="nil"/>
                  <w:left w:val="nil"/>
                  <w:bottom w:val="nil"/>
                  <w:right w:val="nil"/>
                </w:tcBorders>
                <w:vAlign w:val="center"/>
              </w:tcPr>
            </w:tcPrChange>
          </w:tcPr>
          <w:p w14:paraId="188814F4" w14:textId="70B55B52" w:rsidR="00F536BB" w:rsidRPr="00614D51" w:rsidDel="00E27DD8" w:rsidRDefault="00F536BB" w:rsidP="00381E4A">
            <w:pPr>
              <w:spacing w:after="0"/>
              <w:jc w:val="left"/>
              <w:rPr>
                <w:del w:id="1469" w:author="Della Faille Philippe" w:date="2019-08-09T13:27:00Z"/>
                <w:moveTo w:id="1470"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471"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37989C6C" w14:textId="787D5B63" w:rsidR="00F536BB" w:rsidRPr="00614D51" w:rsidDel="00E27DD8" w:rsidRDefault="00F536BB" w:rsidP="00381E4A">
            <w:pPr>
              <w:spacing w:after="0"/>
              <w:jc w:val="left"/>
              <w:rPr>
                <w:del w:id="1472" w:author="Della Faille Philippe" w:date="2019-08-09T13:27:00Z"/>
                <w:moveTo w:id="1473"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474"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74B5B585" w14:textId="7C27D5E1" w:rsidR="00F536BB" w:rsidRPr="00614D51" w:rsidDel="00E27DD8" w:rsidRDefault="00F536BB" w:rsidP="00381E4A">
            <w:pPr>
              <w:spacing w:after="0"/>
              <w:jc w:val="center"/>
              <w:rPr>
                <w:del w:id="1475" w:author="Della Faille Philippe" w:date="2019-08-09T13:27:00Z"/>
                <w:moveTo w:id="1476" w:author="Della Faille Philippe" w:date="2019-07-09T17:01:00Z"/>
                <w:rFonts w:ascii="Calibri" w:eastAsia="Times New Roman" w:hAnsi="Calibri" w:cs="Calibri"/>
                <w:color w:val="000000"/>
              </w:rPr>
            </w:pPr>
            <w:moveTo w:id="1477" w:author="Della Faille Philippe" w:date="2019-07-09T17:01:00Z">
              <w:del w:id="1478" w:author="Della Faille Philippe" w:date="2019-08-09T12:08:00Z">
                <w:r w:rsidRPr="00614D51" w:rsidDel="00381E4A">
                  <w:rPr>
                    <w:rFonts w:ascii="Calibri" w:eastAsia="Times New Roman" w:hAnsi="Calibri" w:cs="Calibri"/>
                    <w:color w:val="000000"/>
                  </w:rPr>
                  <w:delText>11</w:delText>
                </w:r>
              </w:del>
            </w:moveTo>
          </w:p>
        </w:tc>
        <w:tc>
          <w:tcPr>
            <w:tcW w:w="2680" w:type="dxa"/>
            <w:tcBorders>
              <w:top w:val="nil"/>
              <w:left w:val="nil"/>
              <w:bottom w:val="nil"/>
              <w:right w:val="nil"/>
            </w:tcBorders>
            <w:shd w:val="clear" w:color="000000" w:fill="FFF2CC"/>
            <w:noWrap/>
            <w:vAlign w:val="bottom"/>
            <w:tcPrChange w:id="1479" w:author="Della Faille Philippe" w:date="2019-08-09T12:08:00Z">
              <w:tcPr>
                <w:tcW w:w="2680" w:type="dxa"/>
                <w:tcBorders>
                  <w:top w:val="nil"/>
                  <w:left w:val="nil"/>
                  <w:bottom w:val="nil"/>
                  <w:right w:val="nil"/>
                </w:tcBorders>
                <w:shd w:val="clear" w:color="000000" w:fill="FFF2CC"/>
                <w:noWrap/>
                <w:vAlign w:val="bottom"/>
              </w:tcPr>
            </w:tcPrChange>
          </w:tcPr>
          <w:p w14:paraId="7A01AACC" w14:textId="1F450EC1" w:rsidR="00F536BB" w:rsidRPr="00614D51" w:rsidDel="00E27DD8" w:rsidRDefault="00F536BB" w:rsidP="00381E4A">
            <w:pPr>
              <w:spacing w:after="0"/>
              <w:jc w:val="left"/>
              <w:rPr>
                <w:del w:id="1480" w:author="Della Faille Philippe" w:date="2019-08-09T13:27:00Z"/>
                <w:moveTo w:id="1481" w:author="Della Faille Philippe" w:date="2019-07-09T17:01:00Z"/>
                <w:rFonts w:ascii="Calibri" w:eastAsia="Times New Roman" w:hAnsi="Calibri" w:cs="Calibri"/>
                <w:color w:val="000000"/>
              </w:rPr>
            </w:pPr>
            <w:moveTo w:id="1482" w:author="Della Faille Philippe" w:date="2019-07-09T17:01:00Z">
              <w:del w:id="1483" w:author="Della Faille Philippe" w:date="2019-08-09T12:08:00Z">
                <w:r w:rsidRPr="00614D51" w:rsidDel="00381E4A">
                  <w:rPr>
                    <w:rFonts w:ascii="Calibri" w:eastAsia="Times New Roman" w:hAnsi="Calibri" w:cs="Calibri"/>
                    <w:color w:val="000000"/>
                  </w:rPr>
                  <w:delText>Current limit status</w:delText>
                </w:r>
              </w:del>
            </w:moveTo>
          </w:p>
        </w:tc>
        <w:tc>
          <w:tcPr>
            <w:tcW w:w="960" w:type="dxa"/>
            <w:tcBorders>
              <w:top w:val="nil"/>
              <w:left w:val="single" w:sz="4" w:space="0" w:color="auto"/>
              <w:bottom w:val="nil"/>
              <w:right w:val="single" w:sz="4" w:space="0" w:color="auto"/>
            </w:tcBorders>
            <w:shd w:val="clear" w:color="000000" w:fill="FFF2CC"/>
            <w:noWrap/>
            <w:vAlign w:val="bottom"/>
            <w:tcPrChange w:id="1484"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2D023B23" w14:textId="3753B8E3" w:rsidR="00F536BB" w:rsidRPr="00614D51" w:rsidDel="00E27DD8" w:rsidRDefault="00F536BB" w:rsidP="00381E4A">
            <w:pPr>
              <w:spacing w:after="0"/>
              <w:jc w:val="center"/>
              <w:rPr>
                <w:del w:id="1485" w:author="Della Faille Philippe" w:date="2019-08-09T13:27:00Z"/>
                <w:moveTo w:id="1486" w:author="Della Faille Philippe" w:date="2019-07-09T17:01:00Z"/>
                <w:rFonts w:ascii="Calibri" w:eastAsia="Times New Roman" w:hAnsi="Calibri" w:cs="Calibri"/>
                <w:color w:val="000000"/>
              </w:rPr>
            </w:pPr>
            <w:moveTo w:id="1487" w:author="Della Faille Philippe" w:date="2019-07-09T17:01:00Z">
              <w:del w:id="1488"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489"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49A37E43" w14:textId="21E8ADD7" w:rsidR="00F536BB" w:rsidRPr="00614D51" w:rsidDel="00E27DD8" w:rsidRDefault="00F536BB" w:rsidP="00381E4A">
            <w:pPr>
              <w:spacing w:after="0"/>
              <w:jc w:val="center"/>
              <w:rPr>
                <w:del w:id="1490" w:author="Della Faille Philippe" w:date="2019-08-09T13:27:00Z"/>
                <w:moveTo w:id="1491" w:author="Della Faille Philippe" w:date="2019-07-09T17:01:00Z"/>
                <w:rFonts w:ascii="Calibri" w:eastAsia="Times New Roman" w:hAnsi="Calibri" w:cs="Calibri"/>
                <w:color w:val="000000"/>
              </w:rPr>
            </w:pPr>
            <w:moveTo w:id="1492" w:author="Della Faille Philippe" w:date="2019-07-09T17:01:00Z">
              <w:del w:id="1493"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494"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202FB44C" w14:textId="7661CE9E" w:rsidR="00F536BB" w:rsidRPr="00614D51" w:rsidDel="00E27DD8" w:rsidRDefault="00F536BB" w:rsidP="00381E4A">
            <w:pPr>
              <w:spacing w:after="0"/>
              <w:jc w:val="center"/>
              <w:rPr>
                <w:del w:id="1495" w:author="Della Faille Philippe" w:date="2019-08-09T13:27:00Z"/>
                <w:moveTo w:id="1496" w:author="Della Faille Philippe" w:date="2019-07-09T17:01:00Z"/>
                <w:rFonts w:ascii="Calibri" w:eastAsia="Times New Roman" w:hAnsi="Calibri" w:cs="Calibri"/>
                <w:color w:val="000000"/>
              </w:rPr>
            </w:pPr>
            <w:moveTo w:id="1497" w:author="Della Faille Philippe" w:date="2019-07-09T17:01:00Z">
              <w:del w:id="1498"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499"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612486EC" w14:textId="21408879" w:rsidR="00F536BB" w:rsidRPr="00614D51" w:rsidDel="00E27DD8" w:rsidRDefault="00F536BB" w:rsidP="00381E4A">
            <w:pPr>
              <w:spacing w:after="0"/>
              <w:jc w:val="center"/>
              <w:rPr>
                <w:del w:id="1500" w:author="Della Faille Philippe" w:date="2019-08-09T13:27:00Z"/>
                <w:moveTo w:id="1501" w:author="Della Faille Philippe" w:date="2019-07-09T17:01:00Z"/>
                <w:rFonts w:ascii="Calibri" w:eastAsia="Times New Roman" w:hAnsi="Calibri" w:cs="Calibri"/>
                <w:color w:val="000000"/>
              </w:rPr>
            </w:pPr>
            <w:moveTo w:id="1502" w:author="Della Faille Philippe" w:date="2019-07-09T17:01:00Z">
              <w:del w:id="1503" w:author="Della Faille Philippe" w:date="2019-08-09T12:08:00Z">
                <w:r w:rsidRPr="00614D51" w:rsidDel="00381E4A">
                  <w:rPr>
                    <w:rFonts w:ascii="Calibri" w:eastAsia="Times New Roman" w:hAnsi="Calibri" w:cs="Calibri"/>
                    <w:color w:val="000000"/>
                  </w:rPr>
                  <w:delText>10</w:delText>
                </w:r>
              </w:del>
            </w:moveTo>
          </w:p>
        </w:tc>
        <w:tc>
          <w:tcPr>
            <w:tcW w:w="1276" w:type="dxa"/>
            <w:tcBorders>
              <w:top w:val="nil"/>
              <w:left w:val="nil"/>
              <w:bottom w:val="nil"/>
              <w:right w:val="single" w:sz="4" w:space="0" w:color="auto"/>
            </w:tcBorders>
            <w:shd w:val="clear" w:color="000000" w:fill="FFF2CC"/>
            <w:noWrap/>
            <w:vAlign w:val="bottom"/>
            <w:tcPrChange w:id="1504"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5158F83B" w14:textId="43C05436" w:rsidR="00F536BB" w:rsidRPr="00614D51" w:rsidDel="00E27DD8" w:rsidRDefault="00F536BB" w:rsidP="00381E4A">
            <w:pPr>
              <w:spacing w:after="0"/>
              <w:jc w:val="center"/>
              <w:rPr>
                <w:del w:id="1505" w:author="Della Faille Philippe" w:date="2019-08-09T13:27:00Z"/>
                <w:moveTo w:id="1506" w:author="Della Faille Philippe" w:date="2019-07-09T17:01:00Z"/>
                <w:rFonts w:ascii="Calibri" w:eastAsia="Times New Roman" w:hAnsi="Calibri" w:cs="Calibri"/>
                <w:color w:val="000000"/>
              </w:rPr>
            </w:pPr>
            <w:moveTo w:id="1507" w:author="Della Faille Philippe" w:date="2019-07-09T17:01:00Z">
              <w:del w:id="1508" w:author="Della Faille Philippe" w:date="2019-08-09T12:08:00Z">
                <w:r w:rsidRPr="00614D51" w:rsidDel="00381E4A">
                  <w:rPr>
                    <w:rFonts w:ascii="Calibri" w:eastAsia="Times New Roman" w:hAnsi="Calibri" w:cs="Calibri"/>
                    <w:color w:val="000000"/>
                  </w:rPr>
                  <w:delText>0x000A</w:delText>
                </w:r>
              </w:del>
            </w:moveTo>
          </w:p>
        </w:tc>
      </w:tr>
      <w:tr w:rsidR="00F536BB" w:rsidRPr="00614D51" w:rsidDel="00E27DD8" w14:paraId="550962CC" w14:textId="1284143E" w:rsidTr="00381E4A">
        <w:trPr>
          <w:trHeight w:val="288"/>
          <w:del w:id="1509" w:author="Della Faille Philippe" w:date="2019-08-09T13:27:00Z"/>
          <w:trPrChange w:id="1510" w:author="Della Faille Philippe" w:date="2019-08-09T12:08:00Z">
            <w:trPr>
              <w:trHeight w:val="288"/>
            </w:trPr>
          </w:trPrChange>
        </w:trPr>
        <w:tc>
          <w:tcPr>
            <w:tcW w:w="960" w:type="dxa"/>
            <w:vMerge/>
            <w:tcBorders>
              <w:top w:val="nil"/>
              <w:left w:val="nil"/>
              <w:bottom w:val="nil"/>
              <w:right w:val="nil"/>
            </w:tcBorders>
            <w:vAlign w:val="center"/>
            <w:tcPrChange w:id="1511" w:author="Della Faille Philippe" w:date="2019-08-09T12:08:00Z">
              <w:tcPr>
                <w:tcW w:w="960" w:type="dxa"/>
                <w:vMerge/>
                <w:tcBorders>
                  <w:top w:val="nil"/>
                  <w:left w:val="nil"/>
                  <w:bottom w:val="nil"/>
                  <w:right w:val="nil"/>
                </w:tcBorders>
                <w:vAlign w:val="center"/>
              </w:tcPr>
            </w:tcPrChange>
          </w:tcPr>
          <w:p w14:paraId="40485311" w14:textId="698E7AC9" w:rsidR="00F536BB" w:rsidRPr="00614D51" w:rsidDel="00E27DD8" w:rsidRDefault="00F536BB" w:rsidP="00381E4A">
            <w:pPr>
              <w:spacing w:after="0"/>
              <w:jc w:val="left"/>
              <w:rPr>
                <w:del w:id="1512" w:author="Della Faille Philippe" w:date="2019-08-09T13:27:00Z"/>
                <w:moveTo w:id="1513"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514"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31A791F6" w14:textId="1A096469" w:rsidR="00F536BB" w:rsidRPr="00614D51" w:rsidDel="00E27DD8" w:rsidRDefault="00F536BB" w:rsidP="00381E4A">
            <w:pPr>
              <w:spacing w:after="0"/>
              <w:jc w:val="left"/>
              <w:rPr>
                <w:del w:id="1515" w:author="Della Faille Philippe" w:date="2019-08-09T13:27:00Z"/>
                <w:moveTo w:id="1516"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517"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04975B98" w14:textId="755DDF7E" w:rsidR="00F536BB" w:rsidRPr="00614D51" w:rsidDel="00E27DD8" w:rsidRDefault="00F536BB" w:rsidP="00381E4A">
            <w:pPr>
              <w:spacing w:after="0"/>
              <w:jc w:val="center"/>
              <w:rPr>
                <w:del w:id="1518" w:author="Della Faille Philippe" w:date="2019-08-09T13:27:00Z"/>
                <w:moveTo w:id="1519" w:author="Della Faille Philippe" w:date="2019-07-09T17:01:00Z"/>
                <w:rFonts w:ascii="Calibri" w:eastAsia="Times New Roman" w:hAnsi="Calibri" w:cs="Calibri"/>
                <w:color w:val="000000"/>
              </w:rPr>
            </w:pPr>
            <w:moveTo w:id="1520" w:author="Della Faille Philippe" w:date="2019-07-09T17:01:00Z">
              <w:del w:id="1521" w:author="Della Faille Philippe" w:date="2019-08-09T12:08:00Z">
                <w:r w:rsidRPr="00614D51" w:rsidDel="00381E4A">
                  <w:rPr>
                    <w:rFonts w:ascii="Calibri" w:eastAsia="Times New Roman" w:hAnsi="Calibri" w:cs="Calibri"/>
                    <w:color w:val="000000"/>
                  </w:rPr>
                  <w:delText>12</w:delText>
                </w:r>
              </w:del>
            </w:moveTo>
          </w:p>
        </w:tc>
        <w:tc>
          <w:tcPr>
            <w:tcW w:w="2680" w:type="dxa"/>
            <w:tcBorders>
              <w:top w:val="nil"/>
              <w:left w:val="nil"/>
              <w:bottom w:val="nil"/>
              <w:right w:val="nil"/>
            </w:tcBorders>
            <w:shd w:val="clear" w:color="000000" w:fill="FFF2CC"/>
            <w:noWrap/>
            <w:vAlign w:val="bottom"/>
            <w:tcPrChange w:id="1522" w:author="Della Faille Philippe" w:date="2019-08-09T12:08:00Z">
              <w:tcPr>
                <w:tcW w:w="2680" w:type="dxa"/>
                <w:tcBorders>
                  <w:top w:val="nil"/>
                  <w:left w:val="nil"/>
                  <w:bottom w:val="nil"/>
                  <w:right w:val="nil"/>
                </w:tcBorders>
                <w:shd w:val="clear" w:color="000000" w:fill="FFF2CC"/>
                <w:noWrap/>
                <w:vAlign w:val="bottom"/>
              </w:tcPr>
            </w:tcPrChange>
          </w:tcPr>
          <w:p w14:paraId="3DA185CC" w14:textId="2D53CC53" w:rsidR="00F536BB" w:rsidRPr="00614D51" w:rsidDel="00E27DD8" w:rsidRDefault="00F536BB" w:rsidP="00381E4A">
            <w:pPr>
              <w:spacing w:after="0"/>
              <w:jc w:val="left"/>
              <w:rPr>
                <w:del w:id="1523" w:author="Della Faille Philippe" w:date="2019-08-09T13:27:00Z"/>
                <w:moveTo w:id="1524" w:author="Della Faille Philippe" w:date="2019-07-09T17:01:00Z"/>
                <w:rFonts w:ascii="Calibri" w:eastAsia="Times New Roman" w:hAnsi="Calibri" w:cs="Calibri"/>
                <w:color w:val="000000"/>
              </w:rPr>
            </w:pPr>
            <w:moveTo w:id="1525" w:author="Della Faille Philippe" w:date="2019-07-09T17:01:00Z">
              <w:del w:id="1526" w:author="Della Faille Philippe" w:date="2019-08-09T12:08:00Z">
                <w:r w:rsidRPr="00614D51" w:rsidDel="00381E4A">
                  <w:rPr>
                    <w:rFonts w:ascii="Calibri" w:eastAsia="Times New Roman" w:hAnsi="Calibri" w:cs="Calibri"/>
                    <w:color w:val="000000"/>
                  </w:rPr>
                  <w:delText>Warning temp</w:delText>
                </w:r>
              </w:del>
            </w:moveTo>
          </w:p>
        </w:tc>
        <w:tc>
          <w:tcPr>
            <w:tcW w:w="960" w:type="dxa"/>
            <w:tcBorders>
              <w:top w:val="nil"/>
              <w:left w:val="single" w:sz="4" w:space="0" w:color="auto"/>
              <w:bottom w:val="nil"/>
              <w:right w:val="single" w:sz="4" w:space="0" w:color="auto"/>
            </w:tcBorders>
            <w:shd w:val="clear" w:color="000000" w:fill="FFF2CC"/>
            <w:noWrap/>
            <w:vAlign w:val="bottom"/>
            <w:tcPrChange w:id="1527"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7896CA0F" w14:textId="02D26732" w:rsidR="00F536BB" w:rsidRPr="00614D51" w:rsidDel="00E27DD8" w:rsidRDefault="00F536BB" w:rsidP="00381E4A">
            <w:pPr>
              <w:spacing w:after="0"/>
              <w:jc w:val="center"/>
              <w:rPr>
                <w:del w:id="1528" w:author="Della Faille Philippe" w:date="2019-08-09T13:27:00Z"/>
                <w:moveTo w:id="1529" w:author="Della Faille Philippe" w:date="2019-07-09T17:01:00Z"/>
                <w:rFonts w:ascii="Calibri" w:eastAsia="Times New Roman" w:hAnsi="Calibri" w:cs="Calibri"/>
                <w:color w:val="000000"/>
              </w:rPr>
            </w:pPr>
            <w:moveTo w:id="1530" w:author="Della Faille Philippe" w:date="2019-07-09T17:01:00Z">
              <w:del w:id="153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532"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4BD29151" w14:textId="5CCD90E0" w:rsidR="00F536BB" w:rsidRPr="00614D51" w:rsidDel="00E27DD8" w:rsidRDefault="00F536BB" w:rsidP="00381E4A">
            <w:pPr>
              <w:spacing w:after="0"/>
              <w:jc w:val="center"/>
              <w:rPr>
                <w:del w:id="1533" w:author="Della Faille Philippe" w:date="2019-08-09T13:27:00Z"/>
                <w:moveTo w:id="1534" w:author="Della Faille Philippe" w:date="2019-07-09T17:01:00Z"/>
                <w:rFonts w:ascii="Calibri" w:eastAsia="Times New Roman" w:hAnsi="Calibri" w:cs="Calibri"/>
                <w:color w:val="000000"/>
              </w:rPr>
            </w:pPr>
            <w:moveTo w:id="1535" w:author="Della Faille Philippe" w:date="2019-07-09T17:01:00Z">
              <w:del w:id="1536"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537"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681DB19B" w14:textId="553BC58E" w:rsidR="00F536BB" w:rsidRPr="00614D51" w:rsidDel="00E27DD8" w:rsidRDefault="00F536BB" w:rsidP="00381E4A">
            <w:pPr>
              <w:spacing w:after="0"/>
              <w:jc w:val="center"/>
              <w:rPr>
                <w:del w:id="1538" w:author="Della Faille Philippe" w:date="2019-08-09T13:27:00Z"/>
                <w:moveTo w:id="1539" w:author="Della Faille Philippe" w:date="2019-07-09T17:01:00Z"/>
                <w:rFonts w:ascii="Calibri" w:eastAsia="Times New Roman" w:hAnsi="Calibri" w:cs="Calibri"/>
                <w:color w:val="000000"/>
              </w:rPr>
            </w:pPr>
            <w:moveTo w:id="1540" w:author="Della Faille Philippe" w:date="2019-07-09T17:01:00Z">
              <w:del w:id="1541"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542"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563377B3" w14:textId="7116C3CE" w:rsidR="00F536BB" w:rsidRPr="00614D51" w:rsidDel="00E27DD8" w:rsidRDefault="00F536BB" w:rsidP="00381E4A">
            <w:pPr>
              <w:spacing w:after="0"/>
              <w:jc w:val="center"/>
              <w:rPr>
                <w:del w:id="1543" w:author="Della Faille Philippe" w:date="2019-08-09T13:27:00Z"/>
                <w:moveTo w:id="1544" w:author="Della Faille Philippe" w:date="2019-07-09T17:01:00Z"/>
                <w:rFonts w:ascii="Calibri" w:eastAsia="Times New Roman" w:hAnsi="Calibri" w:cs="Calibri"/>
                <w:color w:val="000000"/>
              </w:rPr>
            </w:pPr>
            <w:moveTo w:id="1545" w:author="Della Faille Philippe" w:date="2019-07-09T17:01:00Z">
              <w:del w:id="1546" w:author="Della Faille Philippe" w:date="2019-08-09T12:08:00Z">
                <w:r w:rsidRPr="00614D51" w:rsidDel="00381E4A">
                  <w:rPr>
                    <w:rFonts w:ascii="Calibri" w:eastAsia="Times New Roman" w:hAnsi="Calibri" w:cs="Calibri"/>
                    <w:color w:val="000000"/>
                  </w:rPr>
                  <w:delText>11</w:delText>
                </w:r>
              </w:del>
            </w:moveTo>
          </w:p>
        </w:tc>
        <w:tc>
          <w:tcPr>
            <w:tcW w:w="1276" w:type="dxa"/>
            <w:tcBorders>
              <w:top w:val="nil"/>
              <w:left w:val="nil"/>
              <w:bottom w:val="nil"/>
              <w:right w:val="single" w:sz="4" w:space="0" w:color="auto"/>
            </w:tcBorders>
            <w:shd w:val="clear" w:color="000000" w:fill="FFF2CC"/>
            <w:noWrap/>
            <w:vAlign w:val="bottom"/>
            <w:tcPrChange w:id="1547"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0F83F98D" w14:textId="1162B345" w:rsidR="00F536BB" w:rsidRPr="00614D51" w:rsidDel="00E27DD8" w:rsidRDefault="00F536BB" w:rsidP="00381E4A">
            <w:pPr>
              <w:spacing w:after="0"/>
              <w:jc w:val="center"/>
              <w:rPr>
                <w:del w:id="1548" w:author="Della Faille Philippe" w:date="2019-08-09T13:27:00Z"/>
                <w:moveTo w:id="1549" w:author="Della Faille Philippe" w:date="2019-07-09T17:01:00Z"/>
                <w:rFonts w:ascii="Calibri" w:eastAsia="Times New Roman" w:hAnsi="Calibri" w:cs="Calibri"/>
                <w:color w:val="000000"/>
              </w:rPr>
            </w:pPr>
            <w:moveTo w:id="1550" w:author="Della Faille Philippe" w:date="2019-07-09T17:01:00Z">
              <w:del w:id="1551" w:author="Della Faille Philippe" w:date="2019-08-09T12:08:00Z">
                <w:r w:rsidRPr="00614D51" w:rsidDel="00381E4A">
                  <w:rPr>
                    <w:rFonts w:ascii="Calibri" w:eastAsia="Times New Roman" w:hAnsi="Calibri" w:cs="Calibri"/>
                    <w:color w:val="000000"/>
                  </w:rPr>
                  <w:delText>0x000B</w:delText>
                </w:r>
              </w:del>
            </w:moveTo>
          </w:p>
        </w:tc>
      </w:tr>
      <w:tr w:rsidR="00F536BB" w:rsidRPr="00614D51" w:rsidDel="00E27DD8" w14:paraId="11E6A722" w14:textId="558C08E2" w:rsidTr="00381E4A">
        <w:trPr>
          <w:trHeight w:val="288"/>
          <w:del w:id="1552" w:author="Della Faille Philippe" w:date="2019-08-09T13:27:00Z"/>
          <w:trPrChange w:id="1553" w:author="Della Faille Philippe" w:date="2019-08-09T12:08:00Z">
            <w:trPr>
              <w:trHeight w:val="288"/>
            </w:trPr>
          </w:trPrChange>
        </w:trPr>
        <w:tc>
          <w:tcPr>
            <w:tcW w:w="960" w:type="dxa"/>
            <w:vMerge/>
            <w:tcBorders>
              <w:top w:val="nil"/>
              <w:left w:val="nil"/>
              <w:bottom w:val="nil"/>
              <w:right w:val="nil"/>
            </w:tcBorders>
            <w:vAlign w:val="center"/>
            <w:tcPrChange w:id="1554" w:author="Della Faille Philippe" w:date="2019-08-09T12:08:00Z">
              <w:tcPr>
                <w:tcW w:w="960" w:type="dxa"/>
                <w:vMerge/>
                <w:tcBorders>
                  <w:top w:val="nil"/>
                  <w:left w:val="nil"/>
                  <w:bottom w:val="nil"/>
                  <w:right w:val="nil"/>
                </w:tcBorders>
                <w:vAlign w:val="center"/>
              </w:tcPr>
            </w:tcPrChange>
          </w:tcPr>
          <w:p w14:paraId="64201E60" w14:textId="70094E82" w:rsidR="00F536BB" w:rsidRPr="00614D51" w:rsidDel="00E27DD8" w:rsidRDefault="00F536BB" w:rsidP="00381E4A">
            <w:pPr>
              <w:spacing w:after="0"/>
              <w:jc w:val="left"/>
              <w:rPr>
                <w:del w:id="1555" w:author="Della Faille Philippe" w:date="2019-08-09T13:27:00Z"/>
                <w:moveTo w:id="1556"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557"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3F3A22CA" w14:textId="3015D613" w:rsidR="00F536BB" w:rsidRPr="00614D51" w:rsidDel="00E27DD8" w:rsidRDefault="00F536BB" w:rsidP="00381E4A">
            <w:pPr>
              <w:spacing w:after="0"/>
              <w:jc w:val="left"/>
              <w:rPr>
                <w:del w:id="1558" w:author="Della Faille Philippe" w:date="2019-08-09T13:27:00Z"/>
                <w:moveTo w:id="1559"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tcPrChange w:id="1560"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34557806" w14:textId="50C272B0" w:rsidR="00F536BB" w:rsidRPr="00614D51" w:rsidDel="00E27DD8" w:rsidRDefault="00F536BB" w:rsidP="00381E4A">
            <w:pPr>
              <w:spacing w:after="0"/>
              <w:jc w:val="center"/>
              <w:rPr>
                <w:del w:id="1561" w:author="Della Faille Philippe" w:date="2019-08-09T13:27:00Z"/>
                <w:moveTo w:id="1562" w:author="Della Faille Philippe" w:date="2019-07-09T17:01:00Z"/>
                <w:rFonts w:ascii="Calibri" w:eastAsia="Times New Roman" w:hAnsi="Calibri" w:cs="Calibri"/>
                <w:color w:val="000000"/>
              </w:rPr>
            </w:pPr>
            <w:moveTo w:id="1563" w:author="Della Faille Philippe" w:date="2019-07-09T17:01:00Z">
              <w:del w:id="1564" w:author="Della Faille Philippe" w:date="2019-08-09T12:08:00Z">
                <w:r w:rsidRPr="00614D51" w:rsidDel="00381E4A">
                  <w:rPr>
                    <w:rFonts w:ascii="Calibri" w:eastAsia="Times New Roman" w:hAnsi="Calibri" w:cs="Calibri"/>
                    <w:color w:val="000000"/>
                  </w:rPr>
                  <w:delText>13</w:delText>
                </w:r>
              </w:del>
            </w:moveTo>
          </w:p>
        </w:tc>
        <w:tc>
          <w:tcPr>
            <w:tcW w:w="2680" w:type="dxa"/>
            <w:tcBorders>
              <w:top w:val="nil"/>
              <w:left w:val="nil"/>
              <w:bottom w:val="nil"/>
              <w:right w:val="nil"/>
            </w:tcBorders>
            <w:shd w:val="clear" w:color="000000" w:fill="FFF2CC"/>
            <w:noWrap/>
            <w:vAlign w:val="bottom"/>
            <w:tcPrChange w:id="1565" w:author="Della Faille Philippe" w:date="2019-08-09T12:08:00Z">
              <w:tcPr>
                <w:tcW w:w="2680" w:type="dxa"/>
                <w:tcBorders>
                  <w:top w:val="nil"/>
                  <w:left w:val="nil"/>
                  <w:bottom w:val="nil"/>
                  <w:right w:val="nil"/>
                </w:tcBorders>
                <w:shd w:val="clear" w:color="000000" w:fill="FFF2CC"/>
                <w:noWrap/>
                <w:vAlign w:val="bottom"/>
              </w:tcPr>
            </w:tcPrChange>
          </w:tcPr>
          <w:p w14:paraId="4DEA5373" w14:textId="4EB6B755" w:rsidR="00F536BB" w:rsidRPr="00614D51" w:rsidDel="00E27DD8" w:rsidRDefault="00F536BB" w:rsidP="00381E4A">
            <w:pPr>
              <w:spacing w:after="0"/>
              <w:jc w:val="left"/>
              <w:rPr>
                <w:del w:id="1566" w:author="Della Faille Philippe" w:date="2019-08-09T13:27:00Z"/>
                <w:moveTo w:id="1567" w:author="Della Faille Philippe" w:date="2019-07-09T17:01:00Z"/>
                <w:rFonts w:ascii="Calibri" w:eastAsia="Times New Roman" w:hAnsi="Calibri" w:cs="Calibri"/>
                <w:color w:val="000000"/>
              </w:rPr>
            </w:pPr>
            <w:moveTo w:id="1568" w:author="Della Faille Philippe" w:date="2019-07-09T17:01:00Z">
              <w:del w:id="1569" w:author="Della Faille Philippe" w:date="2019-08-09T12:08:00Z">
                <w:r w:rsidRPr="00614D51" w:rsidDel="00381E4A">
                  <w:rPr>
                    <w:rFonts w:ascii="Calibri" w:eastAsia="Times New Roman" w:hAnsi="Calibri" w:cs="Calibri"/>
                    <w:color w:val="000000"/>
                  </w:rPr>
                  <w:delText>Over temp</w:delText>
                </w:r>
              </w:del>
            </w:moveTo>
          </w:p>
        </w:tc>
        <w:tc>
          <w:tcPr>
            <w:tcW w:w="960" w:type="dxa"/>
            <w:tcBorders>
              <w:top w:val="nil"/>
              <w:left w:val="single" w:sz="4" w:space="0" w:color="auto"/>
              <w:bottom w:val="nil"/>
              <w:right w:val="single" w:sz="4" w:space="0" w:color="auto"/>
            </w:tcBorders>
            <w:shd w:val="clear" w:color="000000" w:fill="FFF2CC"/>
            <w:noWrap/>
            <w:vAlign w:val="bottom"/>
            <w:tcPrChange w:id="1570" w:author="Della Faille Philippe" w:date="2019-08-09T12:08:00Z">
              <w:tcPr>
                <w:tcW w:w="960" w:type="dxa"/>
                <w:tcBorders>
                  <w:top w:val="nil"/>
                  <w:left w:val="single" w:sz="4" w:space="0" w:color="auto"/>
                  <w:bottom w:val="nil"/>
                  <w:right w:val="single" w:sz="4" w:space="0" w:color="auto"/>
                </w:tcBorders>
                <w:shd w:val="clear" w:color="000000" w:fill="FFF2CC"/>
                <w:noWrap/>
                <w:vAlign w:val="bottom"/>
              </w:tcPr>
            </w:tcPrChange>
          </w:tcPr>
          <w:p w14:paraId="31903161" w14:textId="52A41936" w:rsidR="00F536BB" w:rsidRPr="00614D51" w:rsidDel="00E27DD8" w:rsidRDefault="00F536BB" w:rsidP="00381E4A">
            <w:pPr>
              <w:spacing w:after="0"/>
              <w:jc w:val="center"/>
              <w:rPr>
                <w:del w:id="1571" w:author="Della Faille Philippe" w:date="2019-08-09T13:27:00Z"/>
                <w:moveTo w:id="1572" w:author="Della Faille Philippe" w:date="2019-07-09T17:01:00Z"/>
                <w:rFonts w:ascii="Calibri" w:eastAsia="Times New Roman" w:hAnsi="Calibri" w:cs="Calibri"/>
                <w:color w:val="000000"/>
              </w:rPr>
            </w:pPr>
            <w:moveTo w:id="1573" w:author="Della Faille Philippe" w:date="2019-07-09T17:01:00Z">
              <w:del w:id="1574"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FFF2CC"/>
            <w:noWrap/>
            <w:vAlign w:val="bottom"/>
            <w:tcPrChange w:id="1575" w:author="Della Faille Philippe" w:date="2019-08-09T12:08:00Z">
              <w:tcPr>
                <w:tcW w:w="978" w:type="dxa"/>
                <w:tcBorders>
                  <w:top w:val="nil"/>
                  <w:left w:val="nil"/>
                  <w:bottom w:val="nil"/>
                  <w:right w:val="single" w:sz="4" w:space="0" w:color="auto"/>
                </w:tcBorders>
                <w:shd w:val="clear" w:color="000000" w:fill="FFF2CC"/>
                <w:noWrap/>
                <w:vAlign w:val="bottom"/>
              </w:tcPr>
            </w:tcPrChange>
          </w:tcPr>
          <w:p w14:paraId="03C31E79" w14:textId="7C680494" w:rsidR="00F536BB" w:rsidRPr="00614D51" w:rsidDel="00E27DD8" w:rsidRDefault="00F536BB" w:rsidP="00381E4A">
            <w:pPr>
              <w:spacing w:after="0"/>
              <w:jc w:val="center"/>
              <w:rPr>
                <w:del w:id="1576" w:author="Della Faille Philippe" w:date="2019-08-09T13:27:00Z"/>
                <w:moveTo w:id="1577" w:author="Della Faille Philippe" w:date="2019-07-09T17:01:00Z"/>
                <w:rFonts w:ascii="Calibri" w:eastAsia="Times New Roman" w:hAnsi="Calibri" w:cs="Calibri"/>
                <w:color w:val="000000"/>
              </w:rPr>
            </w:pPr>
            <w:moveTo w:id="1578" w:author="Della Faille Philippe" w:date="2019-07-09T17:01:00Z">
              <w:del w:id="1579"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FFF2CC"/>
            <w:noWrap/>
            <w:vAlign w:val="bottom"/>
            <w:tcPrChange w:id="1580" w:author="Della Faille Philippe" w:date="2019-08-09T12:08:00Z">
              <w:tcPr>
                <w:tcW w:w="960" w:type="dxa"/>
                <w:tcBorders>
                  <w:top w:val="nil"/>
                  <w:left w:val="nil"/>
                  <w:bottom w:val="nil"/>
                  <w:right w:val="single" w:sz="4" w:space="0" w:color="auto"/>
                </w:tcBorders>
                <w:shd w:val="clear" w:color="000000" w:fill="FFF2CC"/>
                <w:noWrap/>
                <w:vAlign w:val="bottom"/>
              </w:tcPr>
            </w:tcPrChange>
          </w:tcPr>
          <w:p w14:paraId="6F74BF54" w14:textId="3D84AB69" w:rsidR="00F536BB" w:rsidRPr="00614D51" w:rsidDel="00E27DD8" w:rsidRDefault="00F536BB" w:rsidP="00381E4A">
            <w:pPr>
              <w:spacing w:after="0"/>
              <w:jc w:val="center"/>
              <w:rPr>
                <w:del w:id="1581" w:author="Della Faille Philippe" w:date="2019-08-09T13:27:00Z"/>
                <w:moveTo w:id="1582" w:author="Della Faille Philippe" w:date="2019-07-09T17:01:00Z"/>
                <w:rFonts w:ascii="Calibri" w:eastAsia="Times New Roman" w:hAnsi="Calibri" w:cs="Calibri"/>
                <w:color w:val="000000"/>
              </w:rPr>
            </w:pPr>
            <w:moveTo w:id="1583" w:author="Della Faille Philippe" w:date="2019-07-09T17:01:00Z">
              <w:del w:id="1584"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FFF2CC"/>
            <w:noWrap/>
            <w:vAlign w:val="bottom"/>
            <w:tcPrChange w:id="1585" w:author="Della Faille Philippe" w:date="2019-08-09T12:08:00Z">
              <w:tcPr>
                <w:tcW w:w="644" w:type="dxa"/>
                <w:tcBorders>
                  <w:top w:val="nil"/>
                  <w:left w:val="nil"/>
                  <w:bottom w:val="nil"/>
                  <w:right w:val="single" w:sz="4" w:space="0" w:color="auto"/>
                </w:tcBorders>
                <w:shd w:val="clear" w:color="000000" w:fill="FFF2CC"/>
                <w:noWrap/>
                <w:vAlign w:val="bottom"/>
              </w:tcPr>
            </w:tcPrChange>
          </w:tcPr>
          <w:p w14:paraId="6CDCDC45" w14:textId="25B0A88C" w:rsidR="00F536BB" w:rsidRPr="00614D51" w:rsidDel="00E27DD8" w:rsidRDefault="00F536BB" w:rsidP="00381E4A">
            <w:pPr>
              <w:spacing w:after="0"/>
              <w:jc w:val="center"/>
              <w:rPr>
                <w:del w:id="1586" w:author="Della Faille Philippe" w:date="2019-08-09T13:27:00Z"/>
                <w:moveTo w:id="1587" w:author="Della Faille Philippe" w:date="2019-07-09T17:01:00Z"/>
                <w:rFonts w:ascii="Calibri" w:eastAsia="Times New Roman" w:hAnsi="Calibri" w:cs="Calibri"/>
                <w:color w:val="000000"/>
              </w:rPr>
            </w:pPr>
            <w:moveTo w:id="1588" w:author="Della Faille Philippe" w:date="2019-07-09T17:01:00Z">
              <w:del w:id="1589" w:author="Della Faille Philippe" w:date="2019-08-09T12:08:00Z">
                <w:r w:rsidRPr="00614D51" w:rsidDel="00381E4A">
                  <w:rPr>
                    <w:rFonts w:ascii="Calibri" w:eastAsia="Times New Roman" w:hAnsi="Calibri" w:cs="Calibri"/>
                    <w:color w:val="000000"/>
                  </w:rPr>
                  <w:delText>12</w:delText>
                </w:r>
              </w:del>
            </w:moveTo>
          </w:p>
        </w:tc>
        <w:tc>
          <w:tcPr>
            <w:tcW w:w="1276" w:type="dxa"/>
            <w:tcBorders>
              <w:top w:val="nil"/>
              <w:left w:val="nil"/>
              <w:bottom w:val="nil"/>
              <w:right w:val="single" w:sz="4" w:space="0" w:color="auto"/>
            </w:tcBorders>
            <w:shd w:val="clear" w:color="000000" w:fill="FFF2CC"/>
            <w:noWrap/>
            <w:vAlign w:val="bottom"/>
            <w:tcPrChange w:id="1590" w:author="Della Faille Philippe" w:date="2019-08-09T12:08:00Z">
              <w:tcPr>
                <w:tcW w:w="1276" w:type="dxa"/>
                <w:tcBorders>
                  <w:top w:val="nil"/>
                  <w:left w:val="nil"/>
                  <w:bottom w:val="nil"/>
                  <w:right w:val="single" w:sz="4" w:space="0" w:color="auto"/>
                </w:tcBorders>
                <w:shd w:val="clear" w:color="000000" w:fill="FFF2CC"/>
                <w:noWrap/>
                <w:vAlign w:val="bottom"/>
              </w:tcPr>
            </w:tcPrChange>
          </w:tcPr>
          <w:p w14:paraId="6FFB2C7D" w14:textId="053ECEB1" w:rsidR="00F536BB" w:rsidRPr="00614D51" w:rsidDel="00E27DD8" w:rsidRDefault="00F536BB" w:rsidP="00381E4A">
            <w:pPr>
              <w:spacing w:after="0"/>
              <w:jc w:val="center"/>
              <w:rPr>
                <w:del w:id="1591" w:author="Della Faille Philippe" w:date="2019-08-09T13:27:00Z"/>
                <w:moveTo w:id="1592" w:author="Della Faille Philippe" w:date="2019-07-09T17:01:00Z"/>
                <w:rFonts w:ascii="Calibri" w:eastAsia="Times New Roman" w:hAnsi="Calibri" w:cs="Calibri"/>
                <w:color w:val="000000"/>
              </w:rPr>
            </w:pPr>
            <w:moveTo w:id="1593" w:author="Della Faille Philippe" w:date="2019-07-09T17:01:00Z">
              <w:del w:id="1594" w:author="Della Faille Philippe" w:date="2019-08-09T12:08:00Z">
                <w:r w:rsidRPr="00614D51" w:rsidDel="00381E4A">
                  <w:rPr>
                    <w:rFonts w:ascii="Calibri" w:eastAsia="Times New Roman" w:hAnsi="Calibri" w:cs="Calibri"/>
                    <w:color w:val="000000"/>
                  </w:rPr>
                  <w:delText>0x000C</w:delText>
                </w:r>
              </w:del>
            </w:moveTo>
          </w:p>
        </w:tc>
      </w:tr>
      <w:tr w:rsidR="00F536BB" w:rsidRPr="00614D51" w:rsidDel="00E27DD8" w14:paraId="6881F05A" w14:textId="34E818F9" w:rsidTr="00381E4A">
        <w:trPr>
          <w:trHeight w:val="288"/>
          <w:del w:id="1595" w:author="Della Faille Philippe" w:date="2019-08-09T13:27:00Z"/>
          <w:trPrChange w:id="1596" w:author="Della Faille Philippe" w:date="2019-08-09T12:08:00Z">
            <w:trPr>
              <w:trHeight w:val="288"/>
            </w:trPr>
          </w:trPrChange>
        </w:trPr>
        <w:tc>
          <w:tcPr>
            <w:tcW w:w="960" w:type="dxa"/>
            <w:vMerge/>
            <w:tcBorders>
              <w:top w:val="nil"/>
              <w:left w:val="nil"/>
              <w:bottom w:val="nil"/>
              <w:right w:val="nil"/>
            </w:tcBorders>
            <w:vAlign w:val="center"/>
            <w:tcPrChange w:id="1597" w:author="Della Faille Philippe" w:date="2019-08-09T12:08:00Z">
              <w:tcPr>
                <w:tcW w:w="960" w:type="dxa"/>
                <w:vMerge/>
                <w:tcBorders>
                  <w:top w:val="nil"/>
                  <w:left w:val="nil"/>
                  <w:bottom w:val="nil"/>
                  <w:right w:val="nil"/>
                </w:tcBorders>
                <w:vAlign w:val="center"/>
              </w:tcPr>
            </w:tcPrChange>
          </w:tcPr>
          <w:p w14:paraId="58A6703C" w14:textId="783DA2DC" w:rsidR="00F536BB" w:rsidRPr="00614D51" w:rsidDel="00E27DD8" w:rsidRDefault="00F536BB" w:rsidP="00381E4A">
            <w:pPr>
              <w:spacing w:after="0"/>
              <w:jc w:val="left"/>
              <w:rPr>
                <w:del w:id="1598" w:author="Della Faille Philippe" w:date="2019-08-09T13:27:00Z"/>
                <w:moveTo w:id="1599"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tcPrChange w:id="1600" w:author="Della Faille Philippe" w:date="2019-08-09T12:08:00Z">
              <w:tcPr>
                <w:tcW w:w="960" w:type="dxa"/>
                <w:vMerge/>
                <w:tcBorders>
                  <w:top w:val="single" w:sz="4" w:space="0" w:color="auto"/>
                  <w:left w:val="single" w:sz="4" w:space="0" w:color="auto"/>
                  <w:bottom w:val="single" w:sz="4" w:space="0" w:color="000000"/>
                  <w:right w:val="single" w:sz="4" w:space="0" w:color="auto"/>
                </w:tcBorders>
                <w:vAlign w:val="center"/>
              </w:tcPr>
            </w:tcPrChange>
          </w:tcPr>
          <w:p w14:paraId="042C8012" w14:textId="6F9DCD2D" w:rsidR="00F536BB" w:rsidRPr="00614D51" w:rsidDel="00E27DD8" w:rsidRDefault="00F536BB" w:rsidP="00381E4A">
            <w:pPr>
              <w:spacing w:after="0"/>
              <w:jc w:val="left"/>
              <w:rPr>
                <w:del w:id="1601" w:author="Della Faille Philippe" w:date="2019-08-09T13:27:00Z"/>
                <w:moveTo w:id="1602" w:author="Della Faille Philippe" w:date="2019-07-09T17:01:00Z"/>
                <w:rFonts w:ascii="Calibri" w:eastAsia="Times New Roman" w:hAnsi="Calibri" w:cs="Calibri"/>
                <w:b/>
                <w:bCs/>
                <w:color w:val="000000"/>
              </w:rPr>
            </w:pPr>
          </w:p>
        </w:tc>
        <w:tc>
          <w:tcPr>
            <w:tcW w:w="960" w:type="dxa"/>
            <w:tcBorders>
              <w:top w:val="nil"/>
              <w:left w:val="nil"/>
              <w:bottom w:val="single" w:sz="4" w:space="0" w:color="auto"/>
              <w:right w:val="single" w:sz="4" w:space="0" w:color="auto"/>
            </w:tcBorders>
            <w:shd w:val="clear" w:color="000000" w:fill="FFF2CC"/>
            <w:noWrap/>
            <w:vAlign w:val="bottom"/>
            <w:tcPrChange w:id="1603" w:author="Della Faille Philippe" w:date="2019-08-09T12:08:00Z">
              <w:tcPr>
                <w:tcW w:w="960" w:type="dxa"/>
                <w:tcBorders>
                  <w:top w:val="nil"/>
                  <w:left w:val="nil"/>
                  <w:bottom w:val="single" w:sz="4" w:space="0" w:color="auto"/>
                  <w:right w:val="single" w:sz="4" w:space="0" w:color="auto"/>
                </w:tcBorders>
                <w:shd w:val="clear" w:color="000000" w:fill="FFF2CC"/>
                <w:noWrap/>
                <w:vAlign w:val="bottom"/>
              </w:tcPr>
            </w:tcPrChange>
          </w:tcPr>
          <w:p w14:paraId="3A39F6F3" w14:textId="13D52FE9" w:rsidR="00F536BB" w:rsidRPr="00614D51" w:rsidDel="00E27DD8" w:rsidRDefault="00F536BB" w:rsidP="00381E4A">
            <w:pPr>
              <w:spacing w:after="0"/>
              <w:jc w:val="center"/>
              <w:rPr>
                <w:del w:id="1604" w:author="Della Faille Philippe" w:date="2019-08-09T13:27:00Z"/>
                <w:moveTo w:id="1605" w:author="Della Faille Philippe" w:date="2019-07-09T17:01:00Z"/>
                <w:rFonts w:ascii="Calibri" w:eastAsia="Times New Roman" w:hAnsi="Calibri" w:cs="Calibri"/>
                <w:color w:val="000000"/>
              </w:rPr>
            </w:pPr>
            <w:moveTo w:id="1606" w:author="Della Faille Philippe" w:date="2019-07-09T17:01:00Z">
              <w:del w:id="1607" w:author="Della Faille Philippe" w:date="2019-08-09T12:08:00Z">
                <w:r w:rsidRPr="00614D51" w:rsidDel="00381E4A">
                  <w:rPr>
                    <w:rFonts w:ascii="Calibri" w:eastAsia="Times New Roman" w:hAnsi="Calibri" w:cs="Calibri"/>
                    <w:color w:val="000000"/>
                  </w:rPr>
                  <w:delText>14</w:delText>
                </w:r>
              </w:del>
            </w:moveTo>
          </w:p>
        </w:tc>
        <w:tc>
          <w:tcPr>
            <w:tcW w:w="2680" w:type="dxa"/>
            <w:tcBorders>
              <w:top w:val="nil"/>
              <w:left w:val="nil"/>
              <w:bottom w:val="single" w:sz="4" w:space="0" w:color="auto"/>
              <w:right w:val="nil"/>
            </w:tcBorders>
            <w:shd w:val="clear" w:color="000000" w:fill="FFF2CC"/>
            <w:noWrap/>
            <w:vAlign w:val="bottom"/>
            <w:tcPrChange w:id="1608" w:author="Della Faille Philippe" w:date="2019-08-09T12:08:00Z">
              <w:tcPr>
                <w:tcW w:w="2680" w:type="dxa"/>
                <w:tcBorders>
                  <w:top w:val="nil"/>
                  <w:left w:val="nil"/>
                  <w:bottom w:val="single" w:sz="4" w:space="0" w:color="auto"/>
                  <w:right w:val="nil"/>
                </w:tcBorders>
                <w:shd w:val="clear" w:color="000000" w:fill="FFF2CC"/>
                <w:noWrap/>
                <w:vAlign w:val="bottom"/>
              </w:tcPr>
            </w:tcPrChange>
          </w:tcPr>
          <w:p w14:paraId="5CC39BE5" w14:textId="749BBB28" w:rsidR="00F536BB" w:rsidRPr="00614D51" w:rsidDel="00E27DD8" w:rsidRDefault="00F536BB" w:rsidP="00381E4A">
            <w:pPr>
              <w:spacing w:after="0"/>
              <w:jc w:val="left"/>
              <w:rPr>
                <w:del w:id="1609" w:author="Della Faille Philippe" w:date="2019-08-09T13:27:00Z"/>
                <w:moveTo w:id="1610" w:author="Della Faille Philippe" w:date="2019-07-09T17:01:00Z"/>
                <w:rFonts w:ascii="Calibri" w:eastAsia="Times New Roman" w:hAnsi="Calibri" w:cs="Calibri"/>
                <w:color w:val="000000"/>
              </w:rPr>
            </w:pPr>
            <w:moveTo w:id="1611" w:author="Della Faille Philippe" w:date="2019-07-09T17:01:00Z">
              <w:del w:id="1612" w:author="Della Faille Philippe" w:date="2019-08-09T12:08:00Z">
                <w:r w:rsidRPr="00614D51" w:rsidDel="00381E4A">
                  <w:rPr>
                    <w:rFonts w:ascii="Calibri" w:eastAsia="Times New Roman" w:hAnsi="Calibri" w:cs="Calibri"/>
                    <w:color w:val="000000"/>
                  </w:rPr>
                  <w:delText>Reference status</w:delText>
                </w:r>
              </w:del>
            </w:moveTo>
          </w:p>
        </w:tc>
        <w:tc>
          <w:tcPr>
            <w:tcW w:w="960" w:type="dxa"/>
            <w:tcBorders>
              <w:top w:val="nil"/>
              <w:left w:val="single" w:sz="4" w:space="0" w:color="auto"/>
              <w:bottom w:val="single" w:sz="4" w:space="0" w:color="auto"/>
              <w:right w:val="single" w:sz="4" w:space="0" w:color="auto"/>
            </w:tcBorders>
            <w:shd w:val="clear" w:color="000000" w:fill="FFF2CC"/>
            <w:noWrap/>
            <w:vAlign w:val="bottom"/>
            <w:tcPrChange w:id="1613" w:author="Della Faille Philippe" w:date="2019-08-09T12:08:00Z">
              <w:tcPr>
                <w:tcW w:w="960" w:type="dxa"/>
                <w:tcBorders>
                  <w:top w:val="nil"/>
                  <w:left w:val="single" w:sz="4" w:space="0" w:color="auto"/>
                  <w:bottom w:val="single" w:sz="4" w:space="0" w:color="auto"/>
                  <w:right w:val="single" w:sz="4" w:space="0" w:color="auto"/>
                </w:tcBorders>
                <w:shd w:val="clear" w:color="000000" w:fill="FFF2CC"/>
                <w:noWrap/>
                <w:vAlign w:val="bottom"/>
              </w:tcPr>
            </w:tcPrChange>
          </w:tcPr>
          <w:p w14:paraId="5740954E" w14:textId="1567F29B" w:rsidR="00F536BB" w:rsidRPr="00614D51" w:rsidDel="00E27DD8" w:rsidRDefault="00F536BB" w:rsidP="00381E4A">
            <w:pPr>
              <w:spacing w:after="0"/>
              <w:jc w:val="center"/>
              <w:rPr>
                <w:del w:id="1614" w:author="Della Faille Philippe" w:date="2019-08-09T13:27:00Z"/>
                <w:moveTo w:id="1615" w:author="Della Faille Philippe" w:date="2019-07-09T17:01:00Z"/>
                <w:rFonts w:ascii="Calibri" w:eastAsia="Times New Roman" w:hAnsi="Calibri" w:cs="Calibri"/>
                <w:color w:val="000000"/>
              </w:rPr>
            </w:pPr>
            <w:moveTo w:id="1616" w:author="Della Faille Philippe" w:date="2019-07-09T17:01:00Z">
              <w:del w:id="1617"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single" w:sz="4" w:space="0" w:color="auto"/>
              <w:right w:val="single" w:sz="4" w:space="0" w:color="auto"/>
            </w:tcBorders>
            <w:shd w:val="clear" w:color="000000" w:fill="FFF2CC"/>
            <w:noWrap/>
            <w:vAlign w:val="bottom"/>
            <w:tcPrChange w:id="1618" w:author="Della Faille Philippe" w:date="2019-08-09T12:08:00Z">
              <w:tcPr>
                <w:tcW w:w="978" w:type="dxa"/>
                <w:tcBorders>
                  <w:top w:val="nil"/>
                  <w:left w:val="nil"/>
                  <w:bottom w:val="single" w:sz="4" w:space="0" w:color="auto"/>
                  <w:right w:val="single" w:sz="4" w:space="0" w:color="auto"/>
                </w:tcBorders>
                <w:shd w:val="clear" w:color="000000" w:fill="FFF2CC"/>
                <w:noWrap/>
                <w:vAlign w:val="bottom"/>
              </w:tcPr>
            </w:tcPrChange>
          </w:tcPr>
          <w:p w14:paraId="63ACA780" w14:textId="4FD2EE90" w:rsidR="00F536BB" w:rsidRPr="00614D51" w:rsidDel="00E27DD8" w:rsidRDefault="00F536BB" w:rsidP="00381E4A">
            <w:pPr>
              <w:spacing w:after="0"/>
              <w:jc w:val="center"/>
              <w:rPr>
                <w:del w:id="1619" w:author="Della Faille Philippe" w:date="2019-08-09T13:27:00Z"/>
                <w:moveTo w:id="1620" w:author="Della Faille Philippe" w:date="2019-07-09T17:01:00Z"/>
                <w:rFonts w:ascii="Calibri" w:eastAsia="Times New Roman" w:hAnsi="Calibri" w:cs="Calibri"/>
                <w:color w:val="000000"/>
              </w:rPr>
            </w:pPr>
            <w:moveTo w:id="1621" w:author="Della Faille Philippe" w:date="2019-07-09T17:01:00Z">
              <w:del w:id="162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single" w:sz="4" w:space="0" w:color="auto"/>
              <w:right w:val="single" w:sz="4" w:space="0" w:color="auto"/>
            </w:tcBorders>
            <w:shd w:val="clear" w:color="000000" w:fill="FFF2CC"/>
            <w:noWrap/>
            <w:vAlign w:val="bottom"/>
            <w:tcPrChange w:id="1623" w:author="Della Faille Philippe" w:date="2019-08-09T12:08:00Z">
              <w:tcPr>
                <w:tcW w:w="960" w:type="dxa"/>
                <w:tcBorders>
                  <w:top w:val="nil"/>
                  <w:left w:val="nil"/>
                  <w:bottom w:val="single" w:sz="4" w:space="0" w:color="auto"/>
                  <w:right w:val="single" w:sz="4" w:space="0" w:color="auto"/>
                </w:tcBorders>
                <w:shd w:val="clear" w:color="000000" w:fill="FFF2CC"/>
                <w:noWrap/>
                <w:vAlign w:val="bottom"/>
              </w:tcPr>
            </w:tcPrChange>
          </w:tcPr>
          <w:p w14:paraId="71A2D55B" w14:textId="6A16E460" w:rsidR="00F536BB" w:rsidRPr="00614D51" w:rsidDel="00E27DD8" w:rsidRDefault="00F536BB" w:rsidP="00381E4A">
            <w:pPr>
              <w:spacing w:after="0"/>
              <w:jc w:val="center"/>
              <w:rPr>
                <w:del w:id="1624" w:author="Della Faille Philippe" w:date="2019-08-09T13:27:00Z"/>
                <w:moveTo w:id="1625" w:author="Della Faille Philippe" w:date="2019-07-09T17:01:00Z"/>
                <w:rFonts w:ascii="Calibri" w:eastAsia="Times New Roman" w:hAnsi="Calibri" w:cs="Calibri"/>
                <w:color w:val="000000"/>
              </w:rPr>
            </w:pPr>
            <w:moveTo w:id="1626" w:author="Della Faille Philippe" w:date="2019-07-09T17:01:00Z">
              <w:del w:id="162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single" w:sz="4" w:space="0" w:color="auto"/>
              <w:right w:val="single" w:sz="4" w:space="0" w:color="auto"/>
            </w:tcBorders>
            <w:shd w:val="clear" w:color="000000" w:fill="FFF2CC"/>
            <w:noWrap/>
            <w:vAlign w:val="bottom"/>
            <w:tcPrChange w:id="1628" w:author="Della Faille Philippe" w:date="2019-08-09T12:08:00Z">
              <w:tcPr>
                <w:tcW w:w="644" w:type="dxa"/>
                <w:tcBorders>
                  <w:top w:val="nil"/>
                  <w:left w:val="nil"/>
                  <w:bottom w:val="single" w:sz="4" w:space="0" w:color="auto"/>
                  <w:right w:val="single" w:sz="4" w:space="0" w:color="auto"/>
                </w:tcBorders>
                <w:shd w:val="clear" w:color="000000" w:fill="FFF2CC"/>
                <w:noWrap/>
                <w:vAlign w:val="bottom"/>
              </w:tcPr>
            </w:tcPrChange>
          </w:tcPr>
          <w:p w14:paraId="0EDFE791" w14:textId="0B441D75" w:rsidR="00F536BB" w:rsidRPr="00614D51" w:rsidDel="00E27DD8" w:rsidRDefault="00F536BB" w:rsidP="00381E4A">
            <w:pPr>
              <w:spacing w:after="0"/>
              <w:jc w:val="center"/>
              <w:rPr>
                <w:del w:id="1629" w:author="Della Faille Philippe" w:date="2019-08-09T13:27:00Z"/>
                <w:moveTo w:id="1630" w:author="Della Faille Philippe" w:date="2019-07-09T17:01:00Z"/>
                <w:rFonts w:ascii="Calibri" w:eastAsia="Times New Roman" w:hAnsi="Calibri" w:cs="Calibri"/>
                <w:color w:val="000000"/>
              </w:rPr>
            </w:pPr>
            <w:moveTo w:id="1631" w:author="Della Faille Philippe" w:date="2019-07-09T17:01:00Z">
              <w:del w:id="1632" w:author="Della Faille Philippe" w:date="2019-08-09T12:08:00Z">
                <w:r w:rsidRPr="00614D51" w:rsidDel="00381E4A">
                  <w:rPr>
                    <w:rFonts w:ascii="Calibri" w:eastAsia="Times New Roman" w:hAnsi="Calibri" w:cs="Calibri"/>
                    <w:color w:val="000000"/>
                  </w:rPr>
                  <w:delText>13</w:delText>
                </w:r>
              </w:del>
            </w:moveTo>
          </w:p>
        </w:tc>
        <w:tc>
          <w:tcPr>
            <w:tcW w:w="1276" w:type="dxa"/>
            <w:tcBorders>
              <w:top w:val="nil"/>
              <w:left w:val="nil"/>
              <w:bottom w:val="single" w:sz="4" w:space="0" w:color="auto"/>
              <w:right w:val="single" w:sz="4" w:space="0" w:color="auto"/>
            </w:tcBorders>
            <w:shd w:val="clear" w:color="000000" w:fill="FFF2CC"/>
            <w:noWrap/>
            <w:vAlign w:val="bottom"/>
            <w:tcPrChange w:id="1633" w:author="Della Faille Philippe" w:date="2019-08-09T12:08:00Z">
              <w:tcPr>
                <w:tcW w:w="1276" w:type="dxa"/>
                <w:tcBorders>
                  <w:top w:val="nil"/>
                  <w:left w:val="nil"/>
                  <w:bottom w:val="single" w:sz="4" w:space="0" w:color="auto"/>
                  <w:right w:val="single" w:sz="4" w:space="0" w:color="auto"/>
                </w:tcBorders>
                <w:shd w:val="clear" w:color="000000" w:fill="FFF2CC"/>
                <w:noWrap/>
                <w:vAlign w:val="bottom"/>
              </w:tcPr>
            </w:tcPrChange>
          </w:tcPr>
          <w:p w14:paraId="3EC3618B" w14:textId="4F2AB82B" w:rsidR="00F536BB" w:rsidRPr="00614D51" w:rsidDel="00E27DD8" w:rsidRDefault="00F536BB" w:rsidP="00381E4A">
            <w:pPr>
              <w:spacing w:after="0"/>
              <w:jc w:val="center"/>
              <w:rPr>
                <w:del w:id="1634" w:author="Della Faille Philippe" w:date="2019-08-09T13:27:00Z"/>
                <w:moveTo w:id="1635" w:author="Della Faille Philippe" w:date="2019-07-09T17:01:00Z"/>
                <w:rFonts w:ascii="Calibri" w:eastAsia="Times New Roman" w:hAnsi="Calibri" w:cs="Calibri"/>
                <w:color w:val="000000"/>
              </w:rPr>
            </w:pPr>
            <w:moveTo w:id="1636" w:author="Della Faille Philippe" w:date="2019-07-09T17:01:00Z">
              <w:del w:id="1637" w:author="Della Faille Philippe" w:date="2019-08-09T12:08:00Z">
                <w:r w:rsidRPr="00614D51" w:rsidDel="00381E4A">
                  <w:rPr>
                    <w:rFonts w:ascii="Calibri" w:eastAsia="Times New Roman" w:hAnsi="Calibri" w:cs="Calibri"/>
                    <w:color w:val="000000"/>
                  </w:rPr>
                  <w:delText>0x000D</w:delText>
                </w:r>
              </w:del>
            </w:moveTo>
          </w:p>
        </w:tc>
      </w:tr>
      <w:tr w:rsidR="00F536BB" w:rsidRPr="00614D51" w:rsidDel="00E27DD8" w14:paraId="7EE47EAC" w14:textId="617E2B60" w:rsidTr="00381E4A">
        <w:trPr>
          <w:trHeight w:val="288"/>
          <w:del w:id="1638" w:author="Della Faille Philippe" w:date="2019-08-09T13:27:00Z"/>
          <w:trPrChange w:id="1639" w:author="Della Faille Philippe" w:date="2019-08-09T12:08:00Z">
            <w:trPr>
              <w:trHeight w:val="288"/>
            </w:trPr>
          </w:trPrChange>
        </w:trPr>
        <w:tc>
          <w:tcPr>
            <w:tcW w:w="960" w:type="dxa"/>
            <w:vMerge/>
            <w:tcBorders>
              <w:top w:val="nil"/>
              <w:left w:val="nil"/>
              <w:bottom w:val="nil"/>
              <w:right w:val="nil"/>
            </w:tcBorders>
            <w:vAlign w:val="center"/>
            <w:tcPrChange w:id="1640" w:author="Della Faille Philippe" w:date="2019-08-09T12:08:00Z">
              <w:tcPr>
                <w:tcW w:w="960" w:type="dxa"/>
                <w:vMerge/>
                <w:tcBorders>
                  <w:top w:val="nil"/>
                  <w:left w:val="nil"/>
                  <w:bottom w:val="nil"/>
                  <w:right w:val="nil"/>
                </w:tcBorders>
                <w:vAlign w:val="center"/>
              </w:tcPr>
            </w:tcPrChange>
          </w:tcPr>
          <w:p w14:paraId="5BEEAB3F" w14:textId="4712C9A5" w:rsidR="00F536BB" w:rsidRPr="00614D51" w:rsidDel="00E27DD8" w:rsidRDefault="00F536BB" w:rsidP="00381E4A">
            <w:pPr>
              <w:spacing w:after="0"/>
              <w:jc w:val="left"/>
              <w:rPr>
                <w:del w:id="1641" w:author="Della Faille Philippe" w:date="2019-08-09T13:27:00Z"/>
                <w:moveTo w:id="16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6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E2C8812" w14:textId="36CE99D5" w:rsidR="00F536BB" w:rsidRPr="00614D51" w:rsidDel="00E27DD8" w:rsidRDefault="00F536BB" w:rsidP="00381E4A">
            <w:pPr>
              <w:spacing w:after="0"/>
              <w:jc w:val="left"/>
              <w:rPr>
                <w:del w:id="1644" w:author="Della Faille Philippe" w:date="2019-08-09T13:27:00Z"/>
                <w:moveTo w:id="1645" w:author="Della Faille Philippe" w:date="2019-07-09T17:01:00Z"/>
                <w:rFonts w:ascii="Calibri" w:eastAsia="Times New Roman" w:hAnsi="Calibri" w:cs="Calibri"/>
                <w:color w:val="000000"/>
              </w:rPr>
            </w:pPr>
            <w:moveTo w:id="1646" w:author="Della Faille Philippe" w:date="2019-07-09T17:01:00Z">
              <w:del w:id="164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6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D6D01DE" w14:textId="2EF04085" w:rsidR="00F536BB" w:rsidRPr="00614D51" w:rsidDel="00E27DD8" w:rsidRDefault="00F536BB" w:rsidP="00381E4A">
            <w:pPr>
              <w:spacing w:after="0"/>
              <w:jc w:val="center"/>
              <w:rPr>
                <w:del w:id="1649" w:author="Della Faille Philippe" w:date="2019-08-09T13:27:00Z"/>
                <w:moveTo w:id="1650" w:author="Della Faille Philippe" w:date="2019-07-09T17:01:00Z"/>
                <w:rFonts w:ascii="Calibri" w:eastAsia="Times New Roman" w:hAnsi="Calibri" w:cs="Calibri"/>
                <w:color w:val="000000"/>
              </w:rPr>
            </w:pPr>
            <w:moveTo w:id="1651" w:author="Della Faille Philippe" w:date="2019-07-09T17:01:00Z">
              <w:del w:id="1652" w:author="Della Faille Philippe" w:date="2019-08-09T12:08:00Z">
                <w:r w:rsidRPr="00614D51" w:rsidDel="00381E4A">
                  <w:rPr>
                    <w:rFonts w:ascii="Calibri" w:eastAsia="Times New Roman" w:hAnsi="Calibri" w:cs="Calibri"/>
                    <w:color w:val="000000"/>
                  </w:rPr>
                  <w:delText>15</w:delText>
                </w:r>
              </w:del>
            </w:moveTo>
          </w:p>
        </w:tc>
        <w:tc>
          <w:tcPr>
            <w:tcW w:w="2680" w:type="dxa"/>
            <w:tcBorders>
              <w:top w:val="nil"/>
              <w:left w:val="nil"/>
              <w:bottom w:val="nil"/>
              <w:right w:val="nil"/>
            </w:tcBorders>
            <w:shd w:val="clear" w:color="000000" w:fill="A9D08E"/>
            <w:noWrap/>
            <w:vAlign w:val="bottom"/>
            <w:tcPrChange w:id="1653" w:author="Della Faille Philippe" w:date="2019-08-09T12:08:00Z">
              <w:tcPr>
                <w:tcW w:w="2680" w:type="dxa"/>
                <w:tcBorders>
                  <w:top w:val="nil"/>
                  <w:left w:val="nil"/>
                  <w:bottom w:val="nil"/>
                  <w:right w:val="nil"/>
                </w:tcBorders>
                <w:shd w:val="clear" w:color="000000" w:fill="A9D08E"/>
                <w:noWrap/>
                <w:vAlign w:val="bottom"/>
              </w:tcPr>
            </w:tcPrChange>
          </w:tcPr>
          <w:p w14:paraId="19ED67B6" w14:textId="51E7F460" w:rsidR="00F536BB" w:rsidRPr="00614D51" w:rsidDel="00E27DD8" w:rsidRDefault="00F536BB" w:rsidP="00381E4A">
            <w:pPr>
              <w:spacing w:after="0"/>
              <w:jc w:val="left"/>
              <w:rPr>
                <w:del w:id="1654" w:author="Della Faille Philippe" w:date="2019-08-09T13:27:00Z"/>
                <w:moveTo w:id="1655" w:author="Della Faille Philippe" w:date="2019-07-09T17:01:00Z"/>
                <w:rFonts w:ascii="Calibri" w:eastAsia="Times New Roman" w:hAnsi="Calibri" w:cs="Calibri"/>
                <w:color w:val="000000"/>
              </w:rPr>
            </w:pPr>
            <w:moveTo w:id="1656" w:author="Della Faille Philippe" w:date="2019-07-09T17:01:00Z">
              <w:del w:id="1657" w:author="Della Faille Philippe" w:date="2019-08-09T12:08:00Z">
                <w:r w:rsidRPr="00614D51" w:rsidDel="00381E4A">
                  <w:rPr>
                    <w:rFonts w:ascii="Calibri" w:eastAsia="Times New Roman" w:hAnsi="Calibri" w:cs="Calibri"/>
                    <w:color w:val="000000"/>
                  </w:rPr>
                  <w:delText>P fwd pallet 1</w:delText>
                </w:r>
              </w:del>
            </w:moveTo>
          </w:p>
        </w:tc>
        <w:tc>
          <w:tcPr>
            <w:tcW w:w="960" w:type="dxa"/>
            <w:tcBorders>
              <w:top w:val="nil"/>
              <w:left w:val="single" w:sz="4" w:space="0" w:color="auto"/>
              <w:bottom w:val="nil"/>
              <w:right w:val="single" w:sz="4" w:space="0" w:color="auto"/>
            </w:tcBorders>
            <w:shd w:val="clear" w:color="000000" w:fill="A9D08E"/>
            <w:noWrap/>
            <w:vAlign w:val="bottom"/>
            <w:tcPrChange w:id="165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43B05E39" w14:textId="4A96DA58" w:rsidR="00F536BB" w:rsidRPr="00614D51" w:rsidDel="00E27DD8" w:rsidRDefault="00F536BB" w:rsidP="00381E4A">
            <w:pPr>
              <w:spacing w:after="0"/>
              <w:jc w:val="center"/>
              <w:rPr>
                <w:del w:id="1659" w:author="Della Faille Philippe" w:date="2019-08-09T13:27:00Z"/>
                <w:moveTo w:id="1660" w:author="Della Faille Philippe" w:date="2019-07-09T17:01:00Z"/>
                <w:rFonts w:ascii="Calibri" w:eastAsia="Times New Roman" w:hAnsi="Calibri" w:cs="Calibri"/>
                <w:color w:val="000000"/>
              </w:rPr>
            </w:pPr>
            <w:moveTo w:id="1661" w:author="Della Faille Philippe" w:date="2019-07-09T17:01:00Z">
              <w:del w:id="166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66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01B97E2" w14:textId="18434926" w:rsidR="00F536BB" w:rsidRPr="00614D51" w:rsidDel="00E27DD8" w:rsidRDefault="00F536BB" w:rsidP="00381E4A">
            <w:pPr>
              <w:spacing w:after="0"/>
              <w:jc w:val="center"/>
              <w:rPr>
                <w:del w:id="1664" w:author="Della Faille Philippe" w:date="2019-08-09T13:27:00Z"/>
                <w:moveTo w:id="1665" w:author="Della Faille Philippe" w:date="2019-07-09T17:01:00Z"/>
                <w:rFonts w:ascii="Calibri" w:eastAsia="Times New Roman" w:hAnsi="Calibri" w:cs="Calibri"/>
                <w:color w:val="000000"/>
              </w:rPr>
            </w:pPr>
            <w:moveTo w:id="1666" w:author="Della Faille Philippe" w:date="2019-07-09T17:01:00Z">
              <w:del w:id="166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6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D9E9783" w14:textId="6859EED9" w:rsidR="00F536BB" w:rsidRPr="00614D51" w:rsidDel="00E27DD8" w:rsidRDefault="00F536BB" w:rsidP="00381E4A">
            <w:pPr>
              <w:spacing w:after="0"/>
              <w:jc w:val="center"/>
              <w:rPr>
                <w:del w:id="1669" w:author="Della Faille Philippe" w:date="2019-08-09T13:27:00Z"/>
                <w:moveTo w:id="1670" w:author="Della Faille Philippe" w:date="2019-07-09T17:01:00Z"/>
                <w:rFonts w:ascii="Calibri" w:eastAsia="Times New Roman" w:hAnsi="Calibri" w:cs="Calibri"/>
                <w:color w:val="000000"/>
              </w:rPr>
            </w:pPr>
            <w:moveTo w:id="1671" w:author="Della Faille Philippe" w:date="2019-07-09T17:01:00Z">
              <w:del w:id="167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67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8275155" w14:textId="5D2CF5F0" w:rsidR="00F536BB" w:rsidRPr="00614D51" w:rsidDel="00E27DD8" w:rsidRDefault="00F536BB" w:rsidP="00381E4A">
            <w:pPr>
              <w:spacing w:after="0"/>
              <w:jc w:val="center"/>
              <w:rPr>
                <w:del w:id="1674" w:author="Della Faille Philippe" w:date="2019-08-09T13:27:00Z"/>
                <w:moveTo w:id="1675" w:author="Della Faille Philippe" w:date="2019-07-09T17:01:00Z"/>
                <w:rFonts w:ascii="Calibri" w:eastAsia="Times New Roman" w:hAnsi="Calibri" w:cs="Calibri"/>
                <w:color w:val="000000"/>
              </w:rPr>
            </w:pPr>
            <w:moveTo w:id="1676" w:author="Della Faille Philippe" w:date="2019-07-09T17:01:00Z">
              <w:del w:id="1677" w:author="Della Faille Philippe" w:date="2019-08-09T12:08:00Z">
                <w:r w:rsidRPr="00614D51" w:rsidDel="00381E4A">
                  <w:rPr>
                    <w:rFonts w:ascii="Calibri" w:eastAsia="Times New Roman" w:hAnsi="Calibri" w:cs="Calibri"/>
                    <w:color w:val="000000"/>
                  </w:rPr>
                  <w:delText>14</w:delText>
                </w:r>
              </w:del>
            </w:moveTo>
          </w:p>
        </w:tc>
        <w:tc>
          <w:tcPr>
            <w:tcW w:w="1276" w:type="dxa"/>
            <w:tcBorders>
              <w:top w:val="nil"/>
              <w:left w:val="nil"/>
              <w:bottom w:val="nil"/>
              <w:right w:val="single" w:sz="4" w:space="0" w:color="auto"/>
            </w:tcBorders>
            <w:shd w:val="clear" w:color="000000" w:fill="A9D08E"/>
            <w:noWrap/>
            <w:vAlign w:val="bottom"/>
            <w:tcPrChange w:id="167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768146D" w14:textId="20E3E2BD" w:rsidR="00F536BB" w:rsidRPr="00614D51" w:rsidDel="00E27DD8" w:rsidRDefault="00F536BB" w:rsidP="00381E4A">
            <w:pPr>
              <w:spacing w:after="0"/>
              <w:jc w:val="center"/>
              <w:rPr>
                <w:del w:id="1679" w:author="Della Faille Philippe" w:date="2019-08-09T13:27:00Z"/>
                <w:moveTo w:id="1680" w:author="Della Faille Philippe" w:date="2019-07-09T17:01:00Z"/>
                <w:rFonts w:ascii="Calibri" w:eastAsia="Times New Roman" w:hAnsi="Calibri" w:cs="Calibri"/>
                <w:color w:val="000000"/>
              </w:rPr>
            </w:pPr>
            <w:moveTo w:id="1681" w:author="Della Faille Philippe" w:date="2019-07-09T17:01:00Z">
              <w:del w:id="1682" w:author="Della Faille Philippe" w:date="2019-08-09T12:08:00Z">
                <w:r w:rsidRPr="00614D51" w:rsidDel="00381E4A">
                  <w:rPr>
                    <w:rFonts w:ascii="Calibri" w:eastAsia="Times New Roman" w:hAnsi="Calibri" w:cs="Calibri"/>
                    <w:color w:val="000000"/>
                  </w:rPr>
                  <w:delText>0x000E</w:delText>
                </w:r>
              </w:del>
            </w:moveTo>
          </w:p>
        </w:tc>
      </w:tr>
      <w:tr w:rsidR="00F536BB" w:rsidRPr="00614D51" w:rsidDel="00E27DD8" w14:paraId="57CC6AF9" w14:textId="23C0B8FC" w:rsidTr="00381E4A">
        <w:trPr>
          <w:trHeight w:val="288"/>
          <w:del w:id="1683" w:author="Della Faille Philippe" w:date="2019-08-09T13:27:00Z"/>
          <w:trPrChange w:id="1684" w:author="Della Faille Philippe" w:date="2019-08-09T12:08:00Z">
            <w:trPr>
              <w:trHeight w:val="288"/>
            </w:trPr>
          </w:trPrChange>
        </w:trPr>
        <w:tc>
          <w:tcPr>
            <w:tcW w:w="960" w:type="dxa"/>
            <w:vMerge/>
            <w:tcBorders>
              <w:top w:val="nil"/>
              <w:left w:val="nil"/>
              <w:bottom w:val="nil"/>
              <w:right w:val="nil"/>
            </w:tcBorders>
            <w:vAlign w:val="center"/>
            <w:tcPrChange w:id="1685" w:author="Della Faille Philippe" w:date="2019-08-09T12:08:00Z">
              <w:tcPr>
                <w:tcW w:w="960" w:type="dxa"/>
                <w:vMerge/>
                <w:tcBorders>
                  <w:top w:val="nil"/>
                  <w:left w:val="nil"/>
                  <w:bottom w:val="nil"/>
                  <w:right w:val="nil"/>
                </w:tcBorders>
                <w:vAlign w:val="center"/>
              </w:tcPr>
            </w:tcPrChange>
          </w:tcPr>
          <w:p w14:paraId="1EDC8DF6" w14:textId="4052DCFD" w:rsidR="00F536BB" w:rsidRPr="00614D51" w:rsidDel="00E27DD8" w:rsidRDefault="00F536BB" w:rsidP="00381E4A">
            <w:pPr>
              <w:spacing w:after="0"/>
              <w:jc w:val="left"/>
              <w:rPr>
                <w:del w:id="1686" w:author="Della Faille Philippe" w:date="2019-08-09T13:27:00Z"/>
                <w:moveTo w:id="16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6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E3EEB6A" w14:textId="45F4AAF4" w:rsidR="00F536BB" w:rsidRPr="00614D51" w:rsidDel="00E27DD8" w:rsidRDefault="00F536BB" w:rsidP="00381E4A">
            <w:pPr>
              <w:spacing w:after="0"/>
              <w:jc w:val="left"/>
              <w:rPr>
                <w:del w:id="1689" w:author="Della Faille Philippe" w:date="2019-08-09T13:27:00Z"/>
                <w:moveTo w:id="1690" w:author="Della Faille Philippe" w:date="2019-07-09T17:01:00Z"/>
                <w:rFonts w:ascii="Calibri" w:eastAsia="Times New Roman" w:hAnsi="Calibri" w:cs="Calibri"/>
                <w:color w:val="000000"/>
              </w:rPr>
            </w:pPr>
            <w:moveTo w:id="1691" w:author="Della Faille Philippe" w:date="2019-07-09T17:01:00Z">
              <w:del w:id="169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6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ED9FB34" w14:textId="564F32B3" w:rsidR="00F536BB" w:rsidRPr="00614D51" w:rsidDel="00E27DD8" w:rsidRDefault="00F536BB" w:rsidP="00381E4A">
            <w:pPr>
              <w:spacing w:after="0"/>
              <w:jc w:val="center"/>
              <w:rPr>
                <w:del w:id="1694" w:author="Della Faille Philippe" w:date="2019-08-09T13:27:00Z"/>
                <w:moveTo w:id="1695" w:author="Della Faille Philippe" w:date="2019-07-09T17:01:00Z"/>
                <w:rFonts w:ascii="Calibri" w:eastAsia="Times New Roman" w:hAnsi="Calibri" w:cs="Calibri"/>
                <w:color w:val="000000"/>
              </w:rPr>
            </w:pPr>
            <w:moveTo w:id="1696" w:author="Della Faille Philippe" w:date="2019-07-09T17:01:00Z">
              <w:del w:id="1697" w:author="Della Faille Philippe" w:date="2019-08-09T12:08:00Z">
                <w:r w:rsidRPr="00614D51" w:rsidDel="00381E4A">
                  <w:rPr>
                    <w:rFonts w:ascii="Calibri" w:eastAsia="Times New Roman" w:hAnsi="Calibri" w:cs="Calibri"/>
                    <w:color w:val="000000"/>
                  </w:rPr>
                  <w:delText>16</w:delText>
                </w:r>
              </w:del>
            </w:moveTo>
          </w:p>
        </w:tc>
        <w:tc>
          <w:tcPr>
            <w:tcW w:w="2680" w:type="dxa"/>
            <w:tcBorders>
              <w:top w:val="nil"/>
              <w:left w:val="nil"/>
              <w:bottom w:val="nil"/>
              <w:right w:val="nil"/>
            </w:tcBorders>
            <w:shd w:val="clear" w:color="000000" w:fill="A9D08E"/>
            <w:noWrap/>
            <w:vAlign w:val="bottom"/>
            <w:tcPrChange w:id="1698" w:author="Della Faille Philippe" w:date="2019-08-09T12:08:00Z">
              <w:tcPr>
                <w:tcW w:w="2680" w:type="dxa"/>
                <w:tcBorders>
                  <w:top w:val="nil"/>
                  <w:left w:val="nil"/>
                  <w:bottom w:val="nil"/>
                  <w:right w:val="nil"/>
                </w:tcBorders>
                <w:shd w:val="clear" w:color="000000" w:fill="A9D08E"/>
                <w:noWrap/>
                <w:vAlign w:val="bottom"/>
              </w:tcPr>
            </w:tcPrChange>
          </w:tcPr>
          <w:p w14:paraId="2B86CE7C" w14:textId="3758D19F" w:rsidR="00F536BB" w:rsidRPr="00614D51" w:rsidDel="00E27DD8" w:rsidRDefault="00F536BB" w:rsidP="00381E4A">
            <w:pPr>
              <w:spacing w:after="0"/>
              <w:jc w:val="left"/>
              <w:rPr>
                <w:del w:id="1699" w:author="Della Faille Philippe" w:date="2019-08-09T13:27:00Z"/>
                <w:moveTo w:id="1700" w:author="Della Faille Philippe" w:date="2019-07-09T17:01:00Z"/>
                <w:rFonts w:ascii="Calibri" w:eastAsia="Times New Roman" w:hAnsi="Calibri" w:cs="Calibri"/>
                <w:color w:val="000000"/>
              </w:rPr>
            </w:pPr>
            <w:moveTo w:id="1701" w:author="Della Faille Philippe" w:date="2019-07-09T17:01:00Z">
              <w:del w:id="1702" w:author="Della Faille Philippe" w:date="2019-08-09T12:08:00Z">
                <w:r w:rsidRPr="00614D51" w:rsidDel="00381E4A">
                  <w:rPr>
                    <w:rFonts w:ascii="Calibri" w:eastAsia="Times New Roman" w:hAnsi="Calibri" w:cs="Calibri"/>
                    <w:color w:val="000000"/>
                  </w:rPr>
                  <w:delText>P fwd pallet 2</w:delText>
                </w:r>
              </w:del>
            </w:moveTo>
          </w:p>
        </w:tc>
        <w:tc>
          <w:tcPr>
            <w:tcW w:w="960" w:type="dxa"/>
            <w:tcBorders>
              <w:top w:val="nil"/>
              <w:left w:val="single" w:sz="4" w:space="0" w:color="auto"/>
              <w:bottom w:val="nil"/>
              <w:right w:val="single" w:sz="4" w:space="0" w:color="auto"/>
            </w:tcBorders>
            <w:shd w:val="clear" w:color="000000" w:fill="A9D08E"/>
            <w:noWrap/>
            <w:vAlign w:val="bottom"/>
            <w:tcPrChange w:id="170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DAC47A8" w14:textId="656E9D5F" w:rsidR="00F536BB" w:rsidRPr="00614D51" w:rsidDel="00E27DD8" w:rsidRDefault="00F536BB" w:rsidP="00381E4A">
            <w:pPr>
              <w:spacing w:after="0"/>
              <w:jc w:val="center"/>
              <w:rPr>
                <w:del w:id="1704" w:author="Della Faille Philippe" w:date="2019-08-09T13:27:00Z"/>
                <w:moveTo w:id="1705" w:author="Della Faille Philippe" w:date="2019-07-09T17:01:00Z"/>
                <w:rFonts w:ascii="Calibri" w:eastAsia="Times New Roman" w:hAnsi="Calibri" w:cs="Calibri"/>
                <w:color w:val="000000"/>
              </w:rPr>
            </w:pPr>
            <w:moveTo w:id="1706" w:author="Della Faille Philippe" w:date="2019-07-09T17:01:00Z">
              <w:del w:id="170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70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545E55B" w14:textId="5F9832D5" w:rsidR="00F536BB" w:rsidRPr="00614D51" w:rsidDel="00E27DD8" w:rsidRDefault="00F536BB" w:rsidP="00381E4A">
            <w:pPr>
              <w:spacing w:after="0"/>
              <w:jc w:val="center"/>
              <w:rPr>
                <w:del w:id="1709" w:author="Della Faille Philippe" w:date="2019-08-09T13:27:00Z"/>
                <w:moveTo w:id="1710" w:author="Della Faille Philippe" w:date="2019-07-09T17:01:00Z"/>
                <w:rFonts w:ascii="Calibri" w:eastAsia="Times New Roman" w:hAnsi="Calibri" w:cs="Calibri"/>
                <w:color w:val="000000"/>
              </w:rPr>
            </w:pPr>
            <w:moveTo w:id="1711" w:author="Della Faille Philippe" w:date="2019-07-09T17:01:00Z">
              <w:del w:id="171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7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57C8822" w14:textId="6CE2EFBD" w:rsidR="00F536BB" w:rsidRPr="00614D51" w:rsidDel="00E27DD8" w:rsidRDefault="00F536BB" w:rsidP="00381E4A">
            <w:pPr>
              <w:spacing w:after="0"/>
              <w:jc w:val="center"/>
              <w:rPr>
                <w:del w:id="1714" w:author="Della Faille Philippe" w:date="2019-08-09T13:27:00Z"/>
                <w:moveTo w:id="1715" w:author="Della Faille Philippe" w:date="2019-07-09T17:01:00Z"/>
                <w:rFonts w:ascii="Calibri" w:eastAsia="Times New Roman" w:hAnsi="Calibri" w:cs="Calibri"/>
                <w:color w:val="000000"/>
              </w:rPr>
            </w:pPr>
            <w:moveTo w:id="1716" w:author="Della Faille Philippe" w:date="2019-07-09T17:01:00Z">
              <w:del w:id="171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71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57F6367" w14:textId="5914281C" w:rsidR="00F536BB" w:rsidRPr="00614D51" w:rsidDel="00E27DD8" w:rsidRDefault="00F536BB" w:rsidP="00381E4A">
            <w:pPr>
              <w:spacing w:after="0"/>
              <w:jc w:val="center"/>
              <w:rPr>
                <w:del w:id="1719" w:author="Della Faille Philippe" w:date="2019-08-09T13:27:00Z"/>
                <w:moveTo w:id="1720" w:author="Della Faille Philippe" w:date="2019-07-09T17:01:00Z"/>
                <w:rFonts w:ascii="Calibri" w:eastAsia="Times New Roman" w:hAnsi="Calibri" w:cs="Calibri"/>
                <w:color w:val="000000"/>
              </w:rPr>
            </w:pPr>
            <w:moveTo w:id="1721" w:author="Della Faille Philippe" w:date="2019-07-09T17:01:00Z">
              <w:del w:id="1722" w:author="Della Faille Philippe" w:date="2019-08-09T12:08:00Z">
                <w:r w:rsidRPr="00614D51" w:rsidDel="00381E4A">
                  <w:rPr>
                    <w:rFonts w:ascii="Calibri" w:eastAsia="Times New Roman" w:hAnsi="Calibri" w:cs="Calibri"/>
                    <w:color w:val="000000"/>
                  </w:rPr>
                  <w:delText>16</w:delText>
                </w:r>
              </w:del>
            </w:moveTo>
          </w:p>
        </w:tc>
        <w:tc>
          <w:tcPr>
            <w:tcW w:w="1276" w:type="dxa"/>
            <w:tcBorders>
              <w:top w:val="nil"/>
              <w:left w:val="nil"/>
              <w:bottom w:val="nil"/>
              <w:right w:val="single" w:sz="4" w:space="0" w:color="auto"/>
            </w:tcBorders>
            <w:shd w:val="clear" w:color="000000" w:fill="A9D08E"/>
            <w:noWrap/>
            <w:vAlign w:val="bottom"/>
            <w:tcPrChange w:id="172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3156B91" w14:textId="75539D26" w:rsidR="00F536BB" w:rsidRPr="00614D51" w:rsidDel="00E27DD8" w:rsidRDefault="00F536BB" w:rsidP="00381E4A">
            <w:pPr>
              <w:spacing w:after="0"/>
              <w:jc w:val="center"/>
              <w:rPr>
                <w:del w:id="1724" w:author="Della Faille Philippe" w:date="2019-08-09T13:27:00Z"/>
                <w:moveTo w:id="1725" w:author="Della Faille Philippe" w:date="2019-07-09T17:01:00Z"/>
                <w:rFonts w:ascii="Calibri" w:eastAsia="Times New Roman" w:hAnsi="Calibri" w:cs="Calibri"/>
                <w:color w:val="000000"/>
              </w:rPr>
            </w:pPr>
            <w:moveTo w:id="1726" w:author="Della Faille Philippe" w:date="2019-07-09T17:01:00Z">
              <w:del w:id="1727" w:author="Della Faille Philippe" w:date="2019-08-09T12:08:00Z">
                <w:r w:rsidRPr="00614D51" w:rsidDel="00381E4A">
                  <w:rPr>
                    <w:rFonts w:ascii="Calibri" w:eastAsia="Times New Roman" w:hAnsi="Calibri" w:cs="Calibri"/>
                    <w:color w:val="000000"/>
                  </w:rPr>
                  <w:delText>0x0010</w:delText>
                </w:r>
              </w:del>
            </w:moveTo>
          </w:p>
        </w:tc>
      </w:tr>
      <w:tr w:rsidR="00F536BB" w:rsidRPr="00614D51" w:rsidDel="00E27DD8" w14:paraId="6EA75546" w14:textId="539121E5" w:rsidTr="00381E4A">
        <w:trPr>
          <w:trHeight w:val="288"/>
          <w:del w:id="1728" w:author="Della Faille Philippe" w:date="2019-08-09T13:27:00Z"/>
          <w:trPrChange w:id="1729" w:author="Della Faille Philippe" w:date="2019-08-09T12:08:00Z">
            <w:trPr>
              <w:trHeight w:val="288"/>
            </w:trPr>
          </w:trPrChange>
        </w:trPr>
        <w:tc>
          <w:tcPr>
            <w:tcW w:w="960" w:type="dxa"/>
            <w:vMerge/>
            <w:tcBorders>
              <w:top w:val="nil"/>
              <w:left w:val="nil"/>
              <w:bottom w:val="nil"/>
              <w:right w:val="nil"/>
            </w:tcBorders>
            <w:vAlign w:val="center"/>
            <w:tcPrChange w:id="1730" w:author="Della Faille Philippe" w:date="2019-08-09T12:08:00Z">
              <w:tcPr>
                <w:tcW w:w="960" w:type="dxa"/>
                <w:vMerge/>
                <w:tcBorders>
                  <w:top w:val="nil"/>
                  <w:left w:val="nil"/>
                  <w:bottom w:val="nil"/>
                  <w:right w:val="nil"/>
                </w:tcBorders>
                <w:vAlign w:val="center"/>
              </w:tcPr>
            </w:tcPrChange>
          </w:tcPr>
          <w:p w14:paraId="5830AF5E" w14:textId="338570E4" w:rsidR="00F536BB" w:rsidRPr="00614D51" w:rsidDel="00E27DD8" w:rsidRDefault="00F536BB" w:rsidP="00381E4A">
            <w:pPr>
              <w:spacing w:after="0"/>
              <w:jc w:val="left"/>
              <w:rPr>
                <w:del w:id="1731" w:author="Della Faille Philippe" w:date="2019-08-09T13:27:00Z"/>
                <w:moveTo w:id="17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7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EC48BFA" w14:textId="2148B066" w:rsidR="00F536BB" w:rsidRPr="00614D51" w:rsidDel="00E27DD8" w:rsidRDefault="00F536BB" w:rsidP="00381E4A">
            <w:pPr>
              <w:spacing w:after="0"/>
              <w:jc w:val="left"/>
              <w:rPr>
                <w:del w:id="1734" w:author="Della Faille Philippe" w:date="2019-08-09T13:27:00Z"/>
                <w:moveTo w:id="1735" w:author="Della Faille Philippe" w:date="2019-07-09T17:01:00Z"/>
                <w:rFonts w:ascii="Calibri" w:eastAsia="Times New Roman" w:hAnsi="Calibri" w:cs="Calibri"/>
                <w:color w:val="000000"/>
              </w:rPr>
            </w:pPr>
            <w:moveTo w:id="1736" w:author="Della Faille Philippe" w:date="2019-07-09T17:01:00Z">
              <w:del w:id="173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7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53AE610" w14:textId="7CA3FD29" w:rsidR="00F536BB" w:rsidRPr="00614D51" w:rsidDel="00E27DD8" w:rsidRDefault="00F536BB" w:rsidP="00381E4A">
            <w:pPr>
              <w:spacing w:after="0"/>
              <w:jc w:val="center"/>
              <w:rPr>
                <w:del w:id="1739" w:author="Della Faille Philippe" w:date="2019-08-09T13:27:00Z"/>
                <w:moveTo w:id="1740" w:author="Della Faille Philippe" w:date="2019-07-09T17:01:00Z"/>
                <w:rFonts w:ascii="Calibri" w:eastAsia="Times New Roman" w:hAnsi="Calibri" w:cs="Calibri"/>
                <w:color w:val="000000"/>
              </w:rPr>
            </w:pPr>
            <w:moveTo w:id="1741" w:author="Della Faille Philippe" w:date="2019-07-09T17:01:00Z">
              <w:del w:id="1742" w:author="Della Faille Philippe" w:date="2019-08-09T12:08:00Z">
                <w:r w:rsidRPr="00614D51" w:rsidDel="00381E4A">
                  <w:rPr>
                    <w:rFonts w:ascii="Calibri" w:eastAsia="Times New Roman" w:hAnsi="Calibri" w:cs="Calibri"/>
                    <w:color w:val="000000"/>
                  </w:rPr>
                  <w:delText>17</w:delText>
                </w:r>
              </w:del>
            </w:moveTo>
          </w:p>
        </w:tc>
        <w:tc>
          <w:tcPr>
            <w:tcW w:w="2680" w:type="dxa"/>
            <w:tcBorders>
              <w:top w:val="nil"/>
              <w:left w:val="nil"/>
              <w:bottom w:val="nil"/>
              <w:right w:val="nil"/>
            </w:tcBorders>
            <w:shd w:val="clear" w:color="000000" w:fill="A9D08E"/>
            <w:noWrap/>
            <w:vAlign w:val="bottom"/>
            <w:tcPrChange w:id="1743" w:author="Della Faille Philippe" w:date="2019-08-09T12:08:00Z">
              <w:tcPr>
                <w:tcW w:w="2680" w:type="dxa"/>
                <w:tcBorders>
                  <w:top w:val="nil"/>
                  <w:left w:val="nil"/>
                  <w:bottom w:val="nil"/>
                  <w:right w:val="nil"/>
                </w:tcBorders>
                <w:shd w:val="clear" w:color="000000" w:fill="A9D08E"/>
                <w:noWrap/>
                <w:vAlign w:val="bottom"/>
              </w:tcPr>
            </w:tcPrChange>
          </w:tcPr>
          <w:p w14:paraId="2F98D166" w14:textId="3A34125E" w:rsidR="00F536BB" w:rsidRPr="00614D51" w:rsidDel="00E27DD8" w:rsidRDefault="00F536BB" w:rsidP="00381E4A">
            <w:pPr>
              <w:spacing w:after="0"/>
              <w:jc w:val="left"/>
              <w:rPr>
                <w:del w:id="1744" w:author="Della Faille Philippe" w:date="2019-08-09T13:27:00Z"/>
                <w:moveTo w:id="1745" w:author="Della Faille Philippe" w:date="2019-07-09T17:01:00Z"/>
                <w:rFonts w:ascii="Calibri" w:eastAsia="Times New Roman" w:hAnsi="Calibri" w:cs="Calibri"/>
                <w:color w:val="000000"/>
              </w:rPr>
            </w:pPr>
            <w:moveTo w:id="1746" w:author="Della Faille Philippe" w:date="2019-07-09T17:01:00Z">
              <w:del w:id="1747" w:author="Della Faille Philippe" w:date="2019-08-09T12:08:00Z">
                <w:r w:rsidRPr="00614D51" w:rsidDel="00381E4A">
                  <w:rPr>
                    <w:rFonts w:ascii="Calibri" w:eastAsia="Times New Roman" w:hAnsi="Calibri" w:cs="Calibri"/>
                    <w:color w:val="000000"/>
                  </w:rPr>
                  <w:delText>P fwd pallet 3</w:delText>
                </w:r>
              </w:del>
            </w:moveTo>
          </w:p>
        </w:tc>
        <w:tc>
          <w:tcPr>
            <w:tcW w:w="960" w:type="dxa"/>
            <w:tcBorders>
              <w:top w:val="nil"/>
              <w:left w:val="single" w:sz="4" w:space="0" w:color="auto"/>
              <w:bottom w:val="nil"/>
              <w:right w:val="single" w:sz="4" w:space="0" w:color="auto"/>
            </w:tcBorders>
            <w:shd w:val="clear" w:color="000000" w:fill="A9D08E"/>
            <w:noWrap/>
            <w:vAlign w:val="bottom"/>
            <w:tcPrChange w:id="174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4A60AE0" w14:textId="7AB17F61" w:rsidR="00F536BB" w:rsidRPr="00614D51" w:rsidDel="00E27DD8" w:rsidRDefault="00F536BB" w:rsidP="00381E4A">
            <w:pPr>
              <w:spacing w:after="0"/>
              <w:jc w:val="center"/>
              <w:rPr>
                <w:del w:id="1749" w:author="Della Faille Philippe" w:date="2019-08-09T13:27:00Z"/>
                <w:moveTo w:id="1750" w:author="Della Faille Philippe" w:date="2019-07-09T17:01:00Z"/>
                <w:rFonts w:ascii="Calibri" w:eastAsia="Times New Roman" w:hAnsi="Calibri" w:cs="Calibri"/>
                <w:color w:val="000000"/>
              </w:rPr>
            </w:pPr>
            <w:moveTo w:id="1751" w:author="Della Faille Philippe" w:date="2019-07-09T17:01:00Z">
              <w:del w:id="175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75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40FBFE87" w14:textId="0670A746" w:rsidR="00F536BB" w:rsidRPr="00614D51" w:rsidDel="00E27DD8" w:rsidRDefault="00F536BB" w:rsidP="00381E4A">
            <w:pPr>
              <w:spacing w:after="0"/>
              <w:jc w:val="center"/>
              <w:rPr>
                <w:del w:id="1754" w:author="Della Faille Philippe" w:date="2019-08-09T13:27:00Z"/>
                <w:moveTo w:id="1755" w:author="Della Faille Philippe" w:date="2019-07-09T17:01:00Z"/>
                <w:rFonts w:ascii="Calibri" w:eastAsia="Times New Roman" w:hAnsi="Calibri" w:cs="Calibri"/>
                <w:color w:val="000000"/>
              </w:rPr>
            </w:pPr>
            <w:moveTo w:id="1756" w:author="Della Faille Philippe" w:date="2019-07-09T17:01:00Z">
              <w:del w:id="175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7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E606201" w14:textId="2ACDE5CC" w:rsidR="00F536BB" w:rsidRPr="00614D51" w:rsidDel="00E27DD8" w:rsidRDefault="00F536BB" w:rsidP="00381E4A">
            <w:pPr>
              <w:spacing w:after="0"/>
              <w:jc w:val="center"/>
              <w:rPr>
                <w:del w:id="1759" w:author="Della Faille Philippe" w:date="2019-08-09T13:27:00Z"/>
                <w:moveTo w:id="1760" w:author="Della Faille Philippe" w:date="2019-07-09T17:01:00Z"/>
                <w:rFonts w:ascii="Calibri" w:eastAsia="Times New Roman" w:hAnsi="Calibri" w:cs="Calibri"/>
                <w:color w:val="000000"/>
              </w:rPr>
            </w:pPr>
            <w:moveTo w:id="1761" w:author="Della Faille Philippe" w:date="2019-07-09T17:01:00Z">
              <w:del w:id="176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76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29C757C" w14:textId="37F593E2" w:rsidR="00F536BB" w:rsidRPr="00614D51" w:rsidDel="00E27DD8" w:rsidRDefault="00F536BB" w:rsidP="00381E4A">
            <w:pPr>
              <w:spacing w:after="0"/>
              <w:jc w:val="center"/>
              <w:rPr>
                <w:del w:id="1764" w:author="Della Faille Philippe" w:date="2019-08-09T13:27:00Z"/>
                <w:moveTo w:id="1765" w:author="Della Faille Philippe" w:date="2019-07-09T17:01:00Z"/>
                <w:rFonts w:ascii="Calibri" w:eastAsia="Times New Roman" w:hAnsi="Calibri" w:cs="Calibri"/>
                <w:color w:val="000000"/>
              </w:rPr>
            </w:pPr>
            <w:moveTo w:id="1766" w:author="Della Faille Philippe" w:date="2019-07-09T17:01:00Z">
              <w:del w:id="1767" w:author="Della Faille Philippe" w:date="2019-08-09T12:08:00Z">
                <w:r w:rsidRPr="00614D51" w:rsidDel="00381E4A">
                  <w:rPr>
                    <w:rFonts w:ascii="Calibri" w:eastAsia="Times New Roman" w:hAnsi="Calibri" w:cs="Calibri"/>
                    <w:color w:val="000000"/>
                  </w:rPr>
                  <w:delText>18</w:delText>
                </w:r>
              </w:del>
            </w:moveTo>
          </w:p>
        </w:tc>
        <w:tc>
          <w:tcPr>
            <w:tcW w:w="1276" w:type="dxa"/>
            <w:tcBorders>
              <w:top w:val="nil"/>
              <w:left w:val="nil"/>
              <w:bottom w:val="nil"/>
              <w:right w:val="single" w:sz="4" w:space="0" w:color="auto"/>
            </w:tcBorders>
            <w:shd w:val="clear" w:color="000000" w:fill="A9D08E"/>
            <w:noWrap/>
            <w:vAlign w:val="bottom"/>
            <w:tcPrChange w:id="176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7540DEE" w14:textId="63371799" w:rsidR="00F536BB" w:rsidRPr="00614D51" w:rsidDel="00E27DD8" w:rsidRDefault="00F536BB" w:rsidP="00381E4A">
            <w:pPr>
              <w:spacing w:after="0"/>
              <w:jc w:val="center"/>
              <w:rPr>
                <w:del w:id="1769" w:author="Della Faille Philippe" w:date="2019-08-09T13:27:00Z"/>
                <w:moveTo w:id="1770" w:author="Della Faille Philippe" w:date="2019-07-09T17:01:00Z"/>
                <w:rFonts w:ascii="Calibri" w:eastAsia="Times New Roman" w:hAnsi="Calibri" w:cs="Calibri"/>
                <w:color w:val="000000"/>
              </w:rPr>
            </w:pPr>
            <w:moveTo w:id="1771" w:author="Della Faille Philippe" w:date="2019-07-09T17:01:00Z">
              <w:del w:id="1772" w:author="Della Faille Philippe" w:date="2019-08-09T12:08:00Z">
                <w:r w:rsidRPr="00614D51" w:rsidDel="00381E4A">
                  <w:rPr>
                    <w:rFonts w:ascii="Calibri" w:eastAsia="Times New Roman" w:hAnsi="Calibri" w:cs="Calibri"/>
                    <w:color w:val="000000"/>
                  </w:rPr>
                  <w:delText>0x0012</w:delText>
                </w:r>
              </w:del>
            </w:moveTo>
          </w:p>
        </w:tc>
      </w:tr>
      <w:tr w:rsidR="00F536BB" w:rsidRPr="00614D51" w:rsidDel="00E27DD8" w14:paraId="200FA8E9" w14:textId="1271ED83" w:rsidTr="00381E4A">
        <w:trPr>
          <w:trHeight w:val="288"/>
          <w:del w:id="1773" w:author="Della Faille Philippe" w:date="2019-08-09T13:27:00Z"/>
          <w:trPrChange w:id="1774" w:author="Della Faille Philippe" w:date="2019-08-09T12:08:00Z">
            <w:trPr>
              <w:trHeight w:val="288"/>
            </w:trPr>
          </w:trPrChange>
        </w:trPr>
        <w:tc>
          <w:tcPr>
            <w:tcW w:w="960" w:type="dxa"/>
            <w:vMerge/>
            <w:tcBorders>
              <w:top w:val="nil"/>
              <w:left w:val="nil"/>
              <w:bottom w:val="nil"/>
              <w:right w:val="nil"/>
            </w:tcBorders>
            <w:vAlign w:val="center"/>
            <w:tcPrChange w:id="1775" w:author="Della Faille Philippe" w:date="2019-08-09T12:08:00Z">
              <w:tcPr>
                <w:tcW w:w="960" w:type="dxa"/>
                <w:vMerge/>
                <w:tcBorders>
                  <w:top w:val="nil"/>
                  <w:left w:val="nil"/>
                  <w:bottom w:val="nil"/>
                  <w:right w:val="nil"/>
                </w:tcBorders>
                <w:vAlign w:val="center"/>
              </w:tcPr>
            </w:tcPrChange>
          </w:tcPr>
          <w:p w14:paraId="247F5B56" w14:textId="01CE3BD1" w:rsidR="00F536BB" w:rsidRPr="00614D51" w:rsidDel="00E27DD8" w:rsidRDefault="00F536BB" w:rsidP="00381E4A">
            <w:pPr>
              <w:spacing w:after="0"/>
              <w:jc w:val="left"/>
              <w:rPr>
                <w:del w:id="1776" w:author="Della Faille Philippe" w:date="2019-08-09T13:27:00Z"/>
                <w:moveTo w:id="17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7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4DFC44A" w14:textId="5FD96A6F" w:rsidR="00F536BB" w:rsidRPr="00614D51" w:rsidDel="00E27DD8" w:rsidRDefault="00F536BB" w:rsidP="00381E4A">
            <w:pPr>
              <w:spacing w:after="0"/>
              <w:jc w:val="left"/>
              <w:rPr>
                <w:del w:id="1779" w:author="Della Faille Philippe" w:date="2019-08-09T13:27:00Z"/>
                <w:moveTo w:id="1780" w:author="Della Faille Philippe" w:date="2019-07-09T17:01:00Z"/>
                <w:rFonts w:ascii="Calibri" w:eastAsia="Times New Roman" w:hAnsi="Calibri" w:cs="Calibri"/>
                <w:color w:val="000000"/>
              </w:rPr>
            </w:pPr>
            <w:moveTo w:id="1781" w:author="Della Faille Philippe" w:date="2019-07-09T17:01:00Z">
              <w:del w:id="178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7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77A20C0" w14:textId="32D5164B" w:rsidR="00F536BB" w:rsidRPr="00614D51" w:rsidDel="00E27DD8" w:rsidRDefault="00F536BB" w:rsidP="00381E4A">
            <w:pPr>
              <w:spacing w:after="0"/>
              <w:jc w:val="center"/>
              <w:rPr>
                <w:del w:id="1784" w:author="Della Faille Philippe" w:date="2019-08-09T13:27:00Z"/>
                <w:moveTo w:id="1785" w:author="Della Faille Philippe" w:date="2019-07-09T17:01:00Z"/>
                <w:rFonts w:ascii="Calibri" w:eastAsia="Times New Roman" w:hAnsi="Calibri" w:cs="Calibri"/>
                <w:color w:val="000000"/>
              </w:rPr>
            </w:pPr>
            <w:moveTo w:id="1786" w:author="Della Faille Philippe" w:date="2019-07-09T17:01:00Z">
              <w:del w:id="1787" w:author="Della Faille Philippe" w:date="2019-08-09T12:08:00Z">
                <w:r w:rsidRPr="00614D51" w:rsidDel="00381E4A">
                  <w:rPr>
                    <w:rFonts w:ascii="Calibri" w:eastAsia="Times New Roman" w:hAnsi="Calibri" w:cs="Calibri"/>
                    <w:color w:val="000000"/>
                  </w:rPr>
                  <w:delText>18</w:delText>
                </w:r>
              </w:del>
            </w:moveTo>
          </w:p>
        </w:tc>
        <w:tc>
          <w:tcPr>
            <w:tcW w:w="2680" w:type="dxa"/>
            <w:tcBorders>
              <w:top w:val="nil"/>
              <w:left w:val="nil"/>
              <w:bottom w:val="nil"/>
              <w:right w:val="nil"/>
            </w:tcBorders>
            <w:shd w:val="clear" w:color="000000" w:fill="A9D08E"/>
            <w:noWrap/>
            <w:vAlign w:val="bottom"/>
            <w:tcPrChange w:id="1788" w:author="Della Faille Philippe" w:date="2019-08-09T12:08:00Z">
              <w:tcPr>
                <w:tcW w:w="2680" w:type="dxa"/>
                <w:tcBorders>
                  <w:top w:val="nil"/>
                  <w:left w:val="nil"/>
                  <w:bottom w:val="nil"/>
                  <w:right w:val="nil"/>
                </w:tcBorders>
                <w:shd w:val="clear" w:color="000000" w:fill="A9D08E"/>
                <w:noWrap/>
                <w:vAlign w:val="bottom"/>
              </w:tcPr>
            </w:tcPrChange>
          </w:tcPr>
          <w:p w14:paraId="034745BD" w14:textId="33C5104A" w:rsidR="00F536BB" w:rsidRPr="00614D51" w:rsidDel="00E27DD8" w:rsidRDefault="00F536BB" w:rsidP="00381E4A">
            <w:pPr>
              <w:spacing w:after="0"/>
              <w:jc w:val="left"/>
              <w:rPr>
                <w:del w:id="1789" w:author="Della Faille Philippe" w:date="2019-08-09T13:27:00Z"/>
                <w:moveTo w:id="1790" w:author="Della Faille Philippe" w:date="2019-07-09T17:01:00Z"/>
                <w:rFonts w:ascii="Calibri" w:eastAsia="Times New Roman" w:hAnsi="Calibri" w:cs="Calibri"/>
                <w:color w:val="000000"/>
              </w:rPr>
            </w:pPr>
            <w:moveTo w:id="1791" w:author="Della Faille Philippe" w:date="2019-07-09T17:01:00Z">
              <w:del w:id="1792" w:author="Della Faille Philippe" w:date="2019-08-09T12:08:00Z">
                <w:r w:rsidRPr="00614D51" w:rsidDel="00381E4A">
                  <w:rPr>
                    <w:rFonts w:ascii="Calibri" w:eastAsia="Times New Roman" w:hAnsi="Calibri" w:cs="Calibri"/>
                    <w:color w:val="000000"/>
                  </w:rPr>
                  <w:delText>P fwd pallet 4</w:delText>
                </w:r>
              </w:del>
            </w:moveTo>
          </w:p>
        </w:tc>
        <w:tc>
          <w:tcPr>
            <w:tcW w:w="960" w:type="dxa"/>
            <w:tcBorders>
              <w:top w:val="nil"/>
              <w:left w:val="single" w:sz="4" w:space="0" w:color="auto"/>
              <w:bottom w:val="nil"/>
              <w:right w:val="single" w:sz="4" w:space="0" w:color="auto"/>
            </w:tcBorders>
            <w:shd w:val="clear" w:color="000000" w:fill="A9D08E"/>
            <w:noWrap/>
            <w:vAlign w:val="bottom"/>
            <w:tcPrChange w:id="179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04B0AEC" w14:textId="2A0EC6F1" w:rsidR="00F536BB" w:rsidRPr="00614D51" w:rsidDel="00E27DD8" w:rsidRDefault="00F536BB" w:rsidP="00381E4A">
            <w:pPr>
              <w:spacing w:after="0"/>
              <w:jc w:val="center"/>
              <w:rPr>
                <w:del w:id="1794" w:author="Della Faille Philippe" w:date="2019-08-09T13:27:00Z"/>
                <w:moveTo w:id="1795" w:author="Della Faille Philippe" w:date="2019-07-09T17:01:00Z"/>
                <w:rFonts w:ascii="Calibri" w:eastAsia="Times New Roman" w:hAnsi="Calibri" w:cs="Calibri"/>
                <w:color w:val="000000"/>
              </w:rPr>
            </w:pPr>
            <w:moveTo w:id="1796" w:author="Della Faille Philippe" w:date="2019-07-09T17:01:00Z">
              <w:del w:id="179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79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39EEE078" w14:textId="13F2E026" w:rsidR="00F536BB" w:rsidRPr="00614D51" w:rsidDel="00E27DD8" w:rsidRDefault="00F536BB" w:rsidP="00381E4A">
            <w:pPr>
              <w:spacing w:after="0"/>
              <w:jc w:val="center"/>
              <w:rPr>
                <w:del w:id="1799" w:author="Della Faille Philippe" w:date="2019-08-09T13:27:00Z"/>
                <w:moveTo w:id="1800" w:author="Della Faille Philippe" w:date="2019-07-09T17:01:00Z"/>
                <w:rFonts w:ascii="Calibri" w:eastAsia="Times New Roman" w:hAnsi="Calibri" w:cs="Calibri"/>
                <w:color w:val="000000"/>
              </w:rPr>
            </w:pPr>
            <w:moveTo w:id="1801" w:author="Della Faille Philippe" w:date="2019-07-09T17:01:00Z">
              <w:del w:id="180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8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C26392F" w14:textId="678DC80D" w:rsidR="00F536BB" w:rsidRPr="00614D51" w:rsidDel="00E27DD8" w:rsidRDefault="00F536BB" w:rsidP="00381E4A">
            <w:pPr>
              <w:spacing w:after="0"/>
              <w:jc w:val="center"/>
              <w:rPr>
                <w:del w:id="1804" w:author="Della Faille Philippe" w:date="2019-08-09T13:27:00Z"/>
                <w:moveTo w:id="1805" w:author="Della Faille Philippe" w:date="2019-07-09T17:01:00Z"/>
                <w:rFonts w:ascii="Calibri" w:eastAsia="Times New Roman" w:hAnsi="Calibri" w:cs="Calibri"/>
                <w:color w:val="000000"/>
              </w:rPr>
            </w:pPr>
            <w:moveTo w:id="1806" w:author="Della Faille Philippe" w:date="2019-07-09T17:01:00Z">
              <w:del w:id="180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80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016C6E89" w14:textId="4540880B" w:rsidR="00F536BB" w:rsidRPr="00614D51" w:rsidDel="00E27DD8" w:rsidRDefault="00F536BB" w:rsidP="00381E4A">
            <w:pPr>
              <w:spacing w:after="0"/>
              <w:jc w:val="center"/>
              <w:rPr>
                <w:del w:id="1809" w:author="Della Faille Philippe" w:date="2019-08-09T13:27:00Z"/>
                <w:moveTo w:id="1810" w:author="Della Faille Philippe" w:date="2019-07-09T17:01:00Z"/>
                <w:rFonts w:ascii="Calibri" w:eastAsia="Times New Roman" w:hAnsi="Calibri" w:cs="Calibri"/>
                <w:color w:val="000000"/>
              </w:rPr>
            </w:pPr>
            <w:moveTo w:id="1811" w:author="Della Faille Philippe" w:date="2019-07-09T17:01:00Z">
              <w:del w:id="1812" w:author="Della Faille Philippe" w:date="2019-08-09T12:08:00Z">
                <w:r w:rsidRPr="00614D51" w:rsidDel="00381E4A">
                  <w:rPr>
                    <w:rFonts w:ascii="Calibri" w:eastAsia="Times New Roman" w:hAnsi="Calibri" w:cs="Calibri"/>
                    <w:color w:val="000000"/>
                  </w:rPr>
                  <w:delText>20</w:delText>
                </w:r>
              </w:del>
            </w:moveTo>
          </w:p>
        </w:tc>
        <w:tc>
          <w:tcPr>
            <w:tcW w:w="1276" w:type="dxa"/>
            <w:tcBorders>
              <w:top w:val="nil"/>
              <w:left w:val="nil"/>
              <w:bottom w:val="nil"/>
              <w:right w:val="single" w:sz="4" w:space="0" w:color="auto"/>
            </w:tcBorders>
            <w:shd w:val="clear" w:color="000000" w:fill="A9D08E"/>
            <w:noWrap/>
            <w:vAlign w:val="bottom"/>
            <w:tcPrChange w:id="181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7D9228F" w14:textId="57AFE85C" w:rsidR="00F536BB" w:rsidRPr="00614D51" w:rsidDel="00E27DD8" w:rsidRDefault="00F536BB" w:rsidP="00381E4A">
            <w:pPr>
              <w:spacing w:after="0"/>
              <w:jc w:val="center"/>
              <w:rPr>
                <w:del w:id="1814" w:author="Della Faille Philippe" w:date="2019-08-09T13:27:00Z"/>
                <w:moveTo w:id="1815" w:author="Della Faille Philippe" w:date="2019-07-09T17:01:00Z"/>
                <w:rFonts w:ascii="Calibri" w:eastAsia="Times New Roman" w:hAnsi="Calibri" w:cs="Calibri"/>
                <w:color w:val="000000"/>
              </w:rPr>
            </w:pPr>
            <w:moveTo w:id="1816" w:author="Della Faille Philippe" w:date="2019-07-09T17:01:00Z">
              <w:del w:id="1817" w:author="Della Faille Philippe" w:date="2019-08-09T12:08:00Z">
                <w:r w:rsidRPr="00614D51" w:rsidDel="00381E4A">
                  <w:rPr>
                    <w:rFonts w:ascii="Calibri" w:eastAsia="Times New Roman" w:hAnsi="Calibri" w:cs="Calibri"/>
                    <w:color w:val="000000"/>
                  </w:rPr>
                  <w:delText>0x0014</w:delText>
                </w:r>
              </w:del>
            </w:moveTo>
          </w:p>
        </w:tc>
      </w:tr>
      <w:tr w:rsidR="00F536BB" w:rsidRPr="00614D51" w:rsidDel="00E27DD8" w14:paraId="49FD80E1" w14:textId="55B85901" w:rsidTr="00381E4A">
        <w:trPr>
          <w:trHeight w:val="288"/>
          <w:del w:id="1818" w:author="Della Faille Philippe" w:date="2019-08-09T13:27:00Z"/>
          <w:trPrChange w:id="1819" w:author="Della Faille Philippe" w:date="2019-08-09T12:08:00Z">
            <w:trPr>
              <w:trHeight w:val="288"/>
            </w:trPr>
          </w:trPrChange>
        </w:trPr>
        <w:tc>
          <w:tcPr>
            <w:tcW w:w="960" w:type="dxa"/>
            <w:vMerge/>
            <w:tcBorders>
              <w:top w:val="nil"/>
              <w:left w:val="nil"/>
              <w:bottom w:val="nil"/>
              <w:right w:val="nil"/>
            </w:tcBorders>
            <w:vAlign w:val="center"/>
            <w:tcPrChange w:id="1820" w:author="Della Faille Philippe" w:date="2019-08-09T12:08:00Z">
              <w:tcPr>
                <w:tcW w:w="960" w:type="dxa"/>
                <w:vMerge/>
                <w:tcBorders>
                  <w:top w:val="nil"/>
                  <w:left w:val="nil"/>
                  <w:bottom w:val="nil"/>
                  <w:right w:val="nil"/>
                </w:tcBorders>
                <w:vAlign w:val="center"/>
              </w:tcPr>
            </w:tcPrChange>
          </w:tcPr>
          <w:p w14:paraId="13CFB33C" w14:textId="37B17722" w:rsidR="00F536BB" w:rsidRPr="00614D51" w:rsidDel="00E27DD8" w:rsidRDefault="00F536BB" w:rsidP="00381E4A">
            <w:pPr>
              <w:spacing w:after="0"/>
              <w:jc w:val="left"/>
              <w:rPr>
                <w:del w:id="1821" w:author="Della Faille Philippe" w:date="2019-08-09T13:27:00Z"/>
                <w:moveTo w:id="18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8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21BCE4E" w14:textId="2E342433" w:rsidR="00F536BB" w:rsidRPr="00614D51" w:rsidDel="00E27DD8" w:rsidRDefault="00F536BB" w:rsidP="00381E4A">
            <w:pPr>
              <w:spacing w:after="0"/>
              <w:jc w:val="left"/>
              <w:rPr>
                <w:del w:id="1824" w:author="Della Faille Philippe" w:date="2019-08-09T13:27:00Z"/>
                <w:moveTo w:id="1825" w:author="Della Faille Philippe" w:date="2019-07-09T17:01:00Z"/>
                <w:rFonts w:ascii="Calibri" w:eastAsia="Times New Roman" w:hAnsi="Calibri" w:cs="Calibri"/>
                <w:color w:val="000000"/>
              </w:rPr>
            </w:pPr>
            <w:moveTo w:id="1826" w:author="Della Faille Philippe" w:date="2019-07-09T17:01:00Z">
              <w:del w:id="182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8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FC64115" w14:textId="215D91FE" w:rsidR="00F536BB" w:rsidRPr="00614D51" w:rsidDel="00E27DD8" w:rsidRDefault="00F536BB" w:rsidP="00381E4A">
            <w:pPr>
              <w:spacing w:after="0"/>
              <w:jc w:val="center"/>
              <w:rPr>
                <w:del w:id="1829" w:author="Della Faille Philippe" w:date="2019-08-09T13:27:00Z"/>
                <w:moveTo w:id="1830" w:author="Della Faille Philippe" w:date="2019-07-09T17:01:00Z"/>
                <w:rFonts w:ascii="Calibri" w:eastAsia="Times New Roman" w:hAnsi="Calibri" w:cs="Calibri"/>
                <w:color w:val="000000"/>
              </w:rPr>
            </w:pPr>
            <w:moveTo w:id="1831" w:author="Della Faille Philippe" w:date="2019-07-09T17:01:00Z">
              <w:del w:id="1832" w:author="Della Faille Philippe" w:date="2019-08-09T12:08:00Z">
                <w:r w:rsidRPr="00614D51" w:rsidDel="00381E4A">
                  <w:rPr>
                    <w:rFonts w:ascii="Calibri" w:eastAsia="Times New Roman" w:hAnsi="Calibri" w:cs="Calibri"/>
                    <w:color w:val="000000"/>
                  </w:rPr>
                  <w:delText>19</w:delText>
                </w:r>
              </w:del>
            </w:moveTo>
          </w:p>
        </w:tc>
        <w:tc>
          <w:tcPr>
            <w:tcW w:w="2680" w:type="dxa"/>
            <w:tcBorders>
              <w:top w:val="nil"/>
              <w:left w:val="nil"/>
              <w:bottom w:val="nil"/>
              <w:right w:val="nil"/>
            </w:tcBorders>
            <w:shd w:val="clear" w:color="000000" w:fill="A9D08E"/>
            <w:noWrap/>
            <w:vAlign w:val="bottom"/>
            <w:tcPrChange w:id="1833" w:author="Della Faille Philippe" w:date="2019-08-09T12:08:00Z">
              <w:tcPr>
                <w:tcW w:w="2680" w:type="dxa"/>
                <w:tcBorders>
                  <w:top w:val="nil"/>
                  <w:left w:val="nil"/>
                  <w:bottom w:val="nil"/>
                  <w:right w:val="nil"/>
                </w:tcBorders>
                <w:shd w:val="clear" w:color="000000" w:fill="A9D08E"/>
                <w:noWrap/>
                <w:vAlign w:val="bottom"/>
              </w:tcPr>
            </w:tcPrChange>
          </w:tcPr>
          <w:p w14:paraId="13BB85B1" w14:textId="1DB69278" w:rsidR="00F536BB" w:rsidRPr="00614D51" w:rsidDel="00E27DD8" w:rsidRDefault="00F536BB" w:rsidP="00381E4A">
            <w:pPr>
              <w:spacing w:after="0"/>
              <w:jc w:val="left"/>
              <w:rPr>
                <w:del w:id="1834" w:author="Della Faille Philippe" w:date="2019-08-09T13:27:00Z"/>
                <w:moveTo w:id="1835" w:author="Della Faille Philippe" w:date="2019-07-09T17:01:00Z"/>
                <w:rFonts w:ascii="Calibri" w:eastAsia="Times New Roman" w:hAnsi="Calibri" w:cs="Calibri"/>
                <w:color w:val="000000"/>
              </w:rPr>
            </w:pPr>
            <w:moveTo w:id="1836" w:author="Della Faille Philippe" w:date="2019-07-09T17:01:00Z">
              <w:del w:id="1837" w:author="Della Faille Philippe" w:date="2019-08-09T12:08:00Z">
                <w:r w:rsidRPr="00614D51" w:rsidDel="00381E4A">
                  <w:rPr>
                    <w:rFonts w:ascii="Calibri" w:eastAsia="Times New Roman" w:hAnsi="Calibri" w:cs="Calibri"/>
                    <w:color w:val="000000"/>
                  </w:rPr>
                  <w:delText>P fwd pallet 5</w:delText>
                </w:r>
              </w:del>
            </w:moveTo>
          </w:p>
        </w:tc>
        <w:tc>
          <w:tcPr>
            <w:tcW w:w="960" w:type="dxa"/>
            <w:tcBorders>
              <w:top w:val="nil"/>
              <w:left w:val="single" w:sz="4" w:space="0" w:color="auto"/>
              <w:bottom w:val="nil"/>
              <w:right w:val="single" w:sz="4" w:space="0" w:color="auto"/>
            </w:tcBorders>
            <w:shd w:val="clear" w:color="000000" w:fill="A9D08E"/>
            <w:noWrap/>
            <w:vAlign w:val="bottom"/>
            <w:tcPrChange w:id="183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C04A095" w14:textId="001DCD3B" w:rsidR="00F536BB" w:rsidRPr="00614D51" w:rsidDel="00E27DD8" w:rsidRDefault="00F536BB" w:rsidP="00381E4A">
            <w:pPr>
              <w:spacing w:after="0"/>
              <w:jc w:val="center"/>
              <w:rPr>
                <w:del w:id="1839" w:author="Della Faille Philippe" w:date="2019-08-09T13:27:00Z"/>
                <w:moveTo w:id="1840" w:author="Della Faille Philippe" w:date="2019-07-09T17:01:00Z"/>
                <w:rFonts w:ascii="Calibri" w:eastAsia="Times New Roman" w:hAnsi="Calibri" w:cs="Calibri"/>
                <w:color w:val="000000"/>
              </w:rPr>
            </w:pPr>
            <w:moveTo w:id="1841" w:author="Della Faille Philippe" w:date="2019-07-09T17:01:00Z">
              <w:del w:id="184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84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8914054" w14:textId="1256F66D" w:rsidR="00F536BB" w:rsidRPr="00614D51" w:rsidDel="00E27DD8" w:rsidRDefault="00F536BB" w:rsidP="00381E4A">
            <w:pPr>
              <w:spacing w:after="0"/>
              <w:jc w:val="center"/>
              <w:rPr>
                <w:del w:id="1844" w:author="Della Faille Philippe" w:date="2019-08-09T13:27:00Z"/>
                <w:moveTo w:id="1845" w:author="Della Faille Philippe" w:date="2019-07-09T17:01:00Z"/>
                <w:rFonts w:ascii="Calibri" w:eastAsia="Times New Roman" w:hAnsi="Calibri" w:cs="Calibri"/>
                <w:color w:val="000000"/>
              </w:rPr>
            </w:pPr>
            <w:moveTo w:id="1846" w:author="Della Faille Philippe" w:date="2019-07-09T17:01:00Z">
              <w:del w:id="184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8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75DCC4D" w14:textId="2D386A99" w:rsidR="00F536BB" w:rsidRPr="00614D51" w:rsidDel="00E27DD8" w:rsidRDefault="00F536BB" w:rsidP="00381E4A">
            <w:pPr>
              <w:spacing w:after="0"/>
              <w:jc w:val="center"/>
              <w:rPr>
                <w:del w:id="1849" w:author="Della Faille Philippe" w:date="2019-08-09T13:27:00Z"/>
                <w:moveTo w:id="1850" w:author="Della Faille Philippe" w:date="2019-07-09T17:01:00Z"/>
                <w:rFonts w:ascii="Calibri" w:eastAsia="Times New Roman" w:hAnsi="Calibri" w:cs="Calibri"/>
                <w:color w:val="000000"/>
              </w:rPr>
            </w:pPr>
            <w:moveTo w:id="1851" w:author="Della Faille Philippe" w:date="2019-07-09T17:01:00Z">
              <w:del w:id="185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85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473947D" w14:textId="685E3DDC" w:rsidR="00F536BB" w:rsidRPr="00614D51" w:rsidDel="00E27DD8" w:rsidRDefault="00F536BB" w:rsidP="00381E4A">
            <w:pPr>
              <w:spacing w:after="0"/>
              <w:jc w:val="center"/>
              <w:rPr>
                <w:del w:id="1854" w:author="Della Faille Philippe" w:date="2019-08-09T13:27:00Z"/>
                <w:moveTo w:id="1855" w:author="Della Faille Philippe" w:date="2019-07-09T17:01:00Z"/>
                <w:rFonts w:ascii="Calibri" w:eastAsia="Times New Roman" w:hAnsi="Calibri" w:cs="Calibri"/>
                <w:color w:val="000000"/>
              </w:rPr>
            </w:pPr>
            <w:moveTo w:id="1856" w:author="Della Faille Philippe" w:date="2019-07-09T17:01:00Z">
              <w:del w:id="1857" w:author="Della Faille Philippe" w:date="2019-08-09T12:08:00Z">
                <w:r w:rsidRPr="00614D51" w:rsidDel="00381E4A">
                  <w:rPr>
                    <w:rFonts w:ascii="Calibri" w:eastAsia="Times New Roman" w:hAnsi="Calibri" w:cs="Calibri"/>
                    <w:color w:val="000000"/>
                  </w:rPr>
                  <w:delText>22</w:delText>
                </w:r>
              </w:del>
            </w:moveTo>
          </w:p>
        </w:tc>
        <w:tc>
          <w:tcPr>
            <w:tcW w:w="1276" w:type="dxa"/>
            <w:tcBorders>
              <w:top w:val="nil"/>
              <w:left w:val="nil"/>
              <w:bottom w:val="nil"/>
              <w:right w:val="single" w:sz="4" w:space="0" w:color="auto"/>
            </w:tcBorders>
            <w:shd w:val="clear" w:color="000000" w:fill="A9D08E"/>
            <w:noWrap/>
            <w:vAlign w:val="bottom"/>
            <w:tcPrChange w:id="185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1147C9E" w14:textId="027821E1" w:rsidR="00F536BB" w:rsidRPr="00614D51" w:rsidDel="00E27DD8" w:rsidRDefault="00F536BB" w:rsidP="00381E4A">
            <w:pPr>
              <w:spacing w:after="0"/>
              <w:jc w:val="center"/>
              <w:rPr>
                <w:del w:id="1859" w:author="Della Faille Philippe" w:date="2019-08-09T13:27:00Z"/>
                <w:moveTo w:id="1860" w:author="Della Faille Philippe" w:date="2019-07-09T17:01:00Z"/>
                <w:rFonts w:ascii="Calibri" w:eastAsia="Times New Roman" w:hAnsi="Calibri" w:cs="Calibri"/>
                <w:color w:val="000000"/>
              </w:rPr>
            </w:pPr>
            <w:moveTo w:id="1861" w:author="Della Faille Philippe" w:date="2019-07-09T17:01:00Z">
              <w:del w:id="1862" w:author="Della Faille Philippe" w:date="2019-08-09T12:08:00Z">
                <w:r w:rsidRPr="00614D51" w:rsidDel="00381E4A">
                  <w:rPr>
                    <w:rFonts w:ascii="Calibri" w:eastAsia="Times New Roman" w:hAnsi="Calibri" w:cs="Calibri"/>
                    <w:color w:val="000000"/>
                  </w:rPr>
                  <w:delText>0x0016</w:delText>
                </w:r>
              </w:del>
            </w:moveTo>
          </w:p>
        </w:tc>
      </w:tr>
      <w:tr w:rsidR="00F536BB" w:rsidRPr="00614D51" w:rsidDel="00E27DD8" w14:paraId="02E8C48A" w14:textId="328EE123" w:rsidTr="00381E4A">
        <w:trPr>
          <w:trHeight w:val="288"/>
          <w:del w:id="1863" w:author="Della Faille Philippe" w:date="2019-08-09T13:27:00Z"/>
          <w:trPrChange w:id="1864" w:author="Della Faille Philippe" w:date="2019-08-09T12:08:00Z">
            <w:trPr>
              <w:trHeight w:val="288"/>
            </w:trPr>
          </w:trPrChange>
        </w:trPr>
        <w:tc>
          <w:tcPr>
            <w:tcW w:w="960" w:type="dxa"/>
            <w:vMerge/>
            <w:tcBorders>
              <w:top w:val="nil"/>
              <w:left w:val="nil"/>
              <w:bottom w:val="nil"/>
              <w:right w:val="nil"/>
            </w:tcBorders>
            <w:vAlign w:val="center"/>
            <w:tcPrChange w:id="1865" w:author="Della Faille Philippe" w:date="2019-08-09T12:08:00Z">
              <w:tcPr>
                <w:tcW w:w="960" w:type="dxa"/>
                <w:vMerge/>
                <w:tcBorders>
                  <w:top w:val="nil"/>
                  <w:left w:val="nil"/>
                  <w:bottom w:val="nil"/>
                  <w:right w:val="nil"/>
                </w:tcBorders>
                <w:vAlign w:val="center"/>
              </w:tcPr>
            </w:tcPrChange>
          </w:tcPr>
          <w:p w14:paraId="1D461C85" w14:textId="1C3B51E9" w:rsidR="00F536BB" w:rsidRPr="00614D51" w:rsidDel="00E27DD8" w:rsidRDefault="00F536BB" w:rsidP="00381E4A">
            <w:pPr>
              <w:spacing w:after="0"/>
              <w:jc w:val="left"/>
              <w:rPr>
                <w:del w:id="1866" w:author="Della Faille Philippe" w:date="2019-08-09T13:27:00Z"/>
                <w:moveTo w:id="18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8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5C0D98F" w14:textId="2AC21A42" w:rsidR="00F536BB" w:rsidRPr="00614D51" w:rsidDel="00E27DD8" w:rsidRDefault="00F536BB" w:rsidP="00381E4A">
            <w:pPr>
              <w:spacing w:after="0"/>
              <w:jc w:val="left"/>
              <w:rPr>
                <w:del w:id="1869" w:author="Della Faille Philippe" w:date="2019-08-09T13:27:00Z"/>
                <w:moveTo w:id="1870" w:author="Della Faille Philippe" w:date="2019-07-09T17:01:00Z"/>
                <w:rFonts w:ascii="Calibri" w:eastAsia="Times New Roman" w:hAnsi="Calibri" w:cs="Calibri"/>
                <w:color w:val="000000"/>
              </w:rPr>
            </w:pPr>
            <w:moveTo w:id="1871" w:author="Della Faille Philippe" w:date="2019-07-09T17:01:00Z">
              <w:del w:id="187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8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67021C" w14:textId="73761BCF" w:rsidR="00F536BB" w:rsidRPr="00614D51" w:rsidDel="00E27DD8" w:rsidRDefault="00F536BB" w:rsidP="00381E4A">
            <w:pPr>
              <w:spacing w:after="0"/>
              <w:jc w:val="center"/>
              <w:rPr>
                <w:del w:id="1874" w:author="Della Faille Philippe" w:date="2019-08-09T13:27:00Z"/>
                <w:moveTo w:id="1875" w:author="Della Faille Philippe" w:date="2019-07-09T17:01:00Z"/>
                <w:rFonts w:ascii="Calibri" w:eastAsia="Times New Roman" w:hAnsi="Calibri" w:cs="Calibri"/>
                <w:color w:val="000000"/>
              </w:rPr>
            </w:pPr>
            <w:moveTo w:id="1876" w:author="Della Faille Philippe" w:date="2019-07-09T17:01:00Z">
              <w:del w:id="1877" w:author="Della Faille Philippe" w:date="2019-08-09T12:08:00Z">
                <w:r w:rsidRPr="00614D51" w:rsidDel="00381E4A">
                  <w:rPr>
                    <w:rFonts w:ascii="Calibri" w:eastAsia="Times New Roman" w:hAnsi="Calibri" w:cs="Calibri"/>
                    <w:color w:val="000000"/>
                  </w:rPr>
                  <w:delText>20</w:delText>
                </w:r>
              </w:del>
            </w:moveTo>
          </w:p>
        </w:tc>
        <w:tc>
          <w:tcPr>
            <w:tcW w:w="2680" w:type="dxa"/>
            <w:tcBorders>
              <w:top w:val="nil"/>
              <w:left w:val="nil"/>
              <w:bottom w:val="nil"/>
              <w:right w:val="nil"/>
            </w:tcBorders>
            <w:shd w:val="clear" w:color="000000" w:fill="A9D08E"/>
            <w:noWrap/>
            <w:vAlign w:val="bottom"/>
            <w:tcPrChange w:id="1878" w:author="Della Faille Philippe" w:date="2019-08-09T12:08:00Z">
              <w:tcPr>
                <w:tcW w:w="2680" w:type="dxa"/>
                <w:tcBorders>
                  <w:top w:val="nil"/>
                  <w:left w:val="nil"/>
                  <w:bottom w:val="nil"/>
                  <w:right w:val="nil"/>
                </w:tcBorders>
                <w:shd w:val="clear" w:color="000000" w:fill="A9D08E"/>
                <w:noWrap/>
                <w:vAlign w:val="bottom"/>
              </w:tcPr>
            </w:tcPrChange>
          </w:tcPr>
          <w:p w14:paraId="74C8F117" w14:textId="1515B921" w:rsidR="00F536BB" w:rsidRPr="00614D51" w:rsidDel="00E27DD8" w:rsidRDefault="00F536BB" w:rsidP="00381E4A">
            <w:pPr>
              <w:spacing w:after="0"/>
              <w:jc w:val="left"/>
              <w:rPr>
                <w:del w:id="1879" w:author="Della Faille Philippe" w:date="2019-08-09T13:27:00Z"/>
                <w:moveTo w:id="1880" w:author="Della Faille Philippe" w:date="2019-07-09T17:01:00Z"/>
                <w:rFonts w:ascii="Calibri" w:eastAsia="Times New Roman" w:hAnsi="Calibri" w:cs="Calibri"/>
                <w:color w:val="000000"/>
              </w:rPr>
            </w:pPr>
            <w:moveTo w:id="1881" w:author="Della Faille Philippe" w:date="2019-07-09T17:01:00Z">
              <w:del w:id="1882" w:author="Della Faille Philippe" w:date="2019-08-09T12:08:00Z">
                <w:r w:rsidRPr="00614D51" w:rsidDel="00381E4A">
                  <w:rPr>
                    <w:rFonts w:ascii="Calibri" w:eastAsia="Times New Roman" w:hAnsi="Calibri" w:cs="Calibri"/>
                    <w:color w:val="000000"/>
                  </w:rPr>
                  <w:delText>P fwd pallet 6</w:delText>
                </w:r>
              </w:del>
            </w:moveTo>
          </w:p>
        </w:tc>
        <w:tc>
          <w:tcPr>
            <w:tcW w:w="960" w:type="dxa"/>
            <w:tcBorders>
              <w:top w:val="nil"/>
              <w:left w:val="single" w:sz="4" w:space="0" w:color="auto"/>
              <w:bottom w:val="nil"/>
              <w:right w:val="single" w:sz="4" w:space="0" w:color="auto"/>
            </w:tcBorders>
            <w:shd w:val="clear" w:color="000000" w:fill="A9D08E"/>
            <w:noWrap/>
            <w:vAlign w:val="bottom"/>
            <w:tcPrChange w:id="188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BD6088C" w14:textId="7D6BF43C" w:rsidR="00F536BB" w:rsidRPr="00614D51" w:rsidDel="00E27DD8" w:rsidRDefault="00F536BB" w:rsidP="00381E4A">
            <w:pPr>
              <w:spacing w:after="0"/>
              <w:jc w:val="center"/>
              <w:rPr>
                <w:del w:id="1884" w:author="Della Faille Philippe" w:date="2019-08-09T13:27:00Z"/>
                <w:moveTo w:id="1885" w:author="Della Faille Philippe" w:date="2019-07-09T17:01:00Z"/>
                <w:rFonts w:ascii="Calibri" w:eastAsia="Times New Roman" w:hAnsi="Calibri" w:cs="Calibri"/>
                <w:color w:val="000000"/>
              </w:rPr>
            </w:pPr>
            <w:moveTo w:id="1886" w:author="Della Faille Philippe" w:date="2019-07-09T17:01:00Z">
              <w:del w:id="188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88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3D12D32D" w14:textId="3185AC6A" w:rsidR="00F536BB" w:rsidRPr="00614D51" w:rsidDel="00E27DD8" w:rsidRDefault="00F536BB" w:rsidP="00381E4A">
            <w:pPr>
              <w:spacing w:after="0"/>
              <w:jc w:val="center"/>
              <w:rPr>
                <w:del w:id="1889" w:author="Della Faille Philippe" w:date="2019-08-09T13:27:00Z"/>
                <w:moveTo w:id="1890" w:author="Della Faille Philippe" w:date="2019-07-09T17:01:00Z"/>
                <w:rFonts w:ascii="Calibri" w:eastAsia="Times New Roman" w:hAnsi="Calibri" w:cs="Calibri"/>
                <w:color w:val="000000"/>
              </w:rPr>
            </w:pPr>
            <w:moveTo w:id="1891" w:author="Della Faille Philippe" w:date="2019-07-09T17:01:00Z">
              <w:del w:id="189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8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63C49E8" w14:textId="703439D8" w:rsidR="00F536BB" w:rsidRPr="00614D51" w:rsidDel="00E27DD8" w:rsidRDefault="00F536BB" w:rsidP="00381E4A">
            <w:pPr>
              <w:spacing w:after="0"/>
              <w:jc w:val="center"/>
              <w:rPr>
                <w:del w:id="1894" w:author="Della Faille Philippe" w:date="2019-08-09T13:27:00Z"/>
                <w:moveTo w:id="1895" w:author="Della Faille Philippe" w:date="2019-07-09T17:01:00Z"/>
                <w:rFonts w:ascii="Calibri" w:eastAsia="Times New Roman" w:hAnsi="Calibri" w:cs="Calibri"/>
                <w:color w:val="000000"/>
              </w:rPr>
            </w:pPr>
            <w:moveTo w:id="1896" w:author="Della Faille Philippe" w:date="2019-07-09T17:01:00Z">
              <w:del w:id="189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89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1EBF39E" w14:textId="1E9BFD6B" w:rsidR="00F536BB" w:rsidRPr="00614D51" w:rsidDel="00E27DD8" w:rsidRDefault="00F536BB" w:rsidP="00381E4A">
            <w:pPr>
              <w:spacing w:after="0"/>
              <w:jc w:val="center"/>
              <w:rPr>
                <w:del w:id="1899" w:author="Della Faille Philippe" w:date="2019-08-09T13:27:00Z"/>
                <w:moveTo w:id="1900" w:author="Della Faille Philippe" w:date="2019-07-09T17:01:00Z"/>
                <w:rFonts w:ascii="Calibri" w:eastAsia="Times New Roman" w:hAnsi="Calibri" w:cs="Calibri"/>
                <w:color w:val="000000"/>
              </w:rPr>
            </w:pPr>
            <w:moveTo w:id="1901" w:author="Della Faille Philippe" w:date="2019-07-09T17:01:00Z">
              <w:del w:id="1902" w:author="Della Faille Philippe" w:date="2019-08-09T12:08:00Z">
                <w:r w:rsidRPr="00614D51" w:rsidDel="00381E4A">
                  <w:rPr>
                    <w:rFonts w:ascii="Calibri" w:eastAsia="Times New Roman" w:hAnsi="Calibri" w:cs="Calibri"/>
                    <w:color w:val="000000"/>
                  </w:rPr>
                  <w:delText>24</w:delText>
                </w:r>
              </w:del>
            </w:moveTo>
          </w:p>
        </w:tc>
        <w:tc>
          <w:tcPr>
            <w:tcW w:w="1276" w:type="dxa"/>
            <w:tcBorders>
              <w:top w:val="nil"/>
              <w:left w:val="nil"/>
              <w:bottom w:val="nil"/>
              <w:right w:val="single" w:sz="4" w:space="0" w:color="auto"/>
            </w:tcBorders>
            <w:shd w:val="clear" w:color="000000" w:fill="A9D08E"/>
            <w:noWrap/>
            <w:vAlign w:val="bottom"/>
            <w:tcPrChange w:id="190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3EDBFEC" w14:textId="6155C5B7" w:rsidR="00F536BB" w:rsidRPr="00614D51" w:rsidDel="00E27DD8" w:rsidRDefault="00F536BB" w:rsidP="00381E4A">
            <w:pPr>
              <w:spacing w:after="0"/>
              <w:jc w:val="center"/>
              <w:rPr>
                <w:del w:id="1904" w:author="Della Faille Philippe" w:date="2019-08-09T13:27:00Z"/>
                <w:moveTo w:id="1905" w:author="Della Faille Philippe" w:date="2019-07-09T17:01:00Z"/>
                <w:rFonts w:ascii="Calibri" w:eastAsia="Times New Roman" w:hAnsi="Calibri" w:cs="Calibri"/>
                <w:color w:val="000000"/>
              </w:rPr>
            </w:pPr>
            <w:moveTo w:id="1906" w:author="Della Faille Philippe" w:date="2019-07-09T17:01:00Z">
              <w:del w:id="1907" w:author="Della Faille Philippe" w:date="2019-08-09T12:08:00Z">
                <w:r w:rsidRPr="00614D51" w:rsidDel="00381E4A">
                  <w:rPr>
                    <w:rFonts w:ascii="Calibri" w:eastAsia="Times New Roman" w:hAnsi="Calibri" w:cs="Calibri"/>
                    <w:color w:val="000000"/>
                  </w:rPr>
                  <w:delText>0x0018</w:delText>
                </w:r>
              </w:del>
            </w:moveTo>
          </w:p>
        </w:tc>
      </w:tr>
      <w:tr w:rsidR="00F536BB" w:rsidRPr="00614D51" w:rsidDel="00E27DD8" w14:paraId="15A3088A" w14:textId="465F8316" w:rsidTr="00381E4A">
        <w:trPr>
          <w:trHeight w:val="288"/>
          <w:del w:id="1908" w:author="Della Faille Philippe" w:date="2019-08-09T13:27:00Z"/>
          <w:trPrChange w:id="1909" w:author="Della Faille Philippe" w:date="2019-08-09T12:08:00Z">
            <w:trPr>
              <w:trHeight w:val="288"/>
            </w:trPr>
          </w:trPrChange>
        </w:trPr>
        <w:tc>
          <w:tcPr>
            <w:tcW w:w="960" w:type="dxa"/>
            <w:vMerge/>
            <w:tcBorders>
              <w:top w:val="nil"/>
              <w:left w:val="nil"/>
              <w:bottom w:val="nil"/>
              <w:right w:val="nil"/>
            </w:tcBorders>
            <w:vAlign w:val="center"/>
            <w:tcPrChange w:id="1910" w:author="Della Faille Philippe" w:date="2019-08-09T12:08:00Z">
              <w:tcPr>
                <w:tcW w:w="960" w:type="dxa"/>
                <w:vMerge/>
                <w:tcBorders>
                  <w:top w:val="nil"/>
                  <w:left w:val="nil"/>
                  <w:bottom w:val="nil"/>
                  <w:right w:val="nil"/>
                </w:tcBorders>
                <w:vAlign w:val="center"/>
              </w:tcPr>
            </w:tcPrChange>
          </w:tcPr>
          <w:p w14:paraId="36C882BA" w14:textId="2E5FC585" w:rsidR="00F536BB" w:rsidRPr="00614D51" w:rsidDel="00E27DD8" w:rsidRDefault="00F536BB" w:rsidP="00381E4A">
            <w:pPr>
              <w:spacing w:after="0"/>
              <w:jc w:val="left"/>
              <w:rPr>
                <w:del w:id="1911" w:author="Della Faille Philippe" w:date="2019-08-09T13:27:00Z"/>
                <w:moveTo w:id="19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9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54BF3F0" w14:textId="2B2955EF" w:rsidR="00F536BB" w:rsidRPr="00614D51" w:rsidDel="00E27DD8" w:rsidRDefault="00F536BB" w:rsidP="00381E4A">
            <w:pPr>
              <w:spacing w:after="0"/>
              <w:jc w:val="left"/>
              <w:rPr>
                <w:del w:id="1914" w:author="Della Faille Philippe" w:date="2019-08-09T13:27:00Z"/>
                <w:moveTo w:id="1915" w:author="Della Faille Philippe" w:date="2019-07-09T17:01:00Z"/>
                <w:rFonts w:ascii="Calibri" w:eastAsia="Times New Roman" w:hAnsi="Calibri" w:cs="Calibri"/>
                <w:color w:val="000000"/>
              </w:rPr>
            </w:pPr>
            <w:moveTo w:id="1916" w:author="Della Faille Philippe" w:date="2019-07-09T17:01:00Z">
              <w:del w:id="191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9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DDA0AEB" w14:textId="6BD28AC3" w:rsidR="00F536BB" w:rsidRPr="00614D51" w:rsidDel="00E27DD8" w:rsidRDefault="00F536BB" w:rsidP="00381E4A">
            <w:pPr>
              <w:spacing w:after="0"/>
              <w:jc w:val="center"/>
              <w:rPr>
                <w:del w:id="1919" w:author="Della Faille Philippe" w:date="2019-08-09T13:27:00Z"/>
                <w:moveTo w:id="1920" w:author="Della Faille Philippe" w:date="2019-07-09T17:01:00Z"/>
                <w:rFonts w:ascii="Calibri" w:eastAsia="Times New Roman" w:hAnsi="Calibri" w:cs="Calibri"/>
                <w:color w:val="000000"/>
              </w:rPr>
            </w:pPr>
            <w:moveTo w:id="1921" w:author="Della Faille Philippe" w:date="2019-07-09T17:01:00Z">
              <w:del w:id="1922" w:author="Della Faille Philippe" w:date="2019-08-09T12:08:00Z">
                <w:r w:rsidRPr="00614D51" w:rsidDel="00381E4A">
                  <w:rPr>
                    <w:rFonts w:ascii="Calibri" w:eastAsia="Times New Roman" w:hAnsi="Calibri" w:cs="Calibri"/>
                    <w:color w:val="000000"/>
                  </w:rPr>
                  <w:delText>21</w:delText>
                </w:r>
              </w:del>
            </w:moveTo>
          </w:p>
        </w:tc>
        <w:tc>
          <w:tcPr>
            <w:tcW w:w="2680" w:type="dxa"/>
            <w:tcBorders>
              <w:top w:val="nil"/>
              <w:left w:val="nil"/>
              <w:bottom w:val="nil"/>
              <w:right w:val="nil"/>
            </w:tcBorders>
            <w:shd w:val="clear" w:color="000000" w:fill="A9D08E"/>
            <w:noWrap/>
            <w:vAlign w:val="bottom"/>
            <w:tcPrChange w:id="1923" w:author="Della Faille Philippe" w:date="2019-08-09T12:08:00Z">
              <w:tcPr>
                <w:tcW w:w="2680" w:type="dxa"/>
                <w:tcBorders>
                  <w:top w:val="nil"/>
                  <w:left w:val="nil"/>
                  <w:bottom w:val="nil"/>
                  <w:right w:val="nil"/>
                </w:tcBorders>
                <w:shd w:val="clear" w:color="000000" w:fill="A9D08E"/>
                <w:noWrap/>
                <w:vAlign w:val="bottom"/>
              </w:tcPr>
            </w:tcPrChange>
          </w:tcPr>
          <w:p w14:paraId="00E18CDA" w14:textId="07224BFC" w:rsidR="00F536BB" w:rsidRPr="00614D51" w:rsidDel="00E27DD8" w:rsidRDefault="00F536BB" w:rsidP="00381E4A">
            <w:pPr>
              <w:spacing w:after="0"/>
              <w:jc w:val="left"/>
              <w:rPr>
                <w:del w:id="1924" w:author="Della Faille Philippe" w:date="2019-08-09T13:27:00Z"/>
                <w:moveTo w:id="1925" w:author="Della Faille Philippe" w:date="2019-07-09T17:01:00Z"/>
                <w:rFonts w:ascii="Calibri" w:eastAsia="Times New Roman" w:hAnsi="Calibri" w:cs="Calibri"/>
                <w:color w:val="000000"/>
              </w:rPr>
            </w:pPr>
            <w:moveTo w:id="1926" w:author="Della Faille Philippe" w:date="2019-07-09T17:01:00Z">
              <w:del w:id="1927" w:author="Della Faille Philippe" w:date="2019-08-09T12:08:00Z">
                <w:r w:rsidRPr="00614D51" w:rsidDel="00381E4A">
                  <w:rPr>
                    <w:rFonts w:ascii="Calibri" w:eastAsia="Times New Roman" w:hAnsi="Calibri" w:cs="Calibri"/>
                    <w:color w:val="000000"/>
                  </w:rPr>
                  <w:delText>P rfl pallet 1</w:delText>
                </w:r>
              </w:del>
            </w:moveTo>
          </w:p>
        </w:tc>
        <w:tc>
          <w:tcPr>
            <w:tcW w:w="960" w:type="dxa"/>
            <w:tcBorders>
              <w:top w:val="nil"/>
              <w:left w:val="single" w:sz="4" w:space="0" w:color="auto"/>
              <w:bottom w:val="nil"/>
              <w:right w:val="single" w:sz="4" w:space="0" w:color="auto"/>
            </w:tcBorders>
            <w:shd w:val="clear" w:color="000000" w:fill="A9D08E"/>
            <w:noWrap/>
            <w:vAlign w:val="bottom"/>
            <w:tcPrChange w:id="192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7E53280" w14:textId="49C9C0D0" w:rsidR="00F536BB" w:rsidRPr="00614D51" w:rsidDel="00E27DD8" w:rsidRDefault="00F536BB" w:rsidP="00381E4A">
            <w:pPr>
              <w:spacing w:after="0"/>
              <w:jc w:val="center"/>
              <w:rPr>
                <w:del w:id="1929" w:author="Della Faille Philippe" w:date="2019-08-09T13:27:00Z"/>
                <w:moveTo w:id="1930" w:author="Della Faille Philippe" w:date="2019-07-09T17:01:00Z"/>
                <w:rFonts w:ascii="Calibri" w:eastAsia="Times New Roman" w:hAnsi="Calibri" w:cs="Calibri"/>
                <w:color w:val="000000"/>
              </w:rPr>
            </w:pPr>
            <w:moveTo w:id="1931" w:author="Della Faille Philippe" w:date="2019-07-09T17:01:00Z">
              <w:del w:id="193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93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ECF5841" w14:textId="5BF6C33A" w:rsidR="00F536BB" w:rsidRPr="00614D51" w:rsidDel="00E27DD8" w:rsidRDefault="00F536BB" w:rsidP="00381E4A">
            <w:pPr>
              <w:spacing w:after="0"/>
              <w:jc w:val="center"/>
              <w:rPr>
                <w:del w:id="1934" w:author="Della Faille Philippe" w:date="2019-08-09T13:27:00Z"/>
                <w:moveTo w:id="1935" w:author="Della Faille Philippe" w:date="2019-07-09T17:01:00Z"/>
                <w:rFonts w:ascii="Calibri" w:eastAsia="Times New Roman" w:hAnsi="Calibri" w:cs="Calibri"/>
                <w:color w:val="000000"/>
              </w:rPr>
            </w:pPr>
            <w:moveTo w:id="1936" w:author="Della Faille Philippe" w:date="2019-07-09T17:01:00Z">
              <w:del w:id="193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9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3798F4D" w14:textId="24AC75D8" w:rsidR="00F536BB" w:rsidRPr="00614D51" w:rsidDel="00E27DD8" w:rsidRDefault="00F536BB" w:rsidP="00381E4A">
            <w:pPr>
              <w:spacing w:after="0"/>
              <w:jc w:val="center"/>
              <w:rPr>
                <w:del w:id="1939" w:author="Della Faille Philippe" w:date="2019-08-09T13:27:00Z"/>
                <w:moveTo w:id="1940" w:author="Della Faille Philippe" w:date="2019-07-09T17:01:00Z"/>
                <w:rFonts w:ascii="Calibri" w:eastAsia="Times New Roman" w:hAnsi="Calibri" w:cs="Calibri"/>
                <w:color w:val="000000"/>
              </w:rPr>
            </w:pPr>
            <w:moveTo w:id="1941" w:author="Della Faille Philippe" w:date="2019-07-09T17:01:00Z">
              <w:del w:id="194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94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97B6711" w14:textId="073196EB" w:rsidR="00F536BB" w:rsidRPr="00614D51" w:rsidDel="00E27DD8" w:rsidRDefault="00F536BB" w:rsidP="00381E4A">
            <w:pPr>
              <w:spacing w:after="0"/>
              <w:jc w:val="center"/>
              <w:rPr>
                <w:del w:id="1944" w:author="Della Faille Philippe" w:date="2019-08-09T13:27:00Z"/>
                <w:moveTo w:id="1945" w:author="Della Faille Philippe" w:date="2019-07-09T17:01:00Z"/>
                <w:rFonts w:ascii="Calibri" w:eastAsia="Times New Roman" w:hAnsi="Calibri" w:cs="Calibri"/>
                <w:color w:val="000000"/>
              </w:rPr>
            </w:pPr>
            <w:moveTo w:id="1946" w:author="Della Faille Philippe" w:date="2019-07-09T17:01:00Z">
              <w:del w:id="1947" w:author="Della Faille Philippe" w:date="2019-08-09T12:08:00Z">
                <w:r w:rsidRPr="00614D51" w:rsidDel="00381E4A">
                  <w:rPr>
                    <w:rFonts w:ascii="Calibri" w:eastAsia="Times New Roman" w:hAnsi="Calibri" w:cs="Calibri"/>
                    <w:color w:val="000000"/>
                  </w:rPr>
                  <w:delText>26</w:delText>
                </w:r>
              </w:del>
            </w:moveTo>
          </w:p>
        </w:tc>
        <w:tc>
          <w:tcPr>
            <w:tcW w:w="1276" w:type="dxa"/>
            <w:tcBorders>
              <w:top w:val="nil"/>
              <w:left w:val="nil"/>
              <w:bottom w:val="nil"/>
              <w:right w:val="single" w:sz="4" w:space="0" w:color="auto"/>
            </w:tcBorders>
            <w:shd w:val="clear" w:color="000000" w:fill="A9D08E"/>
            <w:noWrap/>
            <w:vAlign w:val="bottom"/>
            <w:tcPrChange w:id="194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0E2DFF2D" w14:textId="147778BC" w:rsidR="00F536BB" w:rsidRPr="00614D51" w:rsidDel="00E27DD8" w:rsidRDefault="00F536BB" w:rsidP="00381E4A">
            <w:pPr>
              <w:spacing w:after="0"/>
              <w:jc w:val="center"/>
              <w:rPr>
                <w:del w:id="1949" w:author="Della Faille Philippe" w:date="2019-08-09T13:27:00Z"/>
                <w:moveTo w:id="1950" w:author="Della Faille Philippe" w:date="2019-07-09T17:01:00Z"/>
                <w:rFonts w:ascii="Calibri" w:eastAsia="Times New Roman" w:hAnsi="Calibri" w:cs="Calibri"/>
                <w:color w:val="000000"/>
              </w:rPr>
            </w:pPr>
            <w:moveTo w:id="1951" w:author="Della Faille Philippe" w:date="2019-07-09T17:01:00Z">
              <w:del w:id="1952" w:author="Della Faille Philippe" w:date="2019-08-09T12:08:00Z">
                <w:r w:rsidRPr="00614D51" w:rsidDel="00381E4A">
                  <w:rPr>
                    <w:rFonts w:ascii="Calibri" w:eastAsia="Times New Roman" w:hAnsi="Calibri" w:cs="Calibri"/>
                    <w:color w:val="000000"/>
                  </w:rPr>
                  <w:delText>0x001A</w:delText>
                </w:r>
              </w:del>
            </w:moveTo>
          </w:p>
        </w:tc>
      </w:tr>
      <w:tr w:rsidR="00F536BB" w:rsidRPr="00614D51" w:rsidDel="00E27DD8" w14:paraId="14051162" w14:textId="5DC9B947" w:rsidTr="00381E4A">
        <w:trPr>
          <w:trHeight w:val="288"/>
          <w:del w:id="1953" w:author="Della Faille Philippe" w:date="2019-08-09T13:27:00Z"/>
          <w:trPrChange w:id="1954" w:author="Della Faille Philippe" w:date="2019-08-09T12:08:00Z">
            <w:trPr>
              <w:trHeight w:val="288"/>
            </w:trPr>
          </w:trPrChange>
        </w:trPr>
        <w:tc>
          <w:tcPr>
            <w:tcW w:w="960" w:type="dxa"/>
            <w:vMerge/>
            <w:tcBorders>
              <w:top w:val="nil"/>
              <w:left w:val="nil"/>
              <w:bottom w:val="nil"/>
              <w:right w:val="nil"/>
            </w:tcBorders>
            <w:vAlign w:val="center"/>
            <w:tcPrChange w:id="1955" w:author="Della Faille Philippe" w:date="2019-08-09T12:08:00Z">
              <w:tcPr>
                <w:tcW w:w="960" w:type="dxa"/>
                <w:vMerge/>
                <w:tcBorders>
                  <w:top w:val="nil"/>
                  <w:left w:val="nil"/>
                  <w:bottom w:val="nil"/>
                  <w:right w:val="nil"/>
                </w:tcBorders>
                <w:vAlign w:val="center"/>
              </w:tcPr>
            </w:tcPrChange>
          </w:tcPr>
          <w:p w14:paraId="2A8B4989" w14:textId="5934C512" w:rsidR="00F536BB" w:rsidRPr="00614D51" w:rsidDel="00E27DD8" w:rsidRDefault="00F536BB" w:rsidP="00381E4A">
            <w:pPr>
              <w:spacing w:after="0"/>
              <w:jc w:val="left"/>
              <w:rPr>
                <w:del w:id="1956" w:author="Della Faille Philippe" w:date="2019-08-09T13:27:00Z"/>
                <w:moveTo w:id="19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19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C90D779" w14:textId="58793AD3" w:rsidR="00F536BB" w:rsidRPr="00614D51" w:rsidDel="00E27DD8" w:rsidRDefault="00F536BB" w:rsidP="00381E4A">
            <w:pPr>
              <w:spacing w:after="0"/>
              <w:jc w:val="left"/>
              <w:rPr>
                <w:del w:id="1959" w:author="Della Faille Philippe" w:date="2019-08-09T13:27:00Z"/>
                <w:moveTo w:id="1960" w:author="Della Faille Philippe" w:date="2019-07-09T17:01:00Z"/>
                <w:rFonts w:ascii="Calibri" w:eastAsia="Times New Roman" w:hAnsi="Calibri" w:cs="Calibri"/>
                <w:color w:val="000000"/>
              </w:rPr>
            </w:pPr>
            <w:moveTo w:id="1961" w:author="Della Faille Philippe" w:date="2019-07-09T17:01:00Z">
              <w:del w:id="196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19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BA71A78" w14:textId="3DD29116" w:rsidR="00F536BB" w:rsidRPr="00614D51" w:rsidDel="00E27DD8" w:rsidRDefault="00F536BB" w:rsidP="00381E4A">
            <w:pPr>
              <w:spacing w:after="0"/>
              <w:jc w:val="center"/>
              <w:rPr>
                <w:del w:id="1964" w:author="Della Faille Philippe" w:date="2019-08-09T13:27:00Z"/>
                <w:moveTo w:id="1965" w:author="Della Faille Philippe" w:date="2019-07-09T17:01:00Z"/>
                <w:rFonts w:ascii="Calibri" w:eastAsia="Times New Roman" w:hAnsi="Calibri" w:cs="Calibri"/>
                <w:color w:val="000000"/>
              </w:rPr>
            </w:pPr>
            <w:moveTo w:id="1966" w:author="Della Faille Philippe" w:date="2019-07-09T17:01:00Z">
              <w:del w:id="1967" w:author="Della Faille Philippe" w:date="2019-08-09T12:08:00Z">
                <w:r w:rsidRPr="00614D51" w:rsidDel="00381E4A">
                  <w:rPr>
                    <w:rFonts w:ascii="Calibri" w:eastAsia="Times New Roman" w:hAnsi="Calibri" w:cs="Calibri"/>
                    <w:color w:val="000000"/>
                  </w:rPr>
                  <w:delText>22</w:delText>
                </w:r>
              </w:del>
            </w:moveTo>
          </w:p>
        </w:tc>
        <w:tc>
          <w:tcPr>
            <w:tcW w:w="2680" w:type="dxa"/>
            <w:tcBorders>
              <w:top w:val="nil"/>
              <w:left w:val="nil"/>
              <w:bottom w:val="nil"/>
              <w:right w:val="nil"/>
            </w:tcBorders>
            <w:shd w:val="clear" w:color="000000" w:fill="A9D08E"/>
            <w:noWrap/>
            <w:vAlign w:val="bottom"/>
            <w:tcPrChange w:id="1968" w:author="Della Faille Philippe" w:date="2019-08-09T12:08:00Z">
              <w:tcPr>
                <w:tcW w:w="2680" w:type="dxa"/>
                <w:tcBorders>
                  <w:top w:val="nil"/>
                  <w:left w:val="nil"/>
                  <w:bottom w:val="nil"/>
                  <w:right w:val="nil"/>
                </w:tcBorders>
                <w:shd w:val="clear" w:color="000000" w:fill="A9D08E"/>
                <w:noWrap/>
                <w:vAlign w:val="bottom"/>
              </w:tcPr>
            </w:tcPrChange>
          </w:tcPr>
          <w:p w14:paraId="74AF3B71" w14:textId="5214CA10" w:rsidR="00F536BB" w:rsidRPr="00614D51" w:rsidDel="00E27DD8" w:rsidRDefault="00F536BB" w:rsidP="00381E4A">
            <w:pPr>
              <w:spacing w:after="0"/>
              <w:jc w:val="left"/>
              <w:rPr>
                <w:del w:id="1969" w:author="Della Faille Philippe" w:date="2019-08-09T13:27:00Z"/>
                <w:moveTo w:id="1970" w:author="Della Faille Philippe" w:date="2019-07-09T17:01:00Z"/>
                <w:rFonts w:ascii="Calibri" w:eastAsia="Times New Roman" w:hAnsi="Calibri" w:cs="Calibri"/>
                <w:color w:val="000000"/>
              </w:rPr>
            </w:pPr>
            <w:moveTo w:id="1971" w:author="Della Faille Philippe" w:date="2019-07-09T17:01:00Z">
              <w:del w:id="1972" w:author="Della Faille Philippe" w:date="2019-08-09T12:08:00Z">
                <w:r w:rsidRPr="00614D51" w:rsidDel="00381E4A">
                  <w:rPr>
                    <w:rFonts w:ascii="Calibri" w:eastAsia="Times New Roman" w:hAnsi="Calibri" w:cs="Calibri"/>
                    <w:color w:val="000000"/>
                  </w:rPr>
                  <w:delText>P rfl pallet 2</w:delText>
                </w:r>
              </w:del>
            </w:moveTo>
          </w:p>
        </w:tc>
        <w:tc>
          <w:tcPr>
            <w:tcW w:w="960" w:type="dxa"/>
            <w:tcBorders>
              <w:top w:val="nil"/>
              <w:left w:val="single" w:sz="4" w:space="0" w:color="auto"/>
              <w:bottom w:val="nil"/>
              <w:right w:val="single" w:sz="4" w:space="0" w:color="auto"/>
            </w:tcBorders>
            <w:shd w:val="clear" w:color="000000" w:fill="A9D08E"/>
            <w:noWrap/>
            <w:vAlign w:val="bottom"/>
            <w:tcPrChange w:id="197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18853B1" w14:textId="0298B630" w:rsidR="00F536BB" w:rsidRPr="00614D51" w:rsidDel="00E27DD8" w:rsidRDefault="00F536BB" w:rsidP="00381E4A">
            <w:pPr>
              <w:spacing w:after="0"/>
              <w:jc w:val="center"/>
              <w:rPr>
                <w:del w:id="1974" w:author="Della Faille Philippe" w:date="2019-08-09T13:27:00Z"/>
                <w:moveTo w:id="1975" w:author="Della Faille Philippe" w:date="2019-07-09T17:01:00Z"/>
                <w:rFonts w:ascii="Calibri" w:eastAsia="Times New Roman" w:hAnsi="Calibri" w:cs="Calibri"/>
                <w:color w:val="000000"/>
              </w:rPr>
            </w:pPr>
            <w:moveTo w:id="1976" w:author="Della Faille Philippe" w:date="2019-07-09T17:01:00Z">
              <w:del w:id="197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197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5FF67AB" w14:textId="3791F1E8" w:rsidR="00F536BB" w:rsidRPr="00614D51" w:rsidDel="00E27DD8" w:rsidRDefault="00F536BB" w:rsidP="00381E4A">
            <w:pPr>
              <w:spacing w:after="0"/>
              <w:jc w:val="center"/>
              <w:rPr>
                <w:del w:id="1979" w:author="Della Faille Philippe" w:date="2019-08-09T13:27:00Z"/>
                <w:moveTo w:id="1980" w:author="Della Faille Philippe" w:date="2019-07-09T17:01:00Z"/>
                <w:rFonts w:ascii="Calibri" w:eastAsia="Times New Roman" w:hAnsi="Calibri" w:cs="Calibri"/>
                <w:color w:val="000000"/>
              </w:rPr>
            </w:pPr>
            <w:moveTo w:id="1981" w:author="Della Faille Philippe" w:date="2019-07-09T17:01:00Z">
              <w:del w:id="198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19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238F812" w14:textId="74FA1A09" w:rsidR="00F536BB" w:rsidRPr="00614D51" w:rsidDel="00E27DD8" w:rsidRDefault="00F536BB" w:rsidP="00381E4A">
            <w:pPr>
              <w:spacing w:after="0"/>
              <w:jc w:val="center"/>
              <w:rPr>
                <w:del w:id="1984" w:author="Della Faille Philippe" w:date="2019-08-09T13:27:00Z"/>
                <w:moveTo w:id="1985" w:author="Della Faille Philippe" w:date="2019-07-09T17:01:00Z"/>
                <w:rFonts w:ascii="Calibri" w:eastAsia="Times New Roman" w:hAnsi="Calibri" w:cs="Calibri"/>
                <w:color w:val="000000"/>
              </w:rPr>
            </w:pPr>
            <w:moveTo w:id="1986" w:author="Della Faille Philippe" w:date="2019-07-09T17:01:00Z">
              <w:del w:id="198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198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E918D87" w14:textId="39C5CA6C" w:rsidR="00F536BB" w:rsidRPr="00614D51" w:rsidDel="00E27DD8" w:rsidRDefault="00F536BB" w:rsidP="00381E4A">
            <w:pPr>
              <w:spacing w:after="0"/>
              <w:jc w:val="center"/>
              <w:rPr>
                <w:del w:id="1989" w:author="Della Faille Philippe" w:date="2019-08-09T13:27:00Z"/>
                <w:moveTo w:id="1990" w:author="Della Faille Philippe" w:date="2019-07-09T17:01:00Z"/>
                <w:rFonts w:ascii="Calibri" w:eastAsia="Times New Roman" w:hAnsi="Calibri" w:cs="Calibri"/>
                <w:color w:val="000000"/>
              </w:rPr>
            </w:pPr>
            <w:moveTo w:id="1991" w:author="Della Faille Philippe" w:date="2019-07-09T17:01:00Z">
              <w:del w:id="1992" w:author="Della Faille Philippe" w:date="2019-08-09T12:08:00Z">
                <w:r w:rsidRPr="00614D51" w:rsidDel="00381E4A">
                  <w:rPr>
                    <w:rFonts w:ascii="Calibri" w:eastAsia="Times New Roman" w:hAnsi="Calibri" w:cs="Calibri"/>
                    <w:color w:val="000000"/>
                  </w:rPr>
                  <w:delText>28</w:delText>
                </w:r>
              </w:del>
            </w:moveTo>
          </w:p>
        </w:tc>
        <w:tc>
          <w:tcPr>
            <w:tcW w:w="1276" w:type="dxa"/>
            <w:tcBorders>
              <w:top w:val="nil"/>
              <w:left w:val="nil"/>
              <w:bottom w:val="nil"/>
              <w:right w:val="single" w:sz="4" w:space="0" w:color="auto"/>
            </w:tcBorders>
            <w:shd w:val="clear" w:color="000000" w:fill="A9D08E"/>
            <w:noWrap/>
            <w:vAlign w:val="bottom"/>
            <w:tcPrChange w:id="199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0EF365B" w14:textId="73F37483" w:rsidR="00F536BB" w:rsidRPr="00614D51" w:rsidDel="00E27DD8" w:rsidRDefault="00F536BB" w:rsidP="00381E4A">
            <w:pPr>
              <w:spacing w:after="0"/>
              <w:jc w:val="center"/>
              <w:rPr>
                <w:del w:id="1994" w:author="Della Faille Philippe" w:date="2019-08-09T13:27:00Z"/>
                <w:moveTo w:id="1995" w:author="Della Faille Philippe" w:date="2019-07-09T17:01:00Z"/>
                <w:rFonts w:ascii="Calibri" w:eastAsia="Times New Roman" w:hAnsi="Calibri" w:cs="Calibri"/>
                <w:color w:val="000000"/>
              </w:rPr>
            </w:pPr>
            <w:moveTo w:id="1996" w:author="Della Faille Philippe" w:date="2019-07-09T17:01:00Z">
              <w:del w:id="1997" w:author="Della Faille Philippe" w:date="2019-08-09T12:08:00Z">
                <w:r w:rsidRPr="00614D51" w:rsidDel="00381E4A">
                  <w:rPr>
                    <w:rFonts w:ascii="Calibri" w:eastAsia="Times New Roman" w:hAnsi="Calibri" w:cs="Calibri"/>
                    <w:color w:val="000000"/>
                  </w:rPr>
                  <w:delText>0x001C</w:delText>
                </w:r>
              </w:del>
            </w:moveTo>
          </w:p>
        </w:tc>
      </w:tr>
      <w:tr w:rsidR="00F536BB" w:rsidRPr="00614D51" w:rsidDel="00E27DD8" w14:paraId="49A0E748" w14:textId="57E5D849" w:rsidTr="00381E4A">
        <w:trPr>
          <w:trHeight w:val="288"/>
          <w:del w:id="1998" w:author="Della Faille Philippe" w:date="2019-08-09T13:27:00Z"/>
          <w:trPrChange w:id="1999" w:author="Della Faille Philippe" w:date="2019-08-09T12:08:00Z">
            <w:trPr>
              <w:trHeight w:val="288"/>
            </w:trPr>
          </w:trPrChange>
        </w:trPr>
        <w:tc>
          <w:tcPr>
            <w:tcW w:w="960" w:type="dxa"/>
            <w:vMerge/>
            <w:tcBorders>
              <w:top w:val="nil"/>
              <w:left w:val="nil"/>
              <w:bottom w:val="nil"/>
              <w:right w:val="nil"/>
            </w:tcBorders>
            <w:vAlign w:val="center"/>
            <w:tcPrChange w:id="2000" w:author="Della Faille Philippe" w:date="2019-08-09T12:08:00Z">
              <w:tcPr>
                <w:tcW w:w="960" w:type="dxa"/>
                <w:vMerge/>
                <w:tcBorders>
                  <w:top w:val="nil"/>
                  <w:left w:val="nil"/>
                  <w:bottom w:val="nil"/>
                  <w:right w:val="nil"/>
                </w:tcBorders>
                <w:vAlign w:val="center"/>
              </w:tcPr>
            </w:tcPrChange>
          </w:tcPr>
          <w:p w14:paraId="2178ABA7" w14:textId="1ED5C405" w:rsidR="00F536BB" w:rsidRPr="00614D51" w:rsidDel="00E27DD8" w:rsidRDefault="00F536BB" w:rsidP="00381E4A">
            <w:pPr>
              <w:spacing w:after="0"/>
              <w:jc w:val="left"/>
              <w:rPr>
                <w:del w:id="2001" w:author="Della Faille Philippe" w:date="2019-08-09T13:27:00Z"/>
                <w:moveTo w:id="20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0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D5DF159" w14:textId="09CDA486" w:rsidR="00F536BB" w:rsidRPr="00614D51" w:rsidDel="00E27DD8" w:rsidRDefault="00F536BB" w:rsidP="00381E4A">
            <w:pPr>
              <w:spacing w:after="0"/>
              <w:jc w:val="left"/>
              <w:rPr>
                <w:del w:id="2004" w:author="Della Faille Philippe" w:date="2019-08-09T13:27:00Z"/>
                <w:moveTo w:id="2005" w:author="Della Faille Philippe" w:date="2019-07-09T17:01:00Z"/>
                <w:rFonts w:ascii="Calibri" w:eastAsia="Times New Roman" w:hAnsi="Calibri" w:cs="Calibri"/>
                <w:color w:val="000000"/>
              </w:rPr>
            </w:pPr>
            <w:moveTo w:id="2006" w:author="Della Faille Philippe" w:date="2019-07-09T17:01:00Z">
              <w:del w:id="200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0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800A858" w14:textId="312D5EB4" w:rsidR="00F536BB" w:rsidRPr="00614D51" w:rsidDel="00E27DD8" w:rsidRDefault="00F536BB" w:rsidP="00381E4A">
            <w:pPr>
              <w:spacing w:after="0"/>
              <w:jc w:val="center"/>
              <w:rPr>
                <w:del w:id="2009" w:author="Della Faille Philippe" w:date="2019-08-09T13:27:00Z"/>
                <w:moveTo w:id="2010" w:author="Della Faille Philippe" w:date="2019-07-09T17:01:00Z"/>
                <w:rFonts w:ascii="Calibri" w:eastAsia="Times New Roman" w:hAnsi="Calibri" w:cs="Calibri"/>
                <w:color w:val="000000"/>
              </w:rPr>
            </w:pPr>
            <w:moveTo w:id="2011" w:author="Della Faille Philippe" w:date="2019-07-09T17:01:00Z">
              <w:del w:id="2012" w:author="Della Faille Philippe" w:date="2019-08-09T12:08:00Z">
                <w:r w:rsidRPr="00614D51" w:rsidDel="00381E4A">
                  <w:rPr>
                    <w:rFonts w:ascii="Calibri" w:eastAsia="Times New Roman" w:hAnsi="Calibri" w:cs="Calibri"/>
                    <w:color w:val="000000"/>
                  </w:rPr>
                  <w:delText>23</w:delText>
                </w:r>
              </w:del>
            </w:moveTo>
          </w:p>
        </w:tc>
        <w:tc>
          <w:tcPr>
            <w:tcW w:w="2680" w:type="dxa"/>
            <w:tcBorders>
              <w:top w:val="nil"/>
              <w:left w:val="nil"/>
              <w:bottom w:val="nil"/>
              <w:right w:val="nil"/>
            </w:tcBorders>
            <w:shd w:val="clear" w:color="000000" w:fill="A9D08E"/>
            <w:noWrap/>
            <w:vAlign w:val="bottom"/>
            <w:tcPrChange w:id="2013" w:author="Della Faille Philippe" w:date="2019-08-09T12:08:00Z">
              <w:tcPr>
                <w:tcW w:w="2680" w:type="dxa"/>
                <w:tcBorders>
                  <w:top w:val="nil"/>
                  <w:left w:val="nil"/>
                  <w:bottom w:val="nil"/>
                  <w:right w:val="nil"/>
                </w:tcBorders>
                <w:shd w:val="clear" w:color="000000" w:fill="A9D08E"/>
                <w:noWrap/>
                <w:vAlign w:val="bottom"/>
              </w:tcPr>
            </w:tcPrChange>
          </w:tcPr>
          <w:p w14:paraId="1C46F69C" w14:textId="3496F7CF" w:rsidR="00F536BB" w:rsidRPr="00614D51" w:rsidDel="00E27DD8" w:rsidRDefault="00F536BB" w:rsidP="00381E4A">
            <w:pPr>
              <w:spacing w:after="0"/>
              <w:jc w:val="left"/>
              <w:rPr>
                <w:del w:id="2014" w:author="Della Faille Philippe" w:date="2019-08-09T13:27:00Z"/>
                <w:moveTo w:id="2015" w:author="Della Faille Philippe" w:date="2019-07-09T17:01:00Z"/>
                <w:rFonts w:ascii="Calibri" w:eastAsia="Times New Roman" w:hAnsi="Calibri" w:cs="Calibri"/>
                <w:color w:val="000000"/>
              </w:rPr>
            </w:pPr>
            <w:moveTo w:id="2016" w:author="Della Faille Philippe" w:date="2019-07-09T17:01:00Z">
              <w:del w:id="2017" w:author="Della Faille Philippe" w:date="2019-08-09T12:08:00Z">
                <w:r w:rsidRPr="00614D51" w:rsidDel="00381E4A">
                  <w:rPr>
                    <w:rFonts w:ascii="Calibri" w:eastAsia="Times New Roman" w:hAnsi="Calibri" w:cs="Calibri"/>
                    <w:color w:val="000000"/>
                  </w:rPr>
                  <w:delText>P rfl pallet 3</w:delText>
                </w:r>
              </w:del>
            </w:moveTo>
          </w:p>
        </w:tc>
        <w:tc>
          <w:tcPr>
            <w:tcW w:w="960" w:type="dxa"/>
            <w:tcBorders>
              <w:top w:val="nil"/>
              <w:left w:val="single" w:sz="4" w:space="0" w:color="auto"/>
              <w:bottom w:val="nil"/>
              <w:right w:val="single" w:sz="4" w:space="0" w:color="auto"/>
            </w:tcBorders>
            <w:shd w:val="clear" w:color="000000" w:fill="A9D08E"/>
            <w:noWrap/>
            <w:vAlign w:val="bottom"/>
            <w:tcPrChange w:id="201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96F92D0" w14:textId="1EAD8091" w:rsidR="00F536BB" w:rsidRPr="00614D51" w:rsidDel="00E27DD8" w:rsidRDefault="00F536BB" w:rsidP="00381E4A">
            <w:pPr>
              <w:spacing w:after="0"/>
              <w:jc w:val="center"/>
              <w:rPr>
                <w:del w:id="2019" w:author="Della Faille Philippe" w:date="2019-08-09T13:27:00Z"/>
                <w:moveTo w:id="2020" w:author="Della Faille Philippe" w:date="2019-07-09T17:01:00Z"/>
                <w:rFonts w:ascii="Calibri" w:eastAsia="Times New Roman" w:hAnsi="Calibri" w:cs="Calibri"/>
                <w:color w:val="000000"/>
              </w:rPr>
            </w:pPr>
            <w:moveTo w:id="2021" w:author="Della Faille Philippe" w:date="2019-07-09T17:01:00Z">
              <w:del w:id="202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02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8603516" w14:textId="0129EF48" w:rsidR="00F536BB" w:rsidRPr="00614D51" w:rsidDel="00E27DD8" w:rsidRDefault="00F536BB" w:rsidP="00381E4A">
            <w:pPr>
              <w:spacing w:after="0"/>
              <w:jc w:val="center"/>
              <w:rPr>
                <w:del w:id="2024" w:author="Della Faille Philippe" w:date="2019-08-09T13:27:00Z"/>
                <w:moveTo w:id="2025" w:author="Della Faille Philippe" w:date="2019-07-09T17:01:00Z"/>
                <w:rFonts w:ascii="Calibri" w:eastAsia="Times New Roman" w:hAnsi="Calibri" w:cs="Calibri"/>
                <w:color w:val="000000"/>
              </w:rPr>
            </w:pPr>
            <w:moveTo w:id="2026" w:author="Della Faille Philippe" w:date="2019-07-09T17:01:00Z">
              <w:del w:id="202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0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DE1930B" w14:textId="40CD3DE6" w:rsidR="00F536BB" w:rsidRPr="00614D51" w:rsidDel="00E27DD8" w:rsidRDefault="00F536BB" w:rsidP="00381E4A">
            <w:pPr>
              <w:spacing w:after="0"/>
              <w:jc w:val="center"/>
              <w:rPr>
                <w:del w:id="2029" w:author="Della Faille Philippe" w:date="2019-08-09T13:27:00Z"/>
                <w:moveTo w:id="2030" w:author="Della Faille Philippe" w:date="2019-07-09T17:01:00Z"/>
                <w:rFonts w:ascii="Calibri" w:eastAsia="Times New Roman" w:hAnsi="Calibri" w:cs="Calibri"/>
                <w:color w:val="000000"/>
              </w:rPr>
            </w:pPr>
            <w:moveTo w:id="2031" w:author="Della Faille Philippe" w:date="2019-07-09T17:01:00Z">
              <w:del w:id="203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03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1D2BED2" w14:textId="1CCC88DC" w:rsidR="00F536BB" w:rsidRPr="00614D51" w:rsidDel="00E27DD8" w:rsidRDefault="00F536BB" w:rsidP="00381E4A">
            <w:pPr>
              <w:spacing w:after="0"/>
              <w:jc w:val="center"/>
              <w:rPr>
                <w:del w:id="2034" w:author="Della Faille Philippe" w:date="2019-08-09T13:27:00Z"/>
                <w:moveTo w:id="2035" w:author="Della Faille Philippe" w:date="2019-07-09T17:01:00Z"/>
                <w:rFonts w:ascii="Calibri" w:eastAsia="Times New Roman" w:hAnsi="Calibri" w:cs="Calibri"/>
                <w:color w:val="000000"/>
              </w:rPr>
            </w:pPr>
            <w:moveTo w:id="2036" w:author="Della Faille Philippe" w:date="2019-07-09T17:01:00Z">
              <w:del w:id="2037" w:author="Della Faille Philippe" w:date="2019-08-09T12:08:00Z">
                <w:r w:rsidRPr="00614D51" w:rsidDel="00381E4A">
                  <w:rPr>
                    <w:rFonts w:ascii="Calibri" w:eastAsia="Times New Roman" w:hAnsi="Calibri" w:cs="Calibri"/>
                    <w:color w:val="000000"/>
                  </w:rPr>
                  <w:delText>30</w:delText>
                </w:r>
              </w:del>
            </w:moveTo>
          </w:p>
        </w:tc>
        <w:tc>
          <w:tcPr>
            <w:tcW w:w="1276" w:type="dxa"/>
            <w:tcBorders>
              <w:top w:val="nil"/>
              <w:left w:val="nil"/>
              <w:bottom w:val="nil"/>
              <w:right w:val="single" w:sz="4" w:space="0" w:color="auto"/>
            </w:tcBorders>
            <w:shd w:val="clear" w:color="000000" w:fill="A9D08E"/>
            <w:noWrap/>
            <w:vAlign w:val="bottom"/>
            <w:tcPrChange w:id="203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CEF7679" w14:textId="6DAB18DD" w:rsidR="00F536BB" w:rsidRPr="00614D51" w:rsidDel="00E27DD8" w:rsidRDefault="00F536BB" w:rsidP="00381E4A">
            <w:pPr>
              <w:spacing w:after="0"/>
              <w:jc w:val="center"/>
              <w:rPr>
                <w:del w:id="2039" w:author="Della Faille Philippe" w:date="2019-08-09T13:27:00Z"/>
                <w:moveTo w:id="2040" w:author="Della Faille Philippe" w:date="2019-07-09T17:01:00Z"/>
                <w:rFonts w:ascii="Calibri" w:eastAsia="Times New Roman" w:hAnsi="Calibri" w:cs="Calibri"/>
                <w:color w:val="000000"/>
              </w:rPr>
            </w:pPr>
            <w:moveTo w:id="2041" w:author="Della Faille Philippe" w:date="2019-07-09T17:01:00Z">
              <w:del w:id="2042" w:author="Della Faille Philippe" w:date="2019-08-09T12:08:00Z">
                <w:r w:rsidRPr="00614D51" w:rsidDel="00381E4A">
                  <w:rPr>
                    <w:rFonts w:ascii="Calibri" w:eastAsia="Times New Roman" w:hAnsi="Calibri" w:cs="Calibri"/>
                    <w:color w:val="000000"/>
                  </w:rPr>
                  <w:delText>0x001E</w:delText>
                </w:r>
              </w:del>
            </w:moveTo>
          </w:p>
        </w:tc>
      </w:tr>
      <w:tr w:rsidR="00F536BB" w:rsidRPr="00614D51" w:rsidDel="00E27DD8" w14:paraId="7393D89D" w14:textId="1A650FCE" w:rsidTr="00381E4A">
        <w:trPr>
          <w:trHeight w:val="288"/>
          <w:del w:id="2043" w:author="Della Faille Philippe" w:date="2019-08-09T13:27:00Z"/>
          <w:trPrChange w:id="2044" w:author="Della Faille Philippe" w:date="2019-08-09T12:08:00Z">
            <w:trPr>
              <w:trHeight w:val="288"/>
            </w:trPr>
          </w:trPrChange>
        </w:trPr>
        <w:tc>
          <w:tcPr>
            <w:tcW w:w="960" w:type="dxa"/>
            <w:vMerge/>
            <w:tcBorders>
              <w:top w:val="nil"/>
              <w:left w:val="nil"/>
              <w:bottom w:val="nil"/>
              <w:right w:val="nil"/>
            </w:tcBorders>
            <w:vAlign w:val="center"/>
            <w:tcPrChange w:id="2045" w:author="Della Faille Philippe" w:date="2019-08-09T12:08:00Z">
              <w:tcPr>
                <w:tcW w:w="960" w:type="dxa"/>
                <w:vMerge/>
                <w:tcBorders>
                  <w:top w:val="nil"/>
                  <w:left w:val="nil"/>
                  <w:bottom w:val="nil"/>
                  <w:right w:val="nil"/>
                </w:tcBorders>
                <w:vAlign w:val="center"/>
              </w:tcPr>
            </w:tcPrChange>
          </w:tcPr>
          <w:p w14:paraId="3CD5A181" w14:textId="27A7480E" w:rsidR="00F536BB" w:rsidRPr="00614D51" w:rsidDel="00E27DD8" w:rsidRDefault="00F536BB" w:rsidP="00381E4A">
            <w:pPr>
              <w:spacing w:after="0"/>
              <w:jc w:val="left"/>
              <w:rPr>
                <w:del w:id="2046" w:author="Della Faille Philippe" w:date="2019-08-09T13:27:00Z"/>
                <w:moveTo w:id="204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0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AA19E5D" w14:textId="57840B44" w:rsidR="00F536BB" w:rsidRPr="00614D51" w:rsidDel="00E27DD8" w:rsidRDefault="00F536BB" w:rsidP="00381E4A">
            <w:pPr>
              <w:spacing w:after="0"/>
              <w:jc w:val="left"/>
              <w:rPr>
                <w:del w:id="2049" w:author="Della Faille Philippe" w:date="2019-08-09T13:27:00Z"/>
                <w:moveTo w:id="2050" w:author="Della Faille Philippe" w:date="2019-07-09T17:01:00Z"/>
                <w:rFonts w:ascii="Calibri" w:eastAsia="Times New Roman" w:hAnsi="Calibri" w:cs="Calibri"/>
                <w:color w:val="000000"/>
              </w:rPr>
            </w:pPr>
            <w:moveTo w:id="2051" w:author="Della Faille Philippe" w:date="2019-07-09T17:01:00Z">
              <w:del w:id="205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0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5454115" w14:textId="7FB102CC" w:rsidR="00F536BB" w:rsidRPr="00614D51" w:rsidDel="00E27DD8" w:rsidRDefault="00F536BB" w:rsidP="00381E4A">
            <w:pPr>
              <w:spacing w:after="0"/>
              <w:jc w:val="center"/>
              <w:rPr>
                <w:del w:id="2054" w:author="Della Faille Philippe" w:date="2019-08-09T13:27:00Z"/>
                <w:moveTo w:id="2055" w:author="Della Faille Philippe" w:date="2019-07-09T17:01:00Z"/>
                <w:rFonts w:ascii="Calibri" w:eastAsia="Times New Roman" w:hAnsi="Calibri" w:cs="Calibri"/>
                <w:color w:val="000000"/>
              </w:rPr>
            </w:pPr>
            <w:moveTo w:id="2056" w:author="Della Faille Philippe" w:date="2019-07-09T17:01:00Z">
              <w:del w:id="2057" w:author="Della Faille Philippe" w:date="2019-08-09T12:08:00Z">
                <w:r w:rsidRPr="00614D51" w:rsidDel="00381E4A">
                  <w:rPr>
                    <w:rFonts w:ascii="Calibri" w:eastAsia="Times New Roman" w:hAnsi="Calibri" w:cs="Calibri"/>
                    <w:color w:val="000000"/>
                  </w:rPr>
                  <w:delText>24</w:delText>
                </w:r>
              </w:del>
            </w:moveTo>
          </w:p>
        </w:tc>
        <w:tc>
          <w:tcPr>
            <w:tcW w:w="2680" w:type="dxa"/>
            <w:tcBorders>
              <w:top w:val="nil"/>
              <w:left w:val="nil"/>
              <w:bottom w:val="nil"/>
              <w:right w:val="nil"/>
            </w:tcBorders>
            <w:shd w:val="clear" w:color="000000" w:fill="A9D08E"/>
            <w:noWrap/>
            <w:vAlign w:val="bottom"/>
            <w:tcPrChange w:id="2058" w:author="Della Faille Philippe" w:date="2019-08-09T12:08:00Z">
              <w:tcPr>
                <w:tcW w:w="2680" w:type="dxa"/>
                <w:tcBorders>
                  <w:top w:val="nil"/>
                  <w:left w:val="nil"/>
                  <w:bottom w:val="nil"/>
                  <w:right w:val="nil"/>
                </w:tcBorders>
                <w:shd w:val="clear" w:color="000000" w:fill="A9D08E"/>
                <w:noWrap/>
                <w:vAlign w:val="bottom"/>
              </w:tcPr>
            </w:tcPrChange>
          </w:tcPr>
          <w:p w14:paraId="5CDEA0AA" w14:textId="44C536CF" w:rsidR="00F536BB" w:rsidRPr="00614D51" w:rsidDel="00E27DD8" w:rsidRDefault="00F536BB" w:rsidP="00381E4A">
            <w:pPr>
              <w:spacing w:after="0"/>
              <w:jc w:val="left"/>
              <w:rPr>
                <w:del w:id="2059" w:author="Della Faille Philippe" w:date="2019-08-09T13:27:00Z"/>
                <w:moveTo w:id="2060" w:author="Della Faille Philippe" w:date="2019-07-09T17:01:00Z"/>
                <w:rFonts w:ascii="Calibri" w:eastAsia="Times New Roman" w:hAnsi="Calibri" w:cs="Calibri"/>
                <w:color w:val="000000"/>
              </w:rPr>
            </w:pPr>
            <w:moveTo w:id="2061" w:author="Della Faille Philippe" w:date="2019-07-09T17:01:00Z">
              <w:del w:id="2062" w:author="Della Faille Philippe" w:date="2019-08-09T12:08:00Z">
                <w:r w:rsidRPr="00614D51" w:rsidDel="00381E4A">
                  <w:rPr>
                    <w:rFonts w:ascii="Calibri" w:eastAsia="Times New Roman" w:hAnsi="Calibri" w:cs="Calibri"/>
                    <w:color w:val="000000"/>
                  </w:rPr>
                  <w:delText>P rfl pallet 4</w:delText>
                </w:r>
              </w:del>
            </w:moveTo>
          </w:p>
        </w:tc>
        <w:tc>
          <w:tcPr>
            <w:tcW w:w="960" w:type="dxa"/>
            <w:tcBorders>
              <w:top w:val="nil"/>
              <w:left w:val="single" w:sz="4" w:space="0" w:color="auto"/>
              <w:bottom w:val="nil"/>
              <w:right w:val="single" w:sz="4" w:space="0" w:color="auto"/>
            </w:tcBorders>
            <w:shd w:val="clear" w:color="000000" w:fill="A9D08E"/>
            <w:noWrap/>
            <w:vAlign w:val="bottom"/>
            <w:tcPrChange w:id="206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3C67205" w14:textId="5CD46FD9" w:rsidR="00F536BB" w:rsidRPr="00614D51" w:rsidDel="00E27DD8" w:rsidRDefault="00F536BB" w:rsidP="00381E4A">
            <w:pPr>
              <w:spacing w:after="0"/>
              <w:jc w:val="center"/>
              <w:rPr>
                <w:del w:id="2064" w:author="Della Faille Philippe" w:date="2019-08-09T13:27:00Z"/>
                <w:moveTo w:id="2065" w:author="Della Faille Philippe" w:date="2019-07-09T17:01:00Z"/>
                <w:rFonts w:ascii="Calibri" w:eastAsia="Times New Roman" w:hAnsi="Calibri" w:cs="Calibri"/>
                <w:color w:val="000000"/>
              </w:rPr>
            </w:pPr>
            <w:moveTo w:id="2066" w:author="Della Faille Philippe" w:date="2019-07-09T17:01:00Z">
              <w:del w:id="206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06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4F1128F8" w14:textId="5CD3D111" w:rsidR="00F536BB" w:rsidRPr="00614D51" w:rsidDel="00E27DD8" w:rsidRDefault="00F536BB" w:rsidP="00381E4A">
            <w:pPr>
              <w:spacing w:after="0"/>
              <w:jc w:val="center"/>
              <w:rPr>
                <w:del w:id="2069" w:author="Della Faille Philippe" w:date="2019-08-09T13:27:00Z"/>
                <w:moveTo w:id="2070" w:author="Della Faille Philippe" w:date="2019-07-09T17:01:00Z"/>
                <w:rFonts w:ascii="Calibri" w:eastAsia="Times New Roman" w:hAnsi="Calibri" w:cs="Calibri"/>
                <w:color w:val="000000"/>
              </w:rPr>
            </w:pPr>
            <w:moveTo w:id="2071" w:author="Della Faille Philippe" w:date="2019-07-09T17:01:00Z">
              <w:del w:id="207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0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05D954C" w14:textId="45084EF8" w:rsidR="00F536BB" w:rsidRPr="00614D51" w:rsidDel="00E27DD8" w:rsidRDefault="00F536BB" w:rsidP="00381E4A">
            <w:pPr>
              <w:spacing w:after="0"/>
              <w:jc w:val="center"/>
              <w:rPr>
                <w:del w:id="2074" w:author="Della Faille Philippe" w:date="2019-08-09T13:27:00Z"/>
                <w:moveTo w:id="2075" w:author="Della Faille Philippe" w:date="2019-07-09T17:01:00Z"/>
                <w:rFonts w:ascii="Calibri" w:eastAsia="Times New Roman" w:hAnsi="Calibri" w:cs="Calibri"/>
                <w:color w:val="000000"/>
              </w:rPr>
            </w:pPr>
            <w:moveTo w:id="2076" w:author="Della Faille Philippe" w:date="2019-07-09T17:01:00Z">
              <w:del w:id="207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07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01357156" w14:textId="6ACA591B" w:rsidR="00F536BB" w:rsidRPr="00614D51" w:rsidDel="00E27DD8" w:rsidRDefault="00F536BB" w:rsidP="00381E4A">
            <w:pPr>
              <w:spacing w:after="0"/>
              <w:jc w:val="center"/>
              <w:rPr>
                <w:del w:id="2079" w:author="Della Faille Philippe" w:date="2019-08-09T13:27:00Z"/>
                <w:moveTo w:id="2080" w:author="Della Faille Philippe" w:date="2019-07-09T17:01:00Z"/>
                <w:rFonts w:ascii="Calibri" w:eastAsia="Times New Roman" w:hAnsi="Calibri" w:cs="Calibri"/>
                <w:color w:val="000000"/>
              </w:rPr>
            </w:pPr>
            <w:moveTo w:id="2081" w:author="Della Faille Philippe" w:date="2019-07-09T17:01:00Z">
              <w:del w:id="2082" w:author="Della Faille Philippe" w:date="2019-08-09T12:08:00Z">
                <w:r w:rsidRPr="00614D51" w:rsidDel="00381E4A">
                  <w:rPr>
                    <w:rFonts w:ascii="Calibri" w:eastAsia="Times New Roman" w:hAnsi="Calibri" w:cs="Calibri"/>
                    <w:color w:val="000000"/>
                  </w:rPr>
                  <w:delText>32</w:delText>
                </w:r>
              </w:del>
            </w:moveTo>
          </w:p>
        </w:tc>
        <w:tc>
          <w:tcPr>
            <w:tcW w:w="1276" w:type="dxa"/>
            <w:tcBorders>
              <w:top w:val="nil"/>
              <w:left w:val="nil"/>
              <w:bottom w:val="nil"/>
              <w:right w:val="single" w:sz="4" w:space="0" w:color="auto"/>
            </w:tcBorders>
            <w:shd w:val="clear" w:color="000000" w:fill="A9D08E"/>
            <w:noWrap/>
            <w:vAlign w:val="bottom"/>
            <w:tcPrChange w:id="208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A4992DB" w14:textId="6FC958EB" w:rsidR="00F536BB" w:rsidRPr="00614D51" w:rsidDel="00E27DD8" w:rsidRDefault="00F536BB" w:rsidP="00381E4A">
            <w:pPr>
              <w:spacing w:after="0"/>
              <w:jc w:val="center"/>
              <w:rPr>
                <w:del w:id="2084" w:author="Della Faille Philippe" w:date="2019-08-09T13:27:00Z"/>
                <w:moveTo w:id="2085" w:author="Della Faille Philippe" w:date="2019-07-09T17:01:00Z"/>
                <w:rFonts w:ascii="Calibri" w:eastAsia="Times New Roman" w:hAnsi="Calibri" w:cs="Calibri"/>
                <w:color w:val="000000"/>
              </w:rPr>
            </w:pPr>
            <w:moveTo w:id="2086" w:author="Della Faille Philippe" w:date="2019-07-09T17:01:00Z">
              <w:del w:id="2087" w:author="Della Faille Philippe" w:date="2019-08-09T12:08:00Z">
                <w:r w:rsidRPr="00614D51" w:rsidDel="00381E4A">
                  <w:rPr>
                    <w:rFonts w:ascii="Calibri" w:eastAsia="Times New Roman" w:hAnsi="Calibri" w:cs="Calibri"/>
                    <w:color w:val="000000"/>
                  </w:rPr>
                  <w:delText>0x0020</w:delText>
                </w:r>
              </w:del>
            </w:moveTo>
          </w:p>
        </w:tc>
      </w:tr>
      <w:tr w:rsidR="00F536BB" w:rsidRPr="00614D51" w:rsidDel="00E27DD8" w14:paraId="65671F4B" w14:textId="1180936F" w:rsidTr="00381E4A">
        <w:trPr>
          <w:trHeight w:val="288"/>
          <w:del w:id="2088" w:author="Della Faille Philippe" w:date="2019-08-09T13:27:00Z"/>
          <w:trPrChange w:id="2089" w:author="Della Faille Philippe" w:date="2019-08-09T12:08:00Z">
            <w:trPr>
              <w:trHeight w:val="288"/>
            </w:trPr>
          </w:trPrChange>
        </w:trPr>
        <w:tc>
          <w:tcPr>
            <w:tcW w:w="960" w:type="dxa"/>
            <w:vMerge/>
            <w:tcBorders>
              <w:top w:val="nil"/>
              <w:left w:val="nil"/>
              <w:bottom w:val="nil"/>
              <w:right w:val="nil"/>
            </w:tcBorders>
            <w:vAlign w:val="center"/>
            <w:tcPrChange w:id="2090" w:author="Della Faille Philippe" w:date="2019-08-09T12:08:00Z">
              <w:tcPr>
                <w:tcW w:w="960" w:type="dxa"/>
                <w:vMerge/>
                <w:tcBorders>
                  <w:top w:val="nil"/>
                  <w:left w:val="nil"/>
                  <w:bottom w:val="nil"/>
                  <w:right w:val="nil"/>
                </w:tcBorders>
                <w:vAlign w:val="center"/>
              </w:tcPr>
            </w:tcPrChange>
          </w:tcPr>
          <w:p w14:paraId="09E9EA90" w14:textId="321C22FC" w:rsidR="00F536BB" w:rsidRPr="00614D51" w:rsidDel="00E27DD8" w:rsidRDefault="00F536BB" w:rsidP="00381E4A">
            <w:pPr>
              <w:spacing w:after="0"/>
              <w:jc w:val="left"/>
              <w:rPr>
                <w:del w:id="2091" w:author="Della Faille Philippe" w:date="2019-08-09T13:27:00Z"/>
                <w:moveTo w:id="20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0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DD83C99" w14:textId="7C76EC85" w:rsidR="00F536BB" w:rsidRPr="00614D51" w:rsidDel="00E27DD8" w:rsidRDefault="00F536BB" w:rsidP="00381E4A">
            <w:pPr>
              <w:spacing w:after="0"/>
              <w:jc w:val="left"/>
              <w:rPr>
                <w:del w:id="2094" w:author="Della Faille Philippe" w:date="2019-08-09T13:27:00Z"/>
                <w:moveTo w:id="2095" w:author="Della Faille Philippe" w:date="2019-07-09T17:01:00Z"/>
                <w:rFonts w:ascii="Calibri" w:eastAsia="Times New Roman" w:hAnsi="Calibri" w:cs="Calibri"/>
                <w:color w:val="000000"/>
              </w:rPr>
            </w:pPr>
            <w:moveTo w:id="2096" w:author="Della Faille Philippe" w:date="2019-07-09T17:01:00Z">
              <w:del w:id="209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0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B99B2D2" w14:textId="795C9563" w:rsidR="00F536BB" w:rsidRPr="00614D51" w:rsidDel="00E27DD8" w:rsidRDefault="00F536BB" w:rsidP="00381E4A">
            <w:pPr>
              <w:spacing w:after="0"/>
              <w:jc w:val="center"/>
              <w:rPr>
                <w:del w:id="2099" w:author="Della Faille Philippe" w:date="2019-08-09T13:27:00Z"/>
                <w:moveTo w:id="2100" w:author="Della Faille Philippe" w:date="2019-07-09T17:01:00Z"/>
                <w:rFonts w:ascii="Calibri" w:eastAsia="Times New Roman" w:hAnsi="Calibri" w:cs="Calibri"/>
                <w:color w:val="000000"/>
              </w:rPr>
            </w:pPr>
            <w:moveTo w:id="2101" w:author="Della Faille Philippe" w:date="2019-07-09T17:01:00Z">
              <w:del w:id="2102" w:author="Della Faille Philippe" w:date="2019-08-09T12:08:00Z">
                <w:r w:rsidRPr="00614D51" w:rsidDel="00381E4A">
                  <w:rPr>
                    <w:rFonts w:ascii="Calibri" w:eastAsia="Times New Roman" w:hAnsi="Calibri" w:cs="Calibri"/>
                    <w:color w:val="000000"/>
                  </w:rPr>
                  <w:delText>25</w:delText>
                </w:r>
              </w:del>
            </w:moveTo>
          </w:p>
        </w:tc>
        <w:tc>
          <w:tcPr>
            <w:tcW w:w="2680" w:type="dxa"/>
            <w:tcBorders>
              <w:top w:val="nil"/>
              <w:left w:val="nil"/>
              <w:bottom w:val="nil"/>
              <w:right w:val="nil"/>
            </w:tcBorders>
            <w:shd w:val="clear" w:color="000000" w:fill="A9D08E"/>
            <w:noWrap/>
            <w:vAlign w:val="bottom"/>
            <w:tcPrChange w:id="2103" w:author="Della Faille Philippe" w:date="2019-08-09T12:08:00Z">
              <w:tcPr>
                <w:tcW w:w="2680" w:type="dxa"/>
                <w:tcBorders>
                  <w:top w:val="nil"/>
                  <w:left w:val="nil"/>
                  <w:bottom w:val="nil"/>
                  <w:right w:val="nil"/>
                </w:tcBorders>
                <w:shd w:val="clear" w:color="000000" w:fill="A9D08E"/>
                <w:noWrap/>
                <w:vAlign w:val="bottom"/>
              </w:tcPr>
            </w:tcPrChange>
          </w:tcPr>
          <w:p w14:paraId="726DD1DE" w14:textId="6FDBE688" w:rsidR="00F536BB" w:rsidRPr="00614D51" w:rsidDel="00E27DD8" w:rsidRDefault="00F536BB" w:rsidP="00381E4A">
            <w:pPr>
              <w:spacing w:after="0"/>
              <w:jc w:val="left"/>
              <w:rPr>
                <w:del w:id="2104" w:author="Della Faille Philippe" w:date="2019-08-09T13:27:00Z"/>
                <w:moveTo w:id="2105" w:author="Della Faille Philippe" w:date="2019-07-09T17:01:00Z"/>
                <w:rFonts w:ascii="Calibri" w:eastAsia="Times New Roman" w:hAnsi="Calibri" w:cs="Calibri"/>
                <w:color w:val="000000"/>
              </w:rPr>
            </w:pPr>
            <w:moveTo w:id="2106" w:author="Della Faille Philippe" w:date="2019-07-09T17:01:00Z">
              <w:del w:id="2107" w:author="Della Faille Philippe" w:date="2019-08-09T12:08:00Z">
                <w:r w:rsidRPr="00614D51" w:rsidDel="00381E4A">
                  <w:rPr>
                    <w:rFonts w:ascii="Calibri" w:eastAsia="Times New Roman" w:hAnsi="Calibri" w:cs="Calibri"/>
                    <w:color w:val="000000"/>
                  </w:rPr>
                  <w:delText>P rfl pallet 5</w:delText>
                </w:r>
              </w:del>
            </w:moveTo>
          </w:p>
        </w:tc>
        <w:tc>
          <w:tcPr>
            <w:tcW w:w="960" w:type="dxa"/>
            <w:tcBorders>
              <w:top w:val="nil"/>
              <w:left w:val="single" w:sz="4" w:space="0" w:color="auto"/>
              <w:bottom w:val="nil"/>
              <w:right w:val="single" w:sz="4" w:space="0" w:color="auto"/>
            </w:tcBorders>
            <w:shd w:val="clear" w:color="000000" w:fill="A9D08E"/>
            <w:noWrap/>
            <w:vAlign w:val="bottom"/>
            <w:tcPrChange w:id="210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A191899" w14:textId="6227DB14" w:rsidR="00F536BB" w:rsidRPr="00614D51" w:rsidDel="00E27DD8" w:rsidRDefault="00F536BB" w:rsidP="00381E4A">
            <w:pPr>
              <w:spacing w:after="0"/>
              <w:jc w:val="center"/>
              <w:rPr>
                <w:del w:id="2109" w:author="Della Faille Philippe" w:date="2019-08-09T13:27:00Z"/>
                <w:moveTo w:id="2110" w:author="Della Faille Philippe" w:date="2019-07-09T17:01:00Z"/>
                <w:rFonts w:ascii="Calibri" w:eastAsia="Times New Roman" w:hAnsi="Calibri" w:cs="Calibri"/>
                <w:color w:val="000000"/>
              </w:rPr>
            </w:pPr>
            <w:moveTo w:id="2111" w:author="Della Faille Philippe" w:date="2019-07-09T17:01:00Z">
              <w:del w:id="211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11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2FD1959A" w14:textId="2E0C68DB" w:rsidR="00F536BB" w:rsidRPr="00614D51" w:rsidDel="00E27DD8" w:rsidRDefault="00F536BB" w:rsidP="00381E4A">
            <w:pPr>
              <w:spacing w:after="0"/>
              <w:jc w:val="center"/>
              <w:rPr>
                <w:del w:id="2114" w:author="Della Faille Philippe" w:date="2019-08-09T13:27:00Z"/>
                <w:moveTo w:id="2115" w:author="Della Faille Philippe" w:date="2019-07-09T17:01:00Z"/>
                <w:rFonts w:ascii="Calibri" w:eastAsia="Times New Roman" w:hAnsi="Calibri" w:cs="Calibri"/>
                <w:color w:val="000000"/>
              </w:rPr>
            </w:pPr>
            <w:moveTo w:id="2116" w:author="Della Faille Philippe" w:date="2019-07-09T17:01:00Z">
              <w:del w:id="211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1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664FDB4" w14:textId="2D1F6430" w:rsidR="00F536BB" w:rsidRPr="00614D51" w:rsidDel="00E27DD8" w:rsidRDefault="00F536BB" w:rsidP="00381E4A">
            <w:pPr>
              <w:spacing w:after="0"/>
              <w:jc w:val="center"/>
              <w:rPr>
                <w:del w:id="2119" w:author="Della Faille Philippe" w:date="2019-08-09T13:27:00Z"/>
                <w:moveTo w:id="2120" w:author="Della Faille Philippe" w:date="2019-07-09T17:01:00Z"/>
                <w:rFonts w:ascii="Calibri" w:eastAsia="Times New Roman" w:hAnsi="Calibri" w:cs="Calibri"/>
                <w:color w:val="000000"/>
              </w:rPr>
            </w:pPr>
            <w:moveTo w:id="2121" w:author="Della Faille Philippe" w:date="2019-07-09T17:01:00Z">
              <w:del w:id="212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12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B65A42E" w14:textId="28535BFB" w:rsidR="00F536BB" w:rsidRPr="00614D51" w:rsidDel="00E27DD8" w:rsidRDefault="00F536BB" w:rsidP="00381E4A">
            <w:pPr>
              <w:spacing w:after="0"/>
              <w:jc w:val="center"/>
              <w:rPr>
                <w:del w:id="2124" w:author="Della Faille Philippe" w:date="2019-08-09T13:27:00Z"/>
                <w:moveTo w:id="2125" w:author="Della Faille Philippe" w:date="2019-07-09T17:01:00Z"/>
                <w:rFonts w:ascii="Calibri" w:eastAsia="Times New Roman" w:hAnsi="Calibri" w:cs="Calibri"/>
                <w:color w:val="000000"/>
              </w:rPr>
            </w:pPr>
            <w:moveTo w:id="2126" w:author="Della Faille Philippe" w:date="2019-07-09T17:01:00Z">
              <w:del w:id="2127" w:author="Della Faille Philippe" w:date="2019-08-09T12:08:00Z">
                <w:r w:rsidRPr="00614D51" w:rsidDel="00381E4A">
                  <w:rPr>
                    <w:rFonts w:ascii="Calibri" w:eastAsia="Times New Roman" w:hAnsi="Calibri" w:cs="Calibri"/>
                    <w:color w:val="000000"/>
                  </w:rPr>
                  <w:delText>34</w:delText>
                </w:r>
              </w:del>
            </w:moveTo>
          </w:p>
        </w:tc>
        <w:tc>
          <w:tcPr>
            <w:tcW w:w="1276" w:type="dxa"/>
            <w:tcBorders>
              <w:top w:val="nil"/>
              <w:left w:val="nil"/>
              <w:bottom w:val="nil"/>
              <w:right w:val="single" w:sz="4" w:space="0" w:color="auto"/>
            </w:tcBorders>
            <w:shd w:val="clear" w:color="000000" w:fill="A9D08E"/>
            <w:noWrap/>
            <w:vAlign w:val="bottom"/>
            <w:tcPrChange w:id="212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5583E9E" w14:textId="20FC7E28" w:rsidR="00F536BB" w:rsidRPr="00614D51" w:rsidDel="00E27DD8" w:rsidRDefault="00F536BB" w:rsidP="00381E4A">
            <w:pPr>
              <w:spacing w:after="0"/>
              <w:jc w:val="center"/>
              <w:rPr>
                <w:del w:id="2129" w:author="Della Faille Philippe" w:date="2019-08-09T13:27:00Z"/>
                <w:moveTo w:id="2130" w:author="Della Faille Philippe" w:date="2019-07-09T17:01:00Z"/>
                <w:rFonts w:ascii="Calibri" w:eastAsia="Times New Roman" w:hAnsi="Calibri" w:cs="Calibri"/>
                <w:color w:val="000000"/>
              </w:rPr>
            </w:pPr>
            <w:moveTo w:id="2131" w:author="Della Faille Philippe" w:date="2019-07-09T17:01:00Z">
              <w:del w:id="2132" w:author="Della Faille Philippe" w:date="2019-08-09T12:08:00Z">
                <w:r w:rsidRPr="00614D51" w:rsidDel="00381E4A">
                  <w:rPr>
                    <w:rFonts w:ascii="Calibri" w:eastAsia="Times New Roman" w:hAnsi="Calibri" w:cs="Calibri"/>
                    <w:color w:val="000000"/>
                  </w:rPr>
                  <w:delText>0x0022</w:delText>
                </w:r>
              </w:del>
            </w:moveTo>
          </w:p>
        </w:tc>
      </w:tr>
      <w:tr w:rsidR="00F536BB" w:rsidRPr="00614D51" w:rsidDel="00E27DD8" w14:paraId="24076A57" w14:textId="3A23FA1C" w:rsidTr="00381E4A">
        <w:trPr>
          <w:trHeight w:val="288"/>
          <w:del w:id="2133" w:author="Della Faille Philippe" w:date="2019-08-09T13:27:00Z"/>
          <w:trPrChange w:id="2134" w:author="Della Faille Philippe" w:date="2019-08-09T12:08:00Z">
            <w:trPr>
              <w:trHeight w:val="288"/>
            </w:trPr>
          </w:trPrChange>
        </w:trPr>
        <w:tc>
          <w:tcPr>
            <w:tcW w:w="960" w:type="dxa"/>
            <w:vMerge/>
            <w:tcBorders>
              <w:top w:val="nil"/>
              <w:left w:val="nil"/>
              <w:bottom w:val="nil"/>
              <w:right w:val="nil"/>
            </w:tcBorders>
            <w:vAlign w:val="center"/>
            <w:tcPrChange w:id="2135" w:author="Della Faille Philippe" w:date="2019-08-09T12:08:00Z">
              <w:tcPr>
                <w:tcW w:w="960" w:type="dxa"/>
                <w:vMerge/>
                <w:tcBorders>
                  <w:top w:val="nil"/>
                  <w:left w:val="nil"/>
                  <w:bottom w:val="nil"/>
                  <w:right w:val="nil"/>
                </w:tcBorders>
                <w:vAlign w:val="center"/>
              </w:tcPr>
            </w:tcPrChange>
          </w:tcPr>
          <w:p w14:paraId="40286FAA" w14:textId="0CA4C712" w:rsidR="00F536BB" w:rsidRPr="00614D51" w:rsidDel="00E27DD8" w:rsidRDefault="00F536BB" w:rsidP="00381E4A">
            <w:pPr>
              <w:spacing w:after="0"/>
              <w:jc w:val="left"/>
              <w:rPr>
                <w:del w:id="2136" w:author="Della Faille Philippe" w:date="2019-08-09T13:27:00Z"/>
                <w:moveTo w:id="21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1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A50AA6A" w14:textId="2875A46E" w:rsidR="00F536BB" w:rsidRPr="00614D51" w:rsidDel="00E27DD8" w:rsidRDefault="00F536BB" w:rsidP="00381E4A">
            <w:pPr>
              <w:spacing w:after="0"/>
              <w:jc w:val="left"/>
              <w:rPr>
                <w:del w:id="2139" w:author="Della Faille Philippe" w:date="2019-08-09T13:27:00Z"/>
                <w:moveTo w:id="2140" w:author="Della Faille Philippe" w:date="2019-07-09T17:01:00Z"/>
                <w:rFonts w:ascii="Calibri" w:eastAsia="Times New Roman" w:hAnsi="Calibri" w:cs="Calibri"/>
                <w:color w:val="000000"/>
              </w:rPr>
            </w:pPr>
            <w:moveTo w:id="2141" w:author="Della Faille Philippe" w:date="2019-07-09T17:01:00Z">
              <w:del w:id="214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1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3A6A6A9" w14:textId="4431CDDA" w:rsidR="00F536BB" w:rsidRPr="00614D51" w:rsidDel="00E27DD8" w:rsidRDefault="00F536BB" w:rsidP="00381E4A">
            <w:pPr>
              <w:spacing w:after="0"/>
              <w:jc w:val="center"/>
              <w:rPr>
                <w:del w:id="2144" w:author="Della Faille Philippe" w:date="2019-08-09T13:27:00Z"/>
                <w:moveTo w:id="2145" w:author="Della Faille Philippe" w:date="2019-07-09T17:01:00Z"/>
                <w:rFonts w:ascii="Calibri" w:eastAsia="Times New Roman" w:hAnsi="Calibri" w:cs="Calibri"/>
                <w:color w:val="000000"/>
              </w:rPr>
            </w:pPr>
            <w:moveTo w:id="2146" w:author="Della Faille Philippe" w:date="2019-07-09T17:01:00Z">
              <w:del w:id="2147" w:author="Della Faille Philippe" w:date="2019-08-09T12:08:00Z">
                <w:r w:rsidRPr="00614D51" w:rsidDel="00381E4A">
                  <w:rPr>
                    <w:rFonts w:ascii="Calibri" w:eastAsia="Times New Roman" w:hAnsi="Calibri" w:cs="Calibri"/>
                    <w:color w:val="000000"/>
                  </w:rPr>
                  <w:delText>26</w:delText>
                </w:r>
              </w:del>
            </w:moveTo>
          </w:p>
        </w:tc>
        <w:tc>
          <w:tcPr>
            <w:tcW w:w="2680" w:type="dxa"/>
            <w:tcBorders>
              <w:top w:val="nil"/>
              <w:left w:val="nil"/>
              <w:bottom w:val="nil"/>
              <w:right w:val="nil"/>
            </w:tcBorders>
            <w:shd w:val="clear" w:color="000000" w:fill="A9D08E"/>
            <w:noWrap/>
            <w:vAlign w:val="bottom"/>
            <w:tcPrChange w:id="2148" w:author="Della Faille Philippe" w:date="2019-08-09T12:08:00Z">
              <w:tcPr>
                <w:tcW w:w="2680" w:type="dxa"/>
                <w:tcBorders>
                  <w:top w:val="nil"/>
                  <w:left w:val="nil"/>
                  <w:bottom w:val="nil"/>
                  <w:right w:val="nil"/>
                </w:tcBorders>
                <w:shd w:val="clear" w:color="000000" w:fill="A9D08E"/>
                <w:noWrap/>
                <w:vAlign w:val="bottom"/>
              </w:tcPr>
            </w:tcPrChange>
          </w:tcPr>
          <w:p w14:paraId="1B54686E" w14:textId="45B2FF62" w:rsidR="00F536BB" w:rsidRPr="00614D51" w:rsidDel="00E27DD8" w:rsidRDefault="00F536BB" w:rsidP="00381E4A">
            <w:pPr>
              <w:spacing w:after="0"/>
              <w:jc w:val="left"/>
              <w:rPr>
                <w:del w:id="2149" w:author="Della Faille Philippe" w:date="2019-08-09T13:27:00Z"/>
                <w:moveTo w:id="2150" w:author="Della Faille Philippe" w:date="2019-07-09T17:01:00Z"/>
                <w:rFonts w:ascii="Calibri" w:eastAsia="Times New Roman" w:hAnsi="Calibri" w:cs="Calibri"/>
                <w:color w:val="000000"/>
              </w:rPr>
            </w:pPr>
            <w:moveTo w:id="2151" w:author="Della Faille Philippe" w:date="2019-07-09T17:01:00Z">
              <w:del w:id="2152" w:author="Della Faille Philippe" w:date="2019-08-09T12:08:00Z">
                <w:r w:rsidRPr="00614D51" w:rsidDel="00381E4A">
                  <w:rPr>
                    <w:rFonts w:ascii="Calibri" w:eastAsia="Times New Roman" w:hAnsi="Calibri" w:cs="Calibri"/>
                    <w:color w:val="000000"/>
                  </w:rPr>
                  <w:delText>P rfl pallet 6</w:delText>
                </w:r>
              </w:del>
            </w:moveTo>
          </w:p>
        </w:tc>
        <w:tc>
          <w:tcPr>
            <w:tcW w:w="960" w:type="dxa"/>
            <w:tcBorders>
              <w:top w:val="nil"/>
              <w:left w:val="single" w:sz="4" w:space="0" w:color="auto"/>
              <w:bottom w:val="nil"/>
              <w:right w:val="single" w:sz="4" w:space="0" w:color="auto"/>
            </w:tcBorders>
            <w:shd w:val="clear" w:color="000000" w:fill="A9D08E"/>
            <w:noWrap/>
            <w:vAlign w:val="bottom"/>
            <w:tcPrChange w:id="215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036FEEF" w14:textId="7EFC2E9C" w:rsidR="00F536BB" w:rsidRPr="00614D51" w:rsidDel="00E27DD8" w:rsidRDefault="00F536BB" w:rsidP="00381E4A">
            <w:pPr>
              <w:spacing w:after="0"/>
              <w:jc w:val="center"/>
              <w:rPr>
                <w:del w:id="2154" w:author="Della Faille Philippe" w:date="2019-08-09T13:27:00Z"/>
                <w:moveTo w:id="2155" w:author="Della Faille Philippe" w:date="2019-07-09T17:01:00Z"/>
                <w:rFonts w:ascii="Calibri" w:eastAsia="Times New Roman" w:hAnsi="Calibri" w:cs="Calibri"/>
                <w:color w:val="000000"/>
              </w:rPr>
            </w:pPr>
            <w:moveTo w:id="2156" w:author="Della Faille Philippe" w:date="2019-07-09T17:01:00Z">
              <w:del w:id="215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15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28DEC86E" w14:textId="2B9518F9" w:rsidR="00F536BB" w:rsidRPr="00614D51" w:rsidDel="00E27DD8" w:rsidRDefault="00F536BB" w:rsidP="00381E4A">
            <w:pPr>
              <w:spacing w:after="0"/>
              <w:jc w:val="center"/>
              <w:rPr>
                <w:del w:id="2159" w:author="Della Faille Philippe" w:date="2019-08-09T13:27:00Z"/>
                <w:moveTo w:id="2160" w:author="Della Faille Philippe" w:date="2019-07-09T17:01:00Z"/>
                <w:rFonts w:ascii="Calibri" w:eastAsia="Times New Roman" w:hAnsi="Calibri" w:cs="Calibri"/>
                <w:color w:val="000000"/>
              </w:rPr>
            </w:pPr>
            <w:moveTo w:id="2161" w:author="Della Faille Philippe" w:date="2019-07-09T17:01:00Z">
              <w:del w:id="216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1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5BBE0E2" w14:textId="11EBDD81" w:rsidR="00F536BB" w:rsidRPr="00614D51" w:rsidDel="00E27DD8" w:rsidRDefault="00F536BB" w:rsidP="00381E4A">
            <w:pPr>
              <w:spacing w:after="0"/>
              <w:jc w:val="center"/>
              <w:rPr>
                <w:del w:id="2164" w:author="Della Faille Philippe" w:date="2019-08-09T13:27:00Z"/>
                <w:moveTo w:id="2165" w:author="Della Faille Philippe" w:date="2019-07-09T17:01:00Z"/>
                <w:rFonts w:ascii="Calibri" w:eastAsia="Times New Roman" w:hAnsi="Calibri" w:cs="Calibri"/>
                <w:color w:val="000000"/>
              </w:rPr>
            </w:pPr>
            <w:moveTo w:id="2166" w:author="Della Faille Philippe" w:date="2019-07-09T17:01:00Z">
              <w:del w:id="216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16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13AEE511" w14:textId="209D578F" w:rsidR="00F536BB" w:rsidRPr="00614D51" w:rsidDel="00E27DD8" w:rsidRDefault="00F536BB" w:rsidP="00381E4A">
            <w:pPr>
              <w:spacing w:after="0"/>
              <w:jc w:val="center"/>
              <w:rPr>
                <w:del w:id="2169" w:author="Della Faille Philippe" w:date="2019-08-09T13:27:00Z"/>
                <w:moveTo w:id="2170" w:author="Della Faille Philippe" w:date="2019-07-09T17:01:00Z"/>
                <w:rFonts w:ascii="Calibri" w:eastAsia="Times New Roman" w:hAnsi="Calibri" w:cs="Calibri"/>
                <w:color w:val="000000"/>
              </w:rPr>
            </w:pPr>
            <w:moveTo w:id="2171" w:author="Della Faille Philippe" w:date="2019-07-09T17:01:00Z">
              <w:del w:id="2172" w:author="Della Faille Philippe" w:date="2019-08-09T12:08:00Z">
                <w:r w:rsidRPr="00614D51" w:rsidDel="00381E4A">
                  <w:rPr>
                    <w:rFonts w:ascii="Calibri" w:eastAsia="Times New Roman" w:hAnsi="Calibri" w:cs="Calibri"/>
                    <w:color w:val="000000"/>
                  </w:rPr>
                  <w:delText>36</w:delText>
                </w:r>
              </w:del>
            </w:moveTo>
          </w:p>
        </w:tc>
        <w:tc>
          <w:tcPr>
            <w:tcW w:w="1276" w:type="dxa"/>
            <w:tcBorders>
              <w:top w:val="nil"/>
              <w:left w:val="nil"/>
              <w:bottom w:val="nil"/>
              <w:right w:val="single" w:sz="4" w:space="0" w:color="auto"/>
            </w:tcBorders>
            <w:shd w:val="clear" w:color="000000" w:fill="A9D08E"/>
            <w:noWrap/>
            <w:vAlign w:val="bottom"/>
            <w:tcPrChange w:id="217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7968209" w14:textId="4F34DD8B" w:rsidR="00F536BB" w:rsidRPr="00614D51" w:rsidDel="00E27DD8" w:rsidRDefault="00F536BB" w:rsidP="00381E4A">
            <w:pPr>
              <w:spacing w:after="0"/>
              <w:jc w:val="center"/>
              <w:rPr>
                <w:del w:id="2174" w:author="Della Faille Philippe" w:date="2019-08-09T13:27:00Z"/>
                <w:moveTo w:id="2175" w:author="Della Faille Philippe" w:date="2019-07-09T17:01:00Z"/>
                <w:rFonts w:ascii="Calibri" w:eastAsia="Times New Roman" w:hAnsi="Calibri" w:cs="Calibri"/>
                <w:color w:val="000000"/>
              </w:rPr>
            </w:pPr>
            <w:moveTo w:id="2176" w:author="Della Faille Philippe" w:date="2019-07-09T17:01:00Z">
              <w:del w:id="2177" w:author="Della Faille Philippe" w:date="2019-08-09T12:08:00Z">
                <w:r w:rsidRPr="00614D51" w:rsidDel="00381E4A">
                  <w:rPr>
                    <w:rFonts w:ascii="Calibri" w:eastAsia="Times New Roman" w:hAnsi="Calibri" w:cs="Calibri"/>
                    <w:color w:val="000000"/>
                  </w:rPr>
                  <w:delText>0x0024</w:delText>
                </w:r>
              </w:del>
            </w:moveTo>
          </w:p>
        </w:tc>
      </w:tr>
      <w:tr w:rsidR="00F536BB" w:rsidRPr="00614D51" w:rsidDel="00E27DD8" w14:paraId="40BB2BFC" w14:textId="58A65357" w:rsidTr="00381E4A">
        <w:trPr>
          <w:trHeight w:val="288"/>
          <w:del w:id="2178" w:author="Della Faille Philippe" w:date="2019-08-09T13:27:00Z"/>
          <w:trPrChange w:id="2179" w:author="Della Faille Philippe" w:date="2019-08-09T12:08:00Z">
            <w:trPr>
              <w:trHeight w:val="288"/>
            </w:trPr>
          </w:trPrChange>
        </w:trPr>
        <w:tc>
          <w:tcPr>
            <w:tcW w:w="960" w:type="dxa"/>
            <w:vMerge/>
            <w:tcBorders>
              <w:top w:val="nil"/>
              <w:left w:val="nil"/>
              <w:bottom w:val="nil"/>
              <w:right w:val="nil"/>
            </w:tcBorders>
            <w:vAlign w:val="center"/>
            <w:tcPrChange w:id="2180" w:author="Della Faille Philippe" w:date="2019-08-09T12:08:00Z">
              <w:tcPr>
                <w:tcW w:w="960" w:type="dxa"/>
                <w:vMerge/>
                <w:tcBorders>
                  <w:top w:val="nil"/>
                  <w:left w:val="nil"/>
                  <w:bottom w:val="nil"/>
                  <w:right w:val="nil"/>
                </w:tcBorders>
                <w:vAlign w:val="center"/>
              </w:tcPr>
            </w:tcPrChange>
          </w:tcPr>
          <w:p w14:paraId="4B8741A1" w14:textId="113ECB22" w:rsidR="00F536BB" w:rsidRPr="00614D51" w:rsidDel="00E27DD8" w:rsidRDefault="00F536BB" w:rsidP="00381E4A">
            <w:pPr>
              <w:spacing w:after="0"/>
              <w:jc w:val="left"/>
              <w:rPr>
                <w:del w:id="2181" w:author="Della Faille Philippe" w:date="2019-08-09T13:27:00Z"/>
                <w:moveTo w:id="21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1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EED95E8" w14:textId="31038B5A" w:rsidR="00F536BB" w:rsidRPr="00614D51" w:rsidDel="00E27DD8" w:rsidRDefault="00F536BB" w:rsidP="00381E4A">
            <w:pPr>
              <w:spacing w:after="0"/>
              <w:jc w:val="left"/>
              <w:rPr>
                <w:del w:id="2184" w:author="Della Faille Philippe" w:date="2019-08-09T13:27:00Z"/>
                <w:moveTo w:id="2185" w:author="Della Faille Philippe" w:date="2019-07-09T17:01:00Z"/>
                <w:rFonts w:ascii="Calibri" w:eastAsia="Times New Roman" w:hAnsi="Calibri" w:cs="Calibri"/>
                <w:color w:val="000000"/>
              </w:rPr>
            </w:pPr>
            <w:moveTo w:id="2186" w:author="Della Faille Philippe" w:date="2019-07-09T17:01:00Z">
              <w:del w:id="218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1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B9CA5A6" w14:textId="7005D7C8" w:rsidR="00F536BB" w:rsidRPr="00614D51" w:rsidDel="00E27DD8" w:rsidRDefault="00F536BB" w:rsidP="00381E4A">
            <w:pPr>
              <w:spacing w:after="0"/>
              <w:jc w:val="center"/>
              <w:rPr>
                <w:del w:id="2189" w:author="Della Faille Philippe" w:date="2019-08-09T13:27:00Z"/>
                <w:moveTo w:id="2190" w:author="Della Faille Philippe" w:date="2019-07-09T17:01:00Z"/>
                <w:rFonts w:ascii="Calibri" w:eastAsia="Times New Roman" w:hAnsi="Calibri" w:cs="Calibri"/>
                <w:color w:val="000000"/>
              </w:rPr>
            </w:pPr>
            <w:moveTo w:id="2191" w:author="Della Faille Philippe" w:date="2019-07-09T17:01:00Z">
              <w:del w:id="2192" w:author="Della Faille Philippe" w:date="2019-08-09T12:08:00Z">
                <w:r w:rsidRPr="00614D51" w:rsidDel="00381E4A">
                  <w:rPr>
                    <w:rFonts w:ascii="Calibri" w:eastAsia="Times New Roman" w:hAnsi="Calibri" w:cs="Calibri"/>
                    <w:color w:val="000000"/>
                  </w:rPr>
                  <w:delText>27</w:delText>
                </w:r>
              </w:del>
            </w:moveTo>
          </w:p>
        </w:tc>
        <w:tc>
          <w:tcPr>
            <w:tcW w:w="2680" w:type="dxa"/>
            <w:tcBorders>
              <w:top w:val="nil"/>
              <w:left w:val="nil"/>
              <w:bottom w:val="nil"/>
              <w:right w:val="nil"/>
            </w:tcBorders>
            <w:shd w:val="clear" w:color="000000" w:fill="A9D08E"/>
            <w:noWrap/>
            <w:vAlign w:val="bottom"/>
            <w:tcPrChange w:id="2193" w:author="Della Faille Philippe" w:date="2019-08-09T12:08:00Z">
              <w:tcPr>
                <w:tcW w:w="2680" w:type="dxa"/>
                <w:tcBorders>
                  <w:top w:val="nil"/>
                  <w:left w:val="nil"/>
                  <w:bottom w:val="nil"/>
                  <w:right w:val="nil"/>
                </w:tcBorders>
                <w:shd w:val="clear" w:color="000000" w:fill="A9D08E"/>
                <w:noWrap/>
                <w:vAlign w:val="bottom"/>
              </w:tcPr>
            </w:tcPrChange>
          </w:tcPr>
          <w:p w14:paraId="638B85E7" w14:textId="2B33F690" w:rsidR="00F536BB" w:rsidRPr="00614D51" w:rsidDel="00E27DD8" w:rsidRDefault="00F536BB" w:rsidP="00381E4A">
            <w:pPr>
              <w:spacing w:after="0"/>
              <w:jc w:val="left"/>
              <w:rPr>
                <w:del w:id="2194" w:author="Della Faille Philippe" w:date="2019-08-09T13:27:00Z"/>
                <w:moveTo w:id="2195" w:author="Della Faille Philippe" w:date="2019-07-09T17:01:00Z"/>
                <w:rFonts w:ascii="Calibri" w:eastAsia="Times New Roman" w:hAnsi="Calibri" w:cs="Calibri"/>
                <w:color w:val="000000"/>
              </w:rPr>
            </w:pPr>
            <w:moveTo w:id="2196" w:author="Della Faille Philippe" w:date="2019-07-09T17:01:00Z">
              <w:del w:id="2197" w:author="Della Faille Philippe" w:date="2019-08-09T12:08:00Z">
                <w:r w:rsidRPr="00614D51" w:rsidDel="00381E4A">
                  <w:rPr>
                    <w:rFonts w:ascii="Calibri" w:eastAsia="Times New Roman" w:hAnsi="Calibri" w:cs="Calibri"/>
                    <w:color w:val="000000"/>
                  </w:rPr>
                  <w:delText>P fwd combiner</w:delText>
                </w:r>
              </w:del>
            </w:moveTo>
          </w:p>
        </w:tc>
        <w:tc>
          <w:tcPr>
            <w:tcW w:w="960" w:type="dxa"/>
            <w:tcBorders>
              <w:top w:val="nil"/>
              <w:left w:val="single" w:sz="4" w:space="0" w:color="auto"/>
              <w:bottom w:val="nil"/>
              <w:right w:val="single" w:sz="4" w:space="0" w:color="auto"/>
            </w:tcBorders>
            <w:shd w:val="clear" w:color="000000" w:fill="A9D08E"/>
            <w:noWrap/>
            <w:vAlign w:val="bottom"/>
            <w:tcPrChange w:id="219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A9CDC63" w14:textId="0386C32A" w:rsidR="00F536BB" w:rsidRPr="00614D51" w:rsidDel="00E27DD8" w:rsidRDefault="00F536BB" w:rsidP="00381E4A">
            <w:pPr>
              <w:spacing w:after="0"/>
              <w:jc w:val="center"/>
              <w:rPr>
                <w:del w:id="2199" w:author="Della Faille Philippe" w:date="2019-08-09T13:27:00Z"/>
                <w:moveTo w:id="2200" w:author="Della Faille Philippe" w:date="2019-07-09T17:01:00Z"/>
                <w:rFonts w:ascii="Calibri" w:eastAsia="Times New Roman" w:hAnsi="Calibri" w:cs="Calibri"/>
                <w:color w:val="000000"/>
              </w:rPr>
            </w:pPr>
            <w:moveTo w:id="2201" w:author="Della Faille Philippe" w:date="2019-07-09T17:01:00Z">
              <w:del w:id="220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20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EBFAA43" w14:textId="63F9D55B" w:rsidR="00F536BB" w:rsidRPr="00614D51" w:rsidDel="00E27DD8" w:rsidRDefault="00F536BB" w:rsidP="00381E4A">
            <w:pPr>
              <w:spacing w:after="0"/>
              <w:jc w:val="center"/>
              <w:rPr>
                <w:del w:id="2204" w:author="Della Faille Philippe" w:date="2019-08-09T13:27:00Z"/>
                <w:moveTo w:id="2205" w:author="Della Faille Philippe" w:date="2019-07-09T17:01:00Z"/>
                <w:rFonts w:ascii="Calibri" w:eastAsia="Times New Roman" w:hAnsi="Calibri" w:cs="Calibri"/>
                <w:color w:val="000000"/>
              </w:rPr>
            </w:pPr>
            <w:moveTo w:id="2206" w:author="Della Faille Philippe" w:date="2019-07-09T17:01:00Z">
              <w:del w:id="220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2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9F3C68C" w14:textId="027AFF9F" w:rsidR="00F536BB" w:rsidRPr="00614D51" w:rsidDel="00E27DD8" w:rsidRDefault="00F536BB" w:rsidP="00381E4A">
            <w:pPr>
              <w:spacing w:after="0"/>
              <w:jc w:val="center"/>
              <w:rPr>
                <w:del w:id="2209" w:author="Della Faille Philippe" w:date="2019-08-09T13:27:00Z"/>
                <w:moveTo w:id="2210" w:author="Della Faille Philippe" w:date="2019-07-09T17:01:00Z"/>
                <w:rFonts w:ascii="Calibri" w:eastAsia="Times New Roman" w:hAnsi="Calibri" w:cs="Calibri"/>
                <w:color w:val="000000"/>
              </w:rPr>
            </w:pPr>
            <w:moveTo w:id="2211" w:author="Della Faille Philippe" w:date="2019-07-09T17:01:00Z">
              <w:del w:id="221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21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814CC97" w14:textId="43AD1808" w:rsidR="00F536BB" w:rsidRPr="00614D51" w:rsidDel="00E27DD8" w:rsidRDefault="00F536BB" w:rsidP="00381E4A">
            <w:pPr>
              <w:spacing w:after="0"/>
              <w:jc w:val="center"/>
              <w:rPr>
                <w:del w:id="2214" w:author="Della Faille Philippe" w:date="2019-08-09T13:27:00Z"/>
                <w:moveTo w:id="2215" w:author="Della Faille Philippe" w:date="2019-07-09T17:01:00Z"/>
                <w:rFonts w:ascii="Calibri" w:eastAsia="Times New Roman" w:hAnsi="Calibri" w:cs="Calibri"/>
                <w:color w:val="000000"/>
              </w:rPr>
            </w:pPr>
            <w:moveTo w:id="2216" w:author="Della Faille Philippe" w:date="2019-07-09T17:01:00Z">
              <w:del w:id="2217" w:author="Della Faille Philippe" w:date="2019-08-09T12:08:00Z">
                <w:r w:rsidRPr="00614D51" w:rsidDel="00381E4A">
                  <w:rPr>
                    <w:rFonts w:ascii="Calibri" w:eastAsia="Times New Roman" w:hAnsi="Calibri" w:cs="Calibri"/>
                    <w:color w:val="000000"/>
                  </w:rPr>
                  <w:delText>38</w:delText>
                </w:r>
              </w:del>
            </w:moveTo>
          </w:p>
        </w:tc>
        <w:tc>
          <w:tcPr>
            <w:tcW w:w="1276" w:type="dxa"/>
            <w:tcBorders>
              <w:top w:val="nil"/>
              <w:left w:val="nil"/>
              <w:bottom w:val="nil"/>
              <w:right w:val="single" w:sz="4" w:space="0" w:color="auto"/>
            </w:tcBorders>
            <w:shd w:val="clear" w:color="000000" w:fill="A9D08E"/>
            <w:noWrap/>
            <w:vAlign w:val="bottom"/>
            <w:tcPrChange w:id="221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0F98DA1" w14:textId="627FB742" w:rsidR="00F536BB" w:rsidRPr="00614D51" w:rsidDel="00E27DD8" w:rsidRDefault="00F536BB" w:rsidP="00381E4A">
            <w:pPr>
              <w:spacing w:after="0"/>
              <w:jc w:val="center"/>
              <w:rPr>
                <w:del w:id="2219" w:author="Della Faille Philippe" w:date="2019-08-09T13:27:00Z"/>
                <w:moveTo w:id="2220" w:author="Della Faille Philippe" w:date="2019-07-09T17:01:00Z"/>
                <w:rFonts w:ascii="Calibri" w:eastAsia="Times New Roman" w:hAnsi="Calibri" w:cs="Calibri"/>
                <w:color w:val="000000"/>
              </w:rPr>
            </w:pPr>
            <w:moveTo w:id="2221" w:author="Della Faille Philippe" w:date="2019-07-09T17:01:00Z">
              <w:del w:id="2222" w:author="Della Faille Philippe" w:date="2019-08-09T12:08:00Z">
                <w:r w:rsidRPr="00614D51" w:rsidDel="00381E4A">
                  <w:rPr>
                    <w:rFonts w:ascii="Calibri" w:eastAsia="Times New Roman" w:hAnsi="Calibri" w:cs="Calibri"/>
                    <w:color w:val="000000"/>
                  </w:rPr>
                  <w:delText>0x0026</w:delText>
                </w:r>
              </w:del>
            </w:moveTo>
          </w:p>
        </w:tc>
      </w:tr>
      <w:tr w:rsidR="00F536BB" w:rsidRPr="00614D51" w:rsidDel="00E27DD8" w14:paraId="1F5C01B1" w14:textId="23E7BCBC" w:rsidTr="00381E4A">
        <w:trPr>
          <w:trHeight w:val="288"/>
          <w:del w:id="2223" w:author="Della Faille Philippe" w:date="2019-08-09T13:27:00Z"/>
          <w:trPrChange w:id="2224" w:author="Della Faille Philippe" w:date="2019-08-09T12:08:00Z">
            <w:trPr>
              <w:trHeight w:val="288"/>
            </w:trPr>
          </w:trPrChange>
        </w:trPr>
        <w:tc>
          <w:tcPr>
            <w:tcW w:w="960" w:type="dxa"/>
            <w:vMerge/>
            <w:tcBorders>
              <w:top w:val="nil"/>
              <w:left w:val="nil"/>
              <w:bottom w:val="nil"/>
              <w:right w:val="nil"/>
            </w:tcBorders>
            <w:vAlign w:val="center"/>
            <w:tcPrChange w:id="2225" w:author="Della Faille Philippe" w:date="2019-08-09T12:08:00Z">
              <w:tcPr>
                <w:tcW w:w="960" w:type="dxa"/>
                <w:vMerge/>
                <w:tcBorders>
                  <w:top w:val="nil"/>
                  <w:left w:val="nil"/>
                  <w:bottom w:val="nil"/>
                  <w:right w:val="nil"/>
                </w:tcBorders>
                <w:vAlign w:val="center"/>
              </w:tcPr>
            </w:tcPrChange>
          </w:tcPr>
          <w:p w14:paraId="67933BDC" w14:textId="7FD80DD0" w:rsidR="00F536BB" w:rsidRPr="00614D51" w:rsidDel="00E27DD8" w:rsidRDefault="00F536BB" w:rsidP="00381E4A">
            <w:pPr>
              <w:spacing w:after="0"/>
              <w:jc w:val="left"/>
              <w:rPr>
                <w:del w:id="2226" w:author="Della Faille Philippe" w:date="2019-08-09T13:27:00Z"/>
                <w:moveTo w:id="22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2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66C548B" w14:textId="1E96E345" w:rsidR="00F536BB" w:rsidRPr="00614D51" w:rsidDel="00E27DD8" w:rsidRDefault="00F536BB" w:rsidP="00381E4A">
            <w:pPr>
              <w:spacing w:after="0"/>
              <w:jc w:val="left"/>
              <w:rPr>
                <w:del w:id="2229" w:author="Della Faille Philippe" w:date="2019-08-09T13:27:00Z"/>
                <w:moveTo w:id="2230" w:author="Della Faille Philippe" w:date="2019-07-09T17:01:00Z"/>
                <w:rFonts w:ascii="Calibri" w:eastAsia="Times New Roman" w:hAnsi="Calibri" w:cs="Calibri"/>
                <w:color w:val="000000"/>
              </w:rPr>
            </w:pPr>
            <w:moveTo w:id="2231" w:author="Della Faille Philippe" w:date="2019-07-09T17:01:00Z">
              <w:del w:id="223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2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4F4285E" w14:textId="1D99878A" w:rsidR="00F536BB" w:rsidRPr="00614D51" w:rsidDel="00E27DD8" w:rsidRDefault="00F536BB" w:rsidP="00381E4A">
            <w:pPr>
              <w:spacing w:after="0"/>
              <w:jc w:val="center"/>
              <w:rPr>
                <w:del w:id="2234" w:author="Della Faille Philippe" w:date="2019-08-09T13:27:00Z"/>
                <w:moveTo w:id="2235" w:author="Della Faille Philippe" w:date="2019-07-09T17:01:00Z"/>
                <w:rFonts w:ascii="Calibri" w:eastAsia="Times New Roman" w:hAnsi="Calibri" w:cs="Calibri"/>
                <w:color w:val="000000"/>
              </w:rPr>
            </w:pPr>
            <w:moveTo w:id="2236" w:author="Della Faille Philippe" w:date="2019-07-09T17:01:00Z">
              <w:del w:id="2237" w:author="Della Faille Philippe" w:date="2019-08-09T12:08:00Z">
                <w:r w:rsidRPr="00614D51" w:rsidDel="00381E4A">
                  <w:rPr>
                    <w:rFonts w:ascii="Calibri" w:eastAsia="Times New Roman" w:hAnsi="Calibri" w:cs="Calibri"/>
                    <w:color w:val="000000"/>
                  </w:rPr>
                  <w:delText>28</w:delText>
                </w:r>
              </w:del>
            </w:moveTo>
          </w:p>
        </w:tc>
        <w:tc>
          <w:tcPr>
            <w:tcW w:w="2680" w:type="dxa"/>
            <w:tcBorders>
              <w:top w:val="nil"/>
              <w:left w:val="nil"/>
              <w:bottom w:val="nil"/>
              <w:right w:val="nil"/>
            </w:tcBorders>
            <w:shd w:val="clear" w:color="000000" w:fill="A9D08E"/>
            <w:noWrap/>
            <w:vAlign w:val="bottom"/>
            <w:tcPrChange w:id="2238" w:author="Della Faille Philippe" w:date="2019-08-09T12:08:00Z">
              <w:tcPr>
                <w:tcW w:w="2680" w:type="dxa"/>
                <w:tcBorders>
                  <w:top w:val="nil"/>
                  <w:left w:val="nil"/>
                  <w:bottom w:val="nil"/>
                  <w:right w:val="nil"/>
                </w:tcBorders>
                <w:shd w:val="clear" w:color="000000" w:fill="A9D08E"/>
                <w:noWrap/>
                <w:vAlign w:val="bottom"/>
              </w:tcPr>
            </w:tcPrChange>
          </w:tcPr>
          <w:p w14:paraId="35BD901E" w14:textId="25F178D3" w:rsidR="00F536BB" w:rsidRPr="00614D51" w:rsidDel="00E27DD8" w:rsidRDefault="00F536BB" w:rsidP="00381E4A">
            <w:pPr>
              <w:spacing w:after="0"/>
              <w:jc w:val="left"/>
              <w:rPr>
                <w:del w:id="2239" w:author="Della Faille Philippe" w:date="2019-08-09T13:27:00Z"/>
                <w:moveTo w:id="2240" w:author="Della Faille Philippe" w:date="2019-07-09T17:01:00Z"/>
                <w:rFonts w:ascii="Calibri" w:eastAsia="Times New Roman" w:hAnsi="Calibri" w:cs="Calibri"/>
                <w:color w:val="000000"/>
              </w:rPr>
            </w:pPr>
            <w:moveTo w:id="2241" w:author="Della Faille Philippe" w:date="2019-07-09T17:01:00Z">
              <w:del w:id="2242" w:author="Della Faille Philippe" w:date="2019-08-09T12:08:00Z">
                <w:r w:rsidRPr="00614D51" w:rsidDel="00381E4A">
                  <w:rPr>
                    <w:rFonts w:ascii="Calibri" w:eastAsia="Times New Roman" w:hAnsi="Calibri" w:cs="Calibri"/>
                    <w:color w:val="000000"/>
                  </w:rPr>
                  <w:delText>P rfl combiner</w:delText>
                </w:r>
              </w:del>
            </w:moveTo>
          </w:p>
        </w:tc>
        <w:tc>
          <w:tcPr>
            <w:tcW w:w="960" w:type="dxa"/>
            <w:tcBorders>
              <w:top w:val="nil"/>
              <w:left w:val="single" w:sz="4" w:space="0" w:color="auto"/>
              <w:bottom w:val="nil"/>
              <w:right w:val="single" w:sz="4" w:space="0" w:color="auto"/>
            </w:tcBorders>
            <w:shd w:val="clear" w:color="000000" w:fill="A9D08E"/>
            <w:noWrap/>
            <w:vAlign w:val="bottom"/>
            <w:tcPrChange w:id="224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444E8CF0" w14:textId="3BB4F944" w:rsidR="00F536BB" w:rsidRPr="00614D51" w:rsidDel="00E27DD8" w:rsidRDefault="00F536BB" w:rsidP="00381E4A">
            <w:pPr>
              <w:spacing w:after="0"/>
              <w:jc w:val="center"/>
              <w:rPr>
                <w:del w:id="2244" w:author="Della Faille Philippe" w:date="2019-08-09T13:27:00Z"/>
                <w:moveTo w:id="2245" w:author="Della Faille Philippe" w:date="2019-07-09T17:01:00Z"/>
                <w:rFonts w:ascii="Calibri" w:eastAsia="Times New Roman" w:hAnsi="Calibri" w:cs="Calibri"/>
                <w:color w:val="000000"/>
              </w:rPr>
            </w:pPr>
            <w:moveTo w:id="2246" w:author="Della Faille Philippe" w:date="2019-07-09T17:01:00Z">
              <w:del w:id="224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24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481BC51" w14:textId="28CB6B8A" w:rsidR="00F536BB" w:rsidRPr="00614D51" w:rsidDel="00E27DD8" w:rsidRDefault="00F536BB" w:rsidP="00381E4A">
            <w:pPr>
              <w:spacing w:after="0"/>
              <w:jc w:val="center"/>
              <w:rPr>
                <w:del w:id="2249" w:author="Della Faille Philippe" w:date="2019-08-09T13:27:00Z"/>
                <w:moveTo w:id="2250" w:author="Della Faille Philippe" w:date="2019-07-09T17:01:00Z"/>
                <w:rFonts w:ascii="Calibri" w:eastAsia="Times New Roman" w:hAnsi="Calibri" w:cs="Calibri"/>
                <w:color w:val="000000"/>
              </w:rPr>
            </w:pPr>
            <w:moveTo w:id="2251" w:author="Della Faille Philippe" w:date="2019-07-09T17:01:00Z">
              <w:del w:id="225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2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0221CD5" w14:textId="1EE94BB3" w:rsidR="00F536BB" w:rsidRPr="00614D51" w:rsidDel="00E27DD8" w:rsidRDefault="00F536BB" w:rsidP="00381E4A">
            <w:pPr>
              <w:spacing w:after="0"/>
              <w:jc w:val="center"/>
              <w:rPr>
                <w:del w:id="2254" w:author="Della Faille Philippe" w:date="2019-08-09T13:27:00Z"/>
                <w:moveTo w:id="2255" w:author="Della Faille Philippe" w:date="2019-07-09T17:01:00Z"/>
                <w:rFonts w:ascii="Calibri" w:eastAsia="Times New Roman" w:hAnsi="Calibri" w:cs="Calibri"/>
                <w:color w:val="000000"/>
              </w:rPr>
            </w:pPr>
            <w:moveTo w:id="2256" w:author="Della Faille Philippe" w:date="2019-07-09T17:01:00Z">
              <w:del w:id="225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25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7B8F411" w14:textId="7709DF33" w:rsidR="00F536BB" w:rsidRPr="00614D51" w:rsidDel="00E27DD8" w:rsidRDefault="00F536BB" w:rsidP="00381E4A">
            <w:pPr>
              <w:spacing w:after="0"/>
              <w:jc w:val="center"/>
              <w:rPr>
                <w:del w:id="2259" w:author="Della Faille Philippe" w:date="2019-08-09T13:27:00Z"/>
                <w:moveTo w:id="2260" w:author="Della Faille Philippe" w:date="2019-07-09T17:01:00Z"/>
                <w:rFonts w:ascii="Calibri" w:eastAsia="Times New Roman" w:hAnsi="Calibri" w:cs="Calibri"/>
                <w:color w:val="000000"/>
              </w:rPr>
            </w:pPr>
            <w:moveTo w:id="2261" w:author="Della Faille Philippe" w:date="2019-07-09T17:01:00Z">
              <w:del w:id="2262" w:author="Della Faille Philippe" w:date="2019-08-09T12:08:00Z">
                <w:r w:rsidRPr="00614D51" w:rsidDel="00381E4A">
                  <w:rPr>
                    <w:rFonts w:ascii="Calibri" w:eastAsia="Times New Roman" w:hAnsi="Calibri" w:cs="Calibri"/>
                    <w:color w:val="000000"/>
                  </w:rPr>
                  <w:delText>40</w:delText>
                </w:r>
              </w:del>
            </w:moveTo>
          </w:p>
        </w:tc>
        <w:tc>
          <w:tcPr>
            <w:tcW w:w="1276" w:type="dxa"/>
            <w:tcBorders>
              <w:top w:val="nil"/>
              <w:left w:val="nil"/>
              <w:bottom w:val="nil"/>
              <w:right w:val="single" w:sz="4" w:space="0" w:color="auto"/>
            </w:tcBorders>
            <w:shd w:val="clear" w:color="000000" w:fill="A9D08E"/>
            <w:noWrap/>
            <w:vAlign w:val="bottom"/>
            <w:tcPrChange w:id="226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1D77FE1B" w14:textId="50C4AB2D" w:rsidR="00F536BB" w:rsidRPr="00614D51" w:rsidDel="00E27DD8" w:rsidRDefault="00F536BB" w:rsidP="00381E4A">
            <w:pPr>
              <w:spacing w:after="0"/>
              <w:jc w:val="center"/>
              <w:rPr>
                <w:del w:id="2264" w:author="Della Faille Philippe" w:date="2019-08-09T13:27:00Z"/>
                <w:moveTo w:id="2265" w:author="Della Faille Philippe" w:date="2019-07-09T17:01:00Z"/>
                <w:rFonts w:ascii="Calibri" w:eastAsia="Times New Roman" w:hAnsi="Calibri" w:cs="Calibri"/>
                <w:color w:val="000000"/>
              </w:rPr>
            </w:pPr>
            <w:moveTo w:id="2266" w:author="Della Faille Philippe" w:date="2019-07-09T17:01:00Z">
              <w:del w:id="2267" w:author="Della Faille Philippe" w:date="2019-08-09T12:08:00Z">
                <w:r w:rsidRPr="00614D51" w:rsidDel="00381E4A">
                  <w:rPr>
                    <w:rFonts w:ascii="Calibri" w:eastAsia="Times New Roman" w:hAnsi="Calibri" w:cs="Calibri"/>
                    <w:color w:val="000000"/>
                  </w:rPr>
                  <w:delText>0x0028</w:delText>
                </w:r>
              </w:del>
            </w:moveTo>
          </w:p>
        </w:tc>
      </w:tr>
      <w:tr w:rsidR="00F536BB" w:rsidRPr="00614D51" w:rsidDel="00E27DD8" w14:paraId="53836A64" w14:textId="4F748BC2" w:rsidTr="00381E4A">
        <w:trPr>
          <w:trHeight w:val="288"/>
          <w:del w:id="2268" w:author="Della Faille Philippe" w:date="2019-08-09T13:27:00Z"/>
          <w:trPrChange w:id="2269" w:author="Della Faille Philippe" w:date="2019-08-09T12:08:00Z">
            <w:trPr>
              <w:trHeight w:val="288"/>
            </w:trPr>
          </w:trPrChange>
        </w:trPr>
        <w:tc>
          <w:tcPr>
            <w:tcW w:w="960" w:type="dxa"/>
            <w:vMerge/>
            <w:tcBorders>
              <w:top w:val="nil"/>
              <w:left w:val="nil"/>
              <w:bottom w:val="nil"/>
              <w:right w:val="nil"/>
            </w:tcBorders>
            <w:vAlign w:val="center"/>
            <w:tcPrChange w:id="2270" w:author="Della Faille Philippe" w:date="2019-08-09T12:08:00Z">
              <w:tcPr>
                <w:tcW w:w="960" w:type="dxa"/>
                <w:vMerge/>
                <w:tcBorders>
                  <w:top w:val="nil"/>
                  <w:left w:val="nil"/>
                  <w:bottom w:val="nil"/>
                  <w:right w:val="nil"/>
                </w:tcBorders>
                <w:vAlign w:val="center"/>
              </w:tcPr>
            </w:tcPrChange>
          </w:tcPr>
          <w:p w14:paraId="27B99967" w14:textId="0C40348B" w:rsidR="00F536BB" w:rsidRPr="00614D51" w:rsidDel="00E27DD8" w:rsidRDefault="00F536BB" w:rsidP="00381E4A">
            <w:pPr>
              <w:spacing w:after="0"/>
              <w:jc w:val="left"/>
              <w:rPr>
                <w:del w:id="2271" w:author="Della Faille Philippe" w:date="2019-08-09T13:27:00Z"/>
                <w:moveTo w:id="22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2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63EBD71" w14:textId="162C6D79" w:rsidR="00F536BB" w:rsidRPr="00614D51" w:rsidDel="00E27DD8" w:rsidRDefault="00F536BB" w:rsidP="00381E4A">
            <w:pPr>
              <w:spacing w:after="0"/>
              <w:jc w:val="left"/>
              <w:rPr>
                <w:del w:id="2274" w:author="Della Faille Philippe" w:date="2019-08-09T13:27:00Z"/>
                <w:moveTo w:id="2275" w:author="Della Faille Philippe" w:date="2019-07-09T17:01:00Z"/>
                <w:rFonts w:ascii="Calibri" w:eastAsia="Times New Roman" w:hAnsi="Calibri" w:cs="Calibri"/>
                <w:color w:val="000000"/>
              </w:rPr>
            </w:pPr>
            <w:moveTo w:id="2276" w:author="Della Faille Philippe" w:date="2019-07-09T17:01:00Z">
              <w:del w:id="227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2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FF6544A" w14:textId="41707E8B" w:rsidR="00F536BB" w:rsidRPr="00614D51" w:rsidDel="00E27DD8" w:rsidRDefault="00F536BB" w:rsidP="00381E4A">
            <w:pPr>
              <w:spacing w:after="0"/>
              <w:jc w:val="center"/>
              <w:rPr>
                <w:del w:id="2279" w:author="Della Faille Philippe" w:date="2019-08-09T13:27:00Z"/>
                <w:moveTo w:id="2280" w:author="Della Faille Philippe" w:date="2019-07-09T17:01:00Z"/>
                <w:rFonts w:ascii="Calibri" w:eastAsia="Times New Roman" w:hAnsi="Calibri" w:cs="Calibri"/>
                <w:color w:val="000000"/>
              </w:rPr>
            </w:pPr>
            <w:moveTo w:id="2281" w:author="Della Faille Philippe" w:date="2019-07-09T17:01:00Z">
              <w:del w:id="2282" w:author="Della Faille Philippe" w:date="2019-08-09T12:08:00Z">
                <w:r w:rsidRPr="00614D51" w:rsidDel="00381E4A">
                  <w:rPr>
                    <w:rFonts w:ascii="Calibri" w:eastAsia="Times New Roman" w:hAnsi="Calibri" w:cs="Calibri"/>
                    <w:color w:val="000000"/>
                  </w:rPr>
                  <w:delText>29</w:delText>
                </w:r>
              </w:del>
            </w:moveTo>
          </w:p>
        </w:tc>
        <w:tc>
          <w:tcPr>
            <w:tcW w:w="2680" w:type="dxa"/>
            <w:tcBorders>
              <w:top w:val="nil"/>
              <w:left w:val="nil"/>
              <w:bottom w:val="nil"/>
              <w:right w:val="nil"/>
            </w:tcBorders>
            <w:shd w:val="clear" w:color="000000" w:fill="A9D08E"/>
            <w:noWrap/>
            <w:vAlign w:val="bottom"/>
            <w:tcPrChange w:id="2283" w:author="Della Faille Philippe" w:date="2019-08-09T12:08:00Z">
              <w:tcPr>
                <w:tcW w:w="2680" w:type="dxa"/>
                <w:tcBorders>
                  <w:top w:val="nil"/>
                  <w:left w:val="nil"/>
                  <w:bottom w:val="nil"/>
                  <w:right w:val="nil"/>
                </w:tcBorders>
                <w:shd w:val="clear" w:color="000000" w:fill="A9D08E"/>
                <w:noWrap/>
                <w:vAlign w:val="bottom"/>
              </w:tcPr>
            </w:tcPrChange>
          </w:tcPr>
          <w:p w14:paraId="280C9C96" w14:textId="13B36E32" w:rsidR="00F536BB" w:rsidRPr="00614D51" w:rsidDel="00E27DD8" w:rsidRDefault="00F536BB" w:rsidP="00381E4A">
            <w:pPr>
              <w:spacing w:after="0"/>
              <w:jc w:val="left"/>
              <w:rPr>
                <w:del w:id="2284" w:author="Della Faille Philippe" w:date="2019-08-09T13:27:00Z"/>
                <w:moveTo w:id="2285" w:author="Della Faille Philippe" w:date="2019-07-09T17:01:00Z"/>
                <w:rFonts w:ascii="Calibri" w:eastAsia="Times New Roman" w:hAnsi="Calibri" w:cs="Calibri"/>
                <w:color w:val="000000"/>
              </w:rPr>
            </w:pPr>
            <w:moveTo w:id="2286" w:author="Della Faille Philippe" w:date="2019-07-09T17:01:00Z">
              <w:del w:id="2287" w:author="Della Faille Philippe" w:date="2019-08-09T12:08:00Z">
                <w:r w:rsidRPr="00614D51" w:rsidDel="00381E4A">
                  <w:rPr>
                    <w:rFonts w:ascii="Calibri" w:eastAsia="Times New Roman" w:hAnsi="Calibri" w:cs="Calibri"/>
                    <w:color w:val="000000"/>
                  </w:rPr>
                  <w:delText>P fwd 6 kW load</w:delText>
                </w:r>
              </w:del>
            </w:moveTo>
          </w:p>
        </w:tc>
        <w:tc>
          <w:tcPr>
            <w:tcW w:w="960" w:type="dxa"/>
            <w:tcBorders>
              <w:top w:val="nil"/>
              <w:left w:val="single" w:sz="4" w:space="0" w:color="auto"/>
              <w:bottom w:val="nil"/>
              <w:right w:val="single" w:sz="4" w:space="0" w:color="auto"/>
            </w:tcBorders>
            <w:shd w:val="clear" w:color="000000" w:fill="A9D08E"/>
            <w:noWrap/>
            <w:vAlign w:val="bottom"/>
            <w:tcPrChange w:id="228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6DFEA28" w14:textId="65972384" w:rsidR="00F536BB" w:rsidRPr="00614D51" w:rsidDel="00E27DD8" w:rsidRDefault="00F536BB" w:rsidP="00381E4A">
            <w:pPr>
              <w:spacing w:after="0"/>
              <w:jc w:val="center"/>
              <w:rPr>
                <w:del w:id="2289" w:author="Della Faille Philippe" w:date="2019-08-09T13:27:00Z"/>
                <w:moveTo w:id="2290" w:author="Della Faille Philippe" w:date="2019-07-09T17:01:00Z"/>
                <w:rFonts w:ascii="Calibri" w:eastAsia="Times New Roman" w:hAnsi="Calibri" w:cs="Calibri"/>
                <w:color w:val="000000"/>
              </w:rPr>
            </w:pPr>
            <w:moveTo w:id="2291" w:author="Della Faille Philippe" w:date="2019-07-09T17:01:00Z">
              <w:del w:id="229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29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726B4D5" w14:textId="723A775C" w:rsidR="00F536BB" w:rsidRPr="00614D51" w:rsidDel="00E27DD8" w:rsidRDefault="00F536BB" w:rsidP="00381E4A">
            <w:pPr>
              <w:spacing w:after="0"/>
              <w:jc w:val="center"/>
              <w:rPr>
                <w:del w:id="2294" w:author="Della Faille Philippe" w:date="2019-08-09T13:27:00Z"/>
                <w:moveTo w:id="2295" w:author="Della Faille Philippe" w:date="2019-07-09T17:01:00Z"/>
                <w:rFonts w:ascii="Calibri" w:eastAsia="Times New Roman" w:hAnsi="Calibri" w:cs="Calibri"/>
                <w:color w:val="000000"/>
              </w:rPr>
            </w:pPr>
            <w:moveTo w:id="2296" w:author="Della Faille Philippe" w:date="2019-07-09T17:01:00Z">
              <w:del w:id="229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2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2F420FB" w14:textId="480200A7" w:rsidR="00F536BB" w:rsidRPr="00614D51" w:rsidDel="00E27DD8" w:rsidRDefault="00F536BB" w:rsidP="00381E4A">
            <w:pPr>
              <w:spacing w:after="0"/>
              <w:jc w:val="center"/>
              <w:rPr>
                <w:del w:id="2299" w:author="Della Faille Philippe" w:date="2019-08-09T13:27:00Z"/>
                <w:moveTo w:id="2300" w:author="Della Faille Philippe" w:date="2019-07-09T17:01:00Z"/>
                <w:rFonts w:ascii="Calibri" w:eastAsia="Times New Roman" w:hAnsi="Calibri" w:cs="Calibri"/>
                <w:color w:val="000000"/>
              </w:rPr>
            </w:pPr>
            <w:moveTo w:id="2301" w:author="Della Faille Philippe" w:date="2019-07-09T17:01:00Z">
              <w:del w:id="230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30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AA1E93D" w14:textId="0FDFE6CE" w:rsidR="00F536BB" w:rsidRPr="00614D51" w:rsidDel="00E27DD8" w:rsidRDefault="00F536BB" w:rsidP="00381E4A">
            <w:pPr>
              <w:spacing w:after="0"/>
              <w:jc w:val="center"/>
              <w:rPr>
                <w:del w:id="2304" w:author="Della Faille Philippe" w:date="2019-08-09T13:27:00Z"/>
                <w:moveTo w:id="2305" w:author="Della Faille Philippe" w:date="2019-07-09T17:01:00Z"/>
                <w:rFonts w:ascii="Calibri" w:eastAsia="Times New Roman" w:hAnsi="Calibri" w:cs="Calibri"/>
                <w:color w:val="000000"/>
              </w:rPr>
            </w:pPr>
            <w:moveTo w:id="2306" w:author="Della Faille Philippe" w:date="2019-07-09T17:01:00Z">
              <w:del w:id="2307" w:author="Della Faille Philippe" w:date="2019-08-09T12:08:00Z">
                <w:r w:rsidRPr="00614D51" w:rsidDel="00381E4A">
                  <w:rPr>
                    <w:rFonts w:ascii="Calibri" w:eastAsia="Times New Roman" w:hAnsi="Calibri" w:cs="Calibri"/>
                    <w:color w:val="000000"/>
                  </w:rPr>
                  <w:delText>42</w:delText>
                </w:r>
              </w:del>
            </w:moveTo>
          </w:p>
        </w:tc>
        <w:tc>
          <w:tcPr>
            <w:tcW w:w="1276" w:type="dxa"/>
            <w:tcBorders>
              <w:top w:val="nil"/>
              <w:left w:val="nil"/>
              <w:bottom w:val="nil"/>
              <w:right w:val="single" w:sz="4" w:space="0" w:color="auto"/>
            </w:tcBorders>
            <w:shd w:val="clear" w:color="000000" w:fill="A9D08E"/>
            <w:noWrap/>
            <w:vAlign w:val="bottom"/>
            <w:tcPrChange w:id="230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607DC1DF" w14:textId="1BA6220A" w:rsidR="00F536BB" w:rsidRPr="00614D51" w:rsidDel="00E27DD8" w:rsidRDefault="00F536BB" w:rsidP="00381E4A">
            <w:pPr>
              <w:spacing w:after="0"/>
              <w:jc w:val="center"/>
              <w:rPr>
                <w:del w:id="2309" w:author="Della Faille Philippe" w:date="2019-08-09T13:27:00Z"/>
                <w:moveTo w:id="2310" w:author="Della Faille Philippe" w:date="2019-07-09T17:01:00Z"/>
                <w:rFonts w:ascii="Calibri" w:eastAsia="Times New Roman" w:hAnsi="Calibri" w:cs="Calibri"/>
                <w:color w:val="000000"/>
              </w:rPr>
            </w:pPr>
            <w:moveTo w:id="2311" w:author="Della Faille Philippe" w:date="2019-07-09T17:01:00Z">
              <w:del w:id="2312" w:author="Della Faille Philippe" w:date="2019-08-09T12:08:00Z">
                <w:r w:rsidRPr="00614D51" w:rsidDel="00381E4A">
                  <w:rPr>
                    <w:rFonts w:ascii="Calibri" w:eastAsia="Times New Roman" w:hAnsi="Calibri" w:cs="Calibri"/>
                    <w:color w:val="000000"/>
                  </w:rPr>
                  <w:delText>0x002A</w:delText>
                </w:r>
              </w:del>
            </w:moveTo>
          </w:p>
        </w:tc>
      </w:tr>
      <w:tr w:rsidR="00F536BB" w:rsidRPr="00614D51" w:rsidDel="00E27DD8" w14:paraId="01D89A95" w14:textId="23B2CD7D" w:rsidTr="00381E4A">
        <w:trPr>
          <w:trHeight w:val="288"/>
          <w:del w:id="2313" w:author="Della Faille Philippe" w:date="2019-08-09T13:27:00Z"/>
          <w:trPrChange w:id="2314" w:author="Della Faille Philippe" w:date="2019-08-09T12:08:00Z">
            <w:trPr>
              <w:trHeight w:val="288"/>
            </w:trPr>
          </w:trPrChange>
        </w:trPr>
        <w:tc>
          <w:tcPr>
            <w:tcW w:w="960" w:type="dxa"/>
            <w:vMerge/>
            <w:tcBorders>
              <w:top w:val="nil"/>
              <w:left w:val="nil"/>
              <w:bottom w:val="nil"/>
              <w:right w:val="nil"/>
            </w:tcBorders>
            <w:vAlign w:val="center"/>
            <w:tcPrChange w:id="2315" w:author="Della Faille Philippe" w:date="2019-08-09T12:08:00Z">
              <w:tcPr>
                <w:tcW w:w="960" w:type="dxa"/>
                <w:vMerge/>
                <w:tcBorders>
                  <w:top w:val="nil"/>
                  <w:left w:val="nil"/>
                  <w:bottom w:val="nil"/>
                  <w:right w:val="nil"/>
                </w:tcBorders>
                <w:vAlign w:val="center"/>
              </w:tcPr>
            </w:tcPrChange>
          </w:tcPr>
          <w:p w14:paraId="73956B1F" w14:textId="45227F2C" w:rsidR="00F536BB" w:rsidRPr="00614D51" w:rsidDel="00E27DD8" w:rsidRDefault="00F536BB" w:rsidP="00381E4A">
            <w:pPr>
              <w:spacing w:after="0"/>
              <w:jc w:val="left"/>
              <w:rPr>
                <w:del w:id="2316" w:author="Della Faille Philippe" w:date="2019-08-09T13:27:00Z"/>
                <w:moveTo w:id="23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3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63B7A93" w14:textId="577591D3" w:rsidR="00F536BB" w:rsidRPr="00614D51" w:rsidDel="00E27DD8" w:rsidRDefault="00F536BB" w:rsidP="00381E4A">
            <w:pPr>
              <w:spacing w:after="0"/>
              <w:jc w:val="left"/>
              <w:rPr>
                <w:del w:id="2319" w:author="Della Faille Philippe" w:date="2019-08-09T13:27:00Z"/>
                <w:moveTo w:id="2320" w:author="Della Faille Philippe" w:date="2019-07-09T17:01:00Z"/>
                <w:rFonts w:ascii="Calibri" w:eastAsia="Times New Roman" w:hAnsi="Calibri" w:cs="Calibri"/>
                <w:color w:val="000000"/>
              </w:rPr>
            </w:pPr>
            <w:moveTo w:id="2321" w:author="Della Faille Philippe" w:date="2019-07-09T17:01:00Z">
              <w:del w:id="232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3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DA2C0C" w14:textId="5468397F" w:rsidR="00F536BB" w:rsidRPr="00614D51" w:rsidDel="00E27DD8" w:rsidRDefault="00F536BB" w:rsidP="00381E4A">
            <w:pPr>
              <w:spacing w:after="0"/>
              <w:jc w:val="center"/>
              <w:rPr>
                <w:del w:id="2324" w:author="Della Faille Philippe" w:date="2019-08-09T13:27:00Z"/>
                <w:moveTo w:id="2325" w:author="Della Faille Philippe" w:date="2019-07-09T17:01:00Z"/>
                <w:rFonts w:ascii="Calibri" w:eastAsia="Times New Roman" w:hAnsi="Calibri" w:cs="Calibri"/>
                <w:color w:val="000000"/>
              </w:rPr>
            </w:pPr>
            <w:moveTo w:id="2326" w:author="Della Faille Philippe" w:date="2019-07-09T17:01:00Z">
              <w:del w:id="2327" w:author="Della Faille Philippe" w:date="2019-08-09T12:08:00Z">
                <w:r w:rsidRPr="00614D51" w:rsidDel="00381E4A">
                  <w:rPr>
                    <w:rFonts w:ascii="Calibri" w:eastAsia="Times New Roman" w:hAnsi="Calibri" w:cs="Calibri"/>
                    <w:color w:val="000000"/>
                  </w:rPr>
                  <w:delText>30</w:delText>
                </w:r>
              </w:del>
            </w:moveTo>
          </w:p>
        </w:tc>
        <w:tc>
          <w:tcPr>
            <w:tcW w:w="2680" w:type="dxa"/>
            <w:tcBorders>
              <w:top w:val="nil"/>
              <w:left w:val="nil"/>
              <w:bottom w:val="nil"/>
              <w:right w:val="nil"/>
            </w:tcBorders>
            <w:shd w:val="clear" w:color="000000" w:fill="A9D08E"/>
            <w:noWrap/>
            <w:vAlign w:val="bottom"/>
            <w:tcPrChange w:id="2328" w:author="Della Faille Philippe" w:date="2019-08-09T12:08:00Z">
              <w:tcPr>
                <w:tcW w:w="2680" w:type="dxa"/>
                <w:tcBorders>
                  <w:top w:val="nil"/>
                  <w:left w:val="nil"/>
                  <w:bottom w:val="nil"/>
                  <w:right w:val="nil"/>
                </w:tcBorders>
                <w:shd w:val="clear" w:color="000000" w:fill="A9D08E"/>
                <w:noWrap/>
                <w:vAlign w:val="bottom"/>
              </w:tcPr>
            </w:tcPrChange>
          </w:tcPr>
          <w:p w14:paraId="36D8AF9D" w14:textId="3D72A1EA" w:rsidR="00F536BB" w:rsidRPr="00614D51" w:rsidDel="00E27DD8" w:rsidRDefault="00F536BB" w:rsidP="00381E4A">
            <w:pPr>
              <w:spacing w:after="0"/>
              <w:jc w:val="left"/>
              <w:rPr>
                <w:del w:id="2329" w:author="Della Faille Philippe" w:date="2019-08-09T13:27:00Z"/>
                <w:moveTo w:id="2330" w:author="Della Faille Philippe" w:date="2019-07-09T17:01:00Z"/>
                <w:rFonts w:ascii="Calibri" w:eastAsia="Times New Roman" w:hAnsi="Calibri" w:cs="Calibri"/>
                <w:color w:val="000000"/>
              </w:rPr>
            </w:pPr>
            <w:moveTo w:id="2331" w:author="Della Faille Philippe" w:date="2019-07-09T17:01:00Z">
              <w:del w:id="2332" w:author="Della Faille Philippe" w:date="2019-08-09T12:08:00Z">
                <w:r w:rsidRPr="00614D51" w:rsidDel="00381E4A">
                  <w:rPr>
                    <w:rFonts w:ascii="Calibri" w:eastAsia="Times New Roman" w:hAnsi="Calibri" w:cs="Calibri"/>
                    <w:color w:val="000000"/>
                  </w:rPr>
                  <w:delText>P rfl 6 kW load</w:delText>
                </w:r>
              </w:del>
            </w:moveTo>
          </w:p>
        </w:tc>
        <w:tc>
          <w:tcPr>
            <w:tcW w:w="960" w:type="dxa"/>
            <w:tcBorders>
              <w:top w:val="nil"/>
              <w:left w:val="single" w:sz="4" w:space="0" w:color="auto"/>
              <w:bottom w:val="nil"/>
              <w:right w:val="single" w:sz="4" w:space="0" w:color="auto"/>
            </w:tcBorders>
            <w:shd w:val="clear" w:color="000000" w:fill="A9D08E"/>
            <w:noWrap/>
            <w:vAlign w:val="bottom"/>
            <w:tcPrChange w:id="233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1D5D933" w14:textId="71BA739C" w:rsidR="00F536BB" w:rsidRPr="00614D51" w:rsidDel="00E27DD8" w:rsidRDefault="00F536BB" w:rsidP="00381E4A">
            <w:pPr>
              <w:spacing w:after="0"/>
              <w:jc w:val="center"/>
              <w:rPr>
                <w:del w:id="2334" w:author="Della Faille Philippe" w:date="2019-08-09T13:27:00Z"/>
                <w:moveTo w:id="2335" w:author="Della Faille Philippe" w:date="2019-07-09T17:01:00Z"/>
                <w:rFonts w:ascii="Calibri" w:eastAsia="Times New Roman" w:hAnsi="Calibri" w:cs="Calibri"/>
                <w:color w:val="000000"/>
              </w:rPr>
            </w:pPr>
            <w:moveTo w:id="2336" w:author="Della Faille Philippe" w:date="2019-07-09T17:01:00Z">
              <w:del w:id="233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233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3FA5816" w14:textId="18F20D34" w:rsidR="00F536BB" w:rsidRPr="00614D51" w:rsidDel="00E27DD8" w:rsidRDefault="00F536BB" w:rsidP="00381E4A">
            <w:pPr>
              <w:spacing w:after="0"/>
              <w:jc w:val="center"/>
              <w:rPr>
                <w:del w:id="2339" w:author="Della Faille Philippe" w:date="2019-08-09T13:27:00Z"/>
                <w:moveTo w:id="2340" w:author="Della Faille Philippe" w:date="2019-07-09T17:01:00Z"/>
                <w:rFonts w:ascii="Calibri" w:eastAsia="Times New Roman" w:hAnsi="Calibri" w:cs="Calibri"/>
                <w:color w:val="000000"/>
              </w:rPr>
            </w:pPr>
            <w:moveTo w:id="2341" w:author="Della Faille Philippe" w:date="2019-07-09T17:01:00Z">
              <w:del w:id="234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3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61226AC" w14:textId="18F13C2A" w:rsidR="00F536BB" w:rsidRPr="00614D51" w:rsidDel="00E27DD8" w:rsidRDefault="00F536BB" w:rsidP="00381E4A">
            <w:pPr>
              <w:spacing w:after="0"/>
              <w:jc w:val="center"/>
              <w:rPr>
                <w:del w:id="2344" w:author="Della Faille Philippe" w:date="2019-08-09T13:27:00Z"/>
                <w:moveTo w:id="2345" w:author="Della Faille Philippe" w:date="2019-07-09T17:01:00Z"/>
                <w:rFonts w:ascii="Calibri" w:eastAsia="Times New Roman" w:hAnsi="Calibri" w:cs="Calibri"/>
                <w:color w:val="000000"/>
              </w:rPr>
            </w:pPr>
            <w:moveTo w:id="2346" w:author="Della Faille Philippe" w:date="2019-07-09T17:01:00Z">
              <w:del w:id="234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34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16276DD" w14:textId="799DDA8A" w:rsidR="00F536BB" w:rsidRPr="00614D51" w:rsidDel="00E27DD8" w:rsidRDefault="00F536BB" w:rsidP="00381E4A">
            <w:pPr>
              <w:spacing w:after="0"/>
              <w:jc w:val="center"/>
              <w:rPr>
                <w:del w:id="2349" w:author="Della Faille Philippe" w:date="2019-08-09T13:27:00Z"/>
                <w:moveTo w:id="2350" w:author="Della Faille Philippe" w:date="2019-07-09T17:01:00Z"/>
                <w:rFonts w:ascii="Calibri" w:eastAsia="Times New Roman" w:hAnsi="Calibri" w:cs="Calibri"/>
                <w:color w:val="000000"/>
              </w:rPr>
            </w:pPr>
            <w:moveTo w:id="2351" w:author="Della Faille Philippe" w:date="2019-07-09T17:01:00Z">
              <w:del w:id="2352" w:author="Della Faille Philippe" w:date="2019-08-09T12:08:00Z">
                <w:r w:rsidRPr="00614D51" w:rsidDel="00381E4A">
                  <w:rPr>
                    <w:rFonts w:ascii="Calibri" w:eastAsia="Times New Roman" w:hAnsi="Calibri" w:cs="Calibri"/>
                    <w:color w:val="000000"/>
                  </w:rPr>
                  <w:delText>44</w:delText>
                </w:r>
              </w:del>
            </w:moveTo>
          </w:p>
        </w:tc>
        <w:tc>
          <w:tcPr>
            <w:tcW w:w="1276" w:type="dxa"/>
            <w:tcBorders>
              <w:top w:val="nil"/>
              <w:left w:val="nil"/>
              <w:bottom w:val="nil"/>
              <w:right w:val="single" w:sz="4" w:space="0" w:color="auto"/>
            </w:tcBorders>
            <w:shd w:val="clear" w:color="000000" w:fill="A9D08E"/>
            <w:noWrap/>
            <w:vAlign w:val="bottom"/>
            <w:tcPrChange w:id="235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1976E915" w14:textId="37D5E4AF" w:rsidR="00F536BB" w:rsidRPr="00614D51" w:rsidDel="00E27DD8" w:rsidRDefault="00F536BB" w:rsidP="00381E4A">
            <w:pPr>
              <w:spacing w:after="0"/>
              <w:jc w:val="center"/>
              <w:rPr>
                <w:del w:id="2354" w:author="Della Faille Philippe" w:date="2019-08-09T13:27:00Z"/>
                <w:moveTo w:id="2355" w:author="Della Faille Philippe" w:date="2019-07-09T17:01:00Z"/>
                <w:rFonts w:ascii="Calibri" w:eastAsia="Times New Roman" w:hAnsi="Calibri" w:cs="Calibri"/>
                <w:color w:val="000000"/>
              </w:rPr>
            </w:pPr>
            <w:moveTo w:id="2356" w:author="Della Faille Philippe" w:date="2019-07-09T17:01:00Z">
              <w:del w:id="2357" w:author="Della Faille Philippe" w:date="2019-08-09T12:08:00Z">
                <w:r w:rsidRPr="00614D51" w:rsidDel="00381E4A">
                  <w:rPr>
                    <w:rFonts w:ascii="Calibri" w:eastAsia="Times New Roman" w:hAnsi="Calibri" w:cs="Calibri"/>
                    <w:color w:val="000000"/>
                  </w:rPr>
                  <w:delText>0x002C</w:delText>
                </w:r>
              </w:del>
            </w:moveTo>
          </w:p>
        </w:tc>
      </w:tr>
      <w:tr w:rsidR="00F536BB" w:rsidRPr="00614D51" w:rsidDel="00E27DD8" w14:paraId="07859189" w14:textId="04378731" w:rsidTr="00381E4A">
        <w:trPr>
          <w:trHeight w:val="288"/>
          <w:del w:id="2358" w:author="Della Faille Philippe" w:date="2019-08-09T13:27:00Z"/>
          <w:trPrChange w:id="2359" w:author="Della Faille Philippe" w:date="2019-08-09T12:08:00Z">
            <w:trPr>
              <w:trHeight w:val="288"/>
            </w:trPr>
          </w:trPrChange>
        </w:trPr>
        <w:tc>
          <w:tcPr>
            <w:tcW w:w="960" w:type="dxa"/>
            <w:vMerge/>
            <w:tcBorders>
              <w:top w:val="nil"/>
              <w:left w:val="nil"/>
              <w:bottom w:val="nil"/>
              <w:right w:val="nil"/>
            </w:tcBorders>
            <w:vAlign w:val="center"/>
            <w:tcPrChange w:id="2360" w:author="Della Faille Philippe" w:date="2019-08-09T12:08:00Z">
              <w:tcPr>
                <w:tcW w:w="960" w:type="dxa"/>
                <w:vMerge/>
                <w:tcBorders>
                  <w:top w:val="nil"/>
                  <w:left w:val="nil"/>
                  <w:bottom w:val="nil"/>
                  <w:right w:val="nil"/>
                </w:tcBorders>
                <w:vAlign w:val="center"/>
              </w:tcPr>
            </w:tcPrChange>
          </w:tcPr>
          <w:p w14:paraId="6DAEF256" w14:textId="1D820BEE" w:rsidR="00F536BB" w:rsidRPr="00614D51" w:rsidDel="00E27DD8" w:rsidRDefault="00F536BB" w:rsidP="00381E4A">
            <w:pPr>
              <w:spacing w:after="0"/>
              <w:jc w:val="left"/>
              <w:rPr>
                <w:del w:id="2361" w:author="Della Faille Philippe" w:date="2019-08-09T13:27:00Z"/>
                <w:moveTo w:id="23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3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B93AD86" w14:textId="211062EF" w:rsidR="00F536BB" w:rsidRPr="00614D51" w:rsidDel="00E27DD8" w:rsidRDefault="00F536BB" w:rsidP="00381E4A">
            <w:pPr>
              <w:spacing w:after="0"/>
              <w:jc w:val="left"/>
              <w:rPr>
                <w:del w:id="2364" w:author="Della Faille Philippe" w:date="2019-08-09T13:27:00Z"/>
                <w:moveTo w:id="2365" w:author="Della Faille Philippe" w:date="2019-07-09T17:01:00Z"/>
                <w:rFonts w:ascii="Calibri" w:eastAsia="Times New Roman" w:hAnsi="Calibri" w:cs="Calibri"/>
                <w:color w:val="000000"/>
              </w:rPr>
            </w:pPr>
            <w:moveTo w:id="2366" w:author="Della Faille Philippe" w:date="2019-07-09T17:01:00Z">
              <w:del w:id="236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3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B74EE2F" w14:textId="0CB02A84" w:rsidR="00F536BB" w:rsidRPr="00614D51" w:rsidDel="00E27DD8" w:rsidRDefault="00F536BB" w:rsidP="00381E4A">
            <w:pPr>
              <w:spacing w:after="0"/>
              <w:jc w:val="center"/>
              <w:rPr>
                <w:del w:id="2369" w:author="Della Faille Philippe" w:date="2019-08-09T13:27:00Z"/>
                <w:moveTo w:id="2370" w:author="Della Faille Philippe" w:date="2019-07-09T17:01:00Z"/>
                <w:rFonts w:ascii="Calibri" w:eastAsia="Times New Roman" w:hAnsi="Calibri" w:cs="Calibri"/>
                <w:color w:val="000000"/>
              </w:rPr>
            </w:pPr>
            <w:moveTo w:id="2371" w:author="Della Faille Philippe" w:date="2019-07-09T17:01:00Z">
              <w:del w:id="2372" w:author="Della Faille Philippe" w:date="2019-08-09T12:08:00Z">
                <w:r w:rsidRPr="00614D51" w:rsidDel="00381E4A">
                  <w:rPr>
                    <w:rFonts w:ascii="Calibri" w:eastAsia="Times New Roman" w:hAnsi="Calibri" w:cs="Calibri"/>
                    <w:color w:val="000000"/>
                  </w:rPr>
                  <w:delText>31</w:delText>
                </w:r>
              </w:del>
            </w:moveTo>
          </w:p>
        </w:tc>
        <w:tc>
          <w:tcPr>
            <w:tcW w:w="2680" w:type="dxa"/>
            <w:tcBorders>
              <w:top w:val="nil"/>
              <w:left w:val="nil"/>
              <w:bottom w:val="nil"/>
              <w:right w:val="nil"/>
            </w:tcBorders>
            <w:shd w:val="clear" w:color="000000" w:fill="A9D08E"/>
            <w:noWrap/>
            <w:vAlign w:val="bottom"/>
            <w:tcPrChange w:id="2373" w:author="Della Faille Philippe" w:date="2019-08-09T12:08:00Z">
              <w:tcPr>
                <w:tcW w:w="2680" w:type="dxa"/>
                <w:tcBorders>
                  <w:top w:val="nil"/>
                  <w:left w:val="nil"/>
                  <w:bottom w:val="nil"/>
                  <w:right w:val="nil"/>
                </w:tcBorders>
                <w:shd w:val="clear" w:color="000000" w:fill="A9D08E"/>
                <w:noWrap/>
                <w:vAlign w:val="bottom"/>
              </w:tcPr>
            </w:tcPrChange>
          </w:tcPr>
          <w:p w14:paraId="6FE24854" w14:textId="5D5BCC90" w:rsidR="00F536BB" w:rsidRPr="00614D51" w:rsidDel="00E27DD8" w:rsidRDefault="00F536BB" w:rsidP="00381E4A">
            <w:pPr>
              <w:spacing w:after="0"/>
              <w:jc w:val="left"/>
              <w:rPr>
                <w:del w:id="2374" w:author="Della Faille Philippe" w:date="2019-08-09T13:27:00Z"/>
                <w:moveTo w:id="2375" w:author="Della Faille Philippe" w:date="2019-07-09T17:01:00Z"/>
                <w:rFonts w:ascii="Calibri" w:eastAsia="Times New Roman" w:hAnsi="Calibri" w:cs="Calibri"/>
                <w:color w:val="000000"/>
              </w:rPr>
            </w:pPr>
            <w:moveTo w:id="2376" w:author="Della Faille Philippe" w:date="2019-07-09T17:01:00Z">
              <w:del w:id="2377" w:author="Della Faille Philippe" w:date="2019-08-09T12:08:00Z">
                <w:r w:rsidRPr="00614D51" w:rsidDel="00381E4A">
                  <w:rPr>
                    <w:rFonts w:ascii="Calibri" w:eastAsia="Times New Roman" w:hAnsi="Calibri" w:cs="Calibri"/>
                    <w:color w:val="000000"/>
                  </w:rPr>
                  <w:delText>Current P1</w:delText>
                </w:r>
              </w:del>
            </w:moveTo>
          </w:p>
        </w:tc>
        <w:tc>
          <w:tcPr>
            <w:tcW w:w="960" w:type="dxa"/>
            <w:tcBorders>
              <w:top w:val="nil"/>
              <w:left w:val="single" w:sz="4" w:space="0" w:color="auto"/>
              <w:bottom w:val="nil"/>
              <w:right w:val="single" w:sz="4" w:space="0" w:color="auto"/>
            </w:tcBorders>
            <w:shd w:val="clear" w:color="000000" w:fill="A9D08E"/>
            <w:noWrap/>
            <w:vAlign w:val="bottom"/>
            <w:tcPrChange w:id="237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6FDB4C0" w14:textId="25C39C83" w:rsidR="00F536BB" w:rsidRPr="00614D51" w:rsidDel="00E27DD8" w:rsidRDefault="00F536BB" w:rsidP="00381E4A">
            <w:pPr>
              <w:spacing w:after="0"/>
              <w:jc w:val="center"/>
              <w:rPr>
                <w:del w:id="2379" w:author="Della Faille Philippe" w:date="2019-08-09T13:27:00Z"/>
                <w:moveTo w:id="2380" w:author="Della Faille Philippe" w:date="2019-07-09T17:01:00Z"/>
                <w:rFonts w:ascii="Calibri" w:eastAsia="Times New Roman" w:hAnsi="Calibri" w:cs="Calibri"/>
                <w:color w:val="000000"/>
              </w:rPr>
            </w:pPr>
            <w:moveTo w:id="2381" w:author="Della Faille Philippe" w:date="2019-07-09T17:01:00Z">
              <w:del w:id="2382"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38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E0C1BDD" w14:textId="5C580C27" w:rsidR="00F536BB" w:rsidRPr="00614D51" w:rsidDel="00E27DD8" w:rsidRDefault="00F536BB" w:rsidP="00381E4A">
            <w:pPr>
              <w:spacing w:after="0"/>
              <w:jc w:val="center"/>
              <w:rPr>
                <w:del w:id="2384" w:author="Della Faille Philippe" w:date="2019-08-09T13:27:00Z"/>
                <w:moveTo w:id="2385" w:author="Della Faille Philippe" w:date="2019-07-09T17:01:00Z"/>
                <w:rFonts w:ascii="Calibri" w:eastAsia="Times New Roman" w:hAnsi="Calibri" w:cs="Calibri"/>
                <w:color w:val="000000"/>
              </w:rPr>
            </w:pPr>
            <w:moveTo w:id="2386" w:author="Della Faille Philippe" w:date="2019-07-09T17:01:00Z">
              <w:del w:id="238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3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195DFA1" w14:textId="38D727B5" w:rsidR="00F536BB" w:rsidRPr="00614D51" w:rsidDel="00E27DD8" w:rsidRDefault="00F536BB" w:rsidP="00381E4A">
            <w:pPr>
              <w:spacing w:after="0"/>
              <w:jc w:val="center"/>
              <w:rPr>
                <w:del w:id="2389" w:author="Della Faille Philippe" w:date="2019-08-09T13:27:00Z"/>
                <w:moveTo w:id="2390" w:author="Della Faille Philippe" w:date="2019-07-09T17:01:00Z"/>
                <w:rFonts w:ascii="Calibri" w:eastAsia="Times New Roman" w:hAnsi="Calibri" w:cs="Calibri"/>
                <w:color w:val="000000"/>
              </w:rPr>
            </w:pPr>
            <w:moveTo w:id="2391" w:author="Della Faille Philippe" w:date="2019-07-09T17:01:00Z">
              <w:del w:id="239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39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DB0DE02" w14:textId="311B280A" w:rsidR="00F536BB" w:rsidRPr="00614D51" w:rsidDel="00E27DD8" w:rsidRDefault="00F536BB" w:rsidP="00381E4A">
            <w:pPr>
              <w:spacing w:after="0"/>
              <w:jc w:val="center"/>
              <w:rPr>
                <w:del w:id="2394" w:author="Della Faille Philippe" w:date="2019-08-09T13:27:00Z"/>
                <w:moveTo w:id="2395" w:author="Della Faille Philippe" w:date="2019-07-09T17:01:00Z"/>
                <w:rFonts w:ascii="Calibri" w:eastAsia="Times New Roman" w:hAnsi="Calibri" w:cs="Calibri"/>
                <w:color w:val="000000"/>
              </w:rPr>
            </w:pPr>
            <w:moveTo w:id="2396" w:author="Della Faille Philippe" w:date="2019-07-09T17:01:00Z">
              <w:del w:id="2397" w:author="Della Faille Philippe" w:date="2019-08-09T12:08:00Z">
                <w:r w:rsidRPr="00614D51" w:rsidDel="00381E4A">
                  <w:rPr>
                    <w:rFonts w:ascii="Calibri" w:eastAsia="Times New Roman" w:hAnsi="Calibri" w:cs="Calibri"/>
                    <w:color w:val="000000"/>
                  </w:rPr>
                  <w:delText>46</w:delText>
                </w:r>
              </w:del>
            </w:moveTo>
          </w:p>
        </w:tc>
        <w:tc>
          <w:tcPr>
            <w:tcW w:w="1276" w:type="dxa"/>
            <w:tcBorders>
              <w:top w:val="nil"/>
              <w:left w:val="nil"/>
              <w:bottom w:val="nil"/>
              <w:right w:val="single" w:sz="4" w:space="0" w:color="auto"/>
            </w:tcBorders>
            <w:shd w:val="clear" w:color="000000" w:fill="A9D08E"/>
            <w:noWrap/>
            <w:vAlign w:val="bottom"/>
            <w:tcPrChange w:id="239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541C73F" w14:textId="79DBE6F0" w:rsidR="00F536BB" w:rsidRPr="00614D51" w:rsidDel="00E27DD8" w:rsidRDefault="00F536BB" w:rsidP="00381E4A">
            <w:pPr>
              <w:spacing w:after="0"/>
              <w:jc w:val="center"/>
              <w:rPr>
                <w:del w:id="2399" w:author="Della Faille Philippe" w:date="2019-08-09T13:27:00Z"/>
                <w:moveTo w:id="2400" w:author="Della Faille Philippe" w:date="2019-07-09T17:01:00Z"/>
                <w:rFonts w:ascii="Calibri" w:eastAsia="Times New Roman" w:hAnsi="Calibri" w:cs="Calibri"/>
                <w:color w:val="000000"/>
              </w:rPr>
            </w:pPr>
            <w:moveTo w:id="2401" w:author="Della Faille Philippe" w:date="2019-07-09T17:01:00Z">
              <w:del w:id="2402" w:author="Della Faille Philippe" w:date="2019-08-09T12:08:00Z">
                <w:r w:rsidRPr="00614D51" w:rsidDel="00381E4A">
                  <w:rPr>
                    <w:rFonts w:ascii="Calibri" w:eastAsia="Times New Roman" w:hAnsi="Calibri" w:cs="Calibri"/>
                    <w:color w:val="000000"/>
                  </w:rPr>
                  <w:delText>0x002E</w:delText>
                </w:r>
              </w:del>
            </w:moveTo>
          </w:p>
        </w:tc>
      </w:tr>
      <w:tr w:rsidR="00F536BB" w:rsidRPr="00614D51" w:rsidDel="00E27DD8" w14:paraId="08C4A9A8" w14:textId="22B4A56A" w:rsidTr="00381E4A">
        <w:trPr>
          <w:trHeight w:val="288"/>
          <w:del w:id="2403" w:author="Della Faille Philippe" w:date="2019-08-09T13:27:00Z"/>
          <w:trPrChange w:id="2404" w:author="Della Faille Philippe" w:date="2019-08-09T12:08:00Z">
            <w:trPr>
              <w:trHeight w:val="288"/>
            </w:trPr>
          </w:trPrChange>
        </w:trPr>
        <w:tc>
          <w:tcPr>
            <w:tcW w:w="960" w:type="dxa"/>
            <w:vMerge/>
            <w:tcBorders>
              <w:top w:val="nil"/>
              <w:left w:val="nil"/>
              <w:bottom w:val="nil"/>
              <w:right w:val="nil"/>
            </w:tcBorders>
            <w:vAlign w:val="center"/>
            <w:tcPrChange w:id="2405" w:author="Della Faille Philippe" w:date="2019-08-09T12:08:00Z">
              <w:tcPr>
                <w:tcW w:w="960" w:type="dxa"/>
                <w:vMerge/>
                <w:tcBorders>
                  <w:top w:val="nil"/>
                  <w:left w:val="nil"/>
                  <w:bottom w:val="nil"/>
                  <w:right w:val="nil"/>
                </w:tcBorders>
                <w:vAlign w:val="center"/>
              </w:tcPr>
            </w:tcPrChange>
          </w:tcPr>
          <w:p w14:paraId="2A2CD97C" w14:textId="614A1BF8" w:rsidR="00F536BB" w:rsidRPr="00614D51" w:rsidDel="00E27DD8" w:rsidRDefault="00F536BB" w:rsidP="00381E4A">
            <w:pPr>
              <w:spacing w:after="0"/>
              <w:jc w:val="left"/>
              <w:rPr>
                <w:del w:id="2406" w:author="Della Faille Philippe" w:date="2019-08-09T13:27:00Z"/>
                <w:moveTo w:id="24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4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5A0440A" w14:textId="731FE9A2" w:rsidR="00F536BB" w:rsidRPr="00614D51" w:rsidDel="00E27DD8" w:rsidRDefault="00F536BB" w:rsidP="00381E4A">
            <w:pPr>
              <w:spacing w:after="0"/>
              <w:jc w:val="left"/>
              <w:rPr>
                <w:del w:id="2409" w:author="Della Faille Philippe" w:date="2019-08-09T13:27:00Z"/>
                <w:moveTo w:id="2410" w:author="Della Faille Philippe" w:date="2019-07-09T17:01:00Z"/>
                <w:rFonts w:ascii="Calibri" w:eastAsia="Times New Roman" w:hAnsi="Calibri" w:cs="Calibri"/>
                <w:color w:val="000000"/>
              </w:rPr>
            </w:pPr>
            <w:moveTo w:id="2411" w:author="Della Faille Philippe" w:date="2019-07-09T17:01:00Z">
              <w:del w:id="241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4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05EECE1" w14:textId="2A52E550" w:rsidR="00F536BB" w:rsidRPr="00614D51" w:rsidDel="00E27DD8" w:rsidRDefault="00F536BB" w:rsidP="00381E4A">
            <w:pPr>
              <w:spacing w:after="0"/>
              <w:jc w:val="center"/>
              <w:rPr>
                <w:del w:id="2414" w:author="Della Faille Philippe" w:date="2019-08-09T13:27:00Z"/>
                <w:moveTo w:id="2415" w:author="Della Faille Philippe" w:date="2019-07-09T17:01:00Z"/>
                <w:rFonts w:ascii="Calibri" w:eastAsia="Times New Roman" w:hAnsi="Calibri" w:cs="Calibri"/>
                <w:color w:val="000000"/>
              </w:rPr>
            </w:pPr>
            <w:moveTo w:id="2416" w:author="Della Faille Philippe" w:date="2019-07-09T17:01:00Z">
              <w:del w:id="2417" w:author="Della Faille Philippe" w:date="2019-08-09T12:08:00Z">
                <w:r w:rsidRPr="00614D51" w:rsidDel="00381E4A">
                  <w:rPr>
                    <w:rFonts w:ascii="Calibri" w:eastAsia="Times New Roman" w:hAnsi="Calibri" w:cs="Calibri"/>
                    <w:color w:val="000000"/>
                  </w:rPr>
                  <w:delText>32</w:delText>
                </w:r>
              </w:del>
            </w:moveTo>
          </w:p>
        </w:tc>
        <w:tc>
          <w:tcPr>
            <w:tcW w:w="2680" w:type="dxa"/>
            <w:tcBorders>
              <w:top w:val="nil"/>
              <w:left w:val="nil"/>
              <w:bottom w:val="nil"/>
              <w:right w:val="nil"/>
            </w:tcBorders>
            <w:shd w:val="clear" w:color="000000" w:fill="A9D08E"/>
            <w:noWrap/>
            <w:vAlign w:val="bottom"/>
            <w:tcPrChange w:id="2418" w:author="Della Faille Philippe" w:date="2019-08-09T12:08:00Z">
              <w:tcPr>
                <w:tcW w:w="2680" w:type="dxa"/>
                <w:tcBorders>
                  <w:top w:val="nil"/>
                  <w:left w:val="nil"/>
                  <w:bottom w:val="nil"/>
                  <w:right w:val="nil"/>
                </w:tcBorders>
                <w:shd w:val="clear" w:color="000000" w:fill="A9D08E"/>
                <w:noWrap/>
                <w:vAlign w:val="bottom"/>
              </w:tcPr>
            </w:tcPrChange>
          </w:tcPr>
          <w:p w14:paraId="14B244E3" w14:textId="4933F279" w:rsidR="00F536BB" w:rsidRPr="00614D51" w:rsidDel="00E27DD8" w:rsidRDefault="00F536BB" w:rsidP="00381E4A">
            <w:pPr>
              <w:spacing w:after="0"/>
              <w:jc w:val="left"/>
              <w:rPr>
                <w:del w:id="2419" w:author="Della Faille Philippe" w:date="2019-08-09T13:27:00Z"/>
                <w:moveTo w:id="2420" w:author="Della Faille Philippe" w:date="2019-07-09T17:01:00Z"/>
                <w:rFonts w:ascii="Calibri" w:eastAsia="Times New Roman" w:hAnsi="Calibri" w:cs="Calibri"/>
                <w:color w:val="000000"/>
              </w:rPr>
            </w:pPr>
            <w:moveTo w:id="2421" w:author="Della Faille Philippe" w:date="2019-07-09T17:01:00Z">
              <w:del w:id="2422" w:author="Della Faille Philippe" w:date="2019-08-09T12:08:00Z">
                <w:r w:rsidRPr="00614D51" w:rsidDel="00381E4A">
                  <w:rPr>
                    <w:rFonts w:ascii="Calibri" w:eastAsia="Times New Roman" w:hAnsi="Calibri" w:cs="Calibri"/>
                    <w:color w:val="000000"/>
                  </w:rPr>
                  <w:delText>Current P2</w:delText>
                </w:r>
              </w:del>
            </w:moveTo>
          </w:p>
        </w:tc>
        <w:tc>
          <w:tcPr>
            <w:tcW w:w="960" w:type="dxa"/>
            <w:tcBorders>
              <w:top w:val="nil"/>
              <w:left w:val="single" w:sz="4" w:space="0" w:color="auto"/>
              <w:bottom w:val="nil"/>
              <w:right w:val="single" w:sz="4" w:space="0" w:color="auto"/>
            </w:tcBorders>
            <w:shd w:val="clear" w:color="000000" w:fill="A9D08E"/>
            <w:noWrap/>
            <w:vAlign w:val="bottom"/>
            <w:tcPrChange w:id="242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6098771" w14:textId="68E9DF93" w:rsidR="00F536BB" w:rsidRPr="00614D51" w:rsidDel="00E27DD8" w:rsidRDefault="00F536BB" w:rsidP="00381E4A">
            <w:pPr>
              <w:spacing w:after="0"/>
              <w:jc w:val="center"/>
              <w:rPr>
                <w:del w:id="2424" w:author="Della Faille Philippe" w:date="2019-08-09T13:27:00Z"/>
                <w:moveTo w:id="2425" w:author="Della Faille Philippe" w:date="2019-07-09T17:01:00Z"/>
                <w:rFonts w:ascii="Calibri" w:eastAsia="Times New Roman" w:hAnsi="Calibri" w:cs="Calibri"/>
                <w:color w:val="000000"/>
              </w:rPr>
            </w:pPr>
            <w:moveTo w:id="2426" w:author="Della Faille Philippe" w:date="2019-07-09T17:01:00Z">
              <w:del w:id="2427"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42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69DBEC4" w14:textId="6F32FF83" w:rsidR="00F536BB" w:rsidRPr="00614D51" w:rsidDel="00E27DD8" w:rsidRDefault="00F536BB" w:rsidP="00381E4A">
            <w:pPr>
              <w:spacing w:after="0"/>
              <w:jc w:val="center"/>
              <w:rPr>
                <w:del w:id="2429" w:author="Della Faille Philippe" w:date="2019-08-09T13:27:00Z"/>
                <w:moveTo w:id="2430" w:author="Della Faille Philippe" w:date="2019-07-09T17:01:00Z"/>
                <w:rFonts w:ascii="Calibri" w:eastAsia="Times New Roman" w:hAnsi="Calibri" w:cs="Calibri"/>
                <w:color w:val="000000"/>
              </w:rPr>
            </w:pPr>
            <w:moveTo w:id="2431" w:author="Della Faille Philippe" w:date="2019-07-09T17:01:00Z">
              <w:del w:id="243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4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CAC07F8" w14:textId="12814120" w:rsidR="00F536BB" w:rsidRPr="00614D51" w:rsidDel="00E27DD8" w:rsidRDefault="00F536BB" w:rsidP="00381E4A">
            <w:pPr>
              <w:spacing w:after="0"/>
              <w:jc w:val="center"/>
              <w:rPr>
                <w:del w:id="2434" w:author="Della Faille Philippe" w:date="2019-08-09T13:27:00Z"/>
                <w:moveTo w:id="2435" w:author="Della Faille Philippe" w:date="2019-07-09T17:01:00Z"/>
                <w:rFonts w:ascii="Calibri" w:eastAsia="Times New Roman" w:hAnsi="Calibri" w:cs="Calibri"/>
                <w:color w:val="000000"/>
              </w:rPr>
            </w:pPr>
            <w:moveTo w:id="2436" w:author="Della Faille Philippe" w:date="2019-07-09T17:01:00Z">
              <w:del w:id="243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43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1EBA99BA" w14:textId="03AC17E9" w:rsidR="00F536BB" w:rsidRPr="00614D51" w:rsidDel="00E27DD8" w:rsidRDefault="00F536BB" w:rsidP="00381E4A">
            <w:pPr>
              <w:spacing w:after="0"/>
              <w:jc w:val="center"/>
              <w:rPr>
                <w:del w:id="2439" w:author="Della Faille Philippe" w:date="2019-08-09T13:27:00Z"/>
                <w:moveTo w:id="2440" w:author="Della Faille Philippe" w:date="2019-07-09T17:01:00Z"/>
                <w:rFonts w:ascii="Calibri" w:eastAsia="Times New Roman" w:hAnsi="Calibri" w:cs="Calibri"/>
                <w:color w:val="000000"/>
              </w:rPr>
            </w:pPr>
            <w:moveTo w:id="2441" w:author="Della Faille Philippe" w:date="2019-07-09T17:01:00Z">
              <w:del w:id="2442" w:author="Della Faille Philippe" w:date="2019-08-09T12:08:00Z">
                <w:r w:rsidRPr="00614D51" w:rsidDel="00381E4A">
                  <w:rPr>
                    <w:rFonts w:ascii="Calibri" w:eastAsia="Times New Roman" w:hAnsi="Calibri" w:cs="Calibri"/>
                    <w:color w:val="000000"/>
                  </w:rPr>
                  <w:delText>48</w:delText>
                </w:r>
              </w:del>
            </w:moveTo>
          </w:p>
        </w:tc>
        <w:tc>
          <w:tcPr>
            <w:tcW w:w="1276" w:type="dxa"/>
            <w:tcBorders>
              <w:top w:val="nil"/>
              <w:left w:val="nil"/>
              <w:bottom w:val="nil"/>
              <w:right w:val="single" w:sz="4" w:space="0" w:color="auto"/>
            </w:tcBorders>
            <w:shd w:val="clear" w:color="000000" w:fill="A9D08E"/>
            <w:noWrap/>
            <w:vAlign w:val="bottom"/>
            <w:tcPrChange w:id="244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7A825F2" w14:textId="7C1DEA5B" w:rsidR="00F536BB" w:rsidRPr="00614D51" w:rsidDel="00E27DD8" w:rsidRDefault="00F536BB" w:rsidP="00381E4A">
            <w:pPr>
              <w:spacing w:after="0"/>
              <w:jc w:val="center"/>
              <w:rPr>
                <w:del w:id="2444" w:author="Della Faille Philippe" w:date="2019-08-09T13:27:00Z"/>
                <w:moveTo w:id="2445" w:author="Della Faille Philippe" w:date="2019-07-09T17:01:00Z"/>
                <w:rFonts w:ascii="Calibri" w:eastAsia="Times New Roman" w:hAnsi="Calibri" w:cs="Calibri"/>
                <w:color w:val="000000"/>
              </w:rPr>
            </w:pPr>
            <w:moveTo w:id="2446" w:author="Della Faille Philippe" w:date="2019-07-09T17:01:00Z">
              <w:del w:id="2447" w:author="Della Faille Philippe" w:date="2019-08-09T12:08:00Z">
                <w:r w:rsidRPr="00614D51" w:rsidDel="00381E4A">
                  <w:rPr>
                    <w:rFonts w:ascii="Calibri" w:eastAsia="Times New Roman" w:hAnsi="Calibri" w:cs="Calibri"/>
                    <w:color w:val="000000"/>
                  </w:rPr>
                  <w:delText>0x0030</w:delText>
                </w:r>
              </w:del>
            </w:moveTo>
          </w:p>
        </w:tc>
      </w:tr>
      <w:tr w:rsidR="00F536BB" w:rsidRPr="00614D51" w:rsidDel="00E27DD8" w14:paraId="11CFBE06" w14:textId="4C1F2DDD" w:rsidTr="00381E4A">
        <w:trPr>
          <w:trHeight w:val="288"/>
          <w:del w:id="2448" w:author="Della Faille Philippe" w:date="2019-08-09T13:27:00Z"/>
          <w:trPrChange w:id="2449" w:author="Della Faille Philippe" w:date="2019-08-09T12:08:00Z">
            <w:trPr>
              <w:trHeight w:val="288"/>
            </w:trPr>
          </w:trPrChange>
        </w:trPr>
        <w:tc>
          <w:tcPr>
            <w:tcW w:w="960" w:type="dxa"/>
            <w:vMerge/>
            <w:tcBorders>
              <w:top w:val="nil"/>
              <w:left w:val="nil"/>
              <w:bottom w:val="nil"/>
              <w:right w:val="nil"/>
            </w:tcBorders>
            <w:vAlign w:val="center"/>
            <w:tcPrChange w:id="2450" w:author="Della Faille Philippe" w:date="2019-08-09T12:08:00Z">
              <w:tcPr>
                <w:tcW w:w="960" w:type="dxa"/>
                <w:vMerge/>
                <w:tcBorders>
                  <w:top w:val="nil"/>
                  <w:left w:val="nil"/>
                  <w:bottom w:val="nil"/>
                  <w:right w:val="nil"/>
                </w:tcBorders>
                <w:vAlign w:val="center"/>
              </w:tcPr>
            </w:tcPrChange>
          </w:tcPr>
          <w:p w14:paraId="7BAD4581" w14:textId="073A8CD5" w:rsidR="00F536BB" w:rsidRPr="00614D51" w:rsidDel="00E27DD8" w:rsidRDefault="00F536BB" w:rsidP="00381E4A">
            <w:pPr>
              <w:spacing w:after="0"/>
              <w:jc w:val="left"/>
              <w:rPr>
                <w:del w:id="2451" w:author="Della Faille Philippe" w:date="2019-08-09T13:27:00Z"/>
                <w:moveTo w:id="24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4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1505DE6" w14:textId="6C397921" w:rsidR="00F536BB" w:rsidRPr="00614D51" w:rsidDel="00E27DD8" w:rsidRDefault="00F536BB" w:rsidP="00381E4A">
            <w:pPr>
              <w:spacing w:after="0"/>
              <w:jc w:val="left"/>
              <w:rPr>
                <w:del w:id="2454" w:author="Della Faille Philippe" w:date="2019-08-09T13:27:00Z"/>
                <w:moveTo w:id="2455" w:author="Della Faille Philippe" w:date="2019-07-09T17:01:00Z"/>
                <w:rFonts w:ascii="Calibri" w:eastAsia="Times New Roman" w:hAnsi="Calibri" w:cs="Calibri"/>
                <w:color w:val="000000"/>
              </w:rPr>
            </w:pPr>
            <w:moveTo w:id="2456" w:author="Della Faille Philippe" w:date="2019-07-09T17:01:00Z">
              <w:del w:id="245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4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32F1A18" w14:textId="73E8D834" w:rsidR="00F536BB" w:rsidRPr="00614D51" w:rsidDel="00E27DD8" w:rsidRDefault="00F536BB" w:rsidP="00381E4A">
            <w:pPr>
              <w:spacing w:after="0"/>
              <w:jc w:val="center"/>
              <w:rPr>
                <w:del w:id="2459" w:author="Della Faille Philippe" w:date="2019-08-09T13:27:00Z"/>
                <w:moveTo w:id="2460" w:author="Della Faille Philippe" w:date="2019-07-09T17:01:00Z"/>
                <w:rFonts w:ascii="Calibri" w:eastAsia="Times New Roman" w:hAnsi="Calibri" w:cs="Calibri"/>
                <w:color w:val="000000"/>
              </w:rPr>
            </w:pPr>
            <w:moveTo w:id="2461" w:author="Della Faille Philippe" w:date="2019-07-09T17:01:00Z">
              <w:del w:id="2462" w:author="Della Faille Philippe" w:date="2019-08-09T12:08:00Z">
                <w:r w:rsidRPr="00614D51" w:rsidDel="00381E4A">
                  <w:rPr>
                    <w:rFonts w:ascii="Calibri" w:eastAsia="Times New Roman" w:hAnsi="Calibri" w:cs="Calibri"/>
                    <w:color w:val="000000"/>
                  </w:rPr>
                  <w:delText>33</w:delText>
                </w:r>
              </w:del>
            </w:moveTo>
          </w:p>
        </w:tc>
        <w:tc>
          <w:tcPr>
            <w:tcW w:w="2680" w:type="dxa"/>
            <w:tcBorders>
              <w:top w:val="nil"/>
              <w:left w:val="nil"/>
              <w:bottom w:val="nil"/>
              <w:right w:val="nil"/>
            </w:tcBorders>
            <w:shd w:val="clear" w:color="000000" w:fill="A9D08E"/>
            <w:noWrap/>
            <w:vAlign w:val="bottom"/>
            <w:tcPrChange w:id="2463" w:author="Della Faille Philippe" w:date="2019-08-09T12:08:00Z">
              <w:tcPr>
                <w:tcW w:w="2680" w:type="dxa"/>
                <w:tcBorders>
                  <w:top w:val="nil"/>
                  <w:left w:val="nil"/>
                  <w:bottom w:val="nil"/>
                  <w:right w:val="nil"/>
                </w:tcBorders>
                <w:shd w:val="clear" w:color="000000" w:fill="A9D08E"/>
                <w:noWrap/>
                <w:vAlign w:val="bottom"/>
              </w:tcPr>
            </w:tcPrChange>
          </w:tcPr>
          <w:p w14:paraId="0108E6E2" w14:textId="46BB2E6A" w:rsidR="00F536BB" w:rsidRPr="00614D51" w:rsidDel="00E27DD8" w:rsidRDefault="00F536BB" w:rsidP="00381E4A">
            <w:pPr>
              <w:spacing w:after="0"/>
              <w:jc w:val="left"/>
              <w:rPr>
                <w:del w:id="2464" w:author="Della Faille Philippe" w:date="2019-08-09T13:27:00Z"/>
                <w:moveTo w:id="2465" w:author="Della Faille Philippe" w:date="2019-07-09T17:01:00Z"/>
                <w:rFonts w:ascii="Calibri" w:eastAsia="Times New Roman" w:hAnsi="Calibri" w:cs="Calibri"/>
                <w:color w:val="000000"/>
              </w:rPr>
            </w:pPr>
            <w:moveTo w:id="2466" w:author="Della Faille Philippe" w:date="2019-07-09T17:01:00Z">
              <w:del w:id="2467" w:author="Della Faille Philippe" w:date="2019-08-09T12:08:00Z">
                <w:r w:rsidRPr="00614D51" w:rsidDel="00381E4A">
                  <w:rPr>
                    <w:rFonts w:ascii="Calibri" w:eastAsia="Times New Roman" w:hAnsi="Calibri" w:cs="Calibri"/>
                    <w:color w:val="000000"/>
                  </w:rPr>
                  <w:delText>Current P3</w:delText>
                </w:r>
              </w:del>
            </w:moveTo>
          </w:p>
        </w:tc>
        <w:tc>
          <w:tcPr>
            <w:tcW w:w="960" w:type="dxa"/>
            <w:tcBorders>
              <w:top w:val="nil"/>
              <w:left w:val="single" w:sz="4" w:space="0" w:color="auto"/>
              <w:bottom w:val="nil"/>
              <w:right w:val="single" w:sz="4" w:space="0" w:color="auto"/>
            </w:tcBorders>
            <w:shd w:val="clear" w:color="000000" w:fill="A9D08E"/>
            <w:noWrap/>
            <w:vAlign w:val="bottom"/>
            <w:tcPrChange w:id="246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4D8E2F9D" w14:textId="15F0652A" w:rsidR="00F536BB" w:rsidRPr="00614D51" w:rsidDel="00E27DD8" w:rsidRDefault="00F536BB" w:rsidP="00381E4A">
            <w:pPr>
              <w:spacing w:after="0"/>
              <w:jc w:val="center"/>
              <w:rPr>
                <w:del w:id="2469" w:author="Della Faille Philippe" w:date="2019-08-09T13:27:00Z"/>
                <w:moveTo w:id="2470" w:author="Della Faille Philippe" w:date="2019-07-09T17:01:00Z"/>
                <w:rFonts w:ascii="Calibri" w:eastAsia="Times New Roman" w:hAnsi="Calibri" w:cs="Calibri"/>
                <w:color w:val="000000"/>
              </w:rPr>
            </w:pPr>
            <w:moveTo w:id="2471" w:author="Della Faille Philippe" w:date="2019-07-09T17:01:00Z">
              <w:del w:id="2472"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47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2C566C3" w14:textId="4265A8C4" w:rsidR="00F536BB" w:rsidRPr="00614D51" w:rsidDel="00E27DD8" w:rsidRDefault="00F536BB" w:rsidP="00381E4A">
            <w:pPr>
              <w:spacing w:after="0"/>
              <w:jc w:val="center"/>
              <w:rPr>
                <w:del w:id="2474" w:author="Della Faille Philippe" w:date="2019-08-09T13:27:00Z"/>
                <w:moveTo w:id="2475" w:author="Della Faille Philippe" w:date="2019-07-09T17:01:00Z"/>
                <w:rFonts w:ascii="Calibri" w:eastAsia="Times New Roman" w:hAnsi="Calibri" w:cs="Calibri"/>
                <w:color w:val="000000"/>
              </w:rPr>
            </w:pPr>
            <w:moveTo w:id="2476" w:author="Della Faille Philippe" w:date="2019-07-09T17:01:00Z">
              <w:del w:id="247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4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A042C25" w14:textId="51083CFF" w:rsidR="00F536BB" w:rsidRPr="00614D51" w:rsidDel="00E27DD8" w:rsidRDefault="00F536BB" w:rsidP="00381E4A">
            <w:pPr>
              <w:spacing w:after="0"/>
              <w:jc w:val="center"/>
              <w:rPr>
                <w:del w:id="2479" w:author="Della Faille Philippe" w:date="2019-08-09T13:27:00Z"/>
                <w:moveTo w:id="2480" w:author="Della Faille Philippe" w:date="2019-07-09T17:01:00Z"/>
                <w:rFonts w:ascii="Calibri" w:eastAsia="Times New Roman" w:hAnsi="Calibri" w:cs="Calibri"/>
                <w:color w:val="000000"/>
              </w:rPr>
            </w:pPr>
            <w:moveTo w:id="2481" w:author="Della Faille Philippe" w:date="2019-07-09T17:01:00Z">
              <w:del w:id="248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48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1D1E5119" w14:textId="4418DBA7" w:rsidR="00F536BB" w:rsidRPr="00614D51" w:rsidDel="00E27DD8" w:rsidRDefault="00F536BB" w:rsidP="00381E4A">
            <w:pPr>
              <w:spacing w:after="0"/>
              <w:jc w:val="center"/>
              <w:rPr>
                <w:del w:id="2484" w:author="Della Faille Philippe" w:date="2019-08-09T13:27:00Z"/>
                <w:moveTo w:id="2485" w:author="Della Faille Philippe" w:date="2019-07-09T17:01:00Z"/>
                <w:rFonts w:ascii="Calibri" w:eastAsia="Times New Roman" w:hAnsi="Calibri" w:cs="Calibri"/>
                <w:color w:val="000000"/>
              </w:rPr>
            </w:pPr>
            <w:moveTo w:id="2486" w:author="Della Faille Philippe" w:date="2019-07-09T17:01:00Z">
              <w:del w:id="2487" w:author="Della Faille Philippe" w:date="2019-08-09T12:08:00Z">
                <w:r w:rsidRPr="00614D51" w:rsidDel="00381E4A">
                  <w:rPr>
                    <w:rFonts w:ascii="Calibri" w:eastAsia="Times New Roman" w:hAnsi="Calibri" w:cs="Calibri"/>
                    <w:color w:val="000000"/>
                  </w:rPr>
                  <w:delText>50</w:delText>
                </w:r>
              </w:del>
            </w:moveTo>
          </w:p>
        </w:tc>
        <w:tc>
          <w:tcPr>
            <w:tcW w:w="1276" w:type="dxa"/>
            <w:tcBorders>
              <w:top w:val="nil"/>
              <w:left w:val="nil"/>
              <w:bottom w:val="nil"/>
              <w:right w:val="single" w:sz="4" w:space="0" w:color="auto"/>
            </w:tcBorders>
            <w:shd w:val="clear" w:color="000000" w:fill="A9D08E"/>
            <w:noWrap/>
            <w:vAlign w:val="bottom"/>
            <w:tcPrChange w:id="248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F19F4C4" w14:textId="08AF676B" w:rsidR="00F536BB" w:rsidRPr="00614D51" w:rsidDel="00E27DD8" w:rsidRDefault="00F536BB" w:rsidP="00381E4A">
            <w:pPr>
              <w:spacing w:after="0"/>
              <w:jc w:val="center"/>
              <w:rPr>
                <w:del w:id="2489" w:author="Della Faille Philippe" w:date="2019-08-09T13:27:00Z"/>
                <w:moveTo w:id="2490" w:author="Della Faille Philippe" w:date="2019-07-09T17:01:00Z"/>
                <w:rFonts w:ascii="Calibri" w:eastAsia="Times New Roman" w:hAnsi="Calibri" w:cs="Calibri"/>
                <w:color w:val="000000"/>
              </w:rPr>
            </w:pPr>
            <w:moveTo w:id="2491" w:author="Della Faille Philippe" w:date="2019-07-09T17:01:00Z">
              <w:del w:id="2492" w:author="Della Faille Philippe" w:date="2019-08-09T12:08:00Z">
                <w:r w:rsidRPr="00614D51" w:rsidDel="00381E4A">
                  <w:rPr>
                    <w:rFonts w:ascii="Calibri" w:eastAsia="Times New Roman" w:hAnsi="Calibri" w:cs="Calibri"/>
                    <w:color w:val="000000"/>
                  </w:rPr>
                  <w:delText>0x0032</w:delText>
                </w:r>
              </w:del>
            </w:moveTo>
          </w:p>
        </w:tc>
      </w:tr>
      <w:tr w:rsidR="00F536BB" w:rsidRPr="00614D51" w:rsidDel="00E27DD8" w14:paraId="789AB7B5" w14:textId="7CB0003E" w:rsidTr="00381E4A">
        <w:trPr>
          <w:trHeight w:val="288"/>
          <w:del w:id="2493" w:author="Della Faille Philippe" w:date="2019-08-09T13:27:00Z"/>
          <w:trPrChange w:id="2494" w:author="Della Faille Philippe" w:date="2019-08-09T12:08:00Z">
            <w:trPr>
              <w:trHeight w:val="288"/>
            </w:trPr>
          </w:trPrChange>
        </w:trPr>
        <w:tc>
          <w:tcPr>
            <w:tcW w:w="960" w:type="dxa"/>
            <w:vMerge/>
            <w:tcBorders>
              <w:top w:val="nil"/>
              <w:left w:val="nil"/>
              <w:bottom w:val="nil"/>
              <w:right w:val="nil"/>
            </w:tcBorders>
            <w:vAlign w:val="center"/>
            <w:tcPrChange w:id="2495" w:author="Della Faille Philippe" w:date="2019-08-09T12:08:00Z">
              <w:tcPr>
                <w:tcW w:w="960" w:type="dxa"/>
                <w:vMerge/>
                <w:tcBorders>
                  <w:top w:val="nil"/>
                  <w:left w:val="nil"/>
                  <w:bottom w:val="nil"/>
                  <w:right w:val="nil"/>
                </w:tcBorders>
                <w:vAlign w:val="center"/>
              </w:tcPr>
            </w:tcPrChange>
          </w:tcPr>
          <w:p w14:paraId="69B9B635" w14:textId="632F67C0" w:rsidR="00F536BB" w:rsidRPr="00614D51" w:rsidDel="00E27DD8" w:rsidRDefault="00F536BB" w:rsidP="00381E4A">
            <w:pPr>
              <w:spacing w:after="0"/>
              <w:jc w:val="left"/>
              <w:rPr>
                <w:del w:id="2496" w:author="Della Faille Philippe" w:date="2019-08-09T13:27:00Z"/>
                <w:moveTo w:id="249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4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48FFAC7" w14:textId="2CAC233E" w:rsidR="00F536BB" w:rsidRPr="00614D51" w:rsidDel="00E27DD8" w:rsidRDefault="00F536BB" w:rsidP="00381E4A">
            <w:pPr>
              <w:spacing w:after="0"/>
              <w:jc w:val="left"/>
              <w:rPr>
                <w:del w:id="2499" w:author="Della Faille Philippe" w:date="2019-08-09T13:27:00Z"/>
                <w:moveTo w:id="2500" w:author="Della Faille Philippe" w:date="2019-07-09T17:01:00Z"/>
                <w:rFonts w:ascii="Calibri" w:eastAsia="Times New Roman" w:hAnsi="Calibri" w:cs="Calibri"/>
                <w:color w:val="000000"/>
              </w:rPr>
            </w:pPr>
            <w:moveTo w:id="2501" w:author="Della Faille Philippe" w:date="2019-07-09T17:01:00Z">
              <w:del w:id="250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5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9470DE" w14:textId="62D0C9FA" w:rsidR="00F536BB" w:rsidRPr="00614D51" w:rsidDel="00E27DD8" w:rsidRDefault="00F536BB" w:rsidP="00381E4A">
            <w:pPr>
              <w:spacing w:after="0"/>
              <w:jc w:val="center"/>
              <w:rPr>
                <w:del w:id="2504" w:author="Della Faille Philippe" w:date="2019-08-09T13:27:00Z"/>
                <w:moveTo w:id="2505" w:author="Della Faille Philippe" w:date="2019-07-09T17:01:00Z"/>
                <w:rFonts w:ascii="Calibri" w:eastAsia="Times New Roman" w:hAnsi="Calibri" w:cs="Calibri"/>
                <w:color w:val="000000"/>
              </w:rPr>
            </w:pPr>
            <w:moveTo w:id="2506" w:author="Della Faille Philippe" w:date="2019-07-09T17:01:00Z">
              <w:del w:id="2507" w:author="Della Faille Philippe" w:date="2019-08-09T12:08:00Z">
                <w:r w:rsidRPr="00614D51" w:rsidDel="00381E4A">
                  <w:rPr>
                    <w:rFonts w:ascii="Calibri" w:eastAsia="Times New Roman" w:hAnsi="Calibri" w:cs="Calibri"/>
                    <w:color w:val="000000"/>
                  </w:rPr>
                  <w:delText>34</w:delText>
                </w:r>
              </w:del>
            </w:moveTo>
          </w:p>
        </w:tc>
        <w:tc>
          <w:tcPr>
            <w:tcW w:w="2680" w:type="dxa"/>
            <w:tcBorders>
              <w:top w:val="nil"/>
              <w:left w:val="nil"/>
              <w:bottom w:val="nil"/>
              <w:right w:val="nil"/>
            </w:tcBorders>
            <w:shd w:val="clear" w:color="000000" w:fill="A9D08E"/>
            <w:noWrap/>
            <w:vAlign w:val="bottom"/>
            <w:tcPrChange w:id="2508" w:author="Della Faille Philippe" w:date="2019-08-09T12:08:00Z">
              <w:tcPr>
                <w:tcW w:w="2680" w:type="dxa"/>
                <w:tcBorders>
                  <w:top w:val="nil"/>
                  <w:left w:val="nil"/>
                  <w:bottom w:val="nil"/>
                  <w:right w:val="nil"/>
                </w:tcBorders>
                <w:shd w:val="clear" w:color="000000" w:fill="A9D08E"/>
                <w:noWrap/>
                <w:vAlign w:val="bottom"/>
              </w:tcPr>
            </w:tcPrChange>
          </w:tcPr>
          <w:p w14:paraId="43BAE6EA" w14:textId="7EE16E75" w:rsidR="00F536BB" w:rsidRPr="00614D51" w:rsidDel="00E27DD8" w:rsidRDefault="00F536BB" w:rsidP="00381E4A">
            <w:pPr>
              <w:spacing w:after="0"/>
              <w:jc w:val="left"/>
              <w:rPr>
                <w:del w:id="2509" w:author="Della Faille Philippe" w:date="2019-08-09T13:27:00Z"/>
                <w:moveTo w:id="2510" w:author="Della Faille Philippe" w:date="2019-07-09T17:01:00Z"/>
                <w:rFonts w:ascii="Calibri" w:eastAsia="Times New Roman" w:hAnsi="Calibri" w:cs="Calibri"/>
                <w:color w:val="000000"/>
              </w:rPr>
            </w:pPr>
            <w:moveTo w:id="2511" w:author="Della Faille Philippe" w:date="2019-07-09T17:01:00Z">
              <w:del w:id="2512" w:author="Della Faille Philippe" w:date="2019-08-09T12:08:00Z">
                <w:r w:rsidRPr="00614D51" w:rsidDel="00381E4A">
                  <w:rPr>
                    <w:rFonts w:ascii="Calibri" w:eastAsia="Times New Roman" w:hAnsi="Calibri" w:cs="Calibri"/>
                    <w:color w:val="000000"/>
                  </w:rPr>
                  <w:delText>Current P4</w:delText>
                </w:r>
              </w:del>
            </w:moveTo>
          </w:p>
        </w:tc>
        <w:tc>
          <w:tcPr>
            <w:tcW w:w="960" w:type="dxa"/>
            <w:tcBorders>
              <w:top w:val="nil"/>
              <w:left w:val="single" w:sz="4" w:space="0" w:color="auto"/>
              <w:bottom w:val="nil"/>
              <w:right w:val="single" w:sz="4" w:space="0" w:color="auto"/>
            </w:tcBorders>
            <w:shd w:val="clear" w:color="000000" w:fill="A9D08E"/>
            <w:noWrap/>
            <w:vAlign w:val="bottom"/>
            <w:tcPrChange w:id="251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43978FE" w14:textId="29577B43" w:rsidR="00F536BB" w:rsidRPr="00614D51" w:rsidDel="00E27DD8" w:rsidRDefault="00F536BB" w:rsidP="00381E4A">
            <w:pPr>
              <w:spacing w:after="0"/>
              <w:jc w:val="center"/>
              <w:rPr>
                <w:del w:id="2514" w:author="Della Faille Philippe" w:date="2019-08-09T13:27:00Z"/>
                <w:moveTo w:id="2515" w:author="Della Faille Philippe" w:date="2019-07-09T17:01:00Z"/>
                <w:rFonts w:ascii="Calibri" w:eastAsia="Times New Roman" w:hAnsi="Calibri" w:cs="Calibri"/>
                <w:color w:val="000000"/>
              </w:rPr>
            </w:pPr>
            <w:moveTo w:id="2516" w:author="Della Faille Philippe" w:date="2019-07-09T17:01:00Z">
              <w:del w:id="2517"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51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BE3AE3E" w14:textId="1C207D74" w:rsidR="00F536BB" w:rsidRPr="00614D51" w:rsidDel="00E27DD8" w:rsidRDefault="00F536BB" w:rsidP="00381E4A">
            <w:pPr>
              <w:spacing w:after="0"/>
              <w:jc w:val="center"/>
              <w:rPr>
                <w:del w:id="2519" w:author="Della Faille Philippe" w:date="2019-08-09T13:27:00Z"/>
                <w:moveTo w:id="2520" w:author="Della Faille Philippe" w:date="2019-07-09T17:01:00Z"/>
                <w:rFonts w:ascii="Calibri" w:eastAsia="Times New Roman" w:hAnsi="Calibri" w:cs="Calibri"/>
                <w:color w:val="000000"/>
              </w:rPr>
            </w:pPr>
            <w:moveTo w:id="2521" w:author="Della Faille Philippe" w:date="2019-07-09T17:01:00Z">
              <w:del w:id="252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5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8A07809" w14:textId="257982E4" w:rsidR="00F536BB" w:rsidRPr="00614D51" w:rsidDel="00E27DD8" w:rsidRDefault="00F536BB" w:rsidP="00381E4A">
            <w:pPr>
              <w:spacing w:after="0"/>
              <w:jc w:val="center"/>
              <w:rPr>
                <w:del w:id="2524" w:author="Della Faille Philippe" w:date="2019-08-09T13:27:00Z"/>
                <w:moveTo w:id="2525" w:author="Della Faille Philippe" w:date="2019-07-09T17:01:00Z"/>
                <w:rFonts w:ascii="Calibri" w:eastAsia="Times New Roman" w:hAnsi="Calibri" w:cs="Calibri"/>
                <w:color w:val="000000"/>
              </w:rPr>
            </w:pPr>
            <w:moveTo w:id="2526" w:author="Della Faille Philippe" w:date="2019-07-09T17:01:00Z">
              <w:del w:id="252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52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F29C03E" w14:textId="419F1DB3" w:rsidR="00F536BB" w:rsidRPr="00614D51" w:rsidDel="00E27DD8" w:rsidRDefault="00F536BB" w:rsidP="00381E4A">
            <w:pPr>
              <w:spacing w:after="0"/>
              <w:jc w:val="center"/>
              <w:rPr>
                <w:del w:id="2529" w:author="Della Faille Philippe" w:date="2019-08-09T13:27:00Z"/>
                <w:moveTo w:id="2530" w:author="Della Faille Philippe" w:date="2019-07-09T17:01:00Z"/>
                <w:rFonts w:ascii="Calibri" w:eastAsia="Times New Roman" w:hAnsi="Calibri" w:cs="Calibri"/>
                <w:color w:val="000000"/>
              </w:rPr>
            </w:pPr>
            <w:moveTo w:id="2531" w:author="Della Faille Philippe" w:date="2019-07-09T17:01:00Z">
              <w:del w:id="2532" w:author="Della Faille Philippe" w:date="2019-08-09T12:08:00Z">
                <w:r w:rsidRPr="00614D51" w:rsidDel="00381E4A">
                  <w:rPr>
                    <w:rFonts w:ascii="Calibri" w:eastAsia="Times New Roman" w:hAnsi="Calibri" w:cs="Calibri"/>
                    <w:color w:val="000000"/>
                  </w:rPr>
                  <w:delText>52</w:delText>
                </w:r>
              </w:del>
            </w:moveTo>
          </w:p>
        </w:tc>
        <w:tc>
          <w:tcPr>
            <w:tcW w:w="1276" w:type="dxa"/>
            <w:tcBorders>
              <w:top w:val="nil"/>
              <w:left w:val="nil"/>
              <w:bottom w:val="nil"/>
              <w:right w:val="single" w:sz="4" w:space="0" w:color="auto"/>
            </w:tcBorders>
            <w:shd w:val="clear" w:color="000000" w:fill="A9D08E"/>
            <w:noWrap/>
            <w:vAlign w:val="bottom"/>
            <w:tcPrChange w:id="253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0FC0F599" w14:textId="104330B3" w:rsidR="00F536BB" w:rsidRPr="00614D51" w:rsidDel="00E27DD8" w:rsidRDefault="00F536BB" w:rsidP="00381E4A">
            <w:pPr>
              <w:spacing w:after="0"/>
              <w:jc w:val="center"/>
              <w:rPr>
                <w:del w:id="2534" w:author="Della Faille Philippe" w:date="2019-08-09T13:27:00Z"/>
                <w:moveTo w:id="2535" w:author="Della Faille Philippe" w:date="2019-07-09T17:01:00Z"/>
                <w:rFonts w:ascii="Calibri" w:eastAsia="Times New Roman" w:hAnsi="Calibri" w:cs="Calibri"/>
                <w:color w:val="000000"/>
              </w:rPr>
            </w:pPr>
            <w:moveTo w:id="2536" w:author="Della Faille Philippe" w:date="2019-07-09T17:01:00Z">
              <w:del w:id="2537" w:author="Della Faille Philippe" w:date="2019-08-09T12:08:00Z">
                <w:r w:rsidRPr="00614D51" w:rsidDel="00381E4A">
                  <w:rPr>
                    <w:rFonts w:ascii="Calibri" w:eastAsia="Times New Roman" w:hAnsi="Calibri" w:cs="Calibri"/>
                    <w:color w:val="000000"/>
                  </w:rPr>
                  <w:delText>0x0034</w:delText>
                </w:r>
              </w:del>
            </w:moveTo>
          </w:p>
        </w:tc>
      </w:tr>
      <w:tr w:rsidR="00F536BB" w:rsidRPr="00614D51" w:rsidDel="00E27DD8" w14:paraId="2F86A378" w14:textId="03770B8D" w:rsidTr="00381E4A">
        <w:trPr>
          <w:trHeight w:val="288"/>
          <w:del w:id="2538" w:author="Della Faille Philippe" w:date="2019-08-09T13:27:00Z"/>
          <w:trPrChange w:id="2539" w:author="Della Faille Philippe" w:date="2019-08-09T12:08:00Z">
            <w:trPr>
              <w:trHeight w:val="288"/>
            </w:trPr>
          </w:trPrChange>
        </w:trPr>
        <w:tc>
          <w:tcPr>
            <w:tcW w:w="960" w:type="dxa"/>
            <w:vMerge/>
            <w:tcBorders>
              <w:top w:val="nil"/>
              <w:left w:val="nil"/>
              <w:bottom w:val="nil"/>
              <w:right w:val="nil"/>
            </w:tcBorders>
            <w:vAlign w:val="center"/>
            <w:tcPrChange w:id="2540" w:author="Della Faille Philippe" w:date="2019-08-09T12:08:00Z">
              <w:tcPr>
                <w:tcW w:w="960" w:type="dxa"/>
                <w:vMerge/>
                <w:tcBorders>
                  <w:top w:val="nil"/>
                  <w:left w:val="nil"/>
                  <w:bottom w:val="nil"/>
                  <w:right w:val="nil"/>
                </w:tcBorders>
                <w:vAlign w:val="center"/>
              </w:tcPr>
            </w:tcPrChange>
          </w:tcPr>
          <w:p w14:paraId="6286A5BE" w14:textId="070633BA" w:rsidR="00F536BB" w:rsidRPr="00614D51" w:rsidDel="00E27DD8" w:rsidRDefault="00F536BB" w:rsidP="00381E4A">
            <w:pPr>
              <w:spacing w:after="0"/>
              <w:jc w:val="left"/>
              <w:rPr>
                <w:del w:id="2541" w:author="Della Faille Philippe" w:date="2019-08-09T13:27:00Z"/>
                <w:moveTo w:id="25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5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2916820" w14:textId="13FB1AF3" w:rsidR="00F536BB" w:rsidRPr="00614D51" w:rsidDel="00E27DD8" w:rsidRDefault="00F536BB" w:rsidP="00381E4A">
            <w:pPr>
              <w:spacing w:after="0"/>
              <w:jc w:val="left"/>
              <w:rPr>
                <w:del w:id="2544" w:author="Della Faille Philippe" w:date="2019-08-09T13:27:00Z"/>
                <w:moveTo w:id="2545" w:author="Della Faille Philippe" w:date="2019-07-09T17:01:00Z"/>
                <w:rFonts w:ascii="Calibri" w:eastAsia="Times New Roman" w:hAnsi="Calibri" w:cs="Calibri"/>
                <w:color w:val="000000"/>
              </w:rPr>
            </w:pPr>
            <w:moveTo w:id="2546" w:author="Della Faille Philippe" w:date="2019-07-09T17:01:00Z">
              <w:del w:id="254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5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F54885C" w14:textId="23458E7B" w:rsidR="00F536BB" w:rsidRPr="00614D51" w:rsidDel="00E27DD8" w:rsidRDefault="00F536BB" w:rsidP="00381E4A">
            <w:pPr>
              <w:spacing w:after="0"/>
              <w:jc w:val="center"/>
              <w:rPr>
                <w:del w:id="2549" w:author="Della Faille Philippe" w:date="2019-08-09T13:27:00Z"/>
                <w:moveTo w:id="2550" w:author="Della Faille Philippe" w:date="2019-07-09T17:01:00Z"/>
                <w:rFonts w:ascii="Calibri" w:eastAsia="Times New Roman" w:hAnsi="Calibri" w:cs="Calibri"/>
                <w:color w:val="000000"/>
              </w:rPr>
            </w:pPr>
            <w:moveTo w:id="2551" w:author="Della Faille Philippe" w:date="2019-07-09T17:01:00Z">
              <w:del w:id="2552" w:author="Della Faille Philippe" w:date="2019-08-09T12:08:00Z">
                <w:r w:rsidRPr="00614D51" w:rsidDel="00381E4A">
                  <w:rPr>
                    <w:rFonts w:ascii="Calibri" w:eastAsia="Times New Roman" w:hAnsi="Calibri" w:cs="Calibri"/>
                    <w:color w:val="000000"/>
                  </w:rPr>
                  <w:delText>35</w:delText>
                </w:r>
              </w:del>
            </w:moveTo>
          </w:p>
        </w:tc>
        <w:tc>
          <w:tcPr>
            <w:tcW w:w="2680" w:type="dxa"/>
            <w:tcBorders>
              <w:top w:val="nil"/>
              <w:left w:val="nil"/>
              <w:bottom w:val="nil"/>
              <w:right w:val="nil"/>
            </w:tcBorders>
            <w:shd w:val="clear" w:color="000000" w:fill="A9D08E"/>
            <w:noWrap/>
            <w:vAlign w:val="bottom"/>
            <w:tcPrChange w:id="2553" w:author="Della Faille Philippe" w:date="2019-08-09T12:08:00Z">
              <w:tcPr>
                <w:tcW w:w="2680" w:type="dxa"/>
                <w:tcBorders>
                  <w:top w:val="nil"/>
                  <w:left w:val="nil"/>
                  <w:bottom w:val="nil"/>
                  <w:right w:val="nil"/>
                </w:tcBorders>
                <w:shd w:val="clear" w:color="000000" w:fill="A9D08E"/>
                <w:noWrap/>
                <w:vAlign w:val="bottom"/>
              </w:tcPr>
            </w:tcPrChange>
          </w:tcPr>
          <w:p w14:paraId="69003179" w14:textId="3E77D2FC" w:rsidR="00F536BB" w:rsidRPr="00614D51" w:rsidDel="00E27DD8" w:rsidRDefault="00F536BB" w:rsidP="00381E4A">
            <w:pPr>
              <w:spacing w:after="0"/>
              <w:jc w:val="left"/>
              <w:rPr>
                <w:del w:id="2554" w:author="Della Faille Philippe" w:date="2019-08-09T13:27:00Z"/>
                <w:moveTo w:id="2555" w:author="Della Faille Philippe" w:date="2019-07-09T17:01:00Z"/>
                <w:rFonts w:ascii="Calibri" w:eastAsia="Times New Roman" w:hAnsi="Calibri" w:cs="Calibri"/>
                <w:color w:val="000000"/>
              </w:rPr>
            </w:pPr>
            <w:moveTo w:id="2556" w:author="Della Faille Philippe" w:date="2019-07-09T17:01:00Z">
              <w:del w:id="2557" w:author="Della Faille Philippe" w:date="2019-08-09T12:08:00Z">
                <w:r w:rsidRPr="00614D51" w:rsidDel="00381E4A">
                  <w:rPr>
                    <w:rFonts w:ascii="Calibri" w:eastAsia="Times New Roman" w:hAnsi="Calibri" w:cs="Calibri"/>
                    <w:color w:val="000000"/>
                  </w:rPr>
                  <w:delText>Current P5</w:delText>
                </w:r>
              </w:del>
            </w:moveTo>
          </w:p>
        </w:tc>
        <w:tc>
          <w:tcPr>
            <w:tcW w:w="960" w:type="dxa"/>
            <w:tcBorders>
              <w:top w:val="nil"/>
              <w:left w:val="single" w:sz="4" w:space="0" w:color="auto"/>
              <w:bottom w:val="nil"/>
              <w:right w:val="single" w:sz="4" w:space="0" w:color="auto"/>
            </w:tcBorders>
            <w:shd w:val="clear" w:color="000000" w:fill="A9D08E"/>
            <w:noWrap/>
            <w:vAlign w:val="bottom"/>
            <w:tcPrChange w:id="255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4776D921" w14:textId="15E5E045" w:rsidR="00F536BB" w:rsidRPr="00614D51" w:rsidDel="00E27DD8" w:rsidRDefault="00F536BB" w:rsidP="00381E4A">
            <w:pPr>
              <w:spacing w:after="0"/>
              <w:jc w:val="center"/>
              <w:rPr>
                <w:del w:id="2559" w:author="Della Faille Philippe" w:date="2019-08-09T13:27:00Z"/>
                <w:moveTo w:id="2560" w:author="Della Faille Philippe" w:date="2019-07-09T17:01:00Z"/>
                <w:rFonts w:ascii="Calibri" w:eastAsia="Times New Roman" w:hAnsi="Calibri" w:cs="Calibri"/>
                <w:color w:val="000000"/>
              </w:rPr>
            </w:pPr>
            <w:moveTo w:id="2561" w:author="Della Faille Philippe" w:date="2019-07-09T17:01:00Z">
              <w:del w:id="2562"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56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3574AF97" w14:textId="2ED97EED" w:rsidR="00F536BB" w:rsidRPr="00614D51" w:rsidDel="00E27DD8" w:rsidRDefault="00F536BB" w:rsidP="00381E4A">
            <w:pPr>
              <w:spacing w:after="0"/>
              <w:jc w:val="center"/>
              <w:rPr>
                <w:del w:id="2564" w:author="Della Faille Philippe" w:date="2019-08-09T13:27:00Z"/>
                <w:moveTo w:id="2565" w:author="Della Faille Philippe" w:date="2019-07-09T17:01:00Z"/>
                <w:rFonts w:ascii="Calibri" w:eastAsia="Times New Roman" w:hAnsi="Calibri" w:cs="Calibri"/>
                <w:color w:val="000000"/>
              </w:rPr>
            </w:pPr>
            <w:moveTo w:id="2566" w:author="Della Faille Philippe" w:date="2019-07-09T17:01:00Z">
              <w:del w:id="256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5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880FD36" w14:textId="68E704FD" w:rsidR="00F536BB" w:rsidRPr="00614D51" w:rsidDel="00E27DD8" w:rsidRDefault="00F536BB" w:rsidP="00381E4A">
            <w:pPr>
              <w:spacing w:after="0"/>
              <w:jc w:val="center"/>
              <w:rPr>
                <w:del w:id="2569" w:author="Della Faille Philippe" w:date="2019-08-09T13:27:00Z"/>
                <w:moveTo w:id="2570" w:author="Della Faille Philippe" w:date="2019-07-09T17:01:00Z"/>
                <w:rFonts w:ascii="Calibri" w:eastAsia="Times New Roman" w:hAnsi="Calibri" w:cs="Calibri"/>
                <w:color w:val="000000"/>
              </w:rPr>
            </w:pPr>
            <w:moveTo w:id="2571" w:author="Della Faille Philippe" w:date="2019-07-09T17:01:00Z">
              <w:del w:id="257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57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77ED3C9" w14:textId="01B75546" w:rsidR="00F536BB" w:rsidRPr="00614D51" w:rsidDel="00E27DD8" w:rsidRDefault="00F536BB" w:rsidP="00381E4A">
            <w:pPr>
              <w:spacing w:after="0"/>
              <w:jc w:val="center"/>
              <w:rPr>
                <w:del w:id="2574" w:author="Della Faille Philippe" w:date="2019-08-09T13:27:00Z"/>
                <w:moveTo w:id="2575" w:author="Della Faille Philippe" w:date="2019-07-09T17:01:00Z"/>
                <w:rFonts w:ascii="Calibri" w:eastAsia="Times New Roman" w:hAnsi="Calibri" w:cs="Calibri"/>
                <w:color w:val="000000"/>
              </w:rPr>
            </w:pPr>
            <w:moveTo w:id="2576" w:author="Della Faille Philippe" w:date="2019-07-09T17:01:00Z">
              <w:del w:id="2577" w:author="Della Faille Philippe" w:date="2019-08-09T12:08:00Z">
                <w:r w:rsidRPr="00614D51" w:rsidDel="00381E4A">
                  <w:rPr>
                    <w:rFonts w:ascii="Calibri" w:eastAsia="Times New Roman" w:hAnsi="Calibri" w:cs="Calibri"/>
                    <w:color w:val="000000"/>
                  </w:rPr>
                  <w:delText>54</w:delText>
                </w:r>
              </w:del>
            </w:moveTo>
          </w:p>
        </w:tc>
        <w:tc>
          <w:tcPr>
            <w:tcW w:w="1276" w:type="dxa"/>
            <w:tcBorders>
              <w:top w:val="nil"/>
              <w:left w:val="nil"/>
              <w:bottom w:val="nil"/>
              <w:right w:val="single" w:sz="4" w:space="0" w:color="auto"/>
            </w:tcBorders>
            <w:shd w:val="clear" w:color="000000" w:fill="A9D08E"/>
            <w:noWrap/>
            <w:vAlign w:val="bottom"/>
            <w:tcPrChange w:id="257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078FB7B1" w14:textId="714F1F77" w:rsidR="00F536BB" w:rsidRPr="00614D51" w:rsidDel="00E27DD8" w:rsidRDefault="00F536BB" w:rsidP="00381E4A">
            <w:pPr>
              <w:spacing w:after="0"/>
              <w:jc w:val="center"/>
              <w:rPr>
                <w:del w:id="2579" w:author="Della Faille Philippe" w:date="2019-08-09T13:27:00Z"/>
                <w:moveTo w:id="2580" w:author="Della Faille Philippe" w:date="2019-07-09T17:01:00Z"/>
                <w:rFonts w:ascii="Calibri" w:eastAsia="Times New Roman" w:hAnsi="Calibri" w:cs="Calibri"/>
                <w:color w:val="000000"/>
              </w:rPr>
            </w:pPr>
            <w:moveTo w:id="2581" w:author="Della Faille Philippe" w:date="2019-07-09T17:01:00Z">
              <w:del w:id="2582" w:author="Della Faille Philippe" w:date="2019-08-09T12:08:00Z">
                <w:r w:rsidRPr="00614D51" w:rsidDel="00381E4A">
                  <w:rPr>
                    <w:rFonts w:ascii="Calibri" w:eastAsia="Times New Roman" w:hAnsi="Calibri" w:cs="Calibri"/>
                    <w:color w:val="000000"/>
                  </w:rPr>
                  <w:delText>0x0036</w:delText>
                </w:r>
              </w:del>
            </w:moveTo>
          </w:p>
        </w:tc>
      </w:tr>
      <w:tr w:rsidR="00F536BB" w:rsidRPr="00614D51" w:rsidDel="00E27DD8" w14:paraId="704F051C" w14:textId="59AC1642" w:rsidTr="00381E4A">
        <w:trPr>
          <w:trHeight w:val="288"/>
          <w:del w:id="2583" w:author="Della Faille Philippe" w:date="2019-08-09T13:27:00Z"/>
          <w:trPrChange w:id="2584" w:author="Della Faille Philippe" w:date="2019-08-09T12:08:00Z">
            <w:trPr>
              <w:trHeight w:val="288"/>
            </w:trPr>
          </w:trPrChange>
        </w:trPr>
        <w:tc>
          <w:tcPr>
            <w:tcW w:w="960" w:type="dxa"/>
            <w:vMerge/>
            <w:tcBorders>
              <w:top w:val="nil"/>
              <w:left w:val="nil"/>
              <w:bottom w:val="nil"/>
              <w:right w:val="nil"/>
            </w:tcBorders>
            <w:vAlign w:val="center"/>
            <w:tcPrChange w:id="2585" w:author="Della Faille Philippe" w:date="2019-08-09T12:08:00Z">
              <w:tcPr>
                <w:tcW w:w="960" w:type="dxa"/>
                <w:vMerge/>
                <w:tcBorders>
                  <w:top w:val="nil"/>
                  <w:left w:val="nil"/>
                  <w:bottom w:val="nil"/>
                  <w:right w:val="nil"/>
                </w:tcBorders>
                <w:vAlign w:val="center"/>
              </w:tcPr>
            </w:tcPrChange>
          </w:tcPr>
          <w:p w14:paraId="5B3A05D6" w14:textId="0902D93F" w:rsidR="00F536BB" w:rsidRPr="00614D51" w:rsidDel="00E27DD8" w:rsidRDefault="00F536BB" w:rsidP="00381E4A">
            <w:pPr>
              <w:spacing w:after="0"/>
              <w:jc w:val="left"/>
              <w:rPr>
                <w:del w:id="2586" w:author="Della Faille Philippe" w:date="2019-08-09T13:27:00Z"/>
                <w:moveTo w:id="25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5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BFEDB60" w14:textId="4D550221" w:rsidR="00F536BB" w:rsidRPr="00614D51" w:rsidDel="00E27DD8" w:rsidRDefault="00F536BB" w:rsidP="00381E4A">
            <w:pPr>
              <w:spacing w:after="0"/>
              <w:jc w:val="left"/>
              <w:rPr>
                <w:del w:id="2589" w:author="Della Faille Philippe" w:date="2019-08-09T13:27:00Z"/>
                <w:moveTo w:id="2590" w:author="Della Faille Philippe" w:date="2019-07-09T17:01:00Z"/>
                <w:rFonts w:ascii="Calibri" w:eastAsia="Times New Roman" w:hAnsi="Calibri" w:cs="Calibri"/>
                <w:color w:val="000000"/>
              </w:rPr>
            </w:pPr>
            <w:moveTo w:id="2591" w:author="Della Faille Philippe" w:date="2019-07-09T17:01:00Z">
              <w:del w:id="259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5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B32DCA5" w14:textId="513F8753" w:rsidR="00F536BB" w:rsidRPr="00614D51" w:rsidDel="00E27DD8" w:rsidRDefault="00F536BB" w:rsidP="00381E4A">
            <w:pPr>
              <w:spacing w:after="0"/>
              <w:jc w:val="center"/>
              <w:rPr>
                <w:del w:id="2594" w:author="Della Faille Philippe" w:date="2019-08-09T13:27:00Z"/>
                <w:moveTo w:id="2595" w:author="Della Faille Philippe" w:date="2019-07-09T17:01:00Z"/>
                <w:rFonts w:ascii="Calibri" w:eastAsia="Times New Roman" w:hAnsi="Calibri" w:cs="Calibri"/>
                <w:color w:val="000000"/>
              </w:rPr>
            </w:pPr>
            <w:moveTo w:id="2596" w:author="Della Faille Philippe" w:date="2019-07-09T17:01:00Z">
              <w:del w:id="2597" w:author="Della Faille Philippe" w:date="2019-08-09T12:08:00Z">
                <w:r w:rsidRPr="00614D51" w:rsidDel="00381E4A">
                  <w:rPr>
                    <w:rFonts w:ascii="Calibri" w:eastAsia="Times New Roman" w:hAnsi="Calibri" w:cs="Calibri"/>
                    <w:color w:val="000000"/>
                  </w:rPr>
                  <w:delText>36</w:delText>
                </w:r>
              </w:del>
            </w:moveTo>
          </w:p>
        </w:tc>
        <w:tc>
          <w:tcPr>
            <w:tcW w:w="2680" w:type="dxa"/>
            <w:tcBorders>
              <w:top w:val="nil"/>
              <w:left w:val="nil"/>
              <w:bottom w:val="nil"/>
              <w:right w:val="nil"/>
            </w:tcBorders>
            <w:shd w:val="clear" w:color="000000" w:fill="A9D08E"/>
            <w:noWrap/>
            <w:vAlign w:val="bottom"/>
            <w:tcPrChange w:id="2598" w:author="Della Faille Philippe" w:date="2019-08-09T12:08:00Z">
              <w:tcPr>
                <w:tcW w:w="2680" w:type="dxa"/>
                <w:tcBorders>
                  <w:top w:val="nil"/>
                  <w:left w:val="nil"/>
                  <w:bottom w:val="nil"/>
                  <w:right w:val="nil"/>
                </w:tcBorders>
                <w:shd w:val="clear" w:color="000000" w:fill="A9D08E"/>
                <w:noWrap/>
                <w:vAlign w:val="bottom"/>
              </w:tcPr>
            </w:tcPrChange>
          </w:tcPr>
          <w:p w14:paraId="49479FED" w14:textId="0D37651B" w:rsidR="00F536BB" w:rsidRPr="00614D51" w:rsidDel="00E27DD8" w:rsidRDefault="00F536BB" w:rsidP="00381E4A">
            <w:pPr>
              <w:spacing w:after="0"/>
              <w:jc w:val="left"/>
              <w:rPr>
                <w:del w:id="2599" w:author="Della Faille Philippe" w:date="2019-08-09T13:27:00Z"/>
                <w:moveTo w:id="2600" w:author="Della Faille Philippe" w:date="2019-07-09T17:01:00Z"/>
                <w:rFonts w:ascii="Calibri" w:eastAsia="Times New Roman" w:hAnsi="Calibri" w:cs="Calibri"/>
                <w:color w:val="000000"/>
              </w:rPr>
            </w:pPr>
            <w:moveTo w:id="2601" w:author="Della Faille Philippe" w:date="2019-07-09T17:01:00Z">
              <w:del w:id="2602" w:author="Della Faille Philippe" w:date="2019-08-09T12:08:00Z">
                <w:r w:rsidRPr="00614D51" w:rsidDel="00381E4A">
                  <w:rPr>
                    <w:rFonts w:ascii="Calibri" w:eastAsia="Times New Roman" w:hAnsi="Calibri" w:cs="Calibri"/>
                    <w:color w:val="000000"/>
                  </w:rPr>
                  <w:delText>Current P6</w:delText>
                </w:r>
              </w:del>
            </w:moveTo>
          </w:p>
        </w:tc>
        <w:tc>
          <w:tcPr>
            <w:tcW w:w="960" w:type="dxa"/>
            <w:tcBorders>
              <w:top w:val="nil"/>
              <w:left w:val="single" w:sz="4" w:space="0" w:color="auto"/>
              <w:bottom w:val="nil"/>
              <w:right w:val="single" w:sz="4" w:space="0" w:color="auto"/>
            </w:tcBorders>
            <w:shd w:val="clear" w:color="000000" w:fill="A9D08E"/>
            <w:noWrap/>
            <w:vAlign w:val="bottom"/>
            <w:tcPrChange w:id="260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BCF15D9" w14:textId="212E6A24" w:rsidR="00F536BB" w:rsidRPr="00614D51" w:rsidDel="00E27DD8" w:rsidRDefault="00F536BB" w:rsidP="00381E4A">
            <w:pPr>
              <w:spacing w:after="0"/>
              <w:jc w:val="center"/>
              <w:rPr>
                <w:del w:id="2604" w:author="Della Faille Philippe" w:date="2019-08-09T13:27:00Z"/>
                <w:moveTo w:id="2605" w:author="Della Faille Philippe" w:date="2019-07-09T17:01:00Z"/>
                <w:rFonts w:ascii="Calibri" w:eastAsia="Times New Roman" w:hAnsi="Calibri" w:cs="Calibri"/>
                <w:color w:val="000000"/>
              </w:rPr>
            </w:pPr>
            <w:moveTo w:id="2606" w:author="Della Faille Philippe" w:date="2019-07-09T17:01:00Z">
              <w:del w:id="2607"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000000" w:fill="A9D08E"/>
            <w:noWrap/>
            <w:vAlign w:val="bottom"/>
            <w:tcPrChange w:id="260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3285FC00" w14:textId="0CAABCCD" w:rsidR="00F536BB" w:rsidRPr="00614D51" w:rsidDel="00E27DD8" w:rsidRDefault="00F536BB" w:rsidP="00381E4A">
            <w:pPr>
              <w:spacing w:after="0"/>
              <w:jc w:val="center"/>
              <w:rPr>
                <w:del w:id="2609" w:author="Della Faille Philippe" w:date="2019-08-09T13:27:00Z"/>
                <w:moveTo w:id="2610" w:author="Della Faille Philippe" w:date="2019-07-09T17:01:00Z"/>
                <w:rFonts w:ascii="Calibri" w:eastAsia="Times New Roman" w:hAnsi="Calibri" w:cs="Calibri"/>
                <w:color w:val="000000"/>
              </w:rPr>
            </w:pPr>
            <w:moveTo w:id="2611" w:author="Della Faille Philippe" w:date="2019-07-09T17:01:00Z">
              <w:del w:id="261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6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921617E" w14:textId="0D19B029" w:rsidR="00F536BB" w:rsidRPr="00614D51" w:rsidDel="00E27DD8" w:rsidRDefault="00F536BB" w:rsidP="00381E4A">
            <w:pPr>
              <w:spacing w:after="0"/>
              <w:jc w:val="center"/>
              <w:rPr>
                <w:del w:id="2614" w:author="Della Faille Philippe" w:date="2019-08-09T13:27:00Z"/>
                <w:moveTo w:id="2615" w:author="Della Faille Philippe" w:date="2019-07-09T17:01:00Z"/>
                <w:rFonts w:ascii="Calibri" w:eastAsia="Times New Roman" w:hAnsi="Calibri" w:cs="Calibri"/>
                <w:color w:val="000000"/>
              </w:rPr>
            </w:pPr>
            <w:moveTo w:id="2616" w:author="Della Faille Philippe" w:date="2019-07-09T17:01:00Z">
              <w:del w:id="261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61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0A60247" w14:textId="2D87C467" w:rsidR="00F536BB" w:rsidRPr="00614D51" w:rsidDel="00E27DD8" w:rsidRDefault="00F536BB" w:rsidP="00381E4A">
            <w:pPr>
              <w:spacing w:after="0"/>
              <w:jc w:val="center"/>
              <w:rPr>
                <w:del w:id="2619" w:author="Della Faille Philippe" w:date="2019-08-09T13:27:00Z"/>
                <w:moveTo w:id="2620" w:author="Della Faille Philippe" w:date="2019-07-09T17:01:00Z"/>
                <w:rFonts w:ascii="Calibri" w:eastAsia="Times New Roman" w:hAnsi="Calibri" w:cs="Calibri"/>
                <w:color w:val="000000"/>
              </w:rPr>
            </w:pPr>
            <w:moveTo w:id="2621" w:author="Della Faille Philippe" w:date="2019-07-09T17:01:00Z">
              <w:del w:id="2622" w:author="Della Faille Philippe" w:date="2019-08-09T12:08:00Z">
                <w:r w:rsidRPr="00614D51" w:rsidDel="00381E4A">
                  <w:rPr>
                    <w:rFonts w:ascii="Calibri" w:eastAsia="Times New Roman" w:hAnsi="Calibri" w:cs="Calibri"/>
                    <w:color w:val="000000"/>
                  </w:rPr>
                  <w:delText>56</w:delText>
                </w:r>
              </w:del>
            </w:moveTo>
          </w:p>
        </w:tc>
        <w:tc>
          <w:tcPr>
            <w:tcW w:w="1276" w:type="dxa"/>
            <w:tcBorders>
              <w:top w:val="nil"/>
              <w:left w:val="nil"/>
              <w:bottom w:val="nil"/>
              <w:right w:val="single" w:sz="4" w:space="0" w:color="auto"/>
            </w:tcBorders>
            <w:shd w:val="clear" w:color="000000" w:fill="A9D08E"/>
            <w:noWrap/>
            <w:vAlign w:val="bottom"/>
            <w:tcPrChange w:id="262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BB24007" w14:textId="4C865D0A" w:rsidR="00F536BB" w:rsidRPr="00614D51" w:rsidDel="00E27DD8" w:rsidRDefault="00F536BB" w:rsidP="00381E4A">
            <w:pPr>
              <w:spacing w:after="0"/>
              <w:jc w:val="center"/>
              <w:rPr>
                <w:del w:id="2624" w:author="Della Faille Philippe" w:date="2019-08-09T13:27:00Z"/>
                <w:moveTo w:id="2625" w:author="Della Faille Philippe" w:date="2019-07-09T17:01:00Z"/>
                <w:rFonts w:ascii="Calibri" w:eastAsia="Times New Roman" w:hAnsi="Calibri" w:cs="Calibri"/>
                <w:color w:val="000000"/>
              </w:rPr>
            </w:pPr>
            <w:moveTo w:id="2626" w:author="Della Faille Philippe" w:date="2019-07-09T17:01:00Z">
              <w:del w:id="2627" w:author="Della Faille Philippe" w:date="2019-08-09T12:08:00Z">
                <w:r w:rsidRPr="00614D51" w:rsidDel="00381E4A">
                  <w:rPr>
                    <w:rFonts w:ascii="Calibri" w:eastAsia="Times New Roman" w:hAnsi="Calibri" w:cs="Calibri"/>
                    <w:color w:val="000000"/>
                  </w:rPr>
                  <w:delText>0x0038</w:delText>
                </w:r>
              </w:del>
            </w:moveTo>
          </w:p>
        </w:tc>
      </w:tr>
      <w:tr w:rsidR="00F536BB" w:rsidRPr="00614D51" w:rsidDel="00E27DD8" w14:paraId="1A647BE7" w14:textId="0A1C9D78" w:rsidTr="00381E4A">
        <w:trPr>
          <w:trHeight w:val="288"/>
          <w:del w:id="2628" w:author="Della Faille Philippe" w:date="2019-08-09T13:27:00Z"/>
          <w:trPrChange w:id="2629" w:author="Della Faille Philippe" w:date="2019-08-09T12:08:00Z">
            <w:trPr>
              <w:trHeight w:val="288"/>
            </w:trPr>
          </w:trPrChange>
        </w:trPr>
        <w:tc>
          <w:tcPr>
            <w:tcW w:w="960" w:type="dxa"/>
            <w:vMerge/>
            <w:tcBorders>
              <w:top w:val="nil"/>
              <w:left w:val="nil"/>
              <w:bottom w:val="nil"/>
              <w:right w:val="nil"/>
            </w:tcBorders>
            <w:vAlign w:val="center"/>
            <w:tcPrChange w:id="2630" w:author="Della Faille Philippe" w:date="2019-08-09T12:08:00Z">
              <w:tcPr>
                <w:tcW w:w="960" w:type="dxa"/>
                <w:vMerge/>
                <w:tcBorders>
                  <w:top w:val="nil"/>
                  <w:left w:val="nil"/>
                  <w:bottom w:val="nil"/>
                  <w:right w:val="nil"/>
                </w:tcBorders>
                <w:vAlign w:val="center"/>
              </w:tcPr>
            </w:tcPrChange>
          </w:tcPr>
          <w:p w14:paraId="228408B2" w14:textId="39DEC2B6" w:rsidR="00F536BB" w:rsidRPr="00614D51" w:rsidDel="00E27DD8" w:rsidRDefault="00F536BB" w:rsidP="00381E4A">
            <w:pPr>
              <w:spacing w:after="0"/>
              <w:jc w:val="left"/>
              <w:rPr>
                <w:del w:id="2631" w:author="Della Faille Philippe" w:date="2019-08-09T13:27:00Z"/>
                <w:moveTo w:id="26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6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E4E6284" w14:textId="31E086B3" w:rsidR="00F536BB" w:rsidRPr="00614D51" w:rsidDel="00E27DD8" w:rsidRDefault="00F536BB" w:rsidP="00381E4A">
            <w:pPr>
              <w:spacing w:after="0"/>
              <w:jc w:val="left"/>
              <w:rPr>
                <w:del w:id="2634" w:author="Della Faille Philippe" w:date="2019-08-09T13:27:00Z"/>
                <w:moveTo w:id="2635" w:author="Della Faille Philippe" w:date="2019-07-09T17:01:00Z"/>
                <w:rFonts w:ascii="Calibri" w:eastAsia="Times New Roman" w:hAnsi="Calibri" w:cs="Calibri"/>
                <w:color w:val="000000"/>
              </w:rPr>
            </w:pPr>
            <w:moveTo w:id="2636" w:author="Della Faille Philippe" w:date="2019-07-09T17:01:00Z">
              <w:del w:id="263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6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026313A" w14:textId="0D9C5EEA" w:rsidR="00F536BB" w:rsidRPr="00614D51" w:rsidDel="00E27DD8" w:rsidRDefault="00F536BB" w:rsidP="00381E4A">
            <w:pPr>
              <w:spacing w:after="0"/>
              <w:jc w:val="center"/>
              <w:rPr>
                <w:del w:id="2639" w:author="Della Faille Philippe" w:date="2019-08-09T13:27:00Z"/>
                <w:moveTo w:id="2640" w:author="Della Faille Philippe" w:date="2019-07-09T17:01:00Z"/>
                <w:rFonts w:ascii="Calibri" w:eastAsia="Times New Roman" w:hAnsi="Calibri" w:cs="Calibri"/>
                <w:color w:val="000000"/>
              </w:rPr>
            </w:pPr>
            <w:moveTo w:id="2641" w:author="Della Faille Philippe" w:date="2019-07-09T17:01:00Z">
              <w:del w:id="2642" w:author="Della Faille Philippe" w:date="2019-08-09T12:08:00Z">
                <w:r w:rsidRPr="00614D51" w:rsidDel="00381E4A">
                  <w:rPr>
                    <w:rFonts w:ascii="Calibri" w:eastAsia="Times New Roman" w:hAnsi="Calibri" w:cs="Calibri"/>
                    <w:color w:val="000000"/>
                  </w:rPr>
                  <w:delText>37</w:delText>
                </w:r>
              </w:del>
            </w:moveTo>
          </w:p>
        </w:tc>
        <w:tc>
          <w:tcPr>
            <w:tcW w:w="2680" w:type="dxa"/>
            <w:tcBorders>
              <w:top w:val="nil"/>
              <w:left w:val="nil"/>
              <w:bottom w:val="nil"/>
              <w:right w:val="nil"/>
            </w:tcBorders>
            <w:shd w:val="clear" w:color="000000" w:fill="A9D08E"/>
            <w:noWrap/>
            <w:vAlign w:val="bottom"/>
            <w:tcPrChange w:id="2643" w:author="Della Faille Philippe" w:date="2019-08-09T12:08:00Z">
              <w:tcPr>
                <w:tcW w:w="2680" w:type="dxa"/>
                <w:tcBorders>
                  <w:top w:val="nil"/>
                  <w:left w:val="nil"/>
                  <w:bottom w:val="nil"/>
                  <w:right w:val="nil"/>
                </w:tcBorders>
                <w:shd w:val="clear" w:color="000000" w:fill="A9D08E"/>
                <w:noWrap/>
                <w:vAlign w:val="bottom"/>
              </w:tcPr>
            </w:tcPrChange>
          </w:tcPr>
          <w:p w14:paraId="343B5EA7" w14:textId="42F20156" w:rsidR="00F536BB" w:rsidRPr="00614D51" w:rsidDel="00E27DD8" w:rsidRDefault="00F536BB" w:rsidP="00381E4A">
            <w:pPr>
              <w:spacing w:after="0"/>
              <w:jc w:val="left"/>
              <w:rPr>
                <w:del w:id="2644" w:author="Della Faille Philippe" w:date="2019-08-09T13:27:00Z"/>
                <w:moveTo w:id="2645" w:author="Della Faille Philippe" w:date="2019-07-09T17:01:00Z"/>
                <w:rFonts w:ascii="Calibri" w:eastAsia="Times New Roman" w:hAnsi="Calibri" w:cs="Calibri"/>
                <w:color w:val="000000"/>
              </w:rPr>
            </w:pPr>
            <w:moveTo w:id="2646" w:author="Della Faille Philippe" w:date="2019-07-09T17:01:00Z">
              <w:del w:id="2647" w:author="Della Faille Philippe" w:date="2019-08-09T12:08:00Z">
                <w:r w:rsidRPr="00614D51" w:rsidDel="00381E4A">
                  <w:rPr>
                    <w:rFonts w:ascii="Calibri" w:eastAsia="Times New Roman" w:hAnsi="Calibri" w:cs="Calibri"/>
                    <w:color w:val="000000"/>
                  </w:rPr>
                  <w:delText>trip counter P1</w:delText>
                </w:r>
              </w:del>
            </w:moveTo>
          </w:p>
        </w:tc>
        <w:tc>
          <w:tcPr>
            <w:tcW w:w="960" w:type="dxa"/>
            <w:tcBorders>
              <w:top w:val="nil"/>
              <w:left w:val="single" w:sz="4" w:space="0" w:color="auto"/>
              <w:bottom w:val="nil"/>
              <w:right w:val="single" w:sz="4" w:space="0" w:color="auto"/>
            </w:tcBorders>
            <w:shd w:val="clear" w:color="000000" w:fill="A9D08E"/>
            <w:noWrap/>
            <w:vAlign w:val="bottom"/>
            <w:tcPrChange w:id="264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4AB0BAD" w14:textId="592A2146" w:rsidR="00F536BB" w:rsidRPr="00614D51" w:rsidDel="00E27DD8" w:rsidRDefault="00F536BB" w:rsidP="00381E4A">
            <w:pPr>
              <w:spacing w:after="0"/>
              <w:jc w:val="center"/>
              <w:rPr>
                <w:del w:id="2649" w:author="Della Faille Philippe" w:date="2019-08-09T13:27:00Z"/>
                <w:moveTo w:id="2650" w:author="Della Faille Philippe" w:date="2019-07-09T17:01:00Z"/>
                <w:rFonts w:ascii="Calibri" w:eastAsia="Times New Roman" w:hAnsi="Calibri" w:cs="Calibri"/>
                <w:color w:val="000000"/>
              </w:rPr>
            </w:pPr>
            <w:moveTo w:id="2651" w:author="Della Faille Philippe" w:date="2019-07-09T17:01:00Z">
              <w:del w:id="2652"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65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0EBD1FA" w14:textId="404B5CE3" w:rsidR="00F536BB" w:rsidRPr="00614D51" w:rsidDel="00E27DD8" w:rsidRDefault="00F536BB" w:rsidP="00381E4A">
            <w:pPr>
              <w:spacing w:after="0"/>
              <w:jc w:val="center"/>
              <w:rPr>
                <w:del w:id="2654" w:author="Della Faille Philippe" w:date="2019-08-09T13:27:00Z"/>
                <w:moveTo w:id="2655" w:author="Della Faille Philippe" w:date="2019-07-09T17:01:00Z"/>
                <w:rFonts w:ascii="Calibri" w:eastAsia="Times New Roman" w:hAnsi="Calibri" w:cs="Calibri"/>
                <w:color w:val="000000"/>
              </w:rPr>
            </w:pPr>
            <w:moveTo w:id="2656" w:author="Della Faille Philippe" w:date="2019-07-09T17:01:00Z">
              <w:del w:id="265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6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1E32D66" w14:textId="26373DDE" w:rsidR="00F536BB" w:rsidRPr="00614D51" w:rsidDel="00E27DD8" w:rsidRDefault="00F536BB" w:rsidP="00381E4A">
            <w:pPr>
              <w:spacing w:after="0"/>
              <w:jc w:val="center"/>
              <w:rPr>
                <w:del w:id="2659" w:author="Della Faille Philippe" w:date="2019-08-09T13:27:00Z"/>
                <w:moveTo w:id="2660" w:author="Della Faille Philippe" w:date="2019-07-09T17:01:00Z"/>
                <w:rFonts w:ascii="Calibri" w:eastAsia="Times New Roman" w:hAnsi="Calibri" w:cs="Calibri"/>
                <w:color w:val="000000"/>
              </w:rPr>
            </w:pPr>
            <w:moveTo w:id="2661" w:author="Della Faille Philippe" w:date="2019-07-09T17:01:00Z">
              <w:del w:id="266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66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3518A21" w14:textId="304D397A" w:rsidR="00F536BB" w:rsidRPr="00614D51" w:rsidDel="00E27DD8" w:rsidRDefault="00F536BB" w:rsidP="00381E4A">
            <w:pPr>
              <w:spacing w:after="0"/>
              <w:jc w:val="center"/>
              <w:rPr>
                <w:del w:id="2664" w:author="Della Faille Philippe" w:date="2019-08-09T13:27:00Z"/>
                <w:moveTo w:id="2665" w:author="Della Faille Philippe" w:date="2019-07-09T17:01:00Z"/>
                <w:rFonts w:ascii="Calibri" w:eastAsia="Times New Roman" w:hAnsi="Calibri" w:cs="Calibri"/>
                <w:color w:val="000000"/>
              </w:rPr>
            </w:pPr>
            <w:moveTo w:id="2666" w:author="Della Faille Philippe" w:date="2019-07-09T17:01:00Z">
              <w:del w:id="2667" w:author="Della Faille Philippe" w:date="2019-08-09T12:08:00Z">
                <w:r w:rsidRPr="00614D51" w:rsidDel="00381E4A">
                  <w:rPr>
                    <w:rFonts w:ascii="Calibri" w:eastAsia="Times New Roman" w:hAnsi="Calibri" w:cs="Calibri"/>
                    <w:color w:val="000000"/>
                  </w:rPr>
                  <w:delText>58</w:delText>
                </w:r>
              </w:del>
            </w:moveTo>
          </w:p>
        </w:tc>
        <w:tc>
          <w:tcPr>
            <w:tcW w:w="1276" w:type="dxa"/>
            <w:tcBorders>
              <w:top w:val="nil"/>
              <w:left w:val="nil"/>
              <w:bottom w:val="nil"/>
              <w:right w:val="single" w:sz="4" w:space="0" w:color="auto"/>
            </w:tcBorders>
            <w:shd w:val="clear" w:color="000000" w:fill="A9D08E"/>
            <w:noWrap/>
            <w:vAlign w:val="bottom"/>
            <w:tcPrChange w:id="266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A2CF94B" w14:textId="1DA2D045" w:rsidR="00F536BB" w:rsidRPr="00614D51" w:rsidDel="00E27DD8" w:rsidRDefault="00F536BB" w:rsidP="00381E4A">
            <w:pPr>
              <w:spacing w:after="0"/>
              <w:jc w:val="center"/>
              <w:rPr>
                <w:del w:id="2669" w:author="Della Faille Philippe" w:date="2019-08-09T13:27:00Z"/>
                <w:moveTo w:id="2670" w:author="Della Faille Philippe" w:date="2019-07-09T17:01:00Z"/>
                <w:rFonts w:ascii="Calibri" w:eastAsia="Times New Roman" w:hAnsi="Calibri" w:cs="Calibri"/>
                <w:color w:val="000000"/>
              </w:rPr>
            </w:pPr>
            <w:moveTo w:id="2671" w:author="Della Faille Philippe" w:date="2019-07-09T17:01:00Z">
              <w:del w:id="2672" w:author="Della Faille Philippe" w:date="2019-08-09T12:08:00Z">
                <w:r w:rsidRPr="00614D51" w:rsidDel="00381E4A">
                  <w:rPr>
                    <w:rFonts w:ascii="Calibri" w:eastAsia="Times New Roman" w:hAnsi="Calibri" w:cs="Calibri"/>
                    <w:color w:val="000000"/>
                  </w:rPr>
                  <w:delText>0x003A</w:delText>
                </w:r>
              </w:del>
            </w:moveTo>
          </w:p>
        </w:tc>
      </w:tr>
      <w:tr w:rsidR="00F536BB" w:rsidRPr="00614D51" w:rsidDel="00E27DD8" w14:paraId="74968888" w14:textId="4170EDD4" w:rsidTr="00381E4A">
        <w:trPr>
          <w:trHeight w:val="288"/>
          <w:del w:id="2673" w:author="Della Faille Philippe" w:date="2019-08-09T13:27:00Z"/>
          <w:trPrChange w:id="2674" w:author="Della Faille Philippe" w:date="2019-08-09T12:08:00Z">
            <w:trPr>
              <w:trHeight w:val="288"/>
            </w:trPr>
          </w:trPrChange>
        </w:trPr>
        <w:tc>
          <w:tcPr>
            <w:tcW w:w="960" w:type="dxa"/>
            <w:vMerge/>
            <w:tcBorders>
              <w:top w:val="nil"/>
              <w:left w:val="nil"/>
              <w:bottom w:val="nil"/>
              <w:right w:val="nil"/>
            </w:tcBorders>
            <w:vAlign w:val="center"/>
            <w:tcPrChange w:id="2675" w:author="Della Faille Philippe" w:date="2019-08-09T12:08:00Z">
              <w:tcPr>
                <w:tcW w:w="960" w:type="dxa"/>
                <w:vMerge/>
                <w:tcBorders>
                  <w:top w:val="nil"/>
                  <w:left w:val="nil"/>
                  <w:bottom w:val="nil"/>
                  <w:right w:val="nil"/>
                </w:tcBorders>
                <w:vAlign w:val="center"/>
              </w:tcPr>
            </w:tcPrChange>
          </w:tcPr>
          <w:p w14:paraId="1BF2159A" w14:textId="06D1B321" w:rsidR="00F536BB" w:rsidRPr="00614D51" w:rsidDel="00E27DD8" w:rsidRDefault="00F536BB" w:rsidP="00381E4A">
            <w:pPr>
              <w:spacing w:after="0"/>
              <w:jc w:val="left"/>
              <w:rPr>
                <w:del w:id="2676" w:author="Della Faille Philippe" w:date="2019-08-09T13:27:00Z"/>
                <w:moveTo w:id="26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6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1336FC4" w14:textId="35D1A4BF" w:rsidR="00F536BB" w:rsidRPr="00614D51" w:rsidDel="00E27DD8" w:rsidRDefault="00F536BB" w:rsidP="00381E4A">
            <w:pPr>
              <w:spacing w:after="0"/>
              <w:jc w:val="left"/>
              <w:rPr>
                <w:del w:id="2679" w:author="Della Faille Philippe" w:date="2019-08-09T13:27:00Z"/>
                <w:moveTo w:id="2680" w:author="Della Faille Philippe" w:date="2019-07-09T17:01:00Z"/>
                <w:rFonts w:ascii="Calibri" w:eastAsia="Times New Roman" w:hAnsi="Calibri" w:cs="Calibri"/>
                <w:color w:val="000000"/>
              </w:rPr>
            </w:pPr>
            <w:moveTo w:id="2681" w:author="Della Faille Philippe" w:date="2019-07-09T17:01:00Z">
              <w:del w:id="268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6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D537C3C" w14:textId="46AA1039" w:rsidR="00F536BB" w:rsidRPr="00614D51" w:rsidDel="00E27DD8" w:rsidRDefault="00F536BB" w:rsidP="00381E4A">
            <w:pPr>
              <w:spacing w:after="0"/>
              <w:jc w:val="center"/>
              <w:rPr>
                <w:del w:id="2684" w:author="Della Faille Philippe" w:date="2019-08-09T13:27:00Z"/>
                <w:moveTo w:id="2685" w:author="Della Faille Philippe" w:date="2019-07-09T17:01:00Z"/>
                <w:rFonts w:ascii="Calibri" w:eastAsia="Times New Roman" w:hAnsi="Calibri" w:cs="Calibri"/>
                <w:color w:val="000000"/>
              </w:rPr>
            </w:pPr>
            <w:moveTo w:id="2686" w:author="Della Faille Philippe" w:date="2019-07-09T17:01:00Z">
              <w:del w:id="2687" w:author="Della Faille Philippe" w:date="2019-08-09T12:08:00Z">
                <w:r w:rsidRPr="00614D51" w:rsidDel="00381E4A">
                  <w:rPr>
                    <w:rFonts w:ascii="Calibri" w:eastAsia="Times New Roman" w:hAnsi="Calibri" w:cs="Calibri"/>
                    <w:color w:val="000000"/>
                  </w:rPr>
                  <w:delText>38</w:delText>
                </w:r>
              </w:del>
            </w:moveTo>
          </w:p>
        </w:tc>
        <w:tc>
          <w:tcPr>
            <w:tcW w:w="2680" w:type="dxa"/>
            <w:tcBorders>
              <w:top w:val="nil"/>
              <w:left w:val="nil"/>
              <w:bottom w:val="nil"/>
              <w:right w:val="nil"/>
            </w:tcBorders>
            <w:shd w:val="clear" w:color="000000" w:fill="A9D08E"/>
            <w:noWrap/>
            <w:vAlign w:val="bottom"/>
            <w:tcPrChange w:id="2688" w:author="Della Faille Philippe" w:date="2019-08-09T12:08:00Z">
              <w:tcPr>
                <w:tcW w:w="2680" w:type="dxa"/>
                <w:tcBorders>
                  <w:top w:val="nil"/>
                  <w:left w:val="nil"/>
                  <w:bottom w:val="nil"/>
                  <w:right w:val="nil"/>
                </w:tcBorders>
                <w:shd w:val="clear" w:color="000000" w:fill="A9D08E"/>
                <w:noWrap/>
                <w:vAlign w:val="bottom"/>
              </w:tcPr>
            </w:tcPrChange>
          </w:tcPr>
          <w:p w14:paraId="26D1CEF5" w14:textId="053D3693" w:rsidR="00F536BB" w:rsidRPr="00614D51" w:rsidDel="00E27DD8" w:rsidRDefault="00F536BB" w:rsidP="00381E4A">
            <w:pPr>
              <w:spacing w:after="0"/>
              <w:jc w:val="left"/>
              <w:rPr>
                <w:del w:id="2689" w:author="Della Faille Philippe" w:date="2019-08-09T13:27:00Z"/>
                <w:moveTo w:id="2690" w:author="Della Faille Philippe" w:date="2019-07-09T17:01:00Z"/>
                <w:rFonts w:ascii="Calibri" w:eastAsia="Times New Roman" w:hAnsi="Calibri" w:cs="Calibri"/>
                <w:color w:val="000000"/>
              </w:rPr>
            </w:pPr>
            <w:moveTo w:id="2691" w:author="Della Faille Philippe" w:date="2019-07-09T17:01:00Z">
              <w:del w:id="2692" w:author="Della Faille Philippe" w:date="2019-08-09T12:08:00Z">
                <w:r w:rsidRPr="00614D51" w:rsidDel="00381E4A">
                  <w:rPr>
                    <w:rFonts w:ascii="Calibri" w:eastAsia="Times New Roman" w:hAnsi="Calibri" w:cs="Calibri"/>
                    <w:color w:val="000000"/>
                  </w:rPr>
                  <w:delText>trip counter P2</w:delText>
                </w:r>
              </w:del>
            </w:moveTo>
          </w:p>
        </w:tc>
        <w:tc>
          <w:tcPr>
            <w:tcW w:w="960" w:type="dxa"/>
            <w:tcBorders>
              <w:top w:val="nil"/>
              <w:left w:val="single" w:sz="4" w:space="0" w:color="auto"/>
              <w:bottom w:val="nil"/>
              <w:right w:val="single" w:sz="4" w:space="0" w:color="auto"/>
            </w:tcBorders>
            <w:shd w:val="clear" w:color="000000" w:fill="A9D08E"/>
            <w:noWrap/>
            <w:vAlign w:val="bottom"/>
            <w:tcPrChange w:id="269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9FD5994" w14:textId="18634D0B" w:rsidR="00F536BB" w:rsidRPr="00614D51" w:rsidDel="00E27DD8" w:rsidRDefault="00F536BB" w:rsidP="00381E4A">
            <w:pPr>
              <w:spacing w:after="0"/>
              <w:jc w:val="center"/>
              <w:rPr>
                <w:del w:id="2694" w:author="Della Faille Philippe" w:date="2019-08-09T13:27:00Z"/>
                <w:moveTo w:id="2695" w:author="Della Faille Philippe" w:date="2019-07-09T17:01:00Z"/>
                <w:rFonts w:ascii="Calibri" w:eastAsia="Times New Roman" w:hAnsi="Calibri" w:cs="Calibri"/>
                <w:color w:val="000000"/>
              </w:rPr>
            </w:pPr>
            <w:moveTo w:id="2696" w:author="Della Faille Philippe" w:date="2019-07-09T17:01:00Z">
              <w:del w:id="2697"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69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7627507" w14:textId="348F55D8" w:rsidR="00F536BB" w:rsidRPr="00614D51" w:rsidDel="00E27DD8" w:rsidRDefault="00F536BB" w:rsidP="00381E4A">
            <w:pPr>
              <w:spacing w:after="0"/>
              <w:jc w:val="center"/>
              <w:rPr>
                <w:del w:id="2699" w:author="Della Faille Philippe" w:date="2019-08-09T13:27:00Z"/>
                <w:moveTo w:id="2700" w:author="Della Faille Philippe" w:date="2019-07-09T17:01:00Z"/>
                <w:rFonts w:ascii="Calibri" w:eastAsia="Times New Roman" w:hAnsi="Calibri" w:cs="Calibri"/>
                <w:color w:val="000000"/>
              </w:rPr>
            </w:pPr>
            <w:moveTo w:id="2701" w:author="Della Faille Philippe" w:date="2019-07-09T17:01:00Z">
              <w:del w:id="270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7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7308DD2" w14:textId="79DD17CE" w:rsidR="00F536BB" w:rsidRPr="00614D51" w:rsidDel="00E27DD8" w:rsidRDefault="00F536BB" w:rsidP="00381E4A">
            <w:pPr>
              <w:spacing w:after="0"/>
              <w:jc w:val="center"/>
              <w:rPr>
                <w:del w:id="2704" w:author="Della Faille Philippe" w:date="2019-08-09T13:27:00Z"/>
                <w:moveTo w:id="2705" w:author="Della Faille Philippe" w:date="2019-07-09T17:01:00Z"/>
                <w:rFonts w:ascii="Calibri" w:eastAsia="Times New Roman" w:hAnsi="Calibri" w:cs="Calibri"/>
                <w:color w:val="000000"/>
              </w:rPr>
            </w:pPr>
            <w:moveTo w:id="2706" w:author="Della Faille Philippe" w:date="2019-07-09T17:01:00Z">
              <w:del w:id="270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70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CBD89EE" w14:textId="31E73FF5" w:rsidR="00F536BB" w:rsidRPr="00614D51" w:rsidDel="00E27DD8" w:rsidRDefault="00F536BB" w:rsidP="00381E4A">
            <w:pPr>
              <w:spacing w:after="0"/>
              <w:jc w:val="center"/>
              <w:rPr>
                <w:del w:id="2709" w:author="Della Faille Philippe" w:date="2019-08-09T13:27:00Z"/>
                <w:moveTo w:id="2710" w:author="Della Faille Philippe" w:date="2019-07-09T17:01:00Z"/>
                <w:rFonts w:ascii="Calibri" w:eastAsia="Times New Roman" w:hAnsi="Calibri" w:cs="Calibri"/>
                <w:color w:val="000000"/>
              </w:rPr>
            </w:pPr>
            <w:moveTo w:id="2711" w:author="Della Faille Philippe" w:date="2019-07-09T17:01:00Z">
              <w:del w:id="2712" w:author="Della Faille Philippe" w:date="2019-08-09T12:08:00Z">
                <w:r w:rsidRPr="00614D51" w:rsidDel="00381E4A">
                  <w:rPr>
                    <w:rFonts w:ascii="Calibri" w:eastAsia="Times New Roman" w:hAnsi="Calibri" w:cs="Calibri"/>
                    <w:color w:val="000000"/>
                  </w:rPr>
                  <w:delText>59</w:delText>
                </w:r>
              </w:del>
            </w:moveTo>
          </w:p>
        </w:tc>
        <w:tc>
          <w:tcPr>
            <w:tcW w:w="1276" w:type="dxa"/>
            <w:tcBorders>
              <w:top w:val="nil"/>
              <w:left w:val="nil"/>
              <w:bottom w:val="nil"/>
              <w:right w:val="single" w:sz="4" w:space="0" w:color="auto"/>
            </w:tcBorders>
            <w:shd w:val="clear" w:color="000000" w:fill="A9D08E"/>
            <w:noWrap/>
            <w:vAlign w:val="bottom"/>
            <w:tcPrChange w:id="271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E6144BA" w14:textId="0F8D793E" w:rsidR="00F536BB" w:rsidRPr="00614D51" w:rsidDel="00E27DD8" w:rsidRDefault="00F536BB" w:rsidP="00381E4A">
            <w:pPr>
              <w:spacing w:after="0"/>
              <w:jc w:val="center"/>
              <w:rPr>
                <w:del w:id="2714" w:author="Della Faille Philippe" w:date="2019-08-09T13:27:00Z"/>
                <w:moveTo w:id="2715" w:author="Della Faille Philippe" w:date="2019-07-09T17:01:00Z"/>
                <w:rFonts w:ascii="Calibri" w:eastAsia="Times New Roman" w:hAnsi="Calibri" w:cs="Calibri"/>
                <w:color w:val="000000"/>
              </w:rPr>
            </w:pPr>
            <w:moveTo w:id="2716" w:author="Della Faille Philippe" w:date="2019-07-09T17:01:00Z">
              <w:del w:id="2717" w:author="Della Faille Philippe" w:date="2019-08-09T12:08:00Z">
                <w:r w:rsidRPr="00614D51" w:rsidDel="00381E4A">
                  <w:rPr>
                    <w:rFonts w:ascii="Calibri" w:eastAsia="Times New Roman" w:hAnsi="Calibri" w:cs="Calibri"/>
                    <w:color w:val="000000"/>
                  </w:rPr>
                  <w:delText>0x003B</w:delText>
                </w:r>
              </w:del>
            </w:moveTo>
          </w:p>
        </w:tc>
      </w:tr>
      <w:tr w:rsidR="00F536BB" w:rsidRPr="00614D51" w:rsidDel="00E27DD8" w14:paraId="285D6467" w14:textId="21C8F86A" w:rsidTr="00381E4A">
        <w:trPr>
          <w:trHeight w:val="288"/>
          <w:del w:id="2718" w:author="Della Faille Philippe" w:date="2019-08-09T13:27:00Z"/>
          <w:trPrChange w:id="2719" w:author="Della Faille Philippe" w:date="2019-08-09T12:08:00Z">
            <w:trPr>
              <w:trHeight w:val="288"/>
            </w:trPr>
          </w:trPrChange>
        </w:trPr>
        <w:tc>
          <w:tcPr>
            <w:tcW w:w="960" w:type="dxa"/>
            <w:vMerge/>
            <w:tcBorders>
              <w:top w:val="nil"/>
              <w:left w:val="nil"/>
              <w:bottom w:val="nil"/>
              <w:right w:val="nil"/>
            </w:tcBorders>
            <w:vAlign w:val="center"/>
            <w:tcPrChange w:id="2720" w:author="Della Faille Philippe" w:date="2019-08-09T12:08:00Z">
              <w:tcPr>
                <w:tcW w:w="960" w:type="dxa"/>
                <w:vMerge/>
                <w:tcBorders>
                  <w:top w:val="nil"/>
                  <w:left w:val="nil"/>
                  <w:bottom w:val="nil"/>
                  <w:right w:val="nil"/>
                </w:tcBorders>
                <w:vAlign w:val="center"/>
              </w:tcPr>
            </w:tcPrChange>
          </w:tcPr>
          <w:p w14:paraId="4E00B813" w14:textId="2460C199" w:rsidR="00F536BB" w:rsidRPr="00614D51" w:rsidDel="00E27DD8" w:rsidRDefault="00F536BB" w:rsidP="00381E4A">
            <w:pPr>
              <w:spacing w:after="0"/>
              <w:jc w:val="left"/>
              <w:rPr>
                <w:del w:id="2721" w:author="Della Faille Philippe" w:date="2019-08-09T13:27:00Z"/>
                <w:moveTo w:id="27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7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CA295AF" w14:textId="2EEFCD6B" w:rsidR="00F536BB" w:rsidRPr="00614D51" w:rsidDel="00E27DD8" w:rsidRDefault="00F536BB" w:rsidP="00381E4A">
            <w:pPr>
              <w:spacing w:after="0"/>
              <w:jc w:val="left"/>
              <w:rPr>
                <w:del w:id="2724" w:author="Della Faille Philippe" w:date="2019-08-09T13:27:00Z"/>
                <w:moveTo w:id="2725" w:author="Della Faille Philippe" w:date="2019-07-09T17:01:00Z"/>
                <w:rFonts w:ascii="Calibri" w:eastAsia="Times New Roman" w:hAnsi="Calibri" w:cs="Calibri"/>
                <w:color w:val="000000"/>
              </w:rPr>
            </w:pPr>
            <w:moveTo w:id="2726" w:author="Della Faille Philippe" w:date="2019-07-09T17:01:00Z">
              <w:del w:id="272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7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45519D0" w14:textId="40A85C9C" w:rsidR="00F536BB" w:rsidRPr="00614D51" w:rsidDel="00E27DD8" w:rsidRDefault="00F536BB" w:rsidP="00381E4A">
            <w:pPr>
              <w:spacing w:after="0"/>
              <w:jc w:val="center"/>
              <w:rPr>
                <w:del w:id="2729" w:author="Della Faille Philippe" w:date="2019-08-09T13:27:00Z"/>
                <w:moveTo w:id="2730" w:author="Della Faille Philippe" w:date="2019-07-09T17:01:00Z"/>
                <w:rFonts w:ascii="Calibri" w:eastAsia="Times New Roman" w:hAnsi="Calibri" w:cs="Calibri"/>
                <w:color w:val="000000"/>
              </w:rPr>
            </w:pPr>
            <w:moveTo w:id="2731" w:author="Della Faille Philippe" w:date="2019-07-09T17:01:00Z">
              <w:del w:id="2732" w:author="Della Faille Philippe" w:date="2019-08-09T12:08:00Z">
                <w:r w:rsidRPr="00614D51" w:rsidDel="00381E4A">
                  <w:rPr>
                    <w:rFonts w:ascii="Calibri" w:eastAsia="Times New Roman" w:hAnsi="Calibri" w:cs="Calibri"/>
                    <w:color w:val="000000"/>
                  </w:rPr>
                  <w:delText>39</w:delText>
                </w:r>
              </w:del>
            </w:moveTo>
          </w:p>
        </w:tc>
        <w:tc>
          <w:tcPr>
            <w:tcW w:w="2680" w:type="dxa"/>
            <w:tcBorders>
              <w:top w:val="nil"/>
              <w:left w:val="nil"/>
              <w:bottom w:val="nil"/>
              <w:right w:val="nil"/>
            </w:tcBorders>
            <w:shd w:val="clear" w:color="000000" w:fill="A9D08E"/>
            <w:noWrap/>
            <w:vAlign w:val="bottom"/>
            <w:tcPrChange w:id="2733" w:author="Della Faille Philippe" w:date="2019-08-09T12:08:00Z">
              <w:tcPr>
                <w:tcW w:w="2680" w:type="dxa"/>
                <w:tcBorders>
                  <w:top w:val="nil"/>
                  <w:left w:val="nil"/>
                  <w:bottom w:val="nil"/>
                  <w:right w:val="nil"/>
                </w:tcBorders>
                <w:shd w:val="clear" w:color="000000" w:fill="A9D08E"/>
                <w:noWrap/>
                <w:vAlign w:val="bottom"/>
              </w:tcPr>
            </w:tcPrChange>
          </w:tcPr>
          <w:p w14:paraId="5FCC2617" w14:textId="15F5A53D" w:rsidR="00F536BB" w:rsidRPr="00614D51" w:rsidDel="00E27DD8" w:rsidRDefault="00F536BB" w:rsidP="00381E4A">
            <w:pPr>
              <w:spacing w:after="0"/>
              <w:jc w:val="left"/>
              <w:rPr>
                <w:del w:id="2734" w:author="Della Faille Philippe" w:date="2019-08-09T13:27:00Z"/>
                <w:moveTo w:id="2735" w:author="Della Faille Philippe" w:date="2019-07-09T17:01:00Z"/>
                <w:rFonts w:ascii="Calibri" w:eastAsia="Times New Roman" w:hAnsi="Calibri" w:cs="Calibri"/>
                <w:color w:val="000000"/>
              </w:rPr>
            </w:pPr>
            <w:moveTo w:id="2736" w:author="Della Faille Philippe" w:date="2019-07-09T17:01:00Z">
              <w:del w:id="2737" w:author="Della Faille Philippe" w:date="2019-08-09T12:08:00Z">
                <w:r w:rsidRPr="00614D51" w:rsidDel="00381E4A">
                  <w:rPr>
                    <w:rFonts w:ascii="Calibri" w:eastAsia="Times New Roman" w:hAnsi="Calibri" w:cs="Calibri"/>
                    <w:color w:val="000000"/>
                  </w:rPr>
                  <w:delText>trip counter P3</w:delText>
                </w:r>
              </w:del>
            </w:moveTo>
          </w:p>
        </w:tc>
        <w:tc>
          <w:tcPr>
            <w:tcW w:w="960" w:type="dxa"/>
            <w:tcBorders>
              <w:top w:val="nil"/>
              <w:left w:val="single" w:sz="4" w:space="0" w:color="auto"/>
              <w:bottom w:val="nil"/>
              <w:right w:val="single" w:sz="4" w:space="0" w:color="auto"/>
            </w:tcBorders>
            <w:shd w:val="clear" w:color="000000" w:fill="A9D08E"/>
            <w:noWrap/>
            <w:vAlign w:val="bottom"/>
            <w:tcPrChange w:id="273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5DE1EEA" w14:textId="0BD0E377" w:rsidR="00F536BB" w:rsidRPr="00614D51" w:rsidDel="00E27DD8" w:rsidRDefault="00F536BB" w:rsidP="00381E4A">
            <w:pPr>
              <w:spacing w:after="0"/>
              <w:jc w:val="center"/>
              <w:rPr>
                <w:del w:id="2739" w:author="Della Faille Philippe" w:date="2019-08-09T13:27:00Z"/>
                <w:moveTo w:id="2740" w:author="Della Faille Philippe" w:date="2019-07-09T17:01:00Z"/>
                <w:rFonts w:ascii="Calibri" w:eastAsia="Times New Roman" w:hAnsi="Calibri" w:cs="Calibri"/>
                <w:color w:val="000000"/>
              </w:rPr>
            </w:pPr>
            <w:moveTo w:id="2741" w:author="Della Faille Philippe" w:date="2019-07-09T17:01:00Z">
              <w:del w:id="2742"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74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2554D9B1" w14:textId="67B2F896" w:rsidR="00F536BB" w:rsidRPr="00614D51" w:rsidDel="00E27DD8" w:rsidRDefault="00F536BB" w:rsidP="00381E4A">
            <w:pPr>
              <w:spacing w:after="0"/>
              <w:jc w:val="center"/>
              <w:rPr>
                <w:del w:id="2744" w:author="Della Faille Philippe" w:date="2019-08-09T13:27:00Z"/>
                <w:moveTo w:id="2745" w:author="Della Faille Philippe" w:date="2019-07-09T17:01:00Z"/>
                <w:rFonts w:ascii="Calibri" w:eastAsia="Times New Roman" w:hAnsi="Calibri" w:cs="Calibri"/>
                <w:color w:val="000000"/>
              </w:rPr>
            </w:pPr>
            <w:moveTo w:id="2746" w:author="Della Faille Philippe" w:date="2019-07-09T17:01:00Z">
              <w:del w:id="274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7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330173E" w14:textId="57F780B6" w:rsidR="00F536BB" w:rsidRPr="00614D51" w:rsidDel="00E27DD8" w:rsidRDefault="00F536BB" w:rsidP="00381E4A">
            <w:pPr>
              <w:spacing w:after="0"/>
              <w:jc w:val="center"/>
              <w:rPr>
                <w:del w:id="2749" w:author="Della Faille Philippe" w:date="2019-08-09T13:27:00Z"/>
                <w:moveTo w:id="2750" w:author="Della Faille Philippe" w:date="2019-07-09T17:01:00Z"/>
                <w:rFonts w:ascii="Calibri" w:eastAsia="Times New Roman" w:hAnsi="Calibri" w:cs="Calibri"/>
                <w:color w:val="000000"/>
              </w:rPr>
            </w:pPr>
            <w:moveTo w:id="2751" w:author="Della Faille Philippe" w:date="2019-07-09T17:01:00Z">
              <w:del w:id="275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75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6F88B5A" w14:textId="4D11A760" w:rsidR="00F536BB" w:rsidRPr="00614D51" w:rsidDel="00E27DD8" w:rsidRDefault="00F536BB" w:rsidP="00381E4A">
            <w:pPr>
              <w:spacing w:after="0"/>
              <w:jc w:val="center"/>
              <w:rPr>
                <w:del w:id="2754" w:author="Della Faille Philippe" w:date="2019-08-09T13:27:00Z"/>
                <w:moveTo w:id="2755" w:author="Della Faille Philippe" w:date="2019-07-09T17:01:00Z"/>
                <w:rFonts w:ascii="Calibri" w:eastAsia="Times New Roman" w:hAnsi="Calibri" w:cs="Calibri"/>
                <w:color w:val="000000"/>
              </w:rPr>
            </w:pPr>
            <w:moveTo w:id="2756" w:author="Della Faille Philippe" w:date="2019-07-09T17:01:00Z">
              <w:del w:id="2757" w:author="Della Faille Philippe" w:date="2019-08-09T12:08:00Z">
                <w:r w:rsidRPr="00614D51" w:rsidDel="00381E4A">
                  <w:rPr>
                    <w:rFonts w:ascii="Calibri" w:eastAsia="Times New Roman" w:hAnsi="Calibri" w:cs="Calibri"/>
                    <w:color w:val="000000"/>
                  </w:rPr>
                  <w:delText>60</w:delText>
                </w:r>
              </w:del>
            </w:moveTo>
          </w:p>
        </w:tc>
        <w:tc>
          <w:tcPr>
            <w:tcW w:w="1276" w:type="dxa"/>
            <w:tcBorders>
              <w:top w:val="nil"/>
              <w:left w:val="nil"/>
              <w:bottom w:val="nil"/>
              <w:right w:val="single" w:sz="4" w:space="0" w:color="auto"/>
            </w:tcBorders>
            <w:shd w:val="clear" w:color="000000" w:fill="A9D08E"/>
            <w:noWrap/>
            <w:vAlign w:val="bottom"/>
            <w:tcPrChange w:id="275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806CFC4" w14:textId="394EDEE0" w:rsidR="00F536BB" w:rsidRPr="00614D51" w:rsidDel="00E27DD8" w:rsidRDefault="00F536BB" w:rsidP="00381E4A">
            <w:pPr>
              <w:spacing w:after="0"/>
              <w:jc w:val="center"/>
              <w:rPr>
                <w:del w:id="2759" w:author="Della Faille Philippe" w:date="2019-08-09T13:27:00Z"/>
                <w:moveTo w:id="2760" w:author="Della Faille Philippe" w:date="2019-07-09T17:01:00Z"/>
                <w:rFonts w:ascii="Calibri" w:eastAsia="Times New Roman" w:hAnsi="Calibri" w:cs="Calibri"/>
                <w:color w:val="000000"/>
              </w:rPr>
            </w:pPr>
            <w:moveTo w:id="2761" w:author="Della Faille Philippe" w:date="2019-07-09T17:01:00Z">
              <w:del w:id="2762" w:author="Della Faille Philippe" w:date="2019-08-09T12:08:00Z">
                <w:r w:rsidRPr="00614D51" w:rsidDel="00381E4A">
                  <w:rPr>
                    <w:rFonts w:ascii="Calibri" w:eastAsia="Times New Roman" w:hAnsi="Calibri" w:cs="Calibri"/>
                    <w:color w:val="000000"/>
                  </w:rPr>
                  <w:delText>0x003C</w:delText>
                </w:r>
              </w:del>
            </w:moveTo>
          </w:p>
        </w:tc>
      </w:tr>
      <w:tr w:rsidR="00F536BB" w:rsidRPr="00614D51" w:rsidDel="00E27DD8" w14:paraId="7D9595B8" w14:textId="50E42583" w:rsidTr="00381E4A">
        <w:trPr>
          <w:trHeight w:val="288"/>
          <w:del w:id="2763" w:author="Della Faille Philippe" w:date="2019-08-09T13:27:00Z"/>
          <w:trPrChange w:id="2764" w:author="Della Faille Philippe" w:date="2019-08-09T12:08:00Z">
            <w:trPr>
              <w:trHeight w:val="288"/>
            </w:trPr>
          </w:trPrChange>
        </w:trPr>
        <w:tc>
          <w:tcPr>
            <w:tcW w:w="960" w:type="dxa"/>
            <w:vMerge/>
            <w:tcBorders>
              <w:top w:val="nil"/>
              <w:left w:val="nil"/>
              <w:bottom w:val="nil"/>
              <w:right w:val="nil"/>
            </w:tcBorders>
            <w:vAlign w:val="center"/>
            <w:tcPrChange w:id="2765" w:author="Della Faille Philippe" w:date="2019-08-09T12:08:00Z">
              <w:tcPr>
                <w:tcW w:w="960" w:type="dxa"/>
                <w:vMerge/>
                <w:tcBorders>
                  <w:top w:val="nil"/>
                  <w:left w:val="nil"/>
                  <w:bottom w:val="nil"/>
                  <w:right w:val="nil"/>
                </w:tcBorders>
                <w:vAlign w:val="center"/>
              </w:tcPr>
            </w:tcPrChange>
          </w:tcPr>
          <w:p w14:paraId="21E180DD" w14:textId="35EEC776" w:rsidR="00F536BB" w:rsidRPr="00614D51" w:rsidDel="00E27DD8" w:rsidRDefault="00F536BB" w:rsidP="00381E4A">
            <w:pPr>
              <w:spacing w:after="0"/>
              <w:jc w:val="left"/>
              <w:rPr>
                <w:del w:id="2766" w:author="Della Faille Philippe" w:date="2019-08-09T13:27:00Z"/>
                <w:moveTo w:id="27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7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3194FA9" w14:textId="2466C240" w:rsidR="00F536BB" w:rsidRPr="00614D51" w:rsidDel="00E27DD8" w:rsidRDefault="00F536BB" w:rsidP="00381E4A">
            <w:pPr>
              <w:spacing w:after="0"/>
              <w:jc w:val="left"/>
              <w:rPr>
                <w:del w:id="2769" w:author="Della Faille Philippe" w:date="2019-08-09T13:27:00Z"/>
                <w:moveTo w:id="2770" w:author="Della Faille Philippe" w:date="2019-07-09T17:01:00Z"/>
                <w:rFonts w:ascii="Calibri" w:eastAsia="Times New Roman" w:hAnsi="Calibri" w:cs="Calibri"/>
                <w:color w:val="000000"/>
              </w:rPr>
            </w:pPr>
            <w:moveTo w:id="2771" w:author="Della Faille Philippe" w:date="2019-07-09T17:01:00Z">
              <w:del w:id="277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7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D11FB22" w14:textId="1536D690" w:rsidR="00F536BB" w:rsidRPr="00614D51" w:rsidDel="00E27DD8" w:rsidRDefault="00F536BB" w:rsidP="00381E4A">
            <w:pPr>
              <w:spacing w:after="0"/>
              <w:jc w:val="center"/>
              <w:rPr>
                <w:del w:id="2774" w:author="Della Faille Philippe" w:date="2019-08-09T13:27:00Z"/>
                <w:moveTo w:id="2775" w:author="Della Faille Philippe" w:date="2019-07-09T17:01:00Z"/>
                <w:rFonts w:ascii="Calibri" w:eastAsia="Times New Roman" w:hAnsi="Calibri" w:cs="Calibri"/>
                <w:color w:val="000000"/>
              </w:rPr>
            </w:pPr>
            <w:moveTo w:id="2776" w:author="Della Faille Philippe" w:date="2019-07-09T17:01:00Z">
              <w:del w:id="2777" w:author="Della Faille Philippe" w:date="2019-08-09T12:08:00Z">
                <w:r w:rsidRPr="00614D51" w:rsidDel="00381E4A">
                  <w:rPr>
                    <w:rFonts w:ascii="Calibri" w:eastAsia="Times New Roman" w:hAnsi="Calibri" w:cs="Calibri"/>
                    <w:color w:val="000000"/>
                  </w:rPr>
                  <w:delText>40</w:delText>
                </w:r>
              </w:del>
            </w:moveTo>
          </w:p>
        </w:tc>
        <w:tc>
          <w:tcPr>
            <w:tcW w:w="2680" w:type="dxa"/>
            <w:tcBorders>
              <w:top w:val="nil"/>
              <w:left w:val="nil"/>
              <w:bottom w:val="nil"/>
              <w:right w:val="nil"/>
            </w:tcBorders>
            <w:shd w:val="clear" w:color="000000" w:fill="A9D08E"/>
            <w:noWrap/>
            <w:vAlign w:val="bottom"/>
            <w:tcPrChange w:id="2778" w:author="Della Faille Philippe" w:date="2019-08-09T12:08:00Z">
              <w:tcPr>
                <w:tcW w:w="2680" w:type="dxa"/>
                <w:tcBorders>
                  <w:top w:val="nil"/>
                  <w:left w:val="nil"/>
                  <w:bottom w:val="nil"/>
                  <w:right w:val="nil"/>
                </w:tcBorders>
                <w:shd w:val="clear" w:color="000000" w:fill="A9D08E"/>
                <w:noWrap/>
                <w:vAlign w:val="bottom"/>
              </w:tcPr>
            </w:tcPrChange>
          </w:tcPr>
          <w:p w14:paraId="15DC210B" w14:textId="73D20676" w:rsidR="00F536BB" w:rsidRPr="00614D51" w:rsidDel="00E27DD8" w:rsidRDefault="00F536BB" w:rsidP="00381E4A">
            <w:pPr>
              <w:spacing w:after="0"/>
              <w:jc w:val="left"/>
              <w:rPr>
                <w:del w:id="2779" w:author="Della Faille Philippe" w:date="2019-08-09T13:27:00Z"/>
                <w:moveTo w:id="2780" w:author="Della Faille Philippe" w:date="2019-07-09T17:01:00Z"/>
                <w:rFonts w:ascii="Calibri" w:eastAsia="Times New Roman" w:hAnsi="Calibri" w:cs="Calibri"/>
                <w:color w:val="000000"/>
              </w:rPr>
            </w:pPr>
            <w:moveTo w:id="2781" w:author="Della Faille Philippe" w:date="2019-07-09T17:01:00Z">
              <w:del w:id="2782" w:author="Della Faille Philippe" w:date="2019-08-09T12:08:00Z">
                <w:r w:rsidRPr="00614D51" w:rsidDel="00381E4A">
                  <w:rPr>
                    <w:rFonts w:ascii="Calibri" w:eastAsia="Times New Roman" w:hAnsi="Calibri" w:cs="Calibri"/>
                    <w:color w:val="000000"/>
                  </w:rPr>
                  <w:delText>trip counter P4</w:delText>
                </w:r>
              </w:del>
            </w:moveTo>
          </w:p>
        </w:tc>
        <w:tc>
          <w:tcPr>
            <w:tcW w:w="960" w:type="dxa"/>
            <w:tcBorders>
              <w:top w:val="nil"/>
              <w:left w:val="single" w:sz="4" w:space="0" w:color="auto"/>
              <w:bottom w:val="nil"/>
              <w:right w:val="single" w:sz="4" w:space="0" w:color="auto"/>
            </w:tcBorders>
            <w:shd w:val="clear" w:color="000000" w:fill="A9D08E"/>
            <w:noWrap/>
            <w:vAlign w:val="bottom"/>
            <w:tcPrChange w:id="278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8EC66BB" w14:textId="5B4EC6E4" w:rsidR="00F536BB" w:rsidRPr="00614D51" w:rsidDel="00E27DD8" w:rsidRDefault="00F536BB" w:rsidP="00381E4A">
            <w:pPr>
              <w:spacing w:after="0"/>
              <w:jc w:val="center"/>
              <w:rPr>
                <w:del w:id="2784" w:author="Della Faille Philippe" w:date="2019-08-09T13:27:00Z"/>
                <w:moveTo w:id="2785" w:author="Della Faille Philippe" w:date="2019-07-09T17:01:00Z"/>
                <w:rFonts w:ascii="Calibri" w:eastAsia="Times New Roman" w:hAnsi="Calibri" w:cs="Calibri"/>
                <w:color w:val="000000"/>
              </w:rPr>
            </w:pPr>
            <w:moveTo w:id="2786" w:author="Della Faille Philippe" w:date="2019-07-09T17:01:00Z">
              <w:del w:id="2787"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78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02DF590" w14:textId="7830F390" w:rsidR="00F536BB" w:rsidRPr="00614D51" w:rsidDel="00E27DD8" w:rsidRDefault="00F536BB" w:rsidP="00381E4A">
            <w:pPr>
              <w:spacing w:after="0"/>
              <w:jc w:val="center"/>
              <w:rPr>
                <w:del w:id="2789" w:author="Della Faille Philippe" w:date="2019-08-09T13:27:00Z"/>
                <w:moveTo w:id="2790" w:author="Della Faille Philippe" w:date="2019-07-09T17:01:00Z"/>
                <w:rFonts w:ascii="Calibri" w:eastAsia="Times New Roman" w:hAnsi="Calibri" w:cs="Calibri"/>
                <w:color w:val="000000"/>
              </w:rPr>
            </w:pPr>
            <w:moveTo w:id="2791" w:author="Della Faille Philippe" w:date="2019-07-09T17:01:00Z">
              <w:del w:id="279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7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E328926" w14:textId="08FCDA3F" w:rsidR="00F536BB" w:rsidRPr="00614D51" w:rsidDel="00E27DD8" w:rsidRDefault="00F536BB" w:rsidP="00381E4A">
            <w:pPr>
              <w:spacing w:after="0"/>
              <w:jc w:val="center"/>
              <w:rPr>
                <w:del w:id="2794" w:author="Della Faille Philippe" w:date="2019-08-09T13:27:00Z"/>
                <w:moveTo w:id="2795" w:author="Della Faille Philippe" w:date="2019-07-09T17:01:00Z"/>
                <w:rFonts w:ascii="Calibri" w:eastAsia="Times New Roman" w:hAnsi="Calibri" w:cs="Calibri"/>
                <w:color w:val="000000"/>
              </w:rPr>
            </w:pPr>
            <w:moveTo w:id="2796" w:author="Della Faille Philippe" w:date="2019-07-09T17:01:00Z">
              <w:del w:id="279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79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53C46FF6" w14:textId="674D4AF9" w:rsidR="00F536BB" w:rsidRPr="00614D51" w:rsidDel="00E27DD8" w:rsidRDefault="00F536BB" w:rsidP="00381E4A">
            <w:pPr>
              <w:spacing w:after="0"/>
              <w:jc w:val="center"/>
              <w:rPr>
                <w:del w:id="2799" w:author="Della Faille Philippe" w:date="2019-08-09T13:27:00Z"/>
                <w:moveTo w:id="2800" w:author="Della Faille Philippe" w:date="2019-07-09T17:01:00Z"/>
                <w:rFonts w:ascii="Calibri" w:eastAsia="Times New Roman" w:hAnsi="Calibri" w:cs="Calibri"/>
                <w:color w:val="000000"/>
              </w:rPr>
            </w:pPr>
            <w:moveTo w:id="2801" w:author="Della Faille Philippe" w:date="2019-07-09T17:01:00Z">
              <w:del w:id="2802" w:author="Della Faille Philippe" w:date="2019-08-09T12:08:00Z">
                <w:r w:rsidRPr="00614D51" w:rsidDel="00381E4A">
                  <w:rPr>
                    <w:rFonts w:ascii="Calibri" w:eastAsia="Times New Roman" w:hAnsi="Calibri" w:cs="Calibri"/>
                    <w:color w:val="000000"/>
                  </w:rPr>
                  <w:delText>61</w:delText>
                </w:r>
              </w:del>
            </w:moveTo>
          </w:p>
        </w:tc>
        <w:tc>
          <w:tcPr>
            <w:tcW w:w="1276" w:type="dxa"/>
            <w:tcBorders>
              <w:top w:val="nil"/>
              <w:left w:val="nil"/>
              <w:bottom w:val="nil"/>
              <w:right w:val="single" w:sz="4" w:space="0" w:color="auto"/>
            </w:tcBorders>
            <w:shd w:val="clear" w:color="000000" w:fill="A9D08E"/>
            <w:noWrap/>
            <w:vAlign w:val="bottom"/>
            <w:tcPrChange w:id="280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208258E" w14:textId="1B42131E" w:rsidR="00F536BB" w:rsidRPr="00614D51" w:rsidDel="00E27DD8" w:rsidRDefault="00F536BB" w:rsidP="00381E4A">
            <w:pPr>
              <w:spacing w:after="0"/>
              <w:jc w:val="center"/>
              <w:rPr>
                <w:del w:id="2804" w:author="Della Faille Philippe" w:date="2019-08-09T13:27:00Z"/>
                <w:moveTo w:id="2805" w:author="Della Faille Philippe" w:date="2019-07-09T17:01:00Z"/>
                <w:rFonts w:ascii="Calibri" w:eastAsia="Times New Roman" w:hAnsi="Calibri" w:cs="Calibri"/>
                <w:color w:val="000000"/>
              </w:rPr>
            </w:pPr>
            <w:moveTo w:id="2806" w:author="Della Faille Philippe" w:date="2019-07-09T17:01:00Z">
              <w:del w:id="2807" w:author="Della Faille Philippe" w:date="2019-08-09T12:08:00Z">
                <w:r w:rsidRPr="00614D51" w:rsidDel="00381E4A">
                  <w:rPr>
                    <w:rFonts w:ascii="Calibri" w:eastAsia="Times New Roman" w:hAnsi="Calibri" w:cs="Calibri"/>
                    <w:color w:val="000000"/>
                  </w:rPr>
                  <w:delText>0x003D</w:delText>
                </w:r>
              </w:del>
            </w:moveTo>
          </w:p>
        </w:tc>
      </w:tr>
      <w:tr w:rsidR="00F536BB" w:rsidRPr="00614D51" w:rsidDel="00E27DD8" w14:paraId="66C12868" w14:textId="6A55D9DB" w:rsidTr="00381E4A">
        <w:trPr>
          <w:trHeight w:val="288"/>
          <w:del w:id="2808" w:author="Della Faille Philippe" w:date="2019-08-09T13:27:00Z"/>
          <w:trPrChange w:id="2809" w:author="Della Faille Philippe" w:date="2019-08-09T12:08:00Z">
            <w:trPr>
              <w:trHeight w:val="288"/>
            </w:trPr>
          </w:trPrChange>
        </w:trPr>
        <w:tc>
          <w:tcPr>
            <w:tcW w:w="960" w:type="dxa"/>
            <w:vMerge/>
            <w:tcBorders>
              <w:top w:val="nil"/>
              <w:left w:val="nil"/>
              <w:bottom w:val="nil"/>
              <w:right w:val="nil"/>
            </w:tcBorders>
            <w:vAlign w:val="center"/>
            <w:tcPrChange w:id="2810" w:author="Della Faille Philippe" w:date="2019-08-09T12:08:00Z">
              <w:tcPr>
                <w:tcW w:w="960" w:type="dxa"/>
                <w:vMerge/>
                <w:tcBorders>
                  <w:top w:val="nil"/>
                  <w:left w:val="nil"/>
                  <w:bottom w:val="nil"/>
                  <w:right w:val="nil"/>
                </w:tcBorders>
                <w:vAlign w:val="center"/>
              </w:tcPr>
            </w:tcPrChange>
          </w:tcPr>
          <w:p w14:paraId="6E9DAB94" w14:textId="5B7FF498" w:rsidR="00F536BB" w:rsidRPr="00614D51" w:rsidDel="00E27DD8" w:rsidRDefault="00F536BB" w:rsidP="00381E4A">
            <w:pPr>
              <w:spacing w:after="0"/>
              <w:jc w:val="left"/>
              <w:rPr>
                <w:del w:id="2811" w:author="Della Faille Philippe" w:date="2019-08-09T13:27:00Z"/>
                <w:moveTo w:id="28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8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1CC30CC" w14:textId="56D75B89" w:rsidR="00F536BB" w:rsidRPr="00614D51" w:rsidDel="00E27DD8" w:rsidRDefault="00F536BB" w:rsidP="00381E4A">
            <w:pPr>
              <w:spacing w:after="0"/>
              <w:jc w:val="left"/>
              <w:rPr>
                <w:del w:id="2814" w:author="Della Faille Philippe" w:date="2019-08-09T13:27:00Z"/>
                <w:moveTo w:id="2815" w:author="Della Faille Philippe" w:date="2019-07-09T17:01:00Z"/>
                <w:rFonts w:ascii="Calibri" w:eastAsia="Times New Roman" w:hAnsi="Calibri" w:cs="Calibri"/>
                <w:color w:val="000000"/>
              </w:rPr>
            </w:pPr>
            <w:moveTo w:id="2816" w:author="Della Faille Philippe" w:date="2019-07-09T17:01:00Z">
              <w:del w:id="281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8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178C879" w14:textId="1EDF7B53" w:rsidR="00F536BB" w:rsidRPr="00614D51" w:rsidDel="00E27DD8" w:rsidRDefault="00F536BB" w:rsidP="00381E4A">
            <w:pPr>
              <w:spacing w:after="0"/>
              <w:jc w:val="center"/>
              <w:rPr>
                <w:del w:id="2819" w:author="Della Faille Philippe" w:date="2019-08-09T13:27:00Z"/>
                <w:moveTo w:id="2820" w:author="Della Faille Philippe" w:date="2019-07-09T17:01:00Z"/>
                <w:rFonts w:ascii="Calibri" w:eastAsia="Times New Roman" w:hAnsi="Calibri" w:cs="Calibri"/>
                <w:color w:val="000000"/>
              </w:rPr>
            </w:pPr>
            <w:moveTo w:id="2821" w:author="Della Faille Philippe" w:date="2019-07-09T17:01:00Z">
              <w:del w:id="2822" w:author="Della Faille Philippe" w:date="2019-08-09T12:08:00Z">
                <w:r w:rsidRPr="00614D51" w:rsidDel="00381E4A">
                  <w:rPr>
                    <w:rFonts w:ascii="Calibri" w:eastAsia="Times New Roman" w:hAnsi="Calibri" w:cs="Calibri"/>
                    <w:color w:val="000000"/>
                  </w:rPr>
                  <w:delText>41</w:delText>
                </w:r>
              </w:del>
            </w:moveTo>
          </w:p>
        </w:tc>
        <w:tc>
          <w:tcPr>
            <w:tcW w:w="2680" w:type="dxa"/>
            <w:tcBorders>
              <w:top w:val="nil"/>
              <w:left w:val="nil"/>
              <w:bottom w:val="nil"/>
              <w:right w:val="nil"/>
            </w:tcBorders>
            <w:shd w:val="clear" w:color="000000" w:fill="A9D08E"/>
            <w:noWrap/>
            <w:vAlign w:val="bottom"/>
            <w:tcPrChange w:id="2823" w:author="Della Faille Philippe" w:date="2019-08-09T12:08:00Z">
              <w:tcPr>
                <w:tcW w:w="2680" w:type="dxa"/>
                <w:tcBorders>
                  <w:top w:val="nil"/>
                  <w:left w:val="nil"/>
                  <w:bottom w:val="nil"/>
                  <w:right w:val="nil"/>
                </w:tcBorders>
                <w:shd w:val="clear" w:color="000000" w:fill="A9D08E"/>
                <w:noWrap/>
                <w:vAlign w:val="bottom"/>
              </w:tcPr>
            </w:tcPrChange>
          </w:tcPr>
          <w:p w14:paraId="11AF6C94" w14:textId="7E8AEFD9" w:rsidR="00F536BB" w:rsidRPr="00614D51" w:rsidDel="00E27DD8" w:rsidRDefault="00F536BB" w:rsidP="00381E4A">
            <w:pPr>
              <w:spacing w:after="0"/>
              <w:jc w:val="left"/>
              <w:rPr>
                <w:del w:id="2824" w:author="Della Faille Philippe" w:date="2019-08-09T13:27:00Z"/>
                <w:moveTo w:id="2825" w:author="Della Faille Philippe" w:date="2019-07-09T17:01:00Z"/>
                <w:rFonts w:ascii="Calibri" w:eastAsia="Times New Roman" w:hAnsi="Calibri" w:cs="Calibri"/>
                <w:color w:val="000000"/>
              </w:rPr>
            </w:pPr>
            <w:moveTo w:id="2826" w:author="Della Faille Philippe" w:date="2019-07-09T17:01:00Z">
              <w:del w:id="2827" w:author="Della Faille Philippe" w:date="2019-08-09T12:08:00Z">
                <w:r w:rsidRPr="00614D51" w:rsidDel="00381E4A">
                  <w:rPr>
                    <w:rFonts w:ascii="Calibri" w:eastAsia="Times New Roman" w:hAnsi="Calibri" w:cs="Calibri"/>
                    <w:color w:val="000000"/>
                  </w:rPr>
                  <w:delText>trip counter P5</w:delText>
                </w:r>
              </w:del>
            </w:moveTo>
          </w:p>
        </w:tc>
        <w:tc>
          <w:tcPr>
            <w:tcW w:w="960" w:type="dxa"/>
            <w:tcBorders>
              <w:top w:val="nil"/>
              <w:left w:val="single" w:sz="4" w:space="0" w:color="auto"/>
              <w:bottom w:val="nil"/>
              <w:right w:val="single" w:sz="4" w:space="0" w:color="auto"/>
            </w:tcBorders>
            <w:shd w:val="clear" w:color="000000" w:fill="A9D08E"/>
            <w:noWrap/>
            <w:vAlign w:val="bottom"/>
            <w:tcPrChange w:id="282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1E51A19" w14:textId="332049B9" w:rsidR="00F536BB" w:rsidRPr="00614D51" w:rsidDel="00E27DD8" w:rsidRDefault="00F536BB" w:rsidP="00381E4A">
            <w:pPr>
              <w:spacing w:after="0"/>
              <w:jc w:val="center"/>
              <w:rPr>
                <w:del w:id="2829" w:author="Della Faille Philippe" w:date="2019-08-09T13:27:00Z"/>
                <w:moveTo w:id="2830" w:author="Della Faille Philippe" w:date="2019-07-09T17:01:00Z"/>
                <w:rFonts w:ascii="Calibri" w:eastAsia="Times New Roman" w:hAnsi="Calibri" w:cs="Calibri"/>
                <w:color w:val="000000"/>
              </w:rPr>
            </w:pPr>
            <w:moveTo w:id="2831" w:author="Della Faille Philippe" w:date="2019-07-09T17:01:00Z">
              <w:del w:id="2832"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83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D26F622" w14:textId="78B91BA4" w:rsidR="00F536BB" w:rsidRPr="00614D51" w:rsidDel="00E27DD8" w:rsidRDefault="00F536BB" w:rsidP="00381E4A">
            <w:pPr>
              <w:spacing w:after="0"/>
              <w:jc w:val="center"/>
              <w:rPr>
                <w:del w:id="2834" w:author="Della Faille Philippe" w:date="2019-08-09T13:27:00Z"/>
                <w:moveTo w:id="2835" w:author="Della Faille Philippe" w:date="2019-07-09T17:01:00Z"/>
                <w:rFonts w:ascii="Calibri" w:eastAsia="Times New Roman" w:hAnsi="Calibri" w:cs="Calibri"/>
                <w:color w:val="000000"/>
              </w:rPr>
            </w:pPr>
            <w:moveTo w:id="2836" w:author="Della Faille Philippe" w:date="2019-07-09T17:01:00Z">
              <w:del w:id="283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8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ABD254A" w14:textId="70664FD2" w:rsidR="00F536BB" w:rsidRPr="00614D51" w:rsidDel="00E27DD8" w:rsidRDefault="00F536BB" w:rsidP="00381E4A">
            <w:pPr>
              <w:spacing w:after="0"/>
              <w:jc w:val="center"/>
              <w:rPr>
                <w:del w:id="2839" w:author="Della Faille Philippe" w:date="2019-08-09T13:27:00Z"/>
                <w:moveTo w:id="2840" w:author="Della Faille Philippe" w:date="2019-07-09T17:01:00Z"/>
                <w:rFonts w:ascii="Calibri" w:eastAsia="Times New Roman" w:hAnsi="Calibri" w:cs="Calibri"/>
                <w:color w:val="000000"/>
              </w:rPr>
            </w:pPr>
            <w:moveTo w:id="2841" w:author="Della Faille Philippe" w:date="2019-07-09T17:01:00Z">
              <w:del w:id="284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84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54C9383" w14:textId="20112533" w:rsidR="00F536BB" w:rsidRPr="00614D51" w:rsidDel="00E27DD8" w:rsidRDefault="00F536BB" w:rsidP="00381E4A">
            <w:pPr>
              <w:spacing w:after="0"/>
              <w:jc w:val="center"/>
              <w:rPr>
                <w:del w:id="2844" w:author="Della Faille Philippe" w:date="2019-08-09T13:27:00Z"/>
                <w:moveTo w:id="2845" w:author="Della Faille Philippe" w:date="2019-07-09T17:01:00Z"/>
                <w:rFonts w:ascii="Calibri" w:eastAsia="Times New Roman" w:hAnsi="Calibri" w:cs="Calibri"/>
                <w:color w:val="000000"/>
              </w:rPr>
            </w:pPr>
            <w:moveTo w:id="2846" w:author="Della Faille Philippe" w:date="2019-07-09T17:01:00Z">
              <w:del w:id="2847" w:author="Della Faille Philippe" w:date="2019-08-09T12:08:00Z">
                <w:r w:rsidRPr="00614D51" w:rsidDel="00381E4A">
                  <w:rPr>
                    <w:rFonts w:ascii="Calibri" w:eastAsia="Times New Roman" w:hAnsi="Calibri" w:cs="Calibri"/>
                    <w:color w:val="000000"/>
                  </w:rPr>
                  <w:delText>62</w:delText>
                </w:r>
              </w:del>
            </w:moveTo>
          </w:p>
        </w:tc>
        <w:tc>
          <w:tcPr>
            <w:tcW w:w="1276" w:type="dxa"/>
            <w:tcBorders>
              <w:top w:val="nil"/>
              <w:left w:val="nil"/>
              <w:bottom w:val="nil"/>
              <w:right w:val="single" w:sz="4" w:space="0" w:color="auto"/>
            </w:tcBorders>
            <w:shd w:val="clear" w:color="000000" w:fill="A9D08E"/>
            <w:noWrap/>
            <w:vAlign w:val="bottom"/>
            <w:tcPrChange w:id="284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5C3E1FB" w14:textId="4CCCDD62" w:rsidR="00F536BB" w:rsidRPr="00614D51" w:rsidDel="00E27DD8" w:rsidRDefault="00F536BB" w:rsidP="00381E4A">
            <w:pPr>
              <w:spacing w:after="0"/>
              <w:jc w:val="center"/>
              <w:rPr>
                <w:del w:id="2849" w:author="Della Faille Philippe" w:date="2019-08-09T13:27:00Z"/>
                <w:moveTo w:id="2850" w:author="Della Faille Philippe" w:date="2019-07-09T17:01:00Z"/>
                <w:rFonts w:ascii="Calibri" w:eastAsia="Times New Roman" w:hAnsi="Calibri" w:cs="Calibri"/>
                <w:color w:val="000000"/>
              </w:rPr>
            </w:pPr>
            <w:moveTo w:id="2851" w:author="Della Faille Philippe" w:date="2019-07-09T17:01:00Z">
              <w:del w:id="2852" w:author="Della Faille Philippe" w:date="2019-08-09T12:08:00Z">
                <w:r w:rsidRPr="00614D51" w:rsidDel="00381E4A">
                  <w:rPr>
                    <w:rFonts w:ascii="Calibri" w:eastAsia="Times New Roman" w:hAnsi="Calibri" w:cs="Calibri"/>
                    <w:color w:val="000000"/>
                  </w:rPr>
                  <w:delText>0x003E</w:delText>
                </w:r>
              </w:del>
            </w:moveTo>
          </w:p>
        </w:tc>
      </w:tr>
      <w:tr w:rsidR="00F536BB" w:rsidRPr="00614D51" w:rsidDel="00E27DD8" w14:paraId="4C9E5983" w14:textId="6457CF9B" w:rsidTr="00381E4A">
        <w:trPr>
          <w:trHeight w:val="288"/>
          <w:del w:id="2853" w:author="Della Faille Philippe" w:date="2019-08-09T13:27:00Z"/>
          <w:trPrChange w:id="2854" w:author="Della Faille Philippe" w:date="2019-08-09T12:08:00Z">
            <w:trPr>
              <w:trHeight w:val="288"/>
            </w:trPr>
          </w:trPrChange>
        </w:trPr>
        <w:tc>
          <w:tcPr>
            <w:tcW w:w="960" w:type="dxa"/>
            <w:vMerge/>
            <w:tcBorders>
              <w:top w:val="nil"/>
              <w:left w:val="nil"/>
              <w:bottom w:val="nil"/>
              <w:right w:val="nil"/>
            </w:tcBorders>
            <w:vAlign w:val="center"/>
            <w:tcPrChange w:id="2855" w:author="Della Faille Philippe" w:date="2019-08-09T12:08:00Z">
              <w:tcPr>
                <w:tcW w:w="960" w:type="dxa"/>
                <w:vMerge/>
                <w:tcBorders>
                  <w:top w:val="nil"/>
                  <w:left w:val="nil"/>
                  <w:bottom w:val="nil"/>
                  <w:right w:val="nil"/>
                </w:tcBorders>
                <w:vAlign w:val="center"/>
              </w:tcPr>
            </w:tcPrChange>
          </w:tcPr>
          <w:p w14:paraId="1B380FE6" w14:textId="7A939DEB" w:rsidR="00F536BB" w:rsidRPr="00614D51" w:rsidDel="00E27DD8" w:rsidRDefault="00F536BB" w:rsidP="00381E4A">
            <w:pPr>
              <w:spacing w:after="0"/>
              <w:jc w:val="left"/>
              <w:rPr>
                <w:del w:id="2856" w:author="Della Faille Philippe" w:date="2019-08-09T13:27:00Z"/>
                <w:moveTo w:id="28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8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0C6B688" w14:textId="0C1E27C7" w:rsidR="00F536BB" w:rsidRPr="00614D51" w:rsidDel="00E27DD8" w:rsidRDefault="00F536BB" w:rsidP="00381E4A">
            <w:pPr>
              <w:spacing w:after="0"/>
              <w:jc w:val="left"/>
              <w:rPr>
                <w:del w:id="2859" w:author="Della Faille Philippe" w:date="2019-08-09T13:27:00Z"/>
                <w:moveTo w:id="2860" w:author="Della Faille Philippe" w:date="2019-07-09T17:01:00Z"/>
                <w:rFonts w:ascii="Calibri" w:eastAsia="Times New Roman" w:hAnsi="Calibri" w:cs="Calibri"/>
                <w:color w:val="000000"/>
              </w:rPr>
            </w:pPr>
            <w:moveTo w:id="2861" w:author="Della Faille Philippe" w:date="2019-07-09T17:01:00Z">
              <w:del w:id="286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8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556049" w14:textId="7BE8A3E1" w:rsidR="00F536BB" w:rsidRPr="00614D51" w:rsidDel="00E27DD8" w:rsidRDefault="00F536BB" w:rsidP="00381E4A">
            <w:pPr>
              <w:spacing w:after="0"/>
              <w:jc w:val="center"/>
              <w:rPr>
                <w:del w:id="2864" w:author="Della Faille Philippe" w:date="2019-08-09T13:27:00Z"/>
                <w:moveTo w:id="2865" w:author="Della Faille Philippe" w:date="2019-07-09T17:01:00Z"/>
                <w:rFonts w:ascii="Calibri" w:eastAsia="Times New Roman" w:hAnsi="Calibri" w:cs="Calibri"/>
                <w:color w:val="000000"/>
              </w:rPr>
            </w:pPr>
            <w:moveTo w:id="2866" w:author="Della Faille Philippe" w:date="2019-07-09T17:01:00Z">
              <w:del w:id="2867" w:author="Della Faille Philippe" w:date="2019-08-09T12:08:00Z">
                <w:r w:rsidRPr="00614D51" w:rsidDel="00381E4A">
                  <w:rPr>
                    <w:rFonts w:ascii="Calibri" w:eastAsia="Times New Roman" w:hAnsi="Calibri" w:cs="Calibri"/>
                    <w:color w:val="000000"/>
                  </w:rPr>
                  <w:delText>42</w:delText>
                </w:r>
              </w:del>
            </w:moveTo>
          </w:p>
        </w:tc>
        <w:tc>
          <w:tcPr>
            <w:tcW w:w="2680" w:type="dxa"/>
            <w:tcBorders>
              <w:top w:val="nil"/>
              <w:left w:val="nil"/>
              <w:bottom w:val="nil"/>
              <w:right w:val="nil"/>
            </w:tcBorders>
            <w:shd w:val="clear" w:color="000000" w:fill="A9D08E"/>
            <w:noWrap/>
            <w:vAlign w:val="bottom"/>
            <w:tcPrChange w:id="2868" w:author="Della Faille Philippe" w:date="2019-08-09T12:08:00Z">
              <w:tcPr>
                <w:tcW w:w="2680" w:type="dxa"/>
                <w:tcBorders>
                  <w:top w:val="nil"/>
                  <w:left w:val="nil"/>
                  <w:bottom w:val="nil"/>
                  <w:right w:val="nil"/>
                </w:tcBorders>
                <w:shd w:val="clear" w:color="000000" w:fill="A9D08E"/>
                <w:noWrap/>
                <w:vAlign w:val="bottom"/>
              </w:tcPr>
            </w:tcPrChange>
          </w:tcPr>
          <w:p w14:paraId="505BCB67" w14:textId="26E3DD7C" w:rsidR="00F536BB" w:rsidRPr="00614D51" w:rsidDel="00E27DD8" w:rsidRDefault="00F536BB" w:rsidP="00381E4A">
            <w:pPr>
              <w:spacing w:after="0"/>
              <w:jc w:val="left"/>
              <w:rPr>
                <w:del w:id="2869" w:author="Della Faille Philippe" w:date="2019-08-09T13:27:00Z"/>
                <w:moveTo w:id="2870" w:author="Della Faille Philippe" w:date="2019-07-09T17:01:00Z"/>
                <w:rFonts w:ascii="Calibri" w:eastAsia="Times New Roman" w:hAnsi="Calibri" w:cs="Calibri"/>
                <w:color w:val="000000"/>
              </w:rPr>
            </w:pPr>
            <w:moveTo w:id="2871" w:author="Della Faille Philippe" w:date="2019-07-09T17:01:00Z">
              <w:del w:id="2872" w:author="Della Faille Philippe" w:date="2019-08-09T12:08:00Z">
                <w:r w:rsidRPr="00614D51" w:rsidDel="00381E4A">
                  <w:rPr>
                    <w:rFonts w:ascii="Calibri" w:eastAsia="Times New Roman" w:hAnsi="Calibri" w:cs="Calibri"/>
                    <w:color w:val="000000"/>
                  </w:rPr>
                  <w:delText>trip counter P6</w:delText>
                </w:r>
              </w:del>
            </w:moveTo>
          </w:p>
        </w:tc>
        <w:tc>
          <w:tcPr>
            <w:tcW w:w="960" w:type="dxa"/>
            <w:tcBorders>
              <w:top w:val="nil"/>
              <w:left w:val="single" w:sz="4" w:space="0" w:color="auto"/>
              <w:bottom w:val="nil"/>
              <w:right w:val="single" w:sz="4" w:space="0" w:color="auto"/>
            </w:tcBorders>
            <w:shd w:val="clear" w:color="000000" w:fill="A9D08E"/>
            <w:noWrap/>
            <w:vAlign w:val="bottom"/>
            <w:tcPrChange w:id="287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C97040F" w14:textId="0EB4A382" w:rsidR="00F536BB" w:rsidRPr="00614D51" w:rsidDel="00E27DD8" w:rsidRDefault="00F536BB" w:rsidP="00381E4A">
            <w:pPr>
              <w:spacing w:after="0"/>
              <w:jc w:val="center"/>
              <w:rPr>
                <w:del w:id="2874" w:author="Della Faille Philippe" w:date="2019-08-09T13:27:00Z"/>
                <w:moveTo w:id="2875" w:author="Della Faille Philippe" w:date="2019-07-09T17:01:00Z"/>
                <w:rFonts w:ascii="Calibri" w:eastAsia="Times New Roman" w:hAnsi="Calibri" w:cs="Calibri"/>
                <w:color w:val="000000"/>
              </w:rPr>
            </w:pPr>
            <w:moveTo w:id="2876" w:author="Della Faille Philippe" w:date="2019-07-09T17:01:00Z">
              <w:del w:id="2877"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000000" w:fill="A9D08E"/>
            <w:noWrap/>
            <w:vAlign w:val="bottom"/>
            <w:tcPrChange w:id="287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883A4E3" w14:textId="42F17450" w:rsidR="00F536BB" w:rsidRPr="00614D51" w:rsidDel="00E27DD8" w:rsidRDefault="00F536BB" w:rsidP="00381E4A">
            <w:pPr>
              <w:spacing w:after="0"/>
              <w:jc w:val="center"/>
              <w:rPr>
                <w:del w:id="2879" w:author="Della Faille Philippe" w:date="2019-08-09T13:27:00Z"/>
                <w:moveTo w:id="2880" w:author="Della Faille Philippe" w:date="2019-07-09T17:01:00Z"/>
                <w:rFonts w:ascii="Calibri" w:eastAsia="Times New Roman" w:hAnsi="Calibri" w:cs="Calibri"/>
                <w:color w:val="000000"/>
              </w:rPr>
            </w:pPr>
            <w:moveTo w:id="2881" w:author="Della Faille Philippe" w:date="2019-07-09T17:01:00Z">
              <w:del w:id="288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28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D5998F7" w14:textId="440802D8" w:rsidR="00F536BB" w:rsidRPr="00614D51" w:rsidDel="00E27DD8" w:rsidRDefault="00F536BB" w:rsidP="00381E4A">
            <w:pPr>
              <w:spacing w:after="0"/>
              <w:jc w:val="center"/>
              <w:rPr>
                <w:del w:id="2884" w:author="Della Faille Philippe" w:date="2019-08-09T13:27:00Z"/>
                <w:moveTo w:id="2885" w:author="Della Faille Philippe" w:date="2019-07-09T17:01:00Z"/>
                <w:rFonts w:ascii="Calibri" w:eastAsia="Times New Roman" w:hAnsi="Calibri" w:cs="Calibri"/>
                <w:color w:val="000000"/>
              </w:rPr>
            </w:pPr>
            <w:moveTo w:id="2886" w:author="Della Faille Philippe" w:date="2019-07-09T17:01:00Z">
              <w:del w:id="288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288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14E295A" w14:textId="0261F3E3" w:rsidR="00F536BB" w:rsidRPr="00614D51" w:rsidDel="00E27DD8" w:rsidRDefault="00F536BB" w:rsidP="00381E4A">
            <w:pPr>
              <w:spacing w:after="0"/>
              <w:jc w:val="center"/>
              <w:rPr>
                <w:del w:id="2889" w:author="Della Faille Philippe" w:date="2019-08-09T13:27:00Z"/>
                <w:moveTo w:id="2890" w:author="Della Faille Philippe" w:date="2019-07-09T17:01:00Z"/>
                <w:rFonts w:ascii="Calibri" w:eastAsia="Times New Roman" w:hAnsi="Calibri" w:cs="Calibri"/>
                <w:color w:val="000000"/>
              </w:rPr>
            </w:pPr>
            <w:moveTo w:id="2891" w:author="Della Faille Philippe" w:date="2019-07-09T17:01:00Z">
              <w:del w:id="2892" w:author="Della Faille Philippe" w:date="2019-08-09T12:08:00Z">
                <w:r w:rsidRPr="00614D51" w:rsidDel="00381E4A">
                  <w:rPr>
                    <w:rFonts w:ascii="Calibri" w:eastAsia="Times New Roman" w:hAnsi="Calibri" w:cs="Calibri"/>
                    <w:color w:val="000000"/>
                  </w:rPr>
                  <w:delText>63</w:delText>
                </w:r>
              </w:del>
            </w:moveTo>
          </w:p>
        </w:tc>
        <w:tc>
          <w:tcPr>
            <w:tcW w:w="1276" w:type="dxa"/>
            <w:tcBorders>
              <w:top w:val="nil"/>
              <w:left w:val="nil"/>
              <w:bottom w:val="nil"/>
              <w:right w:val="single" w:sz="4" w:space="0" w:color="auto"/>
            </w:tcBorders>
            <w:shd w:val="clear" w:color="000000" w:fill="A9D08E"/>
            <w:noWrap/>
            <w:vAlign w:val="bottom"/>
            <w:tcPrChange w:id="289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E9531A5" w14:textId="02D5EFA9" w:rsidR="00F536BB" w:rsidRPr="00614D51" w:rsidDel="00E27DD8" w:rsidRDefault="00F536BB" w:rsidP="00381E4A">
            <w:pPr>
              <w:spacing w:after="0"/>
              <w:jc w:val="center"/>
              <w:rPr>
                <w:del w:id="2894" w:author="Della Faille Philippe" w:date="2019-08-09T13:27:00Z"/>
                <w:moveTo w:id="2895" w:author="Della Faille Philippe" w:date="2019-07-09T17:01:00Z"/>
                <w:rFonts w:ascii="Calibri" w:eastAsia="Times New Roman" w:hAnsi="Calibri" w:cs="Calibri"/>
                <w:color w:val="000000"/>
              </w:rPr>
            </w:pPr>
            <w:moveTo w:id="2896" w:author="Della Faille Philippe" w:date="2019-07-09T17:01:00Z">
              <w:del w:id="2897" w:author="Della Faille Philippe" w:date="2019-08-09T12:08:00Z">
                <w:r w:rsidRPr="00614D51" w:rsidDel="00381E4A">
                  <w:rPr>
                    <w:rFonts w:ascii="Calibri" w:eastAsia="Times New Roman" w:hAnsi="Calibri" w:cs="Calibri"/>
                    <w:color w:val="000000"/>
                  </w:rPr>
                  <w:delText>0x003F</w:delText>
                </w:r>
              </w:del>
            </w:moveTo>
          </w:p>
        </w:tc>
      </w:tr>
      <w:tr w:rsidR="00F536BB" w:rsidRPr="00614D51" w:rsidDel="00E27DD8" w14:paraId="448EA116" w14:textId="452EC08B" w:rsidTr="00381E4A">
        <w:trPr>
          <w:trHeight w:val="288"/>
          <w:del w:id="2898" w:author="Della Faille Philippe" w:date="2019-08-09T13:27:00Z"/>
          <w:trPrChange w:id="2899" w:author="Della Faille Philippe" w:date="2019-08-09T12:08:00Z">
            <w:trPr>
              <w:trHeight w:val="288"/>
            </w:trPr>
          </w:trPrChange>
        </w:trPr>
        <w:tc>
          <w:tcPr>
            <w:tcW w:w="960" w:type="dxa"/>
            <w:vMerge/>
            <w:tcBorders>
              <w:top w:val="nil"/>
              <w:left w:val="nil"/>
              <w:bottom w:val="nil"/>
              <w:right w:val="nil"/>
            </w:tcBorders>
            <w:vAlign w:val="center"/>
            <w:tcPrChange w:id="2900" w:author="Della Faille Philippe" w:date="2019-08-09T12:08:00Z">
              <w:tcPr>
                <w:tcW w:w="960" w:type="dxa"/>
                <w:vMerge/>
                <w:tcBorders>
                  <w:top w:val="nil"/>
                  <w:left w:val="nil"/>
                  <w:bottom w:val="nil"/>
                  <w:right w:val="nil"/>
                </w:tcBorders>
                <w:vAlign w:val="center"/>
              </w:tcPr>
            </w:tcPrChange>
          </w:tcPr>
          <w:p w14:paraId="71DCD6DF" w14:textId="17C45A67" w:rsidR="00F536BB" w:rsidRPr="00614D51" w:rsidDel="00E27DD8" w:rsidRDefault="00F536BB" w:rsidP="00381E4A">
            <w:pPr>
              <w:spacing w:after="0"/>
              <w:jc w:val="left"/>
              <w:rPr>
                <w:del w:id="2901" w:author="Della Faille Philippe" w:date="2019-08-09T13:27:00Z"/>
                <w:moveTo w:id="29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9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02C1283" w14:textId="62CCDF3B" w:rsidR="00F536BB" w:rsidRPr="00614D51" w:rsidDel="00E27DD8" w:rsidRDefault="00F536BB" w:rsidP="00381E4A">
            <w:pPr>
              <w:spacing w:after="0"/>
              <w:jc w:val="left"/>
              <w:rPr>
                <w:del w:id="2904" w:author="Della Faille Philippe" w:date="2019-08-09T13:27:00Z"/>
                <w:moveTo w:id="2905" w:author="Della Faille Philippe" w:date="2019-07-09T17:01:00Z"/>
                <w:rFonts w:ascii="Calibri" w:eastAsia="Times New Roman" w:hAnsi="Calibri" w:cs="Calibri"/>
                <w:color w:val="000000"/>
              </w:rPr>
            </w:pPr>
            <w:moveTo w:id="2906" w:author="Della Faille Philippe" w:date="2019-07-09T17:01:00Z">
              <w:del w:id="290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9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5CEFBD6" w14:textId="689CD504" w:rsidR="00F536BB" w:rsidRPr="00614D51" w:rsidDel="00E27DD8" w:rsidRDefault="00F536BB" w:rsidP="00381E4A">
            <w:pPr>
              <w:spacing w:after="0"/>
              <w:jc w:val="center"/>
              <w:rPr>
                <w:del w:id="2909" w:author="Della Faille Philippe" w:date="2019-08-09T13:27:00Z"/>
                <w:moveTo w:id="2910" w:author="Della Faille Philippe" w:date="2019-07-09T17:01:00Z"/>
                <w:rFonts w:ascii="Calibri" w:eastAsia="Times New Roman" w:hAnsi="Calibri" w:cs="Calibri"/>
                <w:color w:val="000000"/>
              </w:rPr>
            </w:pPr>
            <w:moveTo w:id="2911" w:author="Della Faille Philippe" w:date="2019-07-09T17:01:00Z">
              <w:del w:id="2912" w:author="Della Faille Philippe" w:date="2019-08-09T12:08:00Z">
                <w:r w:rsidRPr="00614D51" w:rsidDel="00381E4A">
                  <w:rPr>
                    <w:rFonts w:ascii="Calibri" w:eastAsia="Times New Roman" w:hAnsi="Calibri" w:cs="Calibri"/>
                    <w:color w:val="000000"/>
                  </w:rPr>
                  <w:delText>43</w:delText>
                </w:r>
              </w:del>
            </w:moveTo>
          </w:p>
        </w:tc>
        <w:tc>
          <w:tcPr>
            <w:tcW w:w="2680" w:type="dxa"/>
            <w:tcBorders>
              <w:top w:val="nil"/>
              <w:left w:val="nil"/>
              <w:bottom w:val="nil"/>
              <w:right w:val="nil"/>
            </w:tcBorders>
            <w:shd w:val="clear" w:color="000000" w:fill="A9D08E"/>
            <w:noWrap/>
            <w:vAlign w:val="bottom"/>
            <w:tcPrChange w:id="2913" w:author="Della Faille Philippe" w:date="2019-08-09T12:08:00Z">
              <w:tcPr>
                <w:tcW w:w="2680" w:type="dxa"/>
                <w:tcBorders>
                  <w:top w:val="nil"/>
                  <w:left w:val="nil"/>
                  <w:bottom w:val="nil"/>
                  <w:right w:val="nil"/>
                </w:tcBorders>
                <w:shd w:val="clear" w:color="000000" w:fill="A9D08E"/>
                <w:noWrap/>
                <w:vAlign w:val="bottom"/>
              </w:tcPr>
            </w:tcPrChange>
          </w:tcPr>
          <w:p w14:paraId="20A02F30" w14:textId="63A4DA96" w:rsidR="00F536BB" w:rsidRPr="00614D51" w:rsidDel="00E27DD8" w:rsidRDefault="00F536BB" w:rsidP="00381E4A">
            <w:pPr>
              <w:spacing w:after="0"/>
              <w:jc w:val="left"/>
              <w:rPr>
                <w:del w:id="2914" w:author="Della Faille Philippe" w:date="2019-08-09T13:27:00Z"/>
                <w:moveTo w:id="2915" w:author="Della Faille Philippe" w:date="2019-07-09T17:01:00Z"/>
                <w:rFonts w:ascii="Calibri" w:eastAsia="Times New Roman" w:hAnsi="Calibri" w:cs="Calibri"/>
                <w:color w:val="000000"/>
              </w:rPr>
            </w:pPr>
            <w:moveTo w:id="2916" w:author="Della Faille Philippe" w:date="2019-07-09T17:01:00Z">
              <w:del w:id="2917" w:author="Della Faille Philippe" w:date="2019-08-09T12:08:00Z">
                <w:r w:rsidRPr="00614D51" w:rsidDel="00381E4A">
                  <w:rPr>
                    <w:rFonts w:ascii="Calibri" w:eastAsia="Times New Roman" w:hAnsi="Calibri" w:cs="Calibri"/>
                    <w:color w:val="000000"/>
                  </w:rPr>
                  <w:delText>Voltage P1</w:delText>
                </w:r>
              </w:del>
            </w:moveTo>
          </w:p>
        </w:tc>
        <w:tc>
          <w:tcPr>
            <w:tcW w:w="960" w:type="dxa"/>
            <w:tcBorders>
              <w:top w:val="nil"/>
              <w:left w:val="single" w:sz="4" w:space="0" w:color="auto"/>
              <w:bottom w:val="nil"/>
              <w:right w:val="single" w:sz="4" w:space="0" w:color="auto"/>
            </w:tcBorders>
            <w:shd w:val="clear" w:color="000000" w:fill="A9D08E"/>
            <w:noWrap/>
            <w:vAlign w:val="bottom"/>
            <w:tcPrChange w:id="291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C3F1463" w14:textId="4662880E" w:rsidR="00F536BB" w:rsidRPr="00614D51" w:rsidDel="00E27DD8" w:rsidRDefault="00F536BB" w:rsidP="00381E4A">
            <w:pPr>
              <w:spacing w:after="0"/>
              <w:jc w:val="center"/>
              <w:rPr>
                <w:del w:id="2919" w:author="Della Faille Philippe" w:date="2019-08-09T13:27:00Z"/>
                <w:moveTo w:id="2920" w:author="Della Faille Philippe" w:date="2019-07-09T17:01:00Z"/>
                <w:rFonts w:ascii="Calibri" w:eastAsia="Times New Roman" w:hAnsi="Calibri" w:cs="Calibri"/>
                <w:color w:val="000000"/>
              </w:rPr>
            </w:pPr>
            <w:moveTo w:id="2921" w:author="Della Faille Philippe" w:date="2019-07-09T17:01:00Z">
              <w:del w:id="2922"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292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AFDEC89" w14:textId="4D0A5993" w:rsidR="00F536BB" w:rsidRPr="00614D51" w:rsidDel="00E27DD8" w:rsidRDefault="00F536BB" w:rsidP="00381E4A">
            <w:pPr>
              <w:spacing w:after="0"/>
              <w:jc w:val="center"/>
              <w:rPr>
                <w:del w:id="2924" w:author="Della Faille Philippe" w:date="2019-08-09T13:27:00Z"/>
                <w:moveTo w:id="2925" w:author="Della Faille Philippe" w:date="2019-07-09T17:01:00Z"/>
                <w:rFonts w:ascii="Calibri" w:eastAsia="Times New Roman" w:hAnsi="Calibri" w:cs="Calibri"/>
                <w:color w:val="000000"/>
              </w:rPr>
            </w:pPr>
            <w:moveTo w:id="2926" w:author="Della Faille Philippe" w:date="2019-07-09T17:01:00Z">
              <w:del w:id="292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9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A68240D" w14:textId="211B4A19" w:rsidR="00F536BB" w:rsidRPr="00614D51" w:rsidDel="00E27DD8" w:rsidRDefault="00F536BB" w:rsidP="00381E4A">
            <w:pPr>
              <w:spacing w:after="0"/>
              <w:jc w:val="center"/>
              <w:rPr>
                <w:del w:id="2929" w:author="Della Faille Philippe" w:date="2019-08-09T13:27:00Z"/>
                <w:moveTo w:id="2930" w:author="Della Faille Philippe" w:date="2019-07-09T17:01:00Z"/>
                <w:rFonts w:ascii="Calibri" w:eastAsia="Times New Roman" w:hAnsi="Calibri" w:cs="Calibri"/>
                <w:color w:val="000000"/>
              </w:rPr>
            </w:pPr>
            <w:moveTo w:id="2931" w:author="Della Faille Philippe" w:date="2019-07-09T17:01:00Z">
              <w:del w:id="293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93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83BF038" w14:textId="2EF677ED" w:rsidR="00F536BB" w:rsidRPr="00614D51" w:rsidDel="00E27DD8" w:rsidRDefault="00F536BB" w:rsidP="00381E4A">
            <w:pPr>
              <w:spacing w:after="0"/>
              <w:jc w:val="center"/>
              <w:rPr>
                <w:del w:id="2934" w:author="Della Faille Philippe" w:date="2019-08-09T13:27:00Z"/>
                <w:moveTo w:id="2935" w:author="Della Faille Philippe" w:date="2019-07-09T17:01:00Z"/>
                <w:rFonts w:ascii="Calibri" w:eastAsia="Times New Roman" w:hAnsi="Calibri" w:cs="Calibri"/>
                <w:color w:val="000000"/>
              </w:rPr>
            </w:pPr>
            <w:moveTo w:id="2936" w:author="Della Faille Philippe" w:date="2019-07-09T17:01:00Z">
              <w:del w:id="2937" w:author="Della Faille Philippe" w:date="2019-08-09T12:08:00Z">
                <w:r w:rsidRPr="00614D51" w:rsidDel="00381E4A">
                  <w:rPr>
                    <w:rFonts w:ascii="Calibri" w:eastAsia="Times New Roman" w:hAnsi="Calibri" w:cs="Calibri"/>
                    <w:color w:val="000000"/>
                  </w:rPr>
                  <w:delText>64</w:delText>
                </w:r>
              </w:del>
            </w:moveTo>
          </w:p>
        </w:tc>
        <w:tc>
          <w:tcPr>
            <w:tcW w:w="1276" w:type="dxa"/>
            <w:tcBorders>
              <w:top w:val="nil"/>
              <w:left w:val="nil"/>
              <w:bottom w:val="nil"/>
              <w:right w:val="single" w:sz="4" w:space="0" w:color="auto"/>
            </w:tcBorders>
            <w:shd w:val="clear" w:color="000000" w:fill="A9D08E"/>
            <w:noWrap/>
            <w:vAlign w:val="bottom"/>
            <w:tcPrChange w:id="293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5E7B8AF4" w14:textId="40638694" w:rsidR="00F536BB" w:rsidRPr="00614D51" w:rsidDel="00E27DD8" w:rsidRDefault="00F536BB" w:rsidP="00381E4A">
            <w:pPr>
              <w:spacing w:after="0"/>
              <w:jc w:val="center"/>
              <w:rPr>
                <w:del w:id="2939" w:author="Della Faille Philippe" w:date="2019-08-09T13:27:00Z"/>
                <w:moveTo w:id="2940" w:author="Della Faille Philippe" w:date="2019-07-09T17:01:00Z"/>
                <w:rFonts w:ascii="Calibri" w:eastAsia="Times New Roman" w:hAnsi="Calibri" w:cs="Calibri"/>
                <w:color w:val="000000"/>
              </w:rPr>
            </w:pPr>
            <w:moveTo w:id="2941" w:author="Della Faille Philippe" w:date="2019-07-09T17:01:00Z">
              <w:del w:id="2942" w:author="Della Faille Philippe" w:date="2019-08-09T12:08:00Z">
                <w:r w:rsidRPr="00614D51" w:rsidDel="00381E4A">
                  <w:rPr>
                    <w:rFonts w:ascii="Calibri" w:eastAsia="Times New Roman" w:hAnsi="Calibri" w:cs="Calibri"/>
                    <w:color w:val="000000"/>
                  </w:rPr>
                  <w:delText>0x0040</w:delText>
                </w:r>
              </w:del>
            </w:moveTo>
          </w:p>
        </w:tc>
      </w:tr>
      <w:tr w:rsidR="00F536BB" w:rsidRPr="00614D51" w:rsidDel="00E27DD8" w14:paraId="24B99040" w14:textId="70A75B7A" w:rsidTr="00381E4A">
        <w:trPr>
          <w:trHeight w:val="288"/>
          <w:del w:id="2943" w:author="Della Faille Philippe" w:date="2019-08-09T13:27:00Z"/>
          <w:trPrChange w:id="2944" w:author="Della Faille Philippe" w:date="2019-08-09T12:08:00Z">
            <w:trPr>
              <w:trHeight w:val="288"/>
            </w:trPr>
          </w:trPrChange>
        </w:trPr>
        <w:tc>
          <w:tcPr>
            <w:tcW w:w="960" w:type="dxa"/>
            <w:vMerge/>
            <w:tcBorders>
              <w:top w:val="nil"/>
              <w:left w:val="nil"/>
              <w:bottom w:val="nil"/>
              <w:right w:val="nil"/>
            </w:tcBorders>
            <w:vAlign w:val="center"/>
            <w:tcPrChange w:id="2945" w:author="Della Faille Philippe" w:date="2019-08-09T12:08:00Z">
              <w:tcPr>
                <w:tcW w:w="960" w:type="dxa"/>
                <w:vMerge/>
                <w:tcBorders>
                  <w:top w:val="nil"/>
                  <w:left w:val="nil"/>
                  <w:bottom w:val="nil"/>
                  <w:right w:val="nil"/>
                </w:tcBorders>
                <w:vAlign w:val="center"/>
              </w:tcPr>
            </w:tcPrChange>
          </w:tcPr>
          <w:p w14:paraId="2EC698CB" w14:textId="2D9D7A1A" w:rsidR="00F536BB" w:rsidRPr="00614D51" w:rsidDel="00E27DD8" w:rsidRDefault="00F536BB" w:rsidP="00381E4A">
            <w:pPr>
              <w:spacing w:after="0"/>
              <w:jc w:val="left"/>
              <w:rPr>
                <w:del w:id="2946" w:author="Della Faille Philippe" w:date="2019-08-09T13:27:00Z"/>
                <w:moveTo w:id="294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9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3E06862" w14:textId="0D61F69D" w:rsidR="00F536BB" w:rsidRPr="00614D51" w:rsidDel="00E27DD8" w:rsidRDefault="00F536BB" w:rsidP="00381E4A">
            <w:pPr>
              <w:spacing w:after="0"/>
              <w:jc w:val="left"/>
              <w:rPr>
                <w:del w:id="2949" w:author="Della Faille Philippe" w:date="2019-08-09T13:27:00Z"/>
                <w:moveTo w:id="2950" w:author="Della Faille Philippe" w:date="2019-07-09T17:01:00Z"/>
                <w:rFonts w:ascii="Calibri" w:eastAsia="Times New Roman" w:hAnsi="Calibri" w:cs="Calibri"/>
                <w:color w:val="000000"/>
              </w:rPr>
            </w:pPr>
            <w:moveTo w:id="2951" w:author="Della Faille Philippe" w:date="2019-07-09T17:01:00Z">
              <w:del w:id="295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9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31139C4" w14:textId="023E9D3C" w:rsidR="00F536BB" w:rsidRPr="00614D51" w:rsidDel="00E27DD8" w:rsidRDefault="00F536BB" w:rsidP="00381E4A">
            <w:pPr>
              <w:spacing w:after="0"/>
              <w:jc w:val="center"/>
              <w:rPr>
                <w:del w:id="2954" w:author="Della Faille Philippe" w:date="2019-08-09T13:27:00Z"/>
                <w:moveTo w:id="2955" w:author="Della Faille Philippe" w:date="2019-07-09T17:01:00Z"/>
                <w:rFonts w:ascii="Calibri" w:eastAsia="Times New Roman" w:hAnsi="Calibri" w:cs="Calibri"/>
                <w:color w:val="000000"/>
              </w:rPr>
            </w:pPr>
            <w:moveTo w:id="2956" w:author="Della Faille Philippe" w:date="2019-07-09T17:01:00Z">
              <w:del w:id="2957" w:author="Della Faille Philippe" w:date="2019-08-09T12:08:00Z">
                <w:r w:rsidRPr="00614D51" w:rsidDel="00381E4A">
                  <w:rPr>
                    <w:rFonts w:ascii="Calibri" w:eastAsia="Times New Roman" w:hAnsi="Calibri" w:cs="Calibri"/>
                    <w:color w:val="000000"/>
                  </w:rPr>
                  <w:delText>44</w:delText>
                </w:r>
              </w:del>
            </w:moveTo>
          </w:p>
        </w:tc>
        <w:tc>
          <w:tcPr>
            <w:tcW w:w="2680" w:type="dxa"/>
            <w:tcBorders>
              <w:top w:val="nil"/>
              <w:left w:val="nil"/>
              <w:bottom w:val="nil"/>
              <w:right w:val="nil"/>
            </w:tcBorders>
            <w:shd w:val="clear" w:color="000000" w:fill="A9D08E"/>
            <w:noWrap/>
            <w:vAlign w:val="bottom"/>
            <w:tcPrChange w:id="2958" w:author="Della Faille Philippe" w:date="2019-08-09T12:08:00Z">
              <w:tcPr>
                <w:tcW w:w="2680" w:type="dxa"/>
                <w:tcBorders>
                  <w:top w:val="nil"/>
                  <w:left w:val="nil"/>
                  <w:bottom w:val="nil"/>
                  <w:right w:val="nil"/>
                </w:tcBorders>
                <w:shd w:val="clear" w:color="000000" w:fill="A9D08E"/>
                <w:noWrap/>
                <w:vAlign w:val="bottom"/>
              </w:tcPr>
            </w:tcPrChange>
          </w:tcPr>
          <w:p w14:paraId="66E1D696" w14:textId="3722C31D" w:rsidR="00F536BB" w:rsidRPr="00614D51" w:rsidDel="00E27DD8" w:rsidRDefault="00F536BB" w:rsidP="00381E4A">
            <w:pPr>
              <w:spacing w:after="0"/>
              <w:jc w:val="left"/>
              <w:rPr>
                <w:del w:id="2959" w:author="Della Faille Philippe" w:date="2019-08-09T13:27:00Z"/>
                <w:moveTo w:id="2960" w:author="Della Faille Philippe" w:date="2019-07-09T17:01:00Z"/>
                <w:rFonts w:ascii="Calibri" w:eastAsia="Times New Roman" w:hAnsi="Calibri" w:cs="Calibri"/>
                <w:color w:val="000000"/>
              </w:rPr>
            </w:pPr>
            <w:moveTo w:id="2961" w:author="Della Faille Philippe" w:date="2019-07-09T17:01:00Z">
              <w:del w:id="2962" w:author="Della Faille Philippe" w:date="2019-08-09T12:08:00Z">
                <w:r w:rsidRPr="00614D51" w:rsidDel="00381E4A">
                  <w:rPr>
                    <w:rFonts w:ascii="Calibri" w:eastAsia="Times New Roman" w:hAnsi="Calibri" w:cs="Calibri"/>
                    <w:color w:val="000000"/>
                  </w:rPr>
                  <w:delText>Voltage P2</w:delText>
                </w:r>
              </w:del>
            </w:moveTo>
          </w:p>
        </w:tc>
        <w:tc>
          <w:tcPr>
            <w:tcW w:w="960" w:type="dxa"/>
            <w:tcBorders>
              <w:top w:val="nil"/>
              <w:left w:val="single" w:sz="4" w:space="0" w:color="auto"/>
              <w:bottom w:val="nil"/>
              <w:right w:val="single" w:sz="4" w:space="0" w:color="auto"/>
            </w:tcBorders>
            <w:shd w:val="clear" w:color="000000" w:fill="A9D08E"/>
            <w:noWrap/>
            <w:vAlign w:val="bottom"/>
            <w:tcPrChange w:id="296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0F23627" w14:textId="4BA411D8" w:rsidR="00F536BB" w:rsidRPr="00614D51" w:rsidDel="00E27DD8" w:rsidRDefault="00F536BB" w:rsidP="00381E4A">
            <w:pPr>
              <w:spacing w:after="0"/>
              <w:jc w:val="center"/>
              <w:rPr>
                <w:del w:id="2964" w:author="Della Faille Philippe" w:date="2019-08-09T13:27:00Z"/>
                <w:moveTo w:id="2965" w:author="Della Faille Philippe" w:date="2019-07-09T17:01:00Z"/>
                <w:rFonts w:ascii="Calibri" w:eastAsia="Times New Roman" w:hAnsi="Calibri" w:cs="Calibri"/>
                <w:color w:val="000000"/>
              </w:rPr>
            </w:pPr>
            <w:moveTo w:id="2966" w:author="Della Faille Philippe" w:date="2019-07-09T17:01:00Z">
              <w:del w:id="2967"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296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7141ABB" w14:textId="704D61EF" w:rsidR="00F536BB" w:rsidRPr="00614D51" w:rsidDel="00E27DD8" w:rsidRDefault="00F536BB" w:rsidP="00381E4A">
            <w:pPr>
              <w:spacing w:after="0"/>
              <w:jc w:val="center"/>
              <w:rPr>
                <w:del w:id="2969" w:author="Della Faille Philippe" w:date="2019-08-09T13:27:00Z"/>
                <w:moveTo w:id="2970" w:author="Della Faille Philippe" w:date="2019-07-09T17:01:00Z"/>
                <w:rFonts w:ascii="Calibri" w:eastAsia="Times New Roman" w:hAnsi="Calibri" w:cs="Calibri"/>
                <w:color w:val="000000"/>
              </w:rPr>
            </w:pPr>
            <w:moveTo w:id="2971" w:author="Della Faille Philippe" w:date="2019-07-09T17:01:00Z">
              <w:del w:id="297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29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9526A5B" w14:textId="63B2FF30" w:rsidR="00F536BB" w:rsidRPr="00614D51" w:rsidDel="00E27DD8" w:rsidRDefault="00F536BB" w:rsidP="00381E4A">
            <w:pPr>
              <w:spacing w:after="0"/>
              <w:jc w:val="center"/>
              <w:rPr>
                <w:del w:id="2974" w:author="Della Faille Philippe" w:date="2019-08-09T13:27:00Z"/>
                <w:moveTo w:id="2975" w:author="Della Faille Philippe" w:date="2019-07-09T17:01:00Z"/>
                <w:rFonts w:ascii="Calibri" w:eastAsia="Times New Roman" w:hAnsi="Calibri" w:cs="Calibri"/>
                <w:color w:val="000000"/>
              </w:rPr>
            </w:pPr>
            <w:moveTo w:id="2976" w:author="Della Faille Philippe" w:date="2019-07-09T17:01:00Z">
              <w:del w:id="297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297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9C6CBA6" w14:textId="64F4CDE5" w:rsidR="00F536BB" w:rsidRPr="00614D51" w:rsidDel="00E27DD8" w:rsidRDefault="00F536BB" w:rsidP="00381E4A">
            <w:pPr>
              <w:spacing w:after="0"/>
              <w:jc w:val="center"/>
              <w:rPr>
                <w:del w:id="2979" w:author="Della Faille Philippe" w:date="2019-08-09T13:27:00Z"/>
                <w:moveTo w:id="2980" w:author="Della Faille Philippe" w:date="2019-07-09T17:01:00Z"/>
                <w:rFonts w:ascii="Calibri" w:eastAsia="Times New Roman" w:hAnsi="Calibri" w:cs="Calibri"/>
                <w:color w:val="000000"/>
              </w:rPr>
            </w:pPr>
            <w:moveTo w:id="2981" w:author="Della Faille Philippe" w:date="2019-07-09T17:01:00Z">
              <w:del w:id="2982" w:author="Della Faille Philippe" w:date="2019-08-09T12:08:00Z">
                <w:r w:rsidRPr="00614D51" w:rsidDel="00381E4A">
                  <w:rPr>
                    <w:rFonts w:ascii="Calibri" w:eastAsia="Times New Roman" w:hAnsi="Calibri" w:cs="Calibri"/>
                    <w:color w:val="000000"/>
                  </w:rPr>
                  <w:delText>66</w:delText>
                </w:r>
              </w:del>
            </w:moveTo>
          </w:p>
        </w:tc>
        <w:tc>
          <w:tcPr>
            <w:tcW w:w="1276" w:type="dxa"/>
            <w:tcBorders>
              <w:top w:val="nil"/>
              <w:left w:val="nil"/>
              <w:bottom w:val="nil"/>
              <w:right w:val="single" w:sz="4" w:space="0" w:color="auto"/>
            </w:tcBorders>
            <w:shd w:val="clear" w:color="000000" w:fill="A9D08E"/>
            <w:noWrap/>
            <w:vAlign w:val="bottom"/>
            <w:tcPrChange w:id="298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1A7F67B0" w14:textId="1E8BB4E4" w:rsidR="00F536BB" w:rsidRPr="00614D51" w:rsidDel="00E27DD8" w:rsidRDefault="00F536BB" w:rsidP="00381E4A">
            <w:pPr>
              <w:spacing w:after="0"/>
              <w:jc w:val="center"/>
              <w:rPr>
                <w:del w:id="2984" w:author="Della Faille Philippe" w:date="2019-08-09T13:27:00Z"/>
                <w:moveTo w:id="2985" w:author="Della Faille Philippe" w:date="2019-07-09T17:01:00Z"/>
                <w:rFonts w:ascii="Calibri" w:eastAsia="Times New Roman" w:hAnsi="Calibri" w:cs="Calibri"/>
                <w:color w:val="000000"/>
              </w:rPr>
            </w:pPr>
            <w:moveTo w:id="2986" w:author="Della Faille Philippe" w:date="2019-07-09T17:01:00Z">
              <w:del w:id="2987" w:author="Della Faille Philippe" w:date="2019-08-09T12:08:00Z">
                <w:r w:rsidRPr="00614D51" w:rsidDel="00381E4A">
                  <w:rPr>
                    <w:rFonts w:ascii="Calibri" w:eastAsia="Times New Roman" w:hAnsi="Calibri" w:cs="Calibri"/>
                    <w:color w:val="000000"/>
                  </w:rPr>
                  <w:delText>0x0042</w:delText>
                </w:r>
              </w:del>
            </w:moveTo>
          </w:p>
        </w:tc>
      </w:tr>
      <w:tr w:rsidR="00F536BB" w:rsidRPr="00614D51" w:rsidDel="00E27DD8" w14:paraId="11732EB3" w14:textId="0FC884AC" w:rsidTr="00381E4A">
        <w:trPr>
          <w:trHeight w:val="288"/>
          <w:del w:id="2988" w:author="Della Faille Philippe" w:date="2019-08-09T13:27:00Z"/>
          <w:trPrChange w:id="2989" w:author="Della Faille Philippe" w:date="2019-08-09T12:08:00Z">
            <w:trPr>
              <w:trHeight w:val="288"/>
            </w:trPr>
          </w:trPrChange>
        </w:trPr>
        <w:tc>
          <w:tcPr>
            <w:tcW w:w="960" w:type="dxa"/>
            <w:vMerge/>
            <w:tcBorders>
              <w:top w:val="nil"/>
              <w:left w:val="nil"/>
              <w:bottom w:val="nil"/>
              <w:right w:val="nil"/>
            </w:tcBorders>
            <w:vAlign w:val="center"/>
            <w:tcPrChange w:id="2990" w:author="Della Faille Philippe" w:date="2019-08-09T12:08:00Z">
              <w:tcPr>
                <w:tcW w:w="960" w:type="dxa"/>
                <w:vMerge/>
                <w:tcBorders>
                  <w:top w:val="nil"/>
                  <w:left w:val="nil"/>
                  <w:bottom w:val="nil"/>
                  <w:right w:val="nil"/>
                </w:tcBorders>
                <w:vAlign w:val="center"/>
              </w:tcPr>
            </w:tcPrChange>
          </w:tcPr>
          <w:p w14:paraId="7DDF9B66" w14:textId="5F6D508D" w:rsidR="00F536BB" w:rsidRPr="00614D51" w:rsidDel="00E27DD8" w:rsidRDefault="00F536BB" w:rsidP="00381E4A">
            <w:pPr>
              <w:spacing w:after="0"/>
              <w:jc w:val="left"/>
              <w:rPr>
                <w:del w:id="2991" w:author="Della Faille Philippe" w:date="2019-08-09T13:27:00Z"/>
                <w:moveTo w:id="29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29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6598215" w14:textId="7FB82D86" w:rsidR="00F536BB" w:rsidRPr="00614D51" w:rsidDel="00E27DD8" w:rsidRDefault="00F536BB" w:rsidP="00381E4A">
            <w:pPr>
              <w:spacing w:after="0"/>
              <w:jc w:val="left"/>
              <w:rPr>
                <w:del w:id="2994" w:author="Della Faille Philippe" w:date="2019-08-09T13:27:00Z"/>
                <w:moveTo w:id="2995" w:author="Della Faille Philippe" w:date="2019-07-09T17:01:00Z"/>
                <w:rFonts w:ascii="Calibri" w:eastAsia="Times New Roman" w:hAnsi="Calibri" w:cs="Calibri"/>
                <w:color w:val="000000"/>
              </w:rPr>
            </w:pPr>
            <w:moveTo w:id="2996" w:author="Della Faille Philippe" w:date="2019-07-09T17:01:00Z">
              <w:del w:id="299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29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2E01401" w14:textId="57B77AFE" w:rsidR="00F536BB" w:rsidRPr="00614D51" w:rsidDel="00E27DD8" w:rsidRDefault="00F536BB" w:rsidP="00381E4A">
            <w:pPr>
              <w:spacing w:after="0"/>
              <w:jc w:val="center"/>
              <w:rPr>
                <w:del w:id="2999" w:author="Della Faille Philippe" w:date="2019-08-09T13:27:00Z"/>
                <w:moveTo w:id="3000" w:author="Della Faille Philippe" w:date="2019-07-09T17:01:00Z"/>
                <w:rFonts w:ascii="Calibri" w:eastAsia="Times New Roman" w:hAnsi="Calibri" w:cs="Calibri"/>
                <w:color w:val="000000"/>
              </w:rPr>
            </w:pPr>
            <w:moveTo w:id="3001" w:author="Della Faille Philippe" w:date="2019-07-09T17:01:00Z">
              <w:del w:id="3002" w:author="Della Faille Philippe" w:date="2019-08-09T12:08:00Z">
                <w:r w:rsidRPr="00614D51" w:rsidDel="00381E4A">
                  <w:rPr>
                    <w:rFonts w:ascii="Calibri" w:eastAsia="Times New Roman" w:hAnsi="Calibri" w:cs="Calibri"/>
                    <w:color w:val="000000"/>
                  </w:rPr>
                  <w:delText>45</w:delText>
                </w:r>
              </w:del>
            </w:moveTo>
          </w:p>
        </w:tc>
        <w:tc>
          <w:tcPr>
            <w:tcW w:w="2680" w:type="dxa"/>
            <w:tcBorders>
              <w:top w:val="nil"/>
              <w:left w:val="nil"/>
              <w:bottom w:val="nil"/>
              <w:right w:val="nil"/>
            </w:tcBorders>
            <w:shd w:val="clear" w:color="000000" w:fill="A9D08E"/>
            <w:noWrap/>
            <w:vAlign w:val="bottom"/>
            <w:tcPrChange w:id="3003" w:author="Della Faille Philippe" w:date="2019-08-09T12:08:00Z">
              <w:tcPr>
                <w:tcW w:w="2680" w:type="dxa"/>
                <w:tcBorders>
                  <w:top w:val="nil"/>
                  <w:left w:val="nil"/>
                  <w:bottom w:val="nil"/>
                  <w:right w:val="nil"/>
                </w:tcBorders>
                <w:shd w:val="clear" w:color="000000" w:fill="A9D08E"/>
                <w:noWrap/>
                <w:vAlign w:val="bottom"/>
              </w:tcPr>
            </w:tcPrChange>
          </w:tcPr>
          <w:p w14:paraId="596C42ED" w14:textId="34F6524B" w:rsidR="00F536BB" w:rsidRPr="00614D51" w:rsidDel="00E27DD8" w:rsidRDefault="00F536BB" w:rsidP="00381E4A">
            <w:pPr>
              <w:spacing w:after="0"/>
              <w:jc w:val="left"/>
              <w:rPr>
                <w:del w:id="3004" w:author="Della Faille Philippe" w:date="2019-08-09T13:27:00Z"/>
                <w:moveTo w:id="3005" w:author="Della Faille Philippe" w:date="2019-07-09T17:01:00Z"/>
                <w:rFonts w:ascii="Calibri" w:eastAsia="Times New Roman" w:hAnsi="Calibri" w:cs="Calibri"/>
                <w:color w:val="000000"/>
              </w:rPr>
            </w:pPr>
            <w:moveTo w:id="3006" w:author="Della Faille Philippe" w:date="2019-07-09T17:01:00Z">
              <w:del w:id="3007" w:author="Della Faille Philippe" w:date="2019-08-09T12:08:00Z">
                <w:r w:rsidRPr="00614D51" w:rsidDel="00381E4A">
                  <w:rPr>
                    <w:rFonts w:ascii="Calibri" w:eastAsia="Times New Roman" w:hAnsi="Calibri" w:cs="Calibri"/>
                    <w:color w:val="000000"/>
                  </w:rPr>
                  <w:delText>Voltage P3</w:delText>
                </w:r>
              </w:del>
            </w:moveTo>
          </w:p>
        </w:tc>
        <w:tc>
          <w:tcPr>
            <w:tcW w:w="960" w:type="dxa"/>
            <w:tcBorders>
              <w:top w:val="nil"/>
              <w:left w:val="single" w:sz="4" w:space="0" w:color="auto"/>
              <w:bottom w:val="nil"/>
              <w:right w:val="single" w:sz="4" w:space="0" w:color="auto"/>
            </w:tcBorders>
            <w:shd w:val="clear" w:color="000000" w:fill="A9D08E"/>
            <w:noWrap/>
            <w:vAlign w:val="bottom"/>
            <w:tcPrChange w:id="300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95072C3" w14:textId="68BFCFED" w:rsidR="00F536BB" w:rsidRPr="00614D51" w:rsidDel="00E27DD8" w:rsidRDefault="00F536BB" w:rsidP="00381E4A">
            <w:pPr>
              <w:spacing w:after="0"/>
              <w:jc w:val="center"/>
              <w:rPr>
                <w:del w:id="3009" w:author="Della Faille Philippe" w:date="2019-08-09T13:27:00Z"/>
                <w:moveTo w:id="3010" w:author="Della Faille Philippe" w:date="2019-07-09T17:01:00Z"/>
                <w:rFonts w:ascii="Calibri" w:eastAsia="Times New Roman" w:hAnsi="Calibri" w:cs="Calibri"/>
                <w:color w:val="000000"/>
              </w:rPr>
            </w:pPr>
            <w:moveTo w:id="3011" w:author="Della Faille Philippe" w:date="2019-07-09T17:01:00Z">
              <w:del w:id="3012"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301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E4F7590" w14:textId="21989848" w:rsidR="00F536BB" w:rsidRPr="00614D51" w:rsidDel="00E27DD8" w:rsidRDefault="00F536BB" w:rsidP="00381E4A">
            <w:pPr>
              <w:spacing w:after="0"/>
              <w:jc w:val="center"/>
              <w:rPr>
                <w:del w:id="3014" w:author="Della Faille Philippe" w:date="2019-08-09T13:27:00Z"/>
                <w:moveTo w:id="3015" w:author="Della Faille Philippe" w:date="2019-07-09T17:01:00Z"/>
                <w:rFonts w:ascii="Calibri" w:eastAsia="Times New Roman" w:hAnsi="Calibri" w:cs="Calibri"/>
                <w:color w:val="000000"/>
              </w:rPr>
            </w:pPr>
            <w:moveTo w:id="3016" w:author="Della Faille Philippe" w:date="2019-07-09T17:01:00Z">
              <w:del w:id="301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0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95DDD2C" w14:textId="7616CC2F" w:rsidR="00F536BB" w:rsidRPr="00614D51" w:rsidDel="00E27DD8" w:rsidRDefault="00F536BB" w:rsidP="00381E4A">
            <w:pPr>
              <w:spacing w:after="0"/>
              <w:jc w:val="center"/>
              <w:rPr>
                <w:del w:id="3019" w:author="Della Faille Philippe" w:date="2019-08-09T13:27:00Z"/>
                <w:moveTo w:id="3020" w:author="Della Faille Philippe" w:date="2019-07-09T17:01:00Z"/>
                <w:rFonts w:ascii="Calibri" w:eastAsia="Times New Roman" w:hAnsi="Calibri" w:cs="Calibri"/>
                <w:color w:val="000000"/>
              </w:rPr>
            </w:pPr>
            <w:moveTo w:id="3021" w:author="Della Faille Philippe" w:date="2019-07-09T17:01:00Z">
              <w:del w:id="302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02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0FA9BE1" w14:textId="63A41298" w:rsidR="00F536BB" w:rsidRPr="00614D51" w:rsidDel="00E27DD8" w:rsidRDefault="00F536BB" w:rsidP="00381E4A">
            <w:pPr>
              <w:spacing w:after="0"/>
              <w:jc w:val="center"/>
              <w:rPr>
                <w:del w:id="3024" w:author="Della Faille Philippe" w:date="2019-08-09T13:27:00Z"/>
                <w:moveTo w:id="3025" w:author="Della Faille Philippe" w:date="2019-07-09T17:01:00Z"/>
                <w:rFonts w:ascii="Calibri" w:eastAsia="Times New Roman" w:hAnsi="Calibri" w:cs="Calibri"/>
                <w:color w:val="000000"/>
              </w:rPr>
            </w:pPr>
            <w:moveTo w:id="3026" w:author="Della Faille Philippe" w:date="2019-07-09T17:01:00Z">
              <w:del w:id="3027" w:author="Della Faille Philippe" w:date="2019-08-09T12:08:00Z">
                <w:r w:rsidRPr="00614D51" w:rsidDel="00381E4A">
                  <w:rPr>
                    <w:rFonts w:ascii="Calibri" w:eastAsia="Times New Roman" w:hAnsi="Calibri" w:cs="Calibri"/>
                    <w:color w:val="000000"/>
                  </w:rPr>
                  <w:delText>68</w:delText>
                </w:r>
              </w:del>
            </w:moveTo>
          </w:p>
        </w:tc>
        <w:tc>
          <w:tcPr>
            <w:tcW w:w="1276" w:type="dxa"/>
            <w:tcBorders>
              <w:top w:val="nil"/>
              <w:left w:val="nil"/>
              <w:bottom w:val="nil"/>
              <w:right w:val="single" w:sz="4" w:space="0" w:color="auto"/>
            </w:tcBorders>
            <w:shd w:val="clear" w:color="000000" w:fill="A9D08E"/>
            <w:noWrap/>
            <w:vAlign w:val="bottom"/>
            <w:tcPrChange w:id="302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693AD7BC" w14:textId="286A443C" w:rsidR="00F536BB" w:rsidRPr="00614D51" w:rsidDel="00E27DD8" w:rsidRDefault="00F536BB" w:rsidP="00381E4A">
            <w:pPr>
              <w:spacing w:after="0"/>
              <w:jc w:val="center"/>
              <w:rPr>
                <w:del w:id="3029" w:author="Della Faille Philippe" w:date="2019-08-09T13:27:00Z"/>
                <w:moveTo w:id="3030" w:author="Della Faille Philippe" w:date="2019-07-09T17:01:00Z"/>
                <w:rFonts w:ascii="Calibri" w:eastAsia="Times New Roman" w:hAnsi="Calibri" w:cs="Calibri"/>
                <w:color w:val="000000"/>
              </w:rPr>
            </w:pPr>
            <w:moveTo w:id="3031" w:author="Della Faille Philippe" w:date="2019-07-09T17:01:00Z">
              <w:del w:id="3032" w:author="Della Faille Philippe" w:date="2019-08-09T12:08:00Z">
                <w:r w:rsidRPr="00614D51" w:rsidDel="00381E4A">
                  <w:rPr>
                    <w:rFonts w:ascii="Calibri" w:eastAsia="Times New Roman" w:hAnsi="Calibri" w:cs="Calibri"/>
                    <w:color w:val="000000"/>
                  </w:rPr>
                  <w:delText>0x0044</w:delText>
                </w:r>
              </w:del>
            </w:moveTo>
          </w:p>
        </w:tc>
      </w:tr>
      <w:tr w:rsidR="00F536BB" w:rsidRPr="00614D51" w:rsidDel="00E27DD8" w14:paraId="3666094E" w14:textId="6290F432" w:rsidTr="00381E4A">
        <w:trPr>
          <w:trHeight w:val="288"/>
          <w:del w:id="3033" w:author="Della Faille Philippe" w:date="2019-08-09T13:27:00Z"/>
          <w:trPrChange w:id="3034" w:author="Della Faille Philippe" w:date="2019-08-09T12:08:00Z">
            <w:trPr>
              <w:trHeight w:val="288"/>
            </w:trPr>
          </w:trPrChange>
        </w:trPr>
        <w:tc>
          <w:tcPr>
            <w:tcW w:w="960" w:type="dxa"/>
            <w:vMerge/>
            <w:tcBorders>
              <w:top w:val="nil"/>
              <w:left w:val="nil"/>
              <w:bottom w:val="nil"/>
              <w:right w:val="nil"/>
            </w:tcBorders>
            <w:vAlign w:val="center"/>
            <w:tcPrChange w:id="3035" w:author="Della Faille Philippe" w:date="2019-08-09T12:08:00Z">
              <w:tcPr>
                <w:tcW w:w="960" w:type="dxa"/>
                <w:vMerge/>
                <w:tcBorders>
                  <w:top w:val="nil"/>
                  <w:left w:val="nil"/>
                  <w:bottom w:val="nil"/>
                  <w:right w:val="nil"/>
                </w:tcBorders>
                <w:vAlign w:val="center"/>
              </w:tcPr>
            </w:tcPrChange>
          </w:tcPr>
          <w:p w14:paraId="0AD355FB" w14:textId="1A9669EB" w:rsidR="00F536BB" w:rsidRPr="00614D51" w:rsidDel="00E27DD8" w:rsidRDefault="00F536BB" w:rsidP="00381E4A">
            <w:pPr>
              <w:spacing w:after="0"/>
              <w:jc w:val="left"/>
              <w:rPr>
                <w:del w:id="3036" w:author="Della Faille Philippe" w:date="2019-08-09T13:27:00Z"/>
                <w:moveTo w:id="30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0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8964690" w14:textId="176A0F07" w:rsidR="00F536BB" w:rsidRPr="00614D51" w:rsidDel="00E27DD8" w:rsidRDefault="00F536BB" w:rsidP="00381E4A">
            <w:pPr>
              <w:spacing w:after="0"/>
              <w:jc w:val="left"/>
              <w:rPr>
                <w:del w:id="3039" w:author="Della Faille Philippe" w:date="2019-08-09T13:27:00Z"/>
                <w:moveTo w:id="3040" w:author="Della Faille Philippe" w:date="2019-07-09T17:01:00Z"/>
                <w:rFonts w:ascii="Calibri" w:eastAsia="Times New Roman" w:hAnsi="Calibri" w:cs="Calibri"/>
                <w:color w:val="000000"/>
              </w:rPr>
            </w:pPr>
            <w:moveTo w:id="3041" w:author="Della Faille Philippe" w:date="2019-07-09T17:01:00Z">
              <w:del w:id="304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0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81DEDFB" w14:textId="5ACF2AED" w:rsidR="00F536BB" w:rsidRPr="00614D51" w:rsidDel="00E27DD8" w:rsidRDefault="00F536BB" w:rsidP="00381E4A">
            <w:pPr>
              <w:spacing w:after="0"/>
              <w:jc w:val="center"/>
              <w:rPr>
                <w:del w:id="3044" w:author="Della Faille Philippe" w:date="2019-08-09T13:27:00Z"/>
                <w:moveTo w:id="3045" w:author="Della Faille Philippe" w:date="2019-07-09T17:01:00Z"/>
                <w:rFonts w:ascii="Calibri" w:eastAsia="Times New Roman" w:hAnsi="Calibri" w:cs="Calibri"/>
                <w:color w:val="000000"/>
              </w:rPr>
            </w:pPr>
            <w:moveTo w:id="3046" w:author="Della Faille Philippe" w:date="2019-07-09T17:01:00Z">
              <w:del w:id="3047" w:author="Della Faille Philippe" w:date="2019-08-09T12:08:00Z">
                <w:r w:rsidRPr="00614D51" w:rsidDel="00381E4A">
                  <w:rPr>
                    <w:rFonts w:ascii="Calibri" w:eastAsia="Times New Roman" w:hAnsi="Calibri" w:cs="Calibri"/>
                    <w:color w:val="000000"/>
                  </w:rPr>
                  <w:delText>46</w:delText>
                </w:r>
              </w:del>
            </w:moveTo>
          </w:p>
        </w:tc>
        <w:tc>
          <w:tcPr>
            <w:tcW w:w="2680" w:type="dxa"/>
            <w:tcBorders>
              <w:top w:val="nil"/>
              <w:left w:val="nil"/>
              <w:bottom w:val="nil"/>
              <w:right w:val="nil"/>
            </w:tcBorders>
            <w:shd w:val="clear" w:color="000000" w:fill="A9D08E"/>
            <w:noWrap/>
            <w:vAlign w:val="bottom"/>
            <w:tcPrChange w:id="3048" w:author="Della Faille Philippe" w:date="2019-08-09T12:08:00Z">
              <w:tcPr>
                <w:tcW w:w="2680" w:type="dxa"/>
                <w:tcBorders>
                  <w:top w:val="nil"/>
                  <w:left w:val="nil"/>
                  <w:bottom w:val="nil"/>
                  <w:right w:val="nil"/>
                </w:tcBorders>
                <w:shd w:val="clear" w:color="000000" w:fill="A9D08E"/>
                <w:noWrap/>
                <w:vAlign w:val="bottom"/>
              </w:tcPr>
            </w:tcPrChange>
          </w:tcPr>
          <w:p w14:paraId="5F3FB70F" w14:textId="58AEA674" w:rsidR="00F536BB" w:rsidRPr="00614D51" w:rsidDel="00E27DD8" w:rsidRDefault="00F536BB" w:rsidP="00381E4A">
            <w:pPr>
              <w:spacing w:after="0"/>
              <w:jc w:val="left"/>
              <w:rPr>
                <w:del w:id="3049" w:author="Della Faille Philippe" w:date="2019-08-09T13:27:00Z"/>
                <w:moveTo w:id="3050" w:author="Della Faille Philippe" w:date="2019-07-09T17:01:00Z"/>
                <w:rFonts w:ascii="Calibri" w:eastAsia="Times New Roman" w:hAnsi="Calibri" w:cs="Calibri"/>
                <w:color w:val="000000"/>
              </w:rPr>
            </w:pPr>
            <w:moveTo w:id="3051" w:author="Della Faille Philippe" w:date="2019-07-09T17:01:00Z">
              <w:del w:id="3052" w:author="Della Faille Philippe" w:date="2019-08-09T12:08:00Z">
                <w:r w:rsidRPr="00614D51" w:rsidDel="00381E4A">
                  <w:rPr>
                    <w:rFonts w:ascii="Calibri" w:eastAsia="Times New Roman" w:hAnsi="Calibri" w:cs="Calibri"/>
                    <w:color w:val="000000"/>
                  </w:rPr>
                  <w:delText>Voltage P4</w:delText>
                </w:r>
              </w:del>
            </w:moveTo>
          </w:p>
        </w:tc>
        <w:tc>
          <w:tcPr>
            <w:tcW w:w="960" w:type="dxa"/>
            <w:tcBorders>
              <w:top w:val="nil"/>
              <w:left w:val="single" w:sz="4" w:space="0" w:color="auto"/>
              <w:bottom w:val="nil"/>
              <w:right w:val="single" w:sz="4" w:space="0" w:color="auto"/>
            </w:tcBorders>
            <w:shd w:val="clear" w:color="000000" w:fill="A9D08E"/>
            <w:noWrap/>
            <w:vAlign w:val="bottom"/>
            <w:tcPrChange w:id="305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A5EA479" w14:textId="3F34A09C" w:rsidR="00F536BB" w:rsidRPr="00614D51" w:rsidDel="00E27DD8" w:rsidRDefault="00F536BB" w:rsidP="00381E4A">
            <w:pPr>
              <w:spacing w:after="0"/>
              <w:jc w:val="center"/>
              <w:rPr>
                <w:del w:id="3054" w:author="Della Faille Philippe" w:date="2019-08-09T13:27:00Z"/>
                <w:moveTo w:id="3055" w:author="Della Faille Philippe" w:date="2019-07-09T17:01:00Z"/>
                <w:rFonts w:ascii="Calibri" w:eastAsia="Times New Roman" w:hAnsi="Calibri" w:cs="Calibri"/>
                <w:color w:val="000000"/>
              </w:rPr>
            </w:pPr>
            <w:moveTo w:id="3056" w:author="Della Faille Philippe" w:date="2019-07-09T17:01:00Z">
              <w:del w:id="3057"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305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BD890A0" w14:textId="61024CCC" w:rsidR="00F536BB" w:rsidRPr="00614D51" w:rsidDel="00E27DD8" w:rsidRDefault="00F536BB" w:rsidP="00381E4A">
            <w:pPr>
              <w:spacing w:after="0"/>
              <w:jc w:val="center"/>
              <w:rPr>
                <w:del w:id="3059" w:author="Della Faille Philippe" w:date="2019-08-09T13:27:00Z"/>
                <w:moveTo w:id="3060" w:author="Della Faille Philippe" w:date="2019-07-09T17:01:00Z"/>
                <w:rFonts w:ascii="Calibri" w:eastAsia="Times New Roman" w:hAnsi="Calibri" w:cs="Calibri"/>
                <w:color w:val="000000"/>
              </w:rPr>
            </w:pPr>
            <w:moveTo w:id="3061" w:author="Della Faille Philippe" w:date="2019-07-09T17:01:00Z">
              <w:del w:id="306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0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E30F55D" w14:textId="30491CEE" w:rsidR="00F536BB" w:rsidRPr="00614D51" w:rsidDel="00E27DD8" w:rsidRDefault="00F536BB" w:rsidP="00381E4A">
            <w:pPr>
              <w:spacing w:after="0"/>
              <w:jc w:val="center"/>
              <w:rPr>
                <w:del w:id="3064" w:author="Della Faille Philippe" w:date="2019-08-09T13:27:00Z"/>
                <w:moveTo w:id="3065" w:author="Della Faille Philippe" w:date="2019-07-09T17:01:00Z"/>
                <w:rFonts w:ascii="Calibri" w:eastAsia="Times New Roman" w:hAnsi="Calibri" w:cs="Calibri"/>
                <w:color w:val="000000"/>
              </w:rPr>
            </w:pPr>
            <w:moveTo w:id="3066" w:author="Della Faille Philippe" w:date="2019-07-09T17:01:00Z">
              <w:del w:id="306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06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07419CD9" w14:textId="7FE7A2BC" w:rsidR="00F536BB" w:rsidRPr="00614D51" w:rsidDel="00E27DD8" w:rsidRDefault="00F536BB" w:rsidP="00381E4A">
            <w:pPr>
              <w:spacing w:after="0"/>
              <w:jc w:val="center"/>
              <w:rPr>
                <w:del w:id="3069" w:author="Della Faille Philippe" w:date="2019-08-09T13:27:00Z"/>
                <w:moveTo w:id="3070" w:author="Della Faille Philippe" w:date="2019-07-09T17:01:00Z"/>
                <w:rFonts w:ascii="Calibri" w:eastAsia="Times New Roman" w:hAnsi="Calibri" w:cs="Calibri"/>
                <w:color w:val="000000"/>
              </w:rPr>
            </w:pPr>
            <w:moveTo w:id="3071" w:author="Della Faille Philippe" w:date="2019-07-09T17:01:00Z">
              <w:del w:id="3072" w:author="Della Faille Philippe" w:date="2019-08-09T12:08:00Z">
                <w:r w:rsidRPr="00614D51" w:rsidDel="00381E4A">
                  <w:rPr>
                    <w:rFonts w:ascii="Calibri" w:eastAsia="Times New Roman" w:hAnsi="Calibri" w:cs="Calibri"/>
                    <w:color w:val="000000"/>
                  </w:rPr>
                  <w:delText>70</w:delText>
                </w:r>
              </w:del>
            </w:moveTo>
          </w:p>
        </w:tc>
        <w:tc>
          <w:tcPr>
            <w:tcW w:w="1276" w:type="dxa"/>
            <w:tcBorders>
              <w:top w:val="nil"/>
              <w:left w:val="nil"/>
              <w:bottom w:val="nil"/>
              <w:right w:val="single" w:sz="4" w:space="0" w:color="auto"/>
            </w:tcBorders>
            <w:shd w:val="clear" w:color="000000" w:fill="A9D08E"/>
            <w:noWrap/>
            <w:vAlign w:val="bottom"/>
            <w:tcPrChange w:id="307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B2ADCD0" w14:textId="745B030D" w:rsidR="00F536BB" w:rsidRPr="00614D51" w:rsidDel="00E27DD8" w:rsidRDefault="00F536BB" w:rsidP="00381E4A">
            <w:pPr>
              <w:spacing w:after="0"/>
              <w:jc w:val="center"/>
              <w:rPr>
                <w:del w:id="3074" w:author="Della Faille Philippe" w:date="2019-08-09T13:27:00Z"/>
                <w:moveTo w:id="3075" w:author="Della Faille Philippe" w:date="2019-07-09T17:01:00Z"/>
                <w:rFonts w:ascii="Calibri" w:eastAsia="Times New Roman" w:hAnsi="Calibri" w:cs="Calibri"/>
                <w:color w:val="000000"/>
              </w:rPr>
            </w:pPr>
            <w:moveTo w:id="3076" w:author="Della Faille Philippe" w:date="2019-07-09T17:01:00Z">
              <w:del w:id="3077" w:author="Della Faille Philippe" w:date="2019-08-09T12:08:00Z">
                <w:r w:rsidRPr="00614D51" w:rsidDel="00381E4A">
                  <w:rPr>
                    <w:rFonts w:ascii="Calibri" w:eastAsia="Times New Roman" w:hAnsi="Calibri" w:cs="Calibri"/>
                    <w:color w:val="000000"/>
                  </w:rPr>
                  <w:delText>0x0046</w:delText>
                </w:r>
              </w:del>
            </w:moveTo>
          </w:p>
        </w:tc>
      </w:tr>
      <w:tr w:rsidR="00F536BB" w:rsidRPr="00614D51" w:rsidDel="00E27DD8" w14:paraId="07739512" w14:textId="7D0A0CE4" w:rsidTr="00381E4A">
        <w:trPr>
          <w:trHeight w:val="288"/>
          <w:del w:id="3078" w:author="Della Faille Philippe" w:date="2019-08-09T13:27:00Z"/>
          <w:trPrChange w:id="3079" w:author="Della Faille Philippe" w:date="2019-08-09T12:08:00Z">
            <w:trPr>
              <w:trHeight w:val="288"/>
            </w:trPr>
          </w:trPrChange>
        </w:trPr>
        <w:tc>
          <w:tcPr>
            <w:tcW w:w="960" w:type="dxa"/>
            <w:vMerge/>
            <w:tcBorders>
              <w:top w:val="nil"/>
              <w:left w:val="nil"/>
              <w:bottom w:val="nil"/>
              <w:right w:val="nil"/>
            </w:tcBorders>
            <w:vAlign w:val="center"/>
            <w:tcPrChange w:id="3080" w:author="Della Faille Philippe" w:date="2019-08-09T12:08:00Z">
              <w:tcPr>
                <w:tcW w:w="960" w:type="dxa"/>
                <w:vMerge/>
                <w:tcBorders>
                  <w:top w:val="nil"/>
                  <w:left w:val="nil"/>
                  <w:bottom w:val="nil"/>
                  <w:right w:val="nil"/>
                </w:tcBorders>
                <w:vAlign w:val="center"/>
              </w:tcPr>
            </w:tcPrChange>
          </w:tcPr>
          <w:p w14:paraId="037FC4FD" w14:textId="6DF50059" w:rsidR="00F536BB" w:rsidRPr="00614D51" w:rsidDel="00E27DD8" w:rsidRDefault="00F536BB" w:rsidP="00381E4A">
            <w:pPr>
              <w:spacing w:after="0"/>
              <w:jc w:val="left"/>
              <w:rPr>
                <w:del w:id="3081" w:author="Della Faille Philippe" w:date="2019-08-09T13:27:00Z"/>
                <w:moveTo w:id="30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0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7B4D49B" w14:textId="6B1B3C88" w:rsidR="00F536BB" w:rsidRPr="00614D51" w:rsidDel="00E27DD8" w:rsidRDefault="00F536BB" w:rsidP="00381E4A">
            <w:pPr>
              <w:spacing w:after="0"/>
              <w:jc w:val="left"/>
              <w:rPr>
                <w:del w:id="3084" w:author="Della Faille Philippe" w:date="2019-08-09T13:27:00Z"/>
                <w:moveTo w:id="3085" w:author="Della Faille Philippe" w:date="2019-07-09T17:01:00Z"/>
                <w:rFonts w:ascii="Calibri" w:eastAsia="Times New Roman" w:hAnsi="Calibri" w:cs="Calibri"/>
                <w:color w:val="000000"/>
              </w:rPr>
            </w:pPr>
            <w:moveTo w:id="3086" w:author="Della Faille Philippe" w:date="2019-07-09T17:01:00Z">
              <w:del w:id="308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0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F4D2F13" w14:textId="0EEE2452" w:rsidR="00F536BB" w:rsidRPr="00614D51" w:rsidDel="00E27DD8" w:rsidRDefault="00F536BB" w:rsidP="00381E4A">
            <w:pPr>
              <w:spacing w:after="0"/>
              <w:jc w:val="center"/>
              <w:rPr>
                <w:del w:id="3089" w:author="Della Faille Philippe" w:date="2019-08-09T13:27:00Z"/>
                <w:moveTo w:id="3090" w:author="Della Faille Philippe" w:date="2019-07-09T17:01:00Z"/>
                <w:rFonts w:ascii="Calibri" w:eastAsia="Times New Roman" w:hAnsi="Calibri" w:cs="Calibri"/>
                <w:color w:val="000000"/>
              </w:rPr>
            </w:pPr>
            <w:moveTo w:id="3091" w:author="Della Faille Philippe" w:date="2019-07-09T17:01:00Z">
              <w:del w:id="3092" w:author="Della Faille Philippe" w:date="2019-08-09T12:08:00Z">
                <w:r w:rsidRPr="00614D51" w:rsidDel="00381E4A">
                  <w:rPr>
                    <w:rFonts w:ascii="Calibri" w:eastAsia="Times New Roman" w:hAnsi="Calibri" w:cs="Calibri"/>
                    <w:color w:val="000000"/>
                  </w:rPr>
                  <w:delText>47</w:delText>
                </w:r>
              </w:del>
            </w:moveTo>
          </w:p>
        </w:tc>
        <w:tc>
          <w:tcPr>
            <w:tcW w:w="2680" w:type="dxa"/>
            <w:tcBorders>
              <w:top w:val="nil"/>
              <w:left w:val="nil"/>
              <w:bottom w:val="nil"/>
              <w:right w:val="nil"/>
            </w:tcBorders>
            <w:shd w:val="clear" w:color="000000" w:fill="A9D08E"/>
            <w:noWrap/>
            <w:vAlign w:val="bottom"/>
            <w:tcPrChange w:id="3093" w:author="Della Faille Philippe" w:date="2019-08-09T12:08:00Z">
              <w:tcPr>
                <w:tcW w:w="2680" w:type="dxa"/>
                <w:tcBorders>
                  <w:top w:val="nil"/>
                  <w:left w:val="nil"/>
                  <w:bottom w:val="nil"/>
                  <w:right w:val="nil"/>
                </w:tcBorders>
                <w:shd w:val="clear" w:color="000000" w:fill="A9D08E"/>
                <w:noWrap/>
                <w:vAlign w:val="bottom"/>
              </w:tcPr>
            </w:tcPrChange>
          </w:tcPr>
          <w:p w14:paraId="5F13D3E7" w14:textId="60F41B74" w:rsidR="00F536BB" w:rsidRPr="00614D51" w:rsidDel="00E27DD8" w:rsidRDefault="00F536BB" w:rsidP="00381E4A">
            <w:pPr>
              <w:spacing w:after="0"/>
              <w:jc w:val="left"/>
              <w:rPr>
                <w:del w:id="3094" w:author="Della Faille Philippe" w:date="2019-08-09T13:27:00Z"/>
                <w:moveTo w:id="3095" w:author="Della Faille Philippe" w:date="2019-07-09T17:01:00Z"/>
                <w:rFonts w:ascii="Calibri" w:eastAsia="Times New Roman" w:hAnsi="Calibri" w:cs="Calibri"/>
                <w:color w:val="000000"/>
              </w:rPr>
            </w:pPr>
            <w:moveTo w:id="3096" w:author="Della Faille Philippe" w:date="2019-07-09T17:01:00Z">
              <w:del w:id="3097" w:author="Della Faille Philippe" w:date="2019-08-09T12:08:00Z">
                <w:r w:rsidRPr="00614D51" w:rsidDel="00381E4A">
                  <w:rPr>
                    <w:rFonts w:ascii="Calibri" w:eastAsia="Times New Roman" w:hAnsi="Calibri" w:cs="Calibri"/>
                    <w:color w:val="000000"/>
                  </w:rPr>
                  <w:delText>Voltage P5</w:delText>
                </w:r>
              </w:del>
            </w:moveTo>
          </w:p>
        </w:tc>
        <w:tc>
          <w:tcPr>
            <w:tcW w:w="960" w:type="dxa"/>
            <w:tcBorders>
              <w:top w:val="nil"/>
              <w:left w:val="single" w:sz="4" w:space="0" w:color="auto"/>
              <w:bottom w:val="nil"/>
              <w:right w:val="single" w:sz="4" w:space="0" w:color="auto"/>
            </w:tcBorders>
            <w:shd w:val="clear" w:color="000000" w:fill="A9D08E"/>
            <w:noWrap/>
            <w:vAlign w:val="bottom"/>
            <w:tcPrChange w:id="309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16B52341" w14:textId="0FCE1DCA" w:rsidR="00F536BB" w:rsidRPr="00614D51" w:rsidDel="00E27DD8" w:rsidRDefault="00F536BB" w:rsidP="00381E4A">
            <w:pPr>
              <w:spacing w:after="0"/>
              <w:jc w:val="center"/>
              <w:rPr>
                <w:del w:id="3099" w:author="Della Faille Philippe" w:date="2019-08-09T13:27:00Z"/>
                <w:moveTo w:id="3100" w:author="Della Faille Philippe" w:date="2019-07-09T17:01:00Z"/>
                <w:rFonts w:ascii="Calibri" w:eastAsia="Times New Roman" w:hAnsi="Calibri" w:cs="Calibri"/>
                <w:color w:val="000000"/>
              </w:rPr>
            </w:pPr>
            <w:moveTo w:id="3101" w:author="Della Faille Philippe" w:date="2019-07-09T17:01:00Z">
              <w:del w:id="3102"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310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3E164264" w14:textId="71599064" w:rsidR="00F536BB" w:rsidRPr="00614D51" w:rsidDel="00E27DD8" w:rsidRDefault="00F536BB" w:rsidP="00381E4A">
            <w:pPr>
              <w:spacing w:after="0"/>
              <w:jc w:val="center"/>
              <w:rPr>
                <w:del w:id="3104" w:author="Della Faille Philippe" w:date="2019-08-09T13:27:00Z"/>
                <w:moveTo w:id="3105" w:author="Della Faille Philippe" w:date="2019-07-09T17:01:00Z"/>
                <w:rFonts w:ascii="Calibri" w:eastAsia="Times New Roman" w:hAnsi="Calibri" w:cs="Calibri"/>
                <w:color w:val="000000"/>
              </w:rPr>
            </w:pPr>
            <w:moveTo w:id="3106" w:author="Della Faille Philippe" w:date="2019-07-09T17:01:00Z">
              <w:del w:id="310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1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6FDBEA2" w14:textId="14054D82" w:rsidR="00F536BB" w:rsidRPr="00614D51" w:rsidDel="00E27DD8" w:rsidRDefault="00F536BB" w:rsidP="00381E4A">
            <w:pPr>
              <w:spacing w:after="0"/>
              <w:jc w:val="center"/>
              <w:rPr>
                <w:del w:id="3109" w:author="Della Faille Philippe" w:date="2019-08-09T13:27:00Z"/>
                <w:moveTo w:id="3110" w:author="Della Faille Philippe" w:date="2019-07-09T17:01:00Z"/>
                <w:rFonts w:ascii="Calibri" w:eastAsia="Times New Roman" w:hAnsi="Calibri" w:cs="Calibri"/>
                <w:color w:val="000000"/>
              </w:rPr>
            </w:pPr>
            <w:moveTo w:id="3111" w:author="Della Faille Philippe" w:date="2019-07-09T17:01:00Z">
              <w:del w:id="311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11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F87318D" w14:textId="2A7B2D66" w:rsidR="00F536BB" w:rsidRPr="00614D51" w:rsidDel="00E27DD8" w:rsidRDefault="00F536BB" w:rsidP="00381E4A">
            <w:pPr>
              <w:spacing w:after="0"/>
              <w:jc w:val="center"/>
              <w:rPr>
                <w:del w:id="3114" w:author="Della Faille Philippe" w:date="2019-08-09T13:27:00Z"/>
                <w:moveTo w:id="3115" w:author="Della Faille Philippe" w:date="2019-07-09T17:01:00Z"/>
                <w:rFonts w:ascii="Calibri" w:eastAsia="Times New Roman" w:hAnsi="Calibri" w:cs="Calibri"/>
                <w:color w:val="000000"/>
              </w:rPr>
            </w:pPr>
            <w:moveTo w:id="3116" w:author="Della Faille Philippe" w:date="2019-07-09T17:01:00Z">
              <w:del w:id="3117" w:author="Della Faille Philippe" w:date="2019-08-09T12:08:00Z">
                <w:r w:rsidRPr="00614D51" w:rsidDel="00381E4A">
                  <w:rPr>
                    <w:rFonts w:ascii="Calibri" w:eastAsia="Times New Roman" w:hAnsi="Calibri" w:cs="Calibri"/>
                    <w:color w:val="000000"/>
                  </w:rPr>
                  <w:delText>72</w:delText>
                </w:r>
              </w:del>
            </w:moveTo>
          </w:p>
        </w:tc>
        <w:tc>
          <w:tcPr>
            <w:tcW w:w="1276" w:type="dxa"/>
            <w:tcBorders>
              <w:top w:val="nil"/>
              <w:left w:val="nil"/>
              <w:bottom w:val="nil"/>
              <w:right w:val="single" w:sz="4" w:space="0" w:color="auto"/>
            </w:tcBorders>
            <w:shd w:val="clear" w:color="000000" w:fill="A9D08E"/>
            <w:noWrap/>
            <w:vAlign w:val="bottom"/>
            <w:tcPrChange w:id="311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0084F339" w14:textId="52896C3C" w:rsidR="00F536BB" w:rsidRPr="00614D51" w:rsidDel="00E27DD8" w:rsidRDefault="00F536BB" w:rsidP="00381E4A">
            <w:pPr>
              <w:spacing w:after="0"/>
              <w:jc w:val="center"/>
              <w:rPr>
                <w:del w:id="3119" w:author="Della Faille Philippe" w:date="2019-08-09T13:27:00Z"/>
                <w:moveTo w:id="3120" w:author="Della Faille Philippe" w:date="2019-07-09T17:01:00Z"/>
                <w:rFonts w:ascii="Calibri" w:eastAsia="Times New Roman" w:hAnsi="Calibri" w:cs="Calibri"/>
                <w:color w:val="000000"/>
              </w:rPr>
            </w:pPr>
            <w:moveTo w:id="3121" w:author="Della Faille Philippe" w:date="2019-07-09T17:01:00Z">
              <w:del w:id="3122" w:author="Della Faille Philippe" w:date="2019-08-09T12:08:00Z">
                <w:r w:rsidRPr="00614D51" w:rsidDel="00381E4A">
                  <w:rPr>
                    <w:rFonts w:ascii="Calibri" w:eastAsia="Times New Roman" w:hAnsi="Calibri" w:cs="Calibri"/>
                    <w:color w:val="000000"/>
                  </w:rPr>
                  <w:delText>0x0048</w:delText>
                </w:r>
              </w:del>
            </w:moveTo>
          </w:p>
        </w:tc>
      </w:tr>
      <w:tr w:rsidR="00F536BB" w:rsidRPr="00614D51" w:rsidDel="00E27DD8" w14:paraId="08CA6224" w14:textId="1C23C724" w:rsidTr="00381E4A">
        <w:trPr>
          <w:trHeight w:val="288"/>
          <w:del w:id="3123" w:author="Della Faille Philippe" w:date="2019-08-09T13:27:00Z"/>
          <w:trPrChange w:id="3124" w:author="Della Faille Philippe" w:date="2019-08-09T12:08:00Z">
            <w:trPr>
              <w:trHeight w:val="288"/>
            </w:trPr>
          </w:trPrChange>
        </w:trPr>
        <w:tc>
          <w:tcPr>
            <w:tcW w:w="960" w:type="dxa"/>
            <w:vMerge/>
            <w:tcBorders>
              <w:top w:val="nil"/>
              <w:left w:val="nil"/>
              <w:bottom w:val="nil"/>
              <w:right w:val="nil"/>
            </w:tcBorders>
            <w:vAlign w:val="center"/>
            <w:tcPrChange w:id="3125" w:author="Della Faille Philippe" w:date="2019-08-09T12:08:00Z">
              <w:tcPr>
                <w:tcW w:w="960" w:type="dxa"/>
                <w:vMerge/>
                <w:tcBorders>
                  <w:top w:val="nil"/>
                  <w:left w:val="nil"/>
                  <w:bottom w:val="nil"/>
                  <w:right w:val="nil"/>
                </w:tcBorders>
                <w:vAlign w:val="center"/>
              </w:tcPr>
            </w:tcPrChange>
          </w:tcPr>
          <w:p w14:paraId="782A9254" w14:textId="059D7188" w:rsidR="00F536BB" w:rsidRPr="00614D51" w:rsidDel="00E27DD8" w:rsidRDefault="00F536BB" w:rsidP="00381E4A">
            <w:pPr>
              <w:spacing w:after="0"/>
              <w:jc w:val="left"/>
              <w:rPr>
                <w:del w:id="3126" w:author="Della Faille Philippe" w:date="2019-08-09T13:27:00Z"/>
                <w:moveTo w:id="31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1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43C8E1A" w14:textId="041914B3" w:rsidR="00F536BB" w:rsidRPr="00614D51" w:rsidDel="00E27DD8" w:rsidRDefault="00F536BB" w:rsidP="00381E4A">
            <w:pPr>
              <w:spacing w:after="0"/>
              <w:jc w:val="left"/>
              <w:rPr>
                <w:del w:id="3129" w:author="Della Faille Philippe" w:date="2019-08-09T13:27:00Z"/>
                <w:moveTo w:id="3130" w:author="Della Faille Philippe" w:date="2019-07-09T17:01:00Z"/>
                <w:rFonts w:ascii="Calibri" w:eastAsia="Times New Roman" w:hAnsi="Calibri" w:cs="Calibri"/>
                <w:color w:val="000000"/>
              </w:rPr>
            </w:pPr>
            <w:moveTo w:id="3131" w:author="Della Faille Philippe" w:date="2019-07-09T17:01:00Z">
              <w:del w:id="313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1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2434C3" w14:textId="513BC389" w:rsidR="00F536BB" w:rsidRPr="00614D51" w:rsidDel="00E27DD8" w:rsidRDefault="00F536BB" w:rsidP="00381E4A">
            <w:pPr>
              <w:spacing w:after="0"/>
              <w:jc w:val="center"/>
              <w:rPr>
                <w:del w:id="3134" w:author="Della Faille Philippe" w:date="2019-08-09T13:27:00Z"/>
                <w:moveTo w:id="3135" w:author="Della Faille Philippe" w:date="2019-07-09T17:01:00Z"/>
                <w:rFonts w:ascii="Calibri" w:eastAsia="Times New Roman" w:hAnsi="Calibri" w:cs="Calibri"/>
                <w:color w:val="000000"/>
              </w:rPr>
            </w:pPr>
            <w:moveTo w:id="3136" w:author="Della Faille Philippe" w:date="2019-07-09T17:01:00Z">
              <w:del w:id="3137" w:author="Della Faille Philippe" w:date="2019-08-09T12:08:00Z">
                <w:r w:rsidRPr="00614D51" w:rsidDel="00381E4A">
                  <w:rPr>
                    <w:rFonts w:ascii="Calibri" w:eastAsia="Times New Roman" w:hAnsi="Calibri" w:cs="Calibri"/>
                    <w:color w:val="000000"/>
                  </w:rPr>
                  <w:delText>48</w:delText>
                </w:r>
              </w:del>
            </w:moveTo>
          </w:p>
        </w:tc>
        <w:tc>
          <w:tcPr>
            <w:tcW w:w="2680" w:type="dxa"/>
            <w:tcBorders>
              <w:top w:val="nil"/>
              <w:left w:val="nil"/>
              <w:bottom w:val="nil"/>
              <w:right w:val="nil"/>
            </w:tcBorders>
            <w:shd w:val="clear" w:color="000000" w:fill="A9D08E"/>
            <w:noWrap/>
            <w:vAlign w:val="bottom"/>
            <w:tcPrChange w:id="3138" w:author="Della Faille Philippe" w:date="2019-08-09T12:08:00Z">
              <w:tcPr>
                <w:tcW w:w="2680" w:type="dxa"/>
                <w:tcBorders>
                  <w:top w:val="nil"/>
                  <w:left w:val="nil"/>
                  <w:bottom w:val="nil"/>
                  <w:right w:val="nil"/>
                </w:tcBorders>
                <w:shd w:val="clear" w:color="000000" w:fill="A9D08E"/>
                <w:noWrap/>
                <w:vAlign w:val="bottom"/>
              </w:tcPr>
            </w:tcPrChange>
          </w:tcPr>
          <w:p w14:paraId="72091B51" w14:textId="7CC9348F" w:rsidR="00F536BB" w:rsidRPr="00614D51" w:rsidDel="00E27DD8" w:rsidRDefault="00F536BB" w:rsidP="00381E4A">
            <w:pPr>
              <w:spacing w:after="0"/>
              <w:jc w:val="left"/>
              <w:rPr>
                <w:del w:id="3139" w:author="Della Faille Philippe" w:date="2019-08-09T13:27:00Z"/>
                <w:moveTo w:id="3140" w:author="Della Faille Philippe" w:date="2019-07-09T17:01:00Z"/>
                <w:rFonts w:ascii="Calibri" w:eastAsia="Times New Roman" w:hAnsi="Calibri" w:cs="Calibri"/>
                <w:color w:val="000000"/>
              </w:rPr>
            </w:pPr>
            <w:moveTo w:id="3141" w:author="Della Faille Philippe" w:date="2019-07-09T17:01:00Z">
              <w:del w:id="3142" w:author="Della Faille Philippe" w:date="2019-08-09T12:08:00Z">
                <w:r w:rsidRPr="00614D51" w:rsidDel="00381E4A">
                  <w:rPr>
                    <w:rFonts w:ascii="Calibri" w:eastAsia="Times New Roman" w:hAnsi="Calibri" w:cs="Calibri"/>
                    <w:color w:val="000000"/>
                  </w:rPr>
                  <w:delText>Voltage P6</w:delText>
                </w:r>
              </w:del>
            </w:moveTo>
          </w:p>
        </w:tc>
        <w:tc>
          <w:tcPr>
            <w:tcW w:w="960" w:type="dxa"/>
            <w:tcBorders>
              <w:top w:val="nil"/>
              <w:left w:val="single" w:sz="4" w:space="0" w:color="auto"/>
              <w:bottom w:val="nil"/>
              <w:right w:val="single" w:sz="4" w:space="0" w:color="auto"/>
            </w:tcBorders>
            <w:shd w:val="clear" w:color="000000" w:fill="A9D08E"/>
            <w:noWrap/>
            <w:vAlign w:val="bottom"/>
            <w:tcPrChange w:id="314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269E3A4" w14:textId="4DF25154" w:rsidR="00F536BB" w:rsidRPr="00614D51" w:rsidDel="00E27DD8" w:rsidRDefault="00F536BB" w:rsidP="00381E4A">
            <w:pPr>
              <w:spacing w:after="0"/>
              <w:jc w:val="center"/>
              <w:rPr>
                <w:del w:id="3144" w:author="Della Faille Philippe" w:date="2019-08-09T13:27:00Z"/>
                <w:moveTo w:id="3145" w:author="Della Faille Philippe" w:date="2019-07-09T17:01:00Z"/>
                <w:rFonts w:ascii="Calibri" w:eastAsia="Times New Roman" w:hAnsi="Calibri" w:cs="Calibri"/>
                <w:color w:val="000000"/>
              </w:rPr>
            </w:pPr>
            <w:moveTo w:id="3146" w:author="Della Faille Philippe" w:date="2019-07-09T17:01:00Z">
              <w:del w:id="3147"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314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34EF61A" w14:textId="6426D543" w:rsidR="00F536BB" w:rsidRPr="00614D51" w:rsidDel="00E27DD8" w:rsidRDefault="00F536BB" w:rsidP="00381E4A">
            <w:pPr>
              <w:spacing w:after="0"/>
              <w:jc w:val="center"/>
              <w:rPr>
                <w:del w:id="3149" w:author="Della Faille Philippe" w:date="2019-08-09T13:27:00Z"/>
                <w:moveTo w:id="3150" w:author="Della Faille Philippe" w:date="2019-07-09T17:01:00Z"/>
                <w:rFonts w:ascii="Calibri" w:eastAsia="Times New Roman" w:hAnsi="Calibri" w:cs="Calibri"/>
                <w:color w:val="000000"/>
              </w:rPr>
            </w:pPr>
            <w:moveTo w:id="3151" w:author="Della Faille Philippe" w:date="2019-07-09T17:01:00Z">
              <w:del w:id="315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1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7441005" w14:textId="40D04BB3" w:rsidR="00F536BB" w:rsidRPr="00614D51" w:rsidDel="00E27DD8" w:rsidRDefault="00F536BB" w:rsidP="00381E4A">
            <w:pPr>
              <w:spacing w:after="0"/>
              <w:jc w:val="center"/>
              <w:rPr>
                <w:del w:id="3154" w:author="Della Faille Philippe" w:date="2019-08-09T13:27:00Z"/>
                <w:moveTo w:id="3155" w:author="Della Faille Philippe" w:date="2019-07-09T17:01:00Z"/>
                <w:rFonts w:ascii="Calibri" w:eastAsia="Times New Roman" w:hAnsi="Calibri" w:cs="Calibri"/>
                <w:color w:val="000000"/>
              </w:rPr>
            </w:pPr>
            <w:moveTo w:id="3156" w:author="Della Faille Philippe" w:date="2019-07-09T17:01:00Z">
              <w:del w:id="315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15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9278214" w14:textId="11F4DC22" w:rsidR="00F536BB" w:rsidRPr="00614D51" w:rsidDel="00E27DD8" w:rsidRDefault="00F536BB" w:rsidP="00381E4A">
            <w:pPr>
              <w:spacing w:after="0"/>
              <w:jc w:val="center"/>
              <w:rPr>
                <w:del w:id="3159" w:author="Della Faille Philippe" w:date="2019-08-09T13:27:00Z"/>
                <w:moveTo w:id="3160" w:author="Della Faille Philippe" w:date="2019-07-09T17:01:00Z"/>
                <w:rFonts w:ascii="Calibri" w:eastAsia="Times New Roman" w:hAnsi="Calibri" w:cs="Calibri"/>
                <w:color w:val="000000"/>
              </w:rPr>
            </w:pPr>
            <w:moveTo w:id="3161" w:author="Della Faille Philippe" w:date="2019-07-09T17:01:00Z">
              <w:del w:id="3162" w:author="Della Faille Philippe" w:date="2019-08-09T12:08:00Z">
                <w:r w:rsidRPr="00614D51" w:rsidDel="00381E4A">
                  <w:rPr>
                    <w:rFonts w:ascii="Calibri" w:eastAsia="Times New Roman" w:hAnsi="Calibri" w:cs="Calibri"/>
                    <w:color w:val="000000"/>
                  </w:rPr>
                  <w:delText>74</w:delText>
                </w:r>
              </w:del>
            </w:moveTo>
          </w:p>
        </w:tc>
        <w:tc>
          <w:tcPr>
            <w:tcW w:w="1276" w:type="dxa"/>
            <w:tcBorders>
              <w:top w:val="nil"/>
              <w:left w:val="nil"/>
              <w:bottom w:val="nil"/>
              <w:right w:val="single" w:sz="4" w:space="0" w:color="auto"/>
            </w:tcBorders>
            <w:shd w:val="clear" w:color="000000" w:fill="A9D08E"/>
            <w:noWrap/>
            <w:vAlign w:val="bottom"/>
            <w:tcPrChange w:id="316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BB6398B" w14:textId="79ADD07A" w:rsidR="00F536BB" w:rsidRPr="00614D51" w:rsidDel="00E27DD8" w:rsidRDefault="00F536BB" w:rsidP="00381E4A">
            <w:pPr>
              <w:spacing w:after="0"/>
              <w:jc w:val="center"/>
              <w:rPr>
                <w:del w:id="3164" w:author="Della Faille Philippe" w:date="2019-08-09T13:27:00Z"/>
                <w:moveTo w:id="3165" w:author="Della Faille Philippe" w:date="2019-07-09T17:01:00Z"/>
                <w:rFonts w:ascii="Calibri" w:eastAsia="Times New Roman" w:hAnsi="Calibri" w:cs="Calibri"/>
                <w:color w:val="000000"/>
              </w:rPr>
            </w:pPr>
            <w:moveTo w:id="3166" w:author="Della Faille Philippe" w:date="2019-07-09T17:01:00Z">
              <w:del w:id="3167" w:author="Della Faille Philippe" w:date="2019-08-09T12:08:00Z">
                <w:r w:rsidRPr="00614D51" w:rsidDel="00381E4A">
                  <w:rPr>
                    <w:rFonts w:ascii="Calibri" w:eastAsia="Times New Roman" w:hAnsi="Calibri" w:cs="Calibri"/>
                    <w:color w:val="000000"/>
                  </w:rPr>
                  <w:delText>0x004A</w:delText>
                </w:r>
              </w:del>
            </w:moveTo>
          </w:p>
        </w:tc>
      </w:tr>
      <w:tr w:rsidR="00F536BB" w:rsidRPr="00614D51" w:rsidDel="00E27DD8" w14:paraId="265919F5" w14:textId="6B624637" w:rsidTr="00381E4A">
        <w:trPr>
          <w:trHeight w:val="288"/>
          <w:del w:id="3168" w:author="Della Faille Philippe" w:date="2019-08-09T13:27:00Z"/>
          <w:trPrChange w:id="3169" w:author="Della Faille Philippe" w:date="2019-08-09T12:08:00Z">
            <w:trPr>
              <w:trHeight w:val="288"/>
            </w:trPr>
          </w:trPrChange>
        </w:trPr>
        <w:tc>
          <w:tcPr>
            <w:tcW w:w="960" w:type="dxa"/>
            <w:vMerge/>
            <w:tcBorders>
              <w:top w:val="nil"/>
              <w:left w:val="nil"/>
              <w:bottom w:val="nil"/>
              <w:right w:val="nil"/>
            </w:tcBorders>
            <w:vAlign w:val="center"/>
            <w:tcPrChange w:id="3170" w:author="Della Faille Philippe" w:date="2019-08-09T12:08:00Z">
              <w:tcPr>
                <w:tcW w:w="960" w:type="dxa"/>
                <w:vMerge/>
                <w:tcBorders>
                  <w:top w:val="nil"/>
                  <w:left w:val="nil"/>
                  <w:bottom w:val="nil"/>
                  <w:right w:val="nil"/>
                </w:tcBorders>
                <w:vAlign w:val="center"/>
              </w:tcPr>
            </w:tcPrChange>
          </w:tcPr>
          <w:p w14:paraId="5723ADFB" w14:textId="239B7C6F" w:rsidR="00F536BB" w:rsidRPr="00614D51" w:rsidDel="00E27DD8" w:rsidRDefault="00F536BB" w:rsidP="00381E4A">
            <w:pPr>
              <w:spacing w:after="0"/>
              <w:jc w:val="left"/>
              <w:rPr>
                <w:del w:id="3171" w:author="Della Faille Philippe" w:date="2019-08-09T13:27:00Z"/>
                <w:moveTo w:id="31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1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ED66B26" w14:textId="1F016553" w:rsidR="00F536BB" w:rsidRPr="00614D51" w:rsidDel="00E27DD8" w:rsidRDefault="00F536BB" w:rsidP="00381E4A">
            <w:pPr>
              <w:spacing w:after="0"/>
              <w:jc w:val="left"/>
              <w:rPr>
                <w:del w:id="3174" w:author="Della Faille Philippe" w:date="2019-08-09T13:27:00Z"/>
                <w:moveTo w:id="3175" w:author="Della Faille Philippe" w:date="2019-07-09T17:01:00Z"/>
                <w:rFonts w:ascii="Calibri" w:eastAsia="Times New Roman" w:hAnsi="Calibri" w:cs="Calibri"/>
                <w:color w:val="000000"/>
              </w:rPr>
            </w:pPr>
            <w:moveTo w:id="3176" w:author="Della Faille Philippe" w:date="2019-07-09T17:01:00Z">
              <w:del w:id="317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1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2D95909" w14:textId="1398E112" w:rsidR="00F536BB" w:rsidRPr="00614D51" w:rsidDel="00E27DD8" w:rsidRDefault="00F536BB" w:rsidP="00381E4A">
            <w:pPr>
              <w:spacing w:after="0"/>
              <w:jc w:val="center"/>
              <w:rPr>
                <w:del w:id="3179" w:author="Della Faille Philippe" w:date="2019-08-09T13:27:00Z"/>
                <w:moveTo w:id="3180" w:author="Della Faille Philippe" w:date="2019-07-09T17:01:00Z"/>
                <w:rFonts w:ascii="Calibri" w:eastAsia="Times New Roman" w:hAnsi="Calibri" w:cs="Calibri"/>
                <w:color w:val="000000"/>
              </w:rPr>
            </w:pPr>
            <w:moveTo w:id="3181" w:author="Della Faille Philippe" w:date="2019-07-09T17:01:00Z">
              <w:del w:id="3182" w:author="Della Faille Philippe" w:date="2019-08-09T12:08:00Z">
                <w:r w:rsidRPr="00614D51" w:rsidDel="00381E4A">
                  <w:rPr>
                    <w:rFonts w:ascii="Calibri" w:eastAsia="Times New Roman" w:hAnsi="Calibri" w:cs="Calibri"/>
                    <w:color w:val="000000"/>
                  </w:rPr>
                  <w:delText>49</w:delText>
                </w:r>
              </w:del>
            </w:moveTo>
          </w:p>
        </w:tc>
        <w:tc>
          <w:tcPr>
            <w:tcW w:w="2680" w:type="dxa"/>
            <w:tcBorders>
              <w:top w:val="nil"/>
              <w:left w:val="nil"/>
              <w:bottom w:val="nil"/>
              <w:right w:val="nil"/>
            </w:tcBorders>
            <w:shd w:val="clear" w:color="000000" w:fill="A9D08E"/>
            <w:noWrap/>
            <w:vAlign w:val="bottom"/>
            <w:tcPrChange w:id="3183" w:author="Della Faille Philippe" w:date="2019-08-09T12:08:00Z">
              <w:tcPr>
                <w:tcW w:w="2680" w:type="dxa"/>
                <w:tcBorders>
                  <w:top w:val="nil"/>
                  <w:left w:val="nil"/>
                  <w:bottom w:val="nil"/>
                  <w:right w:val="nil"/>
                </w:tcBorders>
                <w:shd w:val="clear" w:color="000000" w:fill="A9D08E"/>
                <w:noWrap/>
                <w:vAlign w:val="bottom"/>
              </w:tcPr>
            </w:tcPrChange>
          </w:tcPr>
          <w:p w14:paraId="77398C00" w14:textId="6AFF20B1" w:rsidR="00F536BB" w:rsidRPr="00614D51" w:rsidDel="00E27DD8" w:rsidRDefault="00F536BB" w:rsidP="00381E4A">
            <w:pPr>
              <w:spacing w:after="0"/>
              <w:jc w:val="left"/>
              <w:rPr>
                <w:del w:id="3184" w:author="Della Faille Philippe" w:date="2019-08-09T13:27:00Z"/>
                <w:moveTo w:id="3185" w:author="Della Faille Philippe" w:date="2019-07-09T17:01:00Z"/>
                <w:rFonts w:ascii="Calibri" w:eastAsia="Times New Roman" w:hAnsi="Calibri" w:cs="Calibri"/>
                <w:color w:val="000000"/>
              </w:rPr>
            </w:pPr>
            <w:moveTo w:id="3186" w:author="Della Faille Philippe" w:date="2019-07-09T17:01:00Z">
              <w:del w:id="3187" w:author="Della Faille Philippe" w:date="2019-08-09T12:08:00Z">
                <w:r w:rsidRPr="00614D51" w:rsidDel="00381E4A">
                  <w:rPr>
                    <w:rFonts w:ascii="Calibri" w:eastAsia="Times New Roman" w:hAnsi="Calibri" w:cs="Calibri"/>
                    <w:color w:val="000000"/>
                  </w:rPr>
                  <w:delText>Water in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18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5BCE51E" w14:textId="58960622" w:rsidR="00F536BB" w:rsidRPr="00614D51" w:rsidDel="00E27DD8" w:rsidRDefault="00F536BB" w:rsidP="00381E4A">
            <w:pPr>
              <w:spacing w:after="0"/>
              <w:jc w:val="center"/>
              <w:rPr>
                <w:del w:id="3189" w:author="Della Faille Philippe" w:date="2019-08-09T13:27:00Z"/>
                <w:moveTo w:id="3190" w:author="Della Faille Philippe" w:date="2019-07-09T17:01:00Z"/>
                <w:rFonts w:ascii="Calibri" w:eastAsia="Times New Roman" w:hAnsi="Calibri" w:cs="Calibri"/>
                <w:color w:val="000000"/>
              </w:rPr>
            </w:pPr>
            <w:moveTo w:id="3191" w:author="Della Faille Philippe" w:date="2019-07-09T17:01:00Z">
              <w:del w:id="319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19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AAE9952" w14:textId="0E762C7B" w:rsidR="00F536BB" w:rsidRPr="00614D51" w:rsidDel="00E27DD8" w:rsidRDefault="00F536BB" w:rsidP="00381E4A">
            <w:pPr>
              <w:spacing w:after="0"/>
              <w:jc w:val="center"/>
              <w:rPr>
                <w:del w:id="3194" w:author="Della Faille Philippe" w:date="2019-08-09T13:27:00Z"/>
                <w:moveTo w:id="3195" w:author="Della Faille Philippe" w:date="2019-07-09T17:01:00Z"/>
                <w:rFonts w:ascii="Calibri" w:eastAsia="Times New Roman" w:hAnsi="Calibri" w:cs="Calibri"/>
                <w:color w:val="000000"/>
              </w:rPr>
            </w:pPr>
            <w:moveTo w:id="3196" w:author="Della Faille Philippe" w:date="2019-07-09T17:01:00Z">
              <w:del w:id="319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1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73CCE82" w14:textId="66953443" w:rsidR="00F536BB" w:rsidRPr="00614D51" w:rsidDel="00E27DD8" w:rsidRDefault="00F536BB" w:rsidP="00381E4A">
            <w:pPr>
              <w:spacing w:after="0"/>
              <w:jc w:val="center"/>
              <w:rPr>
                <w:del w:id="3199" w:author="Della Faille Philippe" w:date="2019-08-09T13:27:00Z"/>
                <w:moveTo w:id="3200" w:author="Della Faille Philippe" w:date="2019-07-09T17:01:00Z"/>
                <w:rFonts w:ascii="Calibri" w:eastAsia="Times New Roman" w:hAnsi="Calibri" w:cs="Calibri"/>
                <w:color w:val="000000"/>
              </w:rPr>
            </w:pPr>
            <w:moveTo w:id="3201" w:author="Della Faille Philippe" w:date="2019-07-09T17:01:00Z">
              <w:del w:id="320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20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02CB2467" w14:textId="0502D66B" w:rsidR="00F536BB" w:rsidRPr="00614D51" w:rsidDel="00E27DD8" w:rsidRDefault="00F536BB" w:rsidP="00381E4A">
            <w:pPr>
              <w:spacing w:after="0"/>
              <w:jc w:val="center"/>
              <w:rPr>
                <w:del w:id="3204" w:author="Della Faille Philippe" w:date="2019-08-09T13:27:00Z"/>
                <w:moveTo w:id="3205" w:author="Della Faille Philippe" w:date="2019-07-09T17:01:00Z"/>
                <w:rFonts w:ascii="Calibri" w:eastAsia="Times New Roman" w:hAnsi="Calibri" w:cs="Calibri"/>
                <w:color w:val="000000"/>
              </w:rPr>
            </w:pPr>
            <w:moveTo w:id="3206" w:author="Della Faille Philippe" w:date="2019-07-09T17:01:00Z">
              <w:del w:id="3207" w:author="Della Faille Philippe" w:date="2019-08-09T12:08:00Z">
                <w:r w:rsidRPr="00614D51" w:rsidDel="00381E4A">
                  <w:rPr>
                    <w:rFonts w:ascii="Calibri" w:eastAsia="Times New Roman" w:hAnsi="Calibri" w:cs="Calibri"/>
                    <w:color w:val="000000"/>
                  </w:rPr>
                  <w:delText>76</w:delText>
                </w:r>
              </w:del>
            </w:moveTo>
          </w:p>
        </w:tc>
        <w:tc>
          <w:tcPr>
            <w:tcW w:w="1276" w:type="dxa"/>
            <w:tcBorders>
              <w:top w:val="nil"/>
              <w:left w:val="nil"/>
              <w:bottom w:val="nil"/>
              <w:right w:val="single" w:sz="4" w:space="0" w:color="auto"/>
            </w:tcBorders>
            <w:shd w:val="clear" w:color="000000" w:fill="A9D08E"/>
            <w:noWrap/>
            <w:vAlign w:val="bottom"/>
            <w:tcPrChange w:id="320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640285C" w14:textId="58E885CF" w:rsidR="00F536BB" w:rsidRPr="00614D51" w:rsidDel="00E27DD8" w:rsidRDefault="00F536BB" w:rsidP="00381E4A">
            <w:pPr>
              <w:spacing w:after="0"/>
              <w:jc w:val="center"/>
              <w:rPr>
                <w:del w:id="3209" w:author="Della Faille Philippe" w:date="2019-08-09T13:27:00Z"/>
                <w:moveTo w:id="3210" w:author="Della Faille Philippe" w:date="2019-07-09T17:01:00Z"/>
                <w:rFonts w:ascii="Calibri" w:eastAsia="Times New Roman" w:hAnsi="Calibri" w:cs="Calibri"/>
                <w:color w:val="000000"/>
              </w:rPr>
            </w:pPr>
            <w:moveTo w:id="3211" w:author="Della Faille Philippe" w:date="2019-07-09T17:01:00Z">
              <w:del w:id="3212" w:author="Della Faille Philippe" w:date="2019-08-09T12:08:00Z">
                <w:r w:rsidRPr="00614D51" w:rsidDel="00381E4A">
                  <w:rPr>
                    <w:rFonts w:ascii="Calibri" w:eastAsia="Times New Roman" w:hAnsi="Calibri" w:cs="Calibri"/>
                    <w:color w:val="000000"/>
                  </w:rPr>
                  <w:delText>0x004C</w:delText>
                </w:r>
              </w:del>
            </w:moveTo>
          </w:p>
        </w:tc>
      </w:tr>
      <w:tr w:rsidR="00F536BB" w:rsidRPr="00614D51" w:rsidDel="00E27DD8" w14:paraId="714F87FF" w14:textId="4B8E1239" w:rsidTr="00381E4A">
        <w:trPr>
          <w:trHeight w:val="288"/>
          <w:del w:id="3213" w:author="Della Faille Philippe" w:date="2019-08-09T13:27:00Z"/>
          <w:trPrChange w:id="3214" w:author="Della Faille Philippe" w:date="2019-08-09T12:08:00Z">
            <w:trPr>
              <w:trHeight w:val="288"/>
            </w:trPr>
          </w:trPrChange>
        </w:trPr>
        <w:tc>
          <w:tcPr>
            <w:tcW w:w="960" w:type="dxa"/>
            <w:vMerge/>
            <w:tcBorders>
              <w:top w:val="nil"/>
              <w:left w:val="nil"/>
              <w:bottom w:val="nil"/>
              <w:right w:val="nil"/>
            </w:tcBorders>
            <w:vAlign w:val="center"/>
            <w:tcPrChange w:id="3215" w:author="Della Faille Philippe" w:date="2019-08-09T12:08:00Z">
              <w:tcPr>
                <w:tcW w:w="960" w:type="dxa"/>
                <w:vMerge/>
                <w:tcBorders>
                  <w:top w:val="nil"/>
                  <w:left w:val="nil"/>
                  <w:bottom w:val="nil"/>
                  <w:right w:val="nil"/>
                </w:tcBorders>
                <w:vAlign w:val="center"/>
              </w:tcPr>
            </w:tcPrChange>
          </w:tcPr>
          <w:p w14:paraId="43458FE4" w14:textId="342C9B06" w:rsidR="00F536BB" w:rsidRPr="00614D51" w:rsidDel="00E27DD8" w:rsidRDefault="00F536BB" w:rsidP="00381E4A">
            <w:pPr>
              <w:spacing w:after="0"/>
              <w:jc w:val="left"/>
              <w:rPr>
                <w:del w:id="3216" w:author="Della Faille Philippe" w:date="2019-08-09T13:27:00Z"/>
                <w:moveTo w:id="32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2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EADE708" w14:textId="2E441683" w:rsidR="00F536BB" w:rsidRPr="00614D51" w:rsidDel="00E27DD8" w:rsidRDefault="00F536BB" w:rsidP="00381E4A">
            <w:pPr>
              <w:spacing w:after="0"/>
              <w:jc w:val="left"/>
              <w:rPr>
                <w:del w:id="3219" w:author="Della Faille Philippe" w:date="2019-08-09T13:27:00Z"/>
                <w:moveTo w:id="3220" w:author="Della Faille Philippe" w:date="2019-07-09T17:01:00Z"/>
                <w:rFonts w:ascii="Calibri" w:eastAsia="Times New Roman" w:hAnsi="Calibri" w:cs="Calibri"/>
                <w:color w:val="000000"/>
              </w:rPr>
            </w:pPr>
            <w:moveTo w:id="3221" w:author="Della Faille Philippe" w:date="2019-07-09T17:01:00Z">
              <w:del w:id="322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2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0850981" w14:textId="0520778F" w:rsidR="00F536BB" w:rsidRPr="00614D51" w:rsidDel="00E27DD8" w:rsidRDefault="00F536BB" w:rsidP="00381E4A">
            <w:pPr>
              <w:spacing w:after="0"/>
              <w:jc w:val="center"/>
              <w:rPr>
                <w:del w:id="3224" w:author="Della Faille Philippe" w:date="2019-08-09T13:27:00Z"/>
                <w:moveTo w:id="3225" w:author="Della Faille Philippe" w:date="2019-07-09T17:01:00Z"/>
                <w:rFonts w:ascii="Calibri" w:eastAsia="Times New Roman" w:hAnsi="Calibri" w:cs="Calibri"/>
                <w:color w:val="000000"/>
              </w:rPr>
            </w:pPr>
            <w:moveTo w:id="3226" w:author="Della Faille Philippe" w:date="2019-07-09T17:01:00Z">
              <w:del w:id="3227" w:author="Della Faille Philippe" w:date="2019-08-09T12:08:00Z">
                <w:r w:rsidRPr="00614D51" w:rsidDel="00381E4A">
                  <w:rPr>
                    <w:rFonts w:ascii="Calibri" w:eastAsia="Times New Roman" w:hAnsi="Calibri" w:cs="Calibri"/>
                    <w:color w:val="000000"/>
                  </w:rPr>
                  <w:delText>50</w:delText>
                </w:r>
              </w:del>
            </w:moveTo>
          </w:p>
        </w:tc>
        <w:tc>
          <w:tcPr>
            <w:tcW w:w="2680" w:type="dxa"/>
            <w:tcBorders>
              <w:top w:val="nil"/>
              <w:left w:val="nil"/>
              <w:bottom w:val="nil"/>
              <w:right w:val="nil"/>
            </w:tcBorders>
            <w:shd w:val="clear" w:color="000000" w:fill="A9D08E"/>
            <w:noWrap/>
            <w:vAlign w:val="bottom"/>
            <w:tcPrChange w:id="3228" w:author="Della Faille Philippe" w:date="2019-08-09T12:08:00Z">
              <w:tcPr>
                <w:tcW w:w="2680" w:type="dxa"/>
                <w:tcBorders>
                  <w:top w:val="nil"/>
                  <w:left w:val="nil"/>
                  <w:bottom w:val="nil"/>
                  <w:right w:val="nil"/>
                </w:tcBorders>
                <w:shd w:val="clear" w:color="000000" w:fill="A9D08E"/>
                <w:noWrap/>
                <w:vAlign w:val="bottom"/>
              </w:tcPr>
            </w:tcPrChange>
          </w:tcPr>
          <w:p w14:paraId="1ACA6D69" w14:textId="499765DE" w:rsidR="00F536BB" w:rsidRPr="00614D51" w:rsidDel="00E27DD8" w:rsidRDefault="00F536BB" w:rsidP="00381E4A">
            <w:pPr>
              <w:spacing w:after="0"/>
              <w:jc w:val="left"/>
              <w:rPr>
                <w:del w:id="3229" w:author="Della Faille Philippe" w:date="2019-08-09T13:27:00Z"/>
                <w:moveTo w:id="3230" w:author="Della Faille Philippe" w:date="2019-07-09T17:01:00Z"/>
                <w:rFonts w:ascii="Calibri" w:eastAsia="Times New Roman" w:hAnsi="Calibri" w:cs="Calibri"/>
                <w:color w:val="000000"/>
              </w:rPr>
            </w:pPr>
            <w:moveTo w:id="3231" w:author="Della Faille Philippe" w:date="2019-07-09T17:01:00Z">
              <w:del w:id="3232" w:author="Della Faille Philippe" w:date="2019-08-09T12:08:00Z">
                <w:r w:rsidRPr="00614D51" w:rsidDel="00381E4A">
                  <w:rPr>
                    <w:rFonts w:ascii="Calibri" w:eastAsia="Times New Roman" w:hAnsi="Calibri" w:cs="Calibri"/>
                    <w:color w:val="000000"/>
                  </w:rPr>
                  <w:delText>Water out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23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2D41CED" w14:textId="502BC2F9" w:rsidR="00F536BB" w:rsidRPr="00614D51" w:rsidDel="00E27DD8" w:rsidRDefault="00F536BB" w:rsidP="00381E4A">
            <w:pPr>
              <w:spacing w:after="0"/>
              <w:jc w:val="center"/>
              <w:rPr>
                <w:del w:id="3234" w:author="Della Faille Philippe" w:date="2019-08-09T13:27:00Z"/>
                <w:moveTo w:id="3235" w:author="Della Faille Philippe" w:date="2019-07-09T17:01:00Z"/>
                <w:rFonts w:ascii="Calibri" w:eastAsia="Times New Roman" w:hAnsi="Calibri" w:cs="Calibri"/>
                <w:color w:val="000000"/>
              </w:rPr>
            </w:pPr>
            <w:moveTo w:id="3236" w:author="Della Faille Philippe" w:date="2019-07-09T17:01:00Z">
              <w:del w:id="323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23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E668A62" w14:textId="39E3B5AE" w:rsidR="00F536BB" w:rsidRPr="00614D51" w:rsidDel="00E27DD8" w:rsidRDefault="00F536BB" w:rsidP="00381E4A">
            <w:pPr>
              <w:spacing w:after="0"/>
              <w:jc w:val="center"/>
              <w:rPr>
                <w:del w:id="3239" w:author="Della Faille Philippe" w:date="2019-08-09T13:27:00Z"/>
                <w:moveTo w:id="3240" w:author="Della Faille Philippe" w:date="2019-07-09T17:01:00Z"/>
                <w:rFonts w:ascii="Calibri" w:eastAsia="Times New Roman" w:hAnsi="Calibri" w:cs="Calibri"/>
                <w:color w:val="000000"/>
              </w:rPr>
            </w:pPr>
            <w:moveTo w:id="3241" w:author="Della Faille Philippe" w:date="2019-07-09T17:01:00Z">
              <w:del w:id="324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2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ED7CD15" w14:textId="6FBDAB46" w:rsidR="00F536BB" w:rsidRPr="00614D51" w:rsidDel="00E27DD8" w:rsidRDefault="00F536BB" w:rsidP="00381E4A">
            <w:pPr>
              <w:spacing w:after="0"/>
              <w:jc w:val="center"/>
              <w:rPr>
                <w:del w:id="3244" w:author="Della Faille Philippe" w:date="2019-08-09T13:27:00Z"/>
                <w:moveTo w:id="3245" w:author="Della Faille Philippe" w:date="2019-07-09T17:01:00Z"/>
                <w:rFonts w:ascii="Calibri" w:eastAsia="Times New Roman" w:hAnsi="Calibri" w:cs="Calibri"/>
                <w:color w:val="000000"/>
              </w:rPr>
            </w:pPr>
            <w:moveTo w:id="3246" w:author="Della Faille Philippe" w:date="2019-07-09T17:01:00Z">
              <w:del w:id="324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24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7E385A7" w14:textId="5A609F2E" w:rsidR="00F536BB" w:rsidRPr="00614D51" w:rsidDel="00E27DD8" w:rsidRDefault="00F536BB" w:rsidP="00381E4A">
            <w:pPr>
              <w:spacing w:after="0"/>
              <w:jc w:val="center"/>
              <w:rPr>
                <w:del w:id="3249" w:author="Della Faille Philippe" w:date="2019-08-09T13:27:00Z"/>
                <w:moveTo w:id="3250" w:author="Della Faille Philippe" w:date="2019-07-09T17:01:00Z"/>
                <w:rFonts w:ascii="Calibri" w:eastAsia="Times New Roman" w:hAnsi="Calibri" w:cs="Calibri"/>
                <w:color w:val="000000"/>
              </w:rPr>
            </w:pPr>
            <w:moveTo w:id="3251" w:author="Della Faille Philippe" w:date="2019-07-09T17:01:00Z">
              <w:del w:id="3252" w:author="Della Faille Philippe" w:date="2019-08-09T12:08:00Z">
                <w:r w:rsidRPr="00614D51" w:rsidDel="00381E4A">
                  <w:rPr>
                    <w:rFonts w:ascii="Calibri" w:eastAsia="Times New Roman" w:hAnsi="Calibri" w:cs="Calibri"/>
                    <w:color w:val="000000"/>
                  </w:rPr>
                  <w:delText>78</w:delText>
                </w:r>
              </w:del>
            </w:moveTo>
          </w:p>
        </w:tc>
        <w:tc>
          <w:tcPr>
            <w:tcW w:w="1276" w:type="dxa"/>
            <w:tcBorders>
              <w:top w:val="nil"/>
              <w:left w:val="nil"/>
              <w:bottom w:val="nil"/>
              <w:right w:val="single" w:sz="4" w:space="0" w:color="auto"/>
            </w:tcBorders>
            <w:shd w:val="clear" w:color="000000" w:fill="A9D08E"/>
            <w:noWrap/>
            <w:vAlign w:val="bottom"/>
            <w:tcPrChange w:id="325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6E8B4E80" w14:textId="47C78033" w:rsidR="00F536BB" w:rsidRPr="00614D51" w:rsidDel="00E27DD8" w:rsidRDefault="00F536BB" w:rsidP="00381E4A">
            <w:pPr>
              <w:spacing w:after="0"/>
              <w:jc w:val="center"/>
              <w:rPr>
                <w:del w:id="3254" w:author="Della Faille Philippe" w:date="2019-08-09T13:27:00Z"/>
                <w:moveTo w:id="3255" w:author="Della Faille Philippe" w:date="2019-07-09T17:01:00Z"/>
                <w:rFonts w:ascii="Calibri" w:eastAsia="Times New Roman" w:hAnsi="Calibri" w:cs="Calibri"/>
                <w:color w:val="000000"/>
              </w:rPr>
            </w:pPr>
            <w:moveTo w:id="3256" w:author="Della Faille Philippe" w:date="2019-07-09T17:01:00Z">
              <w:del w:id="3257" w:author="Della Faille Philippe" w:date="2019-08-09T12:08:00Z">
                <w:r w:rsidRPr="00614D51" w:rsidDel="00381E4A">
                  <w:rPr>
                    <w:rFonts w:ascii="Calibri" w:eastAsia="Times New Roman" w:hAnsi="Calibri" w:cs="Calibri"/>
                    <w:color w:val="000000"/>
                  </w:rPr>
                  <w:delText>0x004E</w:delText>
                </w:r>
              </w:del>
            </w:moveTo>
          </w:p>
        </w:tc>
      </w:tr>
      <w:tr w:rsidR="00F536BB" w:rsidRPr="00614D51" w:rsidDel="00E27DD8" w14:paraId="7FB3566C" w14:textId="704AFC04" w:rsidTr="00381E4A">
        <w:trPr>
          <w:trHeight w:val="288"/>
          <w:del w:id="3258" w:author="Della Faille Philippe" w:date="2019-08-09T13:27:00Z"/>
          <w:trPrChange w:id="3259" w:author="Della Faille Philippe" w:date="2019-08-09T12:08:00Z">
            <w:trPr>
              <w:trHeight w:val="288"/>
            </w:trPr>
          </w:trPrChange>
        </w:trPr>
        <w:tc>
          <w:tcPr>
            <w:tcW w:w="960" w:type="dxa"/>
            <w:vMerge/>
            <w:tcBorders>
              <w:top w:val="nil"/>
              <w:left w:val="nil"/>
              <w:bottom w:val="nil"/>
              <w:right w:val="nil"/>
            </w:tcBorders>
            <w:vAlign w:val="center"/>
            <w:tcPrChange w:id="3260" w:author="Della Faille Philippe" w:date="2019-08-09T12:08:00Z">
              <w:tcPr>
                <w:tcW w:w="960" w:type="dxa"/>
                <w:vMerge/>
                <w:tcBorders>
                  <w:top w:val="nil"/>
                  <w:left w:val="nil"/>
                  <w:bottom w:val="nil"/>
                  <w:right w:val="nil"/>
                </w:tcBorders>
                <w:vAlign w:val="center"/>
              </w:tcPr>
            </w:tcPrChange>
          </w:tcPr>
          <w:p w14:paraId="13213973" w14:textId="245DEB8D" w:rsidR="00F536BB" w:rsidRPr="00614D51" w:rsidDel="00E27DD8" w:rsidRDefault="00F536BB" w:rsidP="00381E4A">
            <w:pPr>
              <w:spacing w:after="0"/>
              <w:jc w:val="left"/>
              <w:rPr>
                <w:del w:id="3261" w:author="Della Faille Philippe" w:date="2019-08-09T13:27:00Z"/>
                <w:moveTo w:id="32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2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CA5B555" w14:textId="422247B4" w:rsidR="00F536BB" w:rsidRPr="00614D51" w:rsidDel="00E27DD8" w:rsidRDefault="00F536BB" w:rsidP="00381E4A">
            <w:pPr>
              <w:spacing w:after="0"/>
              <w:jc w:val="left"/>
              <w:rPr>
                <w:del w:id="3264" w:author="Della Faille Philippe" w:date="2019-08-09T13:27:00Z"/>
                <w:moveTo w:id="3265" w:author="Della Faille Philippe" w:date="2019-07-09T17:01:00Z"/>
                <w:rFonts w:ascii="Calibri" w:eastAsia="Times New Roman" w:hAnsi="Calibri" w:cs="Calibri"/>
                <w:color w:val="000000"/>
              </w:rPr>
            </w:pPr>
            <w:moveTo w:id="3266" w:author="Della Faille Philippe" w:date="2019-07-09T17:01:00Z">
              <w:del w:id="326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2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C2A85CC" w14:textId="3825A92C" w:rsidR="00F536BB" w:rsidRPr="00614D51" w:rsidDel="00E27DD8" w:rsidRDefault="00F536BB" w:rsidP="00381E4A">
            <w:pPr>
              <w:spacing w:after="0"/>
              <w:jc w:val="center"/>
              <w:rPr>
                <w:del w:id="3269" w:author="Della Faille Philippe" w:date="2019-08-09T13:27:00Z"/>
                <w:moveTo w:id="3270" w:author="Della Faille Philippe" w:date="2019-07-09T17:01:00Z"/>
                <w:rFonts w:ascii="Calibri" w:eastAsia="Times New Roman" w:hAnsi="Calibri" w:cs="Calibri"/>
                <w:color w:val="000000"/>
              </w:rPr>
            </w:pPr>
            <w:moveTo w:id="3271" w:author="Della Faille Philippe" w:date="2019-07-09T17:01:00Z">
              <w:del w:id="3272" w:author="Della Faille Philippe" w:date="2019-08-09T12:08:00Z">
                <w:r w:rsidRPr="00614D51" w:rsidDel="00381E4A">
                  <w:rPr>
                    <w:rFonts w:ascii="Calibri" w:eastAsia="Times New Roman" w:hAnsi="Calibri" w:cs="Calibri"/>
                    <w:color w:val="000000"/>
                  </w:rPr>
                  <w:delText>51</w:delText>
                </w:r>
              </w:del>
            </w:moveTo>
          </w:p>
        </w:tc>
        <w:tc>
          <w:tcPr>
            <w:tcW w:w="2680" w:type="dxa"/>
            <w:tcBorders>
              <w:top w:val="nil"/>
              <w:left w:val="nil"/>
              <w:bottom w:val="nil"/>
              <w:right w:val="nil"/>
            </w:tcBorders>
            <w:shd w:val="clear" w:color="000000" w:fill="A9D08E"/>
            <w:noWrap/>
            <w:vAlign w:val="bottom"/>
            <w:tcPrChange w:id="3273" w:author="Della Faille Philippe" w:date="2019-08-09T12:08:00Z">
              <w:tcPr>
                <w:tcW w:w="2680" w:type="dxa"/>
                <w:tcBorders>
                  <w:top w:val="nil"/>
                  <w:left w:val="nil"/>
                  <w:bottom w:val="nil"/>
                  <w:right w:val="nil"/>
                </w:tcBorders>
                <w:shd w:val="clear" w:color="000000" w:fill="A9D08E"/>
                <w:noWrap/>
                <w:vAlign w:val="bottom"/>
              </w:tcPr>
            </w:tcPrChange>
          </w:tcPr>
          <w:p w14:paraId="065BD022" w14:textId="17D7BC3A" w:rsidR="00F536BB" w:rsidRPr="00614D51" w:rsidDel="00E27DD8" w:rsidRDefault="00F536BB" w:rsidP="00381E4A">
            <w:pPr>
              <w:spacing w:after="0"/>
              <w:jc w:val="left"/>
              <w:rPr>
                <w:del w:id="3274" w:author="Della Faille Philippe" w:date="2019-08-09T13:27:00Z"/>
                <w:moveTo w:id="3275" w:author="Della Faille Philippe" w:date="2019-07-09T17:01:00Z"/>
                <w:rFonts w:ascii="Calibri" w:eastAsia="Times New Roman" w:hAnsi="Calibri" w:cs="Calibri"/>
                <w:color w:val="000000"/>
              </w:rPr>
            </w:pPr>
            <w:moveTo w:id="3276" w:author="Della Faille Philippe" w:date="2019-07-09T17:01:00Z">
              <w:del w:id="3277" w:author="Della Faille Philippe" w:date="2019-08-09T12:08:00Z">
                <w:r w:rsidRPr="00614D51" w:rsidDel="00381E4A">
                  <w:rPr>
                    <w:rFonts w:ascii="Calibri" w:eastAsia="Times New Roman" w:hAnsi="Calibri" w:cs="Calibri"/>
                    <w:color w:val="000000"/>
                  </w:rPr>
                  <w:delText>Air in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27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B4C66EC" w14:textId="4A5CBC3C" w:rsidR="00F536BB" w:rsidRPr="00614D51" w:rsidDel="00E27DD8" w:rsidRDefault="00F536BB" w:rsidP="00381E4A">
            <w:pPr>
              <w:spacing w:after="0"/>
              <w:jc w:val="center"/>
              <w:rPr>
                <w:del w:id="3279" w:author="Della Faille Philippe" w:date="2019-08-09T13:27:00Z"/>
                <w:moveTo w:id="3280" w:author="Della Faille Philippe" w:date="2019-07-09T17:01:00Z"/>
                <w:rFonts w:ascii="Calibri" w:eastAsia="Times New Roman" w:hAnsi="Calibri" w:cs="Calibri"/>
                <w:color w:val="000000"/>
              </w:rPr>
            </w:pPr>
            <w:moveTo w:id="3281" w:author="Della Faille Philippe" w:date="2019-07-09T17:01:00Z">
              <w:del w:id="328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28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D15128D" w14:textId="62AE285B" w:rsidR="00F536BB" w:rsidRPr="00614D51" w:rsidDel="00E27DD8" w:rsidRDefault="00F536BB" w:rsidP="00381E4A">
            <w:pPr>
              <w:spacing w:after="0"/>
              <w:jc w:val="center"/>
              <w:rPr>
                <w:del w:id="3284" w:author="Della Faille Philippe" w:date="2019-08-09T13:27:00Z"/>
                <w:moveTo w:id="3285" w:author="Della Faille Philippe" w:date="2019-07-09T17:01:00Z"/>
                <w:rFonts w:ascii="Calibri" w:eastAsia="Times New Roman" w:hAnsi="Calibri" w:cs="Calibri"/>
                <w:color w:val="000000"/>
              </w:rPr>
            </w:pPr>
            <w:moveTo w:id="3286" w:author="Della Faille Philippe" w:date="2019-07-09T17:01:00Z">
              <w:del w:id="328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2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C756224" w14:textId="4E4F0DBD" w:rsidR="00F536BB" w:rsidRPr="00614D51" w:rsidDel="00E27DD8" w:rsidRDefault="00F536BB" w:rsidP="00381E4A">
            <w:pPr>
              <w:spacing w:after="0"/>
              <w:jc w:val="center"/>
              <w:rPr>
                <w:del w:id="3289" w:author="Della Faille Philippe" w:date="2019-08-09T13:27:00Z"/>
                <w:moveTo w:id="3290" w:author="Della Faille Philippe" w:date="2019-07-09T17:01:00Z"/>
                <w:rFonts w:ascii="Calibri" w:eastAsia="Times New Roman" w:hAnsi="Calibri" w:cs="Calibri"/>
                <w:color w:val="000000"/>
              </w:rPr>
            </w:pPr>
            <w:moveTo w:id="3291" w:author="Della Faille Philippe" w:date="2019-07-09T17:01:00Z">
              <w:del w:id="329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29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E4304C0" w14:textId="49CEEDF7" w:rsidR="00F536BB" w:rsidRPr="00614D51" w:rsidDel="00E27DD8" w:rsidRDefault="00F536BB" w:rsidP="00381E4A">
            <w:pPr>
              <w:spacing w:after="0"/>
              <w:jc w:val="center"/>
              <w:rPr>
                <w:del w:id="3294" w:author="Della Faille Philippe" w:date="2019-08-09T13:27:00Z"/>
                <w:moveTo w:id="3295" w:author="Della Faille Philippe" w:date="2019-07-09T17:01:00Z"/>
                <w:rFonts w:ascii="Calibri" w:eastAsia="Times New Roman" w:hAnsi="Calibri" w:cs="Calibri"/>
                <w:color w:val="000000"/>
              </w:rPr>
            </w:pPr>
            <w:moveTo w:id="3296" w:author="Della Faille Philippe" w:date="2019-07-09T17:01:00Z">
              <w:del w:id="3297" w:author="Della Faille Philippe" w:date="2019-08-09T12:08:00Z">
                <w:r w:rsidRPr="00614D51" w:rsidDel="00381E4A">
                  <w:rPr>
                    <w:rFonts w:ascii="Calibri" w:eastAsia="Times New Roman" w:hAnsi="Calibri" w:cs="Calibri"/>
                    <w:color w:val="000000"/>
                  </w:rPr>
                  <w:delText>80</w:delText>
                </w:r>
              </w:del>
            </w:moveTo>
          </w:p>
        </w:tc>
        <w:tc>
          <w:tcPr>
            <w:tcW w:w="1276" w:type="dxa"/>
            <w:tcBorders>
              <w:top w:val="nil"/>
              <w:left w:val="nil"/>
              <w:bottom w:val="nil"/>
              <w:right w:val="single" w:sz="4" w:space="0" w:color="auto"/>
            </w:tcBorders>
            <w:shd w:val="clear" w:color="000000" w:fill="A9D08E"/>
            <w:noWrap/>
            <w:vAlign w:val="bottom"/>
            <w:tcPrChange w:id="329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C1A1564" w14:textId="228C028F" w:rsidR="00F536BB" w:rsidRPr="00614D51" w:rsidDel="00E27DD8" w:rsidRDefault="00F536BB" w:rsidP="00381E4A">
            <w:pPr>
              <w:spacing w:after="0"/>
              <w:jc w:val="center"/>
              <w:rPr>
                <w:del w:id="3299" w:author="Della Faille Philippe" w:date="2019-08-09T13:27:00Z"/>
                <w:moveTo w:id="3300" w:author="Della Faille Philippe" w:date="2019-07-09T17:01:00Z"/>
                <w:rFonts w:ascii="Calibri" w:eastAsia="Times New Roman" w:hAnsi="Calibri" w:cs="Calibri"/>
                <w:color w:val="000000"/>
              </w:rPr>
            </w:pPr>
            <w:moveTo w:id="3301" w:author="Della Faille Philippe" w:date="2019-07-09T17:01:00Z">
              <w:del w:id="3302" w:author="Della Faille Philippe" w:date="2019-08-09T12:08:00Z">
                <w:r w:rsidRPr="00614D51" w:rsidDel="00381E4A">
                  <w:rPr>
                    <w:rFonts w:ascii="Calibri" w:eastAsia="Times New Roman" w:hAnsi="Calibri" w:cs="Calibri"/>
                    <w:color w:val="000000"/>
                  </w:rPr>
                  <w:delText>0x0050</w:delText>
                </w:r>
              </w:del>
            </w:moveTo>
          </w:p>
        </w:tc>
      </w:tr>
      <w:tr w:rsidR="00F536BB" w:rsidRPr="00614D51" w:rsidDel="00E27DD8" w14:paraId="439AF296" w14:textId="4BC367AF" w:rsidTr="00381E4A">
        <w:trPr>
          <w:trHeight w:val="288"/>
          <w:del w:id="3303" w:author="Della Faille Philippe" w:date="2019-08-09T13:27:00Z"/>
          <w:trPrChange w:id="3304" w:author="Della Faille Philippe" w:date="2019-08-09T12:08:00Z">
            <w:trPr>
              <w:trHeight w:val="288"/>
            </w:trPr>
          </w:trPrChange>
        </w:trPr>
        <w:tc>
          <w:tcPr>
            <w:tcW w:w="960" w:type="dxa"/>
            <w:vMerge/>
            <w:tcBorders>
              <w:top w:val="nil"/>
              <w:left w:val="nil"/>
              <w:bottom w:val="nil"/>
              <w:right w:val="nil"/>
            </w:tcBorders>
            <w:vAlign w:val="center"/>
            <w:tcPrChange w:id="3305" w:author="Della Faille Philippe" w:date="2019-08-09T12:08:00Z">
              <w:tcPr>
                <w:tcW w:w="960" w:type="dxa"/>
                <w:vMerge/>
                <w:tcBorders>
                  <w:top w:val="nil"/>
                  <w:left w:val="nil"/>
                  <w:bottom w:val="nil"/>
                  <w:right w:val="nil"/>
                </w:tcBorders>
                <w:vAlign w:val="center"/>
              </w:tcPr>
            </w:tcPrChange>
          </w:tcPr>
          <w:p w14:paraId="1E0756D0" w14:textId="07B31E04" w:rsidR="00F536BB" w:rsidRPr="00614D51" w:rsidDel="00E27DD8" w:rsidRDefault="00F536BB" w:rsidP="00381E4A">
            <w:pPr>
              <w:spacing w:after="0"/>
              <w:jc w:val="left"/>
              <w:rPr>
                <w:del w:id="3306" w:author="Della Faille Philippe" w:date="2019-08-09T13:27:00Z"/>
                <w:moveTo w:id="33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3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A9A1A7E" w14:textId="7D933CF7" w:rsidR="00F536BB" w:rsidRPr="00614D51" w:rsidDel="00E27DD8" w:rsidRDefault="00F536BB" w:rsidP="00381E4A">
            <w:pPr>
              <w:spacing w:after="0"/>
              <w:jc w:val="left"/>
              <w:rPr>
                <w:del w:id="3309" w:author="Della Faille Philippe" w:date="2019-08-09T13:27:00Z"/>
                <w:moveTo w:id="3310" w:author="Della Faille Philippe" w:date="2019-07-09T17:01:00Z"/>
                <w:rFonts w:ascii="Calibri" w:eastAsia="Times New Roman" w:hAnsi="Calibri" w:cs="Calibri"/>
                <w:color w:val="000000"/>
              </w:rPr>
            </w:pPr>
            <w:moveTo w:id="3311" w:author="Della Faille Philippe" w:date="2019-07-09T17:01:00Z">
              <w:del w:id="331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3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4F71EB4" w14:textId="1496D4CE" w:rsidR="00F536BB" w:rsidRPr="00614D51" w:rsidDel="00E27DD8" w:rsidRDefault="00F536BB" w:rsidP="00381E4A">
            <w:pPr>
              <w:spacing w:after="0"/>
              <w:jc w:val="center"/>
              <w:rPr>
                <w:del w:id="3314" w:author="Della Faille Philippe" w:date="2019-08-09T13:27:00Z"/>
                <w:moveTo w:id="3315" w:author="Della Faille Philippe" w:date="2019-07-09T17:01:00Z"/>
                <w:rFonts w:ascii="Calibri" w:eastAsia="Times New Roman" w:hAnsi="Calibri" w:cs="Calibri"/>
                <w:color w:val="000000"/>
              </w:rPr>
            </w:pPr>
            <w:moveTo w:id="3316" w:author="Della Faille Philippe" w:date="2019-07-09T17:01:00Z">
              <w:del w:id="3317" w:author="Della Faille Philippe" w:date="2019-08-09T12:08:00Z">
                <w:r w:rsidRPr="00614D51" w:rsidDel="00381E4A">
                  <w:rPr>
                    <w:rFonts w:ascii="Calibri" w:eastAsia="Times New Roman" w:hAnsi="Calibri" w:cs="Calibri"/>
                    <w:color w:val="000000"/>
                  </w:rPr>
                  <w:delText>52</w:delText>
                </w:r>
              </w:del>
            </w:moveTo>
          </w:p>
        </w:tc>
        <w:tc>
          <w:tcPr>
            <w:tcW w:w="2680" w:type="dxa"/>
            <w:tcBorders>
              <w:top w:val="nil"/>
              <w:left w:val="nil"/>
              <w:bottom w:val="nil"/>
              <w:right w:val="nil"/>
            </w:tcBorders>
            <w:shd w:val="clear" w:color="000000" w:fill="A9D08E"/>
            <w:noWrap/>
            <w:vAlign w:val="bottom"/>
            <w:tcPrChange w:id="3318" w:author="Della Faille Philippe" w:date="2019-08-09T12:08:00Z">
              <w:tcPr>
                <w:tcW w:w="2680" w:type="dxa"/>
                <w:tcBorders>
                  <w:top w:val="nil"/>
                  <w:left w:val="nil"/>
                  <w:bottom w:val="nil"/>
                  <w:right w:val="nil"/>
                </w:tcBorders>
                <w:shd w:val="clear" w:color="000000" w:fill="A9D08E"/>
                <w:noWrap/>
                <w:vAlign w:val="bottom"/>
              </w:tcPr>
            </w:tcPrChange>
          </w:tcPr>
          <w:p w14:paraId="3761AB72" w14:textId="796EAD16" w:rsidR="00F536BB" w:rsidRPr="00614D51" w:rsidDel="00E27DD8" w:rsidRDefault="00F536BB" w:rsidP="00381E4A">
            <w:pPr>
              <w:spacing w:after="0"/>
              <w:jc w:val="left"/>
              <w:rPr>
                <w:del w:id="3319" w:author="Della Faille Philippe" w:date="2019-08-09T13:27:00Z"/>
                <w:moveTo w:id="3320" w:author="Della Faille Philippe" w:date="2019-07-09T17:01:00Z"/>
                <w:rFonts w:ascii="Calibri" w:eastAsia="Times New Roman" w:hAnsi="Calibri" w:cs="Calibri"/>
                <w:color w:val="000000"/>
              </w:rPr>
            </w:pPr>
            <w:moveTo w:id="3321" w:author="Della Faille Philippe" w:date="2019-07-09T17:01:00Z">
              <w:del w:id="3322" w:author="Della Faille Philippe" w:date="2019-08-09T12:08:00Z">
                <w:r w:rsidRPr="00614D51" w:rsidDel="00381E4A">
                  <w:rPr>
                    <w:rFonts w:ascii="Calibri" w:eastAsia="Times New Roman" w:hAnsi="Calibri" w:cs="Calibri"/>
                    <w:color w:val="000000"/>
                  </w:rPr>
                  <w:delText>Air out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32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8FAF5E7" w14:textId="25F3256C" w:rsidR="00F536BB" w:rsidRPr="00614D51" w:rsidDel="00E27DD8" w:rsidRDefault="00F536BB" w:rsidP="00381E4A">
            <w:pPr>
              <w:spacing w:after="0"/>
              <w:jc w:val="center"/>
              <w:rPr>
                <w:del w:id="3324" w:author="Della Faille Philippe" w:date="2019-08-09T13:27:00Z"/>
                <w:moveTo w:id="3325" w:author="Della Faille Philippe" w:date="2019-07-09T17:01:00Z"/>
                <w:rFonts w:ascii="Calibri" w:eastAsia="Times New Roman" w:hAnsi="Calibri" w:cs="Calibri"/>
                <w:color w:val="000000"/>
              </w:rPr>
            </w:pPr>
            <w:moveTo w:id="3326" w:author="Della Faille Philippe" w:date="2019-07-09T17:01:00Z">
              <w:del w:id="332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32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EB86F52" w14:textId="7BEF6098" w:rsidR="00F536BB" w:rsidRPr="00614D51" w:rsidDel="00E27DD8" w:rsidRDefault="00F536BB" w:rsidP="00381E4A">
            <w:pPr>
              <w:spacing w:after="0"/>
              <w:jc w:val="center"/>
              <w:rPr>
                <w:del w:id="3329" w:author="Della Faille Philippe" w:date="2019-08-09T13:27:00Z"/>
                <w:moveTo w:id="3330" w:author="Della Faille Philippe" w:date="2019-07-09T17:01:00Z"/>
                <w:rFonts w:ascii="Calibri" w:eastAsia="Times New Roman" w:hAnsi="Calibri" w:cs="Calibri"/>
                <w:color w:val="000000"/>
              </w:rPr>
            </w:pPr>
            <w:moveTo w:id="3331" w:author="Della Faille Philippe" w:date="2019-07-09T17:01:00Z">
              <w:del w:id="333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3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4934C71" w14:textId="2959A88C" w:rsidR="00F536BB" w:rsidRPr="00614D51" w:rsidDel="00E27DD8" w:rsidRDefault="00F536BB" w:rsidP="00381E4A">
            <w:pPr>
              <w:spacing w:after="0"/>
              <w:jc w:val="center"/>
              <w:rPr>
                <w:del w:id="3334" w:author="Della Faille Philippe" w:date="2019-08-09T13:27:00Z"/>
                <w:moveTo w:id="3335" w:author="Della Faille Philippe" w:date="2019-07-09T17:01:00Z"/>
                <w:rFonts w:ascii="Calibri" w:eastAsia="Times New Roman" w:hAnsi="Calibri" w:cs="Calibri"/>
                <w:color w:val="000000"/>
              </w:rPr>
            </w:pPr>
            <w:moveTo w:id="3336" w:author="Della Faille Philippe" w:date="2019-07-09T17:01:00Z">
              <w:del w:id="333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33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1E878F9" w14:textId="6FA3CA1D" w:rsidR="00F536BB" w:rsidRPr="00614D51" w:rsidDel="00E27DD8" w:rsidRDefault="00F536BB" w:rsidP="00381E4A">
            <w:pPr>
              <w:spacing w:after="0"/>
              <w:jc w:val="center"/>
              <w:rPr>
                <w:del w:id="3339" w:author="Della Faille Philippe" w:date="2019-08-09T13:27:00Z"/>
                <w:moveTo w:id="3340" w:author="Della Faille Philippe" w:date="2019-07-09T17:01:00Z"/>
                <w:rFonts w:ascii="Calibri" w:eastAsia="Times New Roman" w:hAnsi="Calibri" w:cs="Calibri"/>
                <w:color w:val="000000"/>
              </w:rPr>
            </w:pPr>
            <w:moveTo w:id="3341" w:author="Della Faille Philippe" w:date="2019-07-09T17:01:00Z">
              <w:del w:id="3342" w:author="Della Faille Philippe" w:date="2019-08-09T12:08:00Z">
                <w:r w:rsidRPr="00614D51" w:rsidDel="00381E4A">
                  <w:rPr>
                    <w:rFonts w:ascii="Calibri" w:eastAsia="Times New Roman" w:hAnsi="Calibri" w:cs="Calibri"/>
                    <w:color w:val="000000"/>
                  </w:rPr>
                  <w:delText>82</w:delText>
                </w:r>
              </w:del>
            </w:moveTo>
          </w:p>
        </w:tc>
        <w:tc>
          <w:tcPr>
            <w:tcW w:w="1276" w:type="dxa"/>
            <w:tcBorders>
              <w:top w:val="nil"/>
              <w:left w:val="nil"/>
              <w:bottom w:val="nil"/>
              <w:right w:val="single" w:sz="4" w:space="0" w:color="auto"/>
            </w:tcBorders>
            <w:shd w:val="clear" w:color="000000" w:fill="A9D08E"/>
            <w:noWrap/>
            <w:vAlign w:val="bottom"/>
            <w:tcPrChange w:id="334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E75ADD7" w14:textId="798DB0C5" w:rsidR="00F536BB" w:rsidRPr="00614D51" w:rsidDel="00E27DD8" w:rsidRDefault="00F536BB" w:rsidP="00381E4A">
            <w:pPr>
              <w:spacing w:after="0"/>
              <w:jc w:val="center"/>
              <w:rPr>
                <w:del w:id="3344" w:author="Della Faille Philippe" w:date="2019-08-09T13:27:00Z"/>
                <w:moveTo w:id="3345" w:author="Della Faille Philippe" w:date="2019-07-09T17:01:00Z"/>
                <w:rFonts w:ascii="Calibri" w:eastAsia="Times New Roman" w:hAnsi="Calibri" w:cs="Calibri"/>
                <w:color w:val="000000"/>
              </w:rPr>
            </w:pPr>
            <w:moveTo w:id="3346" w:author="Della Faille Philippe" w:date="2019-07-09T17:01:00Z">
              <w:del w:id="3347" w:author="Della Faille Philippe" w:date="2019-08-09T12:08:00Z">
                <w:r w:rsidRPr="00614D51" w:rsidDel="00381E4A">
                  <w:rPr>
                    <w:rFonts w:ascii="Calibri" w:eastAsia="Times New Roman" w:hAnsi="Calibri" w:cs="Calibri"/>
                    <w:color w:val="000000"/>
                  </w:rPr>
                  <w:delText>0x0052</w:delText>
                </w:r>
              </w:del>
            </w:moveTo>
          </w:p>
        </w:tc>
      </w:tr>
      <w:tr w:rsidR="00F536BB" w:rsidRPr="00614D51" w:rsidDel="00E27DD8" w14:paraId="08BD17A2" w14:textId="07961142" w:rsidTr="00381E4A">
        <w:trPr>
          <w:trHeight w:val="288"/>
          <w:del w:id="3348" w:author="Della Faille Philippe" w:date="2019-08-09T13:27:00Z"/>
          <w:trPrChange w:id="3349" w:author="Della Faille Philippe" w:date="2019-08-09T12:08:00Z">
            <w:trPr>
              <w:trHeight w:val="288"/>
            </w:trPr>
          </w:trPrChange>
        </w:trPr>
        <w:tc>
          <w:tcPr>
            <w:tcW w:w="960" w:type="dxa"/>
            <w:vMerge/>
            <w:tcBorders>
              <w:top w:val="nil"/>
              <w:left w:val="nil"/>
              <w:bottom w:val="nil"/>
              <w:right w:val="nil"/>
            </w:tcBorders>
            <w:vAlign w:val="center"/>
            <w:tcPrChange w:id="3350" w:author="Della Faille Philippe" w:date="2019-08-09T12:08:00Z">
              <w:tcPr>
                <w:tcW w:w="960" w:type="dxa"/>
                <w:vMerge/>
                <w:tcBorders>
                  <w:top w:val="nil"/>
                  <w:left w:val="nil"/>
                  <w:bottom w:val="nil"/>
                  <w:right w:val="nil"/>
                </w:tcBorders>
                <w:vAlign w:val="center"/>
              </w:tcPr>
            </w:tcPrChange>
          </w:tcPr>
          <w:p w14:paraId="2A594A65" w14:textId="226D70A1" w:rsidR="00F536BB" w:rsidRPr="00614D51" w:rsidDel="00E27DD8" w:rsidRDefault="00F536BB" w:rsidP="00381E4A">
            <w:pPr>
              <w:spacing w:after="0"/>
              <w:jc w:val="left"/>
              <w:rPr>
                <w:del w:id="3351" w:author="Della Faille Philippe" w:date="2019-08-09T13:27:00Z"/>
                <w:moveTo w:id="33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3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E87DFBB" w14:textId="5B8691F9" w:rsidR="00F536BB" w:rsidRPr="00614D51" w:rsidDel="00E27DD8" w:rsidRDefault="00F536BB" w:rsidP="00381E4A">
            <w:pPr>
              <w:spacing w:after="0"/>
              <w:jc w:val="left"/>
              <w:rPr>
                <w:del w:id="3354" w:author="Della Faille Philippe" w:date="2019-08-09T13:27:00Z"/>
                <w:moveTo w:id="3355" w:author="Della Faille Philippe" w:date="2019-07-09T17:01:00Z"/>
                <w:rFonts w:ascii="Calibri" w:eastAsia="Times New Roman" w:hAnsi="Calibri" w:cs="Calibri"/>
                <w:color w:val="000000"/>
              </w:rPr>
            </w:pPr>
            <w:moveTo w:id="3356" w:author="Della Faille Philippe" w:date="2019-07-09T17:01:00Z">
              <w:del w:id="335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3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D9ED701" w14:textId="549AF438" w:rsidR="00F536BB" w:rsidRPr="00614D51" w:rsidDel="00E27DD8" w:rsidRDefault="00F536BB" w:rsidP="00381E4A">
            <w:pPr>
              <w:spacing w:after="0"/>
              <w:jc w:val="center"/>
              <w:rPr>
                <w:del w:id="3359" w:author="Della Faille Philippe" w:date="2019-08-09T13:27:00Z"/>
                <w:moveTo w:id="3360" w:author="Della Faille Philippe" w:date="2019-07-09T17:01:00Z"/>
                <w:rFonts w:ascii="Calibri" w:eastAsia="Times New Roman" w:hAnsi="Calibri" w:cs="Calibri"/>
                <w:color w:val="000000"/>
              </w:rPr>
            </w:pPr>
            <w:moveTo w:id="3361" w:author="Della Faille Philippe" w:date="2019-07-09T17:01:00Z">
              <w:del w:id="3362" w:author="Della Faille Philippe" w:date="2019-08-09T12:08:00Z">
                <w:r w:rsidRPr="00614D51" w:rsidDel="00381E4A">
                  <w:rPr>
                    <w:rFonts w:ascii="Calibri" w:eastAsia="Times New Roman" w:hAnsi="Calibri" w:cs="Calibri"/>
                    <w:color w:val="000000"/>
                  </w:rPr>
                  <w:delText>53</w:delText>
                </w:r>
              </w:del>
            </w:moveTo>
          </w:p>
        </w:tc>
        <w:tc>
          <w:tcPr>
            <w:tcW w:w="2680" w:type="dxa"/>
            <w:tcBorders>
              <w:top w:val="nil"/>
              <w:left w:val="nil"/>
              <w:bottom w:val="nil"/>
              <w:right w:val="nil"/>
            </w:tcBorders>
            <w:shd w:val="clear" w:color="000000" w:fill="A9D08E"/>
            <w:noWrap/>
            <w:vAlign w:val="bottom"/>
            <w:tcPrChange w:id="3363" w:author="Della Faille Philippe" w:date="2019-08-09T12:08:00Z">
              <w:tcPr>
                <w:tcW w:w="2680" w:type="dxa"/>
                <w:tcBorders>
                  <w:top w:val="nil"/>
                  <w:left w:val="nil"/>
                  <w:bottom w:val="nil"/>
                  <w:right w:val="nil"/>
                </w:tcBorders>
                <w:shd w:val="clear" w:color="000000" w:fill="A9D08E"/>
                <w:noWrap/>
                <w:vAlign w:val="bottom"/>
              </w:tcPr>
            </w:tcPrChange>
          </w:tcPr>
          <w:p w14:paraId="51AB4BE8" w14:textId="5797DE5C" w:rsidR="00F536BB" w:rsidRPr="00614D51" w:rsidDel="00E27DD8" w:rsidRDefault="00F536BB" w:rsidP="00381E4A">
            <w:pPr>
              <w:spacing w:after="0"/>
              <w:jc w:val="left"/>
              <w:rPr>
                <w:del w:id="3364" w:author="Della Faille Philippe" w:date="2019-08-09T13:27:00Z"/>
                <w:moveTo w:id="3365" w:author="Della Faille Philippe" w:date="2019-07-09T17:01:00Z"/>
                <w:rFonts w:ascii="Calibri" w:eastAsia="Times New Roman" w:hAnsi="Calibri" w:cs="Calibri"/>
                <w:color w:val="000000"/>
              </w:rPr>
            </w:pPr>
            <w:moveTo w:id="3366" w:author="Della Faille Philippe" w:date="2019-07-09T17:01:00Z">
              <w:del w:id="3367" w:author="Della Faille Philippe" w:date="2019-08-09T12:08:00Z">
                <w:r w:rsidRPr="00614D51" w:rsidDel="00381E4A">
                  <w:rPr>
                    <w:rFonts w:ascii="Calibri" w:eastAsia="Times New Roman" w:hAnsi="Calibri" w:cs="Calibri"/>
                    <w:color w:val="000000"/>
                  </w:rPr>
                  <w:delText>Load temperature 1</w:delText>
                </w:r>
              </w:del>
            </w:moveTo>
          </w:p>
        </w:tc>
        <w:tc>
          <w:tcPr>
            <w:tcW w:w="960" w:type="dxa"/>
            <w:tcBorders>
              <w:top w:val="nil"/>
              <w:left w:val="single" w:sz="4" w:space="0" w:color="auto"/>
              <w:bottom w:val="nil"/>
              <w:right w:val="single" w:sz="4" w:space="0" w:color="auto"/>
            </w:tcBorders>
            <w:shd w:val="clear" w:color="000000" w:fill="A9D08E"/>
            <w:noWrap/>
            <w:vAlign w:val="bottom"/>
            <w:tcPrChange w:id="336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38BD794" w14:textId="783A5D57" w:rsidR="00F536BB" w:rsidRPr="00614D51" w:rsidDel="00E27DD8" w:rsidRDefault="00F536BB" w:rsidP="00381E4A">
            <w:pPr>
              <w:spacing w:after="0"/>
              <w:jc w:val="center"/>
              <w:rPr>
                <w:del w:id="3369" w:author="Della Faille Philippe" w:date="2019-08-09T13:27:00Z"/>
                <w:moveTo w:id="3370" w:author="Della Faille Philippe" w:date="2019-07-09T17:01:00Z"/>
                <w:rFonts w:ascii="Calibri" w:eastAsia="Times New Roman" w:hAnsi="Calibri" w:cs="Calibri"/>
                <w:color w:val="000000"/>
              </w:rPr>
            </w:pPr>
            <w:moveTo w:id="3371" w:author="Della Faille Philippe" w:date="2019-07-09T17:01:00Z">
              <w:del w:id="337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37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6DA0982" w14:textId="721BBE5A" w:rsidR="00F536BB" w:rsidRPr="00614D51" w:rsidDel="00E27DD8" w:rsidRDefault="00F536BB" w:rsidP="00381E4A">
            <w:pPr>
              <w:spacing w:after="0"/>
              <w:jc w:val="center"/>
              <w:rPr>
                <w:del w:id="3374" w:author="Della Faille Philippe" w:date="2019-08-09T13:27:00Z"/>
                <w:moveTo w:id="3375" w:author="Della Faille Philippe" w:date="2019-07-09T17:01:00Z"/>
                <w:rFonts w:ascii="Calibri" w:eastAsia="Times New Roman" w:hAnsi="Calibri" w:cs="Calibri"/>
                <w:color w:val="000000"/>
              </w:rPr>
            </w:pPr>
            <w:moveTo w:id="3376" w:author="Della Faille Philippe" w:date="2019-07-09T17:01:00Z">
              <w:del w:id="337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3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5AB714E" w14:textId="2D626454" w:rsidR="00F536BB" w:rsidRPr="00614D51" w:rsidDel="00E27DD8" w:rsidRDefault="00F536BB" w:rsidP="00381E4A">
            <w:pPr>
              <w:spacing w:after="0"/>
              <w:jc w:val="center"/>
              <w:rPr>
                <w:del w:id="3379" w:author="Della Faille Philippe" w:date="2019-08-09T13:27:00Z"/>
                <w:moveTo w:id="3380" w:author="Della Faille Philippe" w:date="2019-07-09T17:01:00Z"/>
                <w:rFonts w:ascii="Calibri" w:eastAsia="Times New Roman" w:hAnsi="Calibri" w:cs="Calibri"/>
                <w:color w:val="000000"/>
              </w:rPr>
            </w:pPr>
            <w:moveTo w:id="3381" w:author="Della Faille Philippe" w:date="2019-07-09T17:01:00Z">
              <w:del w:id="338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38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5D269633" w14:textId="32AFB811" w:rsidR="00F536BB" w:rsidRPr="00614D51" w:rsidDel="00E27DD8" w:rsidRDefault="00F536BB" w:rsidP="00381E4A">
            <w:pPr>
              <w:spacing w:after="0"/>
              <w:jc w:val="center"/>
              <w:rPr>
                <w:del w:id="3384" w:author="Della Faille Philippe" w:date="2019-08-09T13:27:00Z"/>
                <w:moveTo w:id="3385" w:author="Della Faille Philippe" w:date="2019-07-09T17:01:00Z"/>
                <w:rFonts w:ascii="Calibri" w:eastAsia="Times New Roman" w:hAnsi="Calibri" w:cs="Calibri"/>
                <w:color w:val="000000"/>
              </w:rPr>
            </w:pPr>
            <w:moveTo w:id="3386" w:author="Della Faille Philippe" w:date="2019-07-09T17:01:00Z">
              <w:del w:id="3387" w:author="Della Faille Philippe" w:date="2019-08-09T12:08:00Z">
                <w:r w:rsidRPr="00614D51" w:rsidDel="00381E4A">
                  <w:rPr>
                    <w:rFonts w:ascii="Calibri" w:eastAsia="Times New Roman" w:hAnsi="Calibri" w:cs="Calibri"/>
                    <w:color w:val="000000"/>
                  </w:rPr>
                  <w:delText>84</w:delText>
                </w:r>
              </w:del>
            </w:moveTo>
          </w:p>
        </w:tc>
        <w:tc>
          <w:tcPr>
            <w:tcW w:w="1276" w:type="dxa"/>
            <w:tcBorders>
              <w:top w:val="nil"/>
              <w:left w:val="nil"/>
              <w:bottom w:val="nil"/>
              <w:right w:val="single" w:sz="4" w:space="0" w:color="auto"/>
            </w:tcBorders>
            <w:shd w:val="clear" w:color="000000" w:fill="A9D08E"/>
            <w:noWrap/>
            <w:vAlign w:val="bottom"/>
            <w:tcPrChange w:id="338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C5D0CB4" w14:textId="1A353DF1" w:rsidR="00F536BB" w:rsidRPr="00614D51" w:rsidDel="00E27DD8" w:rsidRDefault="00F536BB" w:rsidP="00381E4A">
            <w:pPr>
              <w:spacing w:after="0"/>
              <w:jc w:val="center"/>
              <w:rPr>
                <w:del w:id="3389" w:author="Della Faille Philippe" w:date="2019-08-09T13:27:00Z"/>
                <w:moveTo w:id="3390" w:author="Della Faille Philippe" w:date="2019-07-09T17:01:00Z"/>
                <w:rFonts w:ascii="Calibri" w:eastAsia="Times New Roman" w:hAnsi="Calibri" w:cs="Calibri"/>
                <w:color w:val="000000"/>
              </w:rPr>
            </w:pPr>
            <w:moveTo w:id="3391" w:author="Della Faille Philippe" w:date="2019-07-09T17:01:00Z">
              <w:del w:id="3392" w:author="Della Faille Philippe" w:date="2019-08-09T12:08:00Z">
                <w:r w:rsidRPr="00614D51" w:rsidDel="00381E4A">
                  <w:rPr>
                    <w:rFonts w:ascii="Calibri" w:eastAsia="Times New Roman" w:hAnsi="Calibri" w:cs="Calibri"/>
                    <w:color w:val="000000"/>
                  </w:rPr>
                  <w:delText>0x0054</w:delText>
                </w:r>
              </w:del>
            </w:moveTo>
          </w:p>
        </w:tc>
      </w:tr>
      <w:tr w:rsidR="00F536BB" w:rsidRPr="00614D51" w:rsidDel="00E27DD8" w14:paraId="01EA261B" w14:textId="42D1449D" w:rsidTr="00381E4A">
        <w:trPr>
          <w:trHeight w:val="288"/>
          <w:del w:id="3393" w:author="Della Faille Philippe" w:date="2019-08-09T13:27:00Z"/>
          <w:trPrChange w:id="3394" w:author="Della Faille Philippe" w:date="2019-08-09T12:08:00Z">
            <w:trPr>
              <w:trHeight w:val="288"/>
            </w:trPr>
          </w:trPrChange>
        </w:trPr>
        <w:tc>
          <w:tcPr>
            <w:tcW w:w="960" w:type="dxa"/>
            <w:vMerge/>
            <w:tcBorders>
              <w:top w:val="nil"/>
              <w:left w:val="nil"/>
              <w:bottom w:val="nil"/>
              <w:right w:val="nil"/>
            </w:tcBorders>
            <w:vAlign w:val="center"/>
            <w:tcPrChange w:id="3395" w:author="Della Faille Philippe" w:date="2019-08-09T12:08:00Z">
              <w:tcPr>
                <w:tcW w:w="960" w:type="dxa"/>
                <w:vMerge/>
                <w:tcBorders>
                  <w:top w:val="nil"/>
                  <w:left w:val="nil"/>
                  <w:bottom w:val="nil"/>
                  <w:right w:val="nil"/>
                </w:tcBorders>
                <w:vAlign w:val="center"/>
              </w:tcPr>
            </w:tcPrChange>
          </w:tcPr>
          <w:p w14:paraId="594044D8" w14:textId="2320C820" w:rsidR="00F536BB" w:rsidRPr="00614D51" w:rsidDel="00E27DD8" w:rsidRDefault="00F536BB" w:rsidP="00381E4A">
            <w:pPr>
              <w:spacing w:after="0"/>
              <w:jc w:val="left"/>
              <w:rPr>
                <w:del w:id="3396" w:author="Della Faille Philippe" w:date="2019-08-09T13:27:00Z"/>
                <w:moveTo w:id="339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3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19DE5A4" w14:textId="3BAA417A" w:rsidR="00F536BB" w:rsidRPr="00614D51" w:rsidDel="00E27DD8" w:rsidRDefault="00F536BB" w:rsidP="00381E4A">
            <w:pPr>
              <w:spacing w:after="0"/>
              <w:jc w:val="left"/>
              <w:rPr>
                <w:del w:id="3399" w:author="Della Faille Philippe" w:date="2019-08-09T13:27:00Z"/>
                <w:moveTo w:id="3400" w:author="Della Faille Philippe" w:date="2019-07-09T17:01:00Z"/>
                <w:rFonts w:ascii="Calibri" w:eastAsia="Times New Roman" w:hAnsi="Calibri" w:cs="Calibri"/>
                <w:color w:val="000000"/>
              </w:rPr>
            </w:pPr>
            <w:moveTo w:id="3401" w:author="Della Faille Philippe" w:date="2019-07-09T17:01:00Z">
              <w:del w:id="340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4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17F8FE1" w14:textId="0D9EB499" w:rsidR="00F536BB" w:rsidRPr="00614D51" w:rsidDel="00E27DD8" w:rsidRDefault="00F536BB" w:rsidP="00381E4A">
            <w:pPr>
              <w:spacing w:after="0"/>
              <w:jc w:val="center"/>
              <w:rPr>
                <w:del w:id="3404" w:author="Della Faille Philippe" w:date="2019-08-09T13:27:00Z"/>
                <w:moveTo w:id="3405" w:author="Della Faille Philippe" w:date="2019-07-09T17:01:00Z"/>
                <w:rFonts w:ascii="Calibri" w:eastAsia="Times New Roman" w:hAnsi="Calibri" w:cs="Calibri"/>
                <w:color w:val="000000"/>
              </w:rPr>
            </w:pPr>
            <w:moveTo w:id="3406" w:author="Della Faille Philippe" w:date="2019-07-09T17:01:00Z">
              <w:del w:id="3407" w:author="Della Faille Philippe" w:date="2019-08-09T12:08:00Z">
                <w:r w:rsidRPr="00614D51" w:rsidDel="00381E4A">
                  <w:rPr>
                    <w:rFonts w:ascii="Calibri" w:eastAsia="Times New Roman" w:hAnsi="Calibri" w:cs="Calibri"/>
                    <w:color w:val="000000"/>
                  </w:rPr>
                  <w:delText>54</w:delText>
                </w:r>
              </w:del>
            </w:moveTo>
          </w:p>
        </w:tc>
        <w:tc>
          <w:tcPr>
            <w:tcW w:w="2680" w:type="dxa"/>
            <w:tcBorders>
              <w:top w:val="nil"/>
              <w:left w:val="nil"/>
              <w:bottom w:val="nil"/>
              <w:right w:val="nil"/>
            </w:tcBorders>
            <w:shd w:val="clear" w:color="000000" w:fill="A9D08E"/>
            <w:noWrap/>
            <w:vAlign w:val="bottom"/>
            <w:tcPrChange w:id="3408" w:author="Della Faille Philippe" w:date="2019-08-09T12:08:00Z">
              <w:tcPr>
                <w:tcW w:w="2680" w:type="dxa"/>
                <w:tcBorders>
                  <w:top w:val="nil"/>
                  <w:left w:val="nil"/>
                  <w:bottom w:val="nil"/>
                  <w:right w:val="nil"/>
                </w:tcBorders>
                <w:shd w:val="clear" w:color="000000" w:fill="A9D08E"/>
                <w:noWrap/>
                <w:vAlign w:val="bottom"/>
              </w:tcPr>
            </w:tcPrChange>
          </w:tcPr>
          <w:p w14:paraId="45BF99A2" w14:textId="1C830BCE" w:rsidR="00F536BB" w:rsidRPr="00614D51" w:rsidDel="00E27DD8" w:rsidRDefault="00F536BB" w:rsidP="00381E4A">
            <w:pPr>
              <w:spacing w:after="0"/>
              <w:jc w:val="left"/>
              <w:rPr>
                <w:del w:id="3409" w:author="Della Faille Philippe" w:date="2019-08-09T13:27:00Z"/>
                <w:moveTo w:id="3410" w:author="Della Faille Philippe" w:date="2019-07-09T17:01:00Z"/>
                <w:rFonts w:ascii="Calibri" w:eastAsia="Times New Roman" w:hAnsi="Calibri" w:cs="Calibri"/>
                <w:color w:val="000000"/>
              </w:rPr>
            </w:pPr>
            <w:moveTo w:id="3411" w:author="Della Faille Philippe" w:date="2019-07-09T17:01:00Z">
              <w:del w:id="3412" w:author="Della Faille Philippe" w:date="2019-08-09T12:08:00Z">
                <w:r w:rsidRPr="00614D51" w:rsidDel="00381E4A">
                  <w:rPr>
                    <w:rFonts w:ascii="Calibri" w:eastAsia="Times New Roman" w:hAnsi="Calibri" w:cs="Calibri"/>
                    <w:color w:val="000000"/>
                  </w:rPr>
                  <w:delText>Load temperature 2</w:delText>
                </w:r>
              </w:del>
            </w:moveTo>
          </w:p>
        </w:tc>
        <w:tc>
          <w:tcPr>
            <w:tcW w:w="960" w:type="dxa"/>
            <w:tcBorders>
              <w:top w:val="nil"/>
              <w:left w:val="single" w:sz="4" w:space="0" w:color="auto"/>
              <w:bottom w:val="nil"/>
              <w:right w:val="single" w:sz="4" w:space="0" w:color="auto"/>
            </w:tcBorders>
            <w:shd w:val="clear" w:color="000000" w:fill="A9D08E"/>
            <w:noWrap/>
            <w:vAlign w:val="bottom"/>
            <w:tcPrChange w:id="341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275AF18" w14:textId="6A68967B" w:rsidR="00F536BB" w:rsidRPr="00614D51" w:rsidDel="00E27DD8" w:rsidRDefault="00F536BB" w:rsidP="00381E4A">
            <w:pPr>
              <w:spacing w:after="0"/>
              <w:jc w:val="center"/>
              <w:rPr>
                <w:del w:id="3414" w:author="Della Faille Philippe" w:date="2019-08-09T13:27:00Z"/>
                <w:moveTo w:id="3415" w:author="Della Faille Philippe" w:date="2019-07-09T17:01:00Z"/>
                <w:rFonts w:ascii="Calibri" w:eastAsia="Times New Roman" w:hAnsi="Calibri" w:cs="Calibri"/>
                <w:color w:val="000000"/>
              </w:rPr>
            </w:pPr>
            <w:moveTo w:id="3416" w:author="Della Faille Philippe" w:date="2019-07-09T17:01:00Z">
              <w:del w:id="341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41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7CB245A" w14:textId="4961D2D0" w:rsidR="00F536BB" w:rsidRPr="00614D51" w:rsidDel="00E27DD8" w:rsidRDefault="00F536BB" w:rsidP="00381E4A">
            <w:pPr>
              <w:spacing w:after="0"/>
              <w:jc w:val="center"/>
              <w:rPr>
                <w:del w:id="3419" w:author="Della Faille Philippe" w:date="2019-08-09T13:27:00Z"/>
                <w:moveTo w:id="3420" w:author="Della Faille Philippe" w:date="2019-07-09T17:01:00Z"/>
                <w:rFonts w:ascii="Calibri" w:eastAsia="Times New Roman" w:hAnsi="Calibri" w:cs="Calibri"/>
                <w:color w:val="000000"/>
              </w:rPr>
            </w:pPr>
            <w:moveTo w:id="3421" w:author="Della Faille Philippe" w:date="2019-07-09T17:01:00Z">
              <w:del w:id="342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4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73E7B78" w14:textId="48E13F24" w:rsidR="00F536BB" w:rsidRPr="00614D51" w:rsidDel="00E27DD8" w:rsidRDefault="00F536BB" w:rsidP="00381E4A">
            <w:pPr>
              <w:spacing w:after="0"/>
              <w:jc w:val="center"/>
              <w:rPr>
                <w:del w:id="3424" w:author="Della Faille Philippe" w:date="2019-08-09T13:27:00Z"/>
                <w:moveTo w:id="3425" w:author="Della Faille Philippe" w:date="2019-07-09T17:01:00Z"/>
                <w:rFonts w:ascii="Calibri" w:eastAsia="Times New Roman" w:hAnsi="Calibri" w:cs="Calibri"/>
                <w:color w:val="000000"/>
              </w:rPr>
            </w:pPr>
            <w:moveTo w:id="3426" w:author="Della Faille Philippe" w:date="2019-07-09T17:01:00Z">
              <w:del w:id="342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42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3137E37" w14:textId="04403028" w:rsidR="00F536BB" w:rsidRPr="00614D51" w:rsidDel="00E27DD8" w:rsidRDefault="00F536BB" w:rsidP="00381E4A">
            <w:pPr>
              <w:spacing w:after="0"/>
              <w:jc w:val="center"/>
              <w:rPr>
                <w:del w:id="3429" w:author="Della Faille Philippe" w:date="2019-08-09T13:27:00Z"/>
                <w:moveTo w:id="3430" w:author="Della Faille Philippe" w:date="2019-07-09T17:01:00Z"/>
                <w:rFonts w:ascii="Calibri" w:eastAsia="Times New Roman" w:hAnsi="Calibri" w:cs="Calibri"/>
                <w:color w:val="000000"/>
              </w:rPr>
            </w:pPr>
            <w:moveTo w:id="3431" w:author="Della Faille Philippe" w:date="2019-07-09T17:01:00Z">
              <w:del w:id="3432" w:author="Della Faille Philippe" w:date="2019-08-09T12:08:00Z">
                <w:r w:rsidRPr="00614D51" w:rsidDel="00381E4A">
                  <w:rPr>
                    <w:rFonts w:ascii="Calibri" w:eastAsia="Times New Roman" w:hAnsi="Calibri" w:cs="Calibri"/>
                    <w:color w:val="000000"/>
                  </w:rPr>
                  <w:delText>86</w:delText>
                </w:r>
              </w:del>
            </w:moveTo>
          </w:p>
        </w:tc>
        <w:tc>
          <w:tcPr>
            <w:tcW w:w="1276" w:type="dxa"/>
            <w:tcBorders>
              <w:top w:val="nil"/>
              <w:left w:val="nil"/>
              <w:bottom w:val="nil"/>
              <w:right w:val="single" w:sz="4" w:space="0" w:color="auto"/>
            </w:tcBorders>
            <w:shd w:val="clear" w:color="000000" w:fill="A9D08E"/>
            <w:noWrap/>
            <w:vAlign w:val="bottom"/>
            <w:tcPrChange w:id="343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DDDD2BB" w14:textId="2D842D79" w:rsidR="00F536BB" w:rsidRPr="00614D51" w:rsidDel="00E27DD8" w:rsidRDefault="00F536BB" w:rsidP="00381E4A">
            <w:pPr>
              <w:spacing w:after="0"/>
              <w:jc w:val="center"/>
              <w:rPr>
                <w:del w:id="3434" w:author="Della Faille Philippe" w:date="2019-08-09T13:27:00Z"/>
                <w:moveTo w:id="3435" w:author="Della Faille Philippe" w:date="2019-07-09T17:01:00Z"/>
                <w:rFonts w:ascii="Calibri" w:eastAsia="Times New Roman" w:hAnsi="Calibri" w:cs="Calibri"/>
                <w:color w:val="000000"/>
              </w:rPr>
            </w:pPr>
            <w:moveTo w:id="3436" w:author="Della Faille Philippe" w:date="2019-07-09T17:01:00Z">
              <w:del w:id="3437" w:author="Della Faille Philippe" w:date="2019-08-09T12:08:00Z">
                <w:r w:rsidRPr="00614D51" w:rsidDel="00381E4A">
                  <w:rPr>
                    <w:rFonts w:ascii="Calibri" w:eastAsia="Times New Roman" w:hAnsi="Calibri" w:cs="Calibri"/>
                    <w:color w:val="000000"/>
                  </w:rPr>
                  <w:delText>0x0056</w:delText>
                </w:r>
              </w:del>
            </w:moveTo>
          </w:p>
        </w:tc>
      </w:tr>
      <w:tr w:rsidR="00F536BB" w:rsidRPr="00614D51" w:rsidDel="00E27DD8" w14:paraId="226D68CB" w14:textId="637A2179" w:rsidTr="00381E4A">
        <w:trPr>
          <w:trHeight w:val="288"/>
          <w:del w:id="3438" w:author="Della Faille Philippe" w:date="2019-08-09T13:27:00Z"/>
          <w:trPrChange w:id="3439" w:author="Della Faille Philippe" w:date="2019-08-09T12:08:00Z">
            <w:trPr>
              <w:trHeight w:val="288"/>
            </w:trPr>
          </w:trPrChange>
        </w:trPr>
        <w:tc>
          <w:tcPr>
            <w:tcW w:w="960" w:type="dxa"/>
            <w:vMerge/>
            <w:tcBorders>
              <w:top w:val="nil"/>
              <w:left w:val="nil"/>
              <w:bottom w:val="nil"/>
              <w:right w:val="nil"/>
            </w:tcBorders>
            <w:vAlign w:val="center"/>
            <w:tcPrChange w:id="3440" w:author="Della Faille Philippe" w:date="2019-08-09T12:08:00Z">
              <w:tcPr>
                <w:tcW w:w="960" w:type="dxa"/>
                <w:vMerge/>
                <w:tcBorders>
                  <w:top w:val="nil"/>
                  <w:left w:val="nil"/>
                  <w:bottom w:val="nil"/>
                  <w:right w:val="nil"/>
                </w:tcBorders>
                <w:vAlign w:val="center"/>
              </w:tcPr>
            </w:tcPrChange>
          </w:tcPr>
          <w:p w14:paraId="0EC488F1" w14:textId="714203B7" w:rsidR="00F536BB" w:rsidRPr="00614D51" w:rsidDel="00E27DD8" w:rsidRDefault="00F536BB" w:rsidP="00381E4A">
            <w:pPr>
              <w:spacing w:after="0"/>
              <w:jc w:val="left"/>
              <w:rPr>
                <w:del w:id="3441" w:author="Della Faille Philippe" w:date="2019-08-09T13:27:00Z"/>
                <w:moveTo w:id="34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4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4C642B2" w14:textId="0C9564AA" w:rsidR="00F536BB" w:rsidRPr="00614D51" w:rsidDel="00E27DD8" w:rsidRDefault="00F536BB" w:rsidP="00381E4A">
            <w:pPr>
              <w:spacing w:after="0"/>
              <w:jc w:val="left"/>
              <w:rPr>
                <w:del w:id="3444" w:author="Della Faille Philippe" w:date="2019-08-09T13:27:00Z"/>
                <w:moveTo w:id="3445" w:author="Della Faille Philippe" w:date="2019-07-09T17:01:00Z"/>
                <w:rFonts w:ascii="Calibri" w:eastAsia="Times New Roman" w:hAnsi="Calibri" w:cs="Calibri"/>
                <w:color w:val="000000"/>
              </w:rPr>
            </w:pPr>
            <w:moveTo w:id="3446" w:author="Della Faille Philippe" w:date="2019-07-09T17:01:00Z">
              <w:del w:id="344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4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4F97988" w14:textId="5A4397DC" w:rsidR="00F536BB" w:rsidRPr="00614D51" w:rsidDel="00E27DD8" w:rsidRDefault="00F536BB" w:rsidP="00381E4A">
            <w:pPr>
              <w:spacing w:after="0"/>
              <w:jc w:val="center"/>
              <w:rPr>
                <w:del w:id="3449" w:author="Della Faille Philippe" w:date="2019-08-09T13:27:00Z"/>
                <w:moveTo w:id="3450" w:author="Della Faille Philippe" w:date="2019-07-09T17:01:00Z"/>
                <w:rFonts w:ascii="Calibri" w:eastAsia="Times New Roman" w:hAnsi="Calibri" w:cs="Calibri"/>
                <w:color w:val="000000"/>
              </w:rPr>
            </w:pPr>
            <w:moveTo w:id="3451" w:author="Della Faille Philippe" w:date="2019-07-09T17:01:00Z">
              <w:del w:id="3452" w:author="Della Faille Philippe" w:date="2019-08-09T12:08:00Z">
                <w:r w:rsidRPr="00614D51" w:rsidDel="00381E4A">
                  <w:rPr>
                    <w:rFonts w:ascii="Calibri" w:eastAsia="Times New Roman" w:hAnsi="Calibri" w:cs="Calibri"/>
                    <w:color w:val="000000"/>
                  </w:rPr>
                  <w:delText>55</w:delText>
                </w:r>
              </w:del>
            </w:moveTo>
          </w:p>
        </w:tc>
        <w:tc>
          <w:tcPr>
            <w:tcW w:w="2680" w:type="dxa"/>
            <w:tcBorders>
              <w:top w:val="nil"/>
              <w:left w:val="nil"/>
              <w:bottom w:val="nil"/>
              <w:right w:val="nil"/>
            </w:tcBorders>
            <w:shd w:val="clear" w:color="000000" w:fill="A9D08E"/>
            <w:noWrap/>
            <w:vAlign w:val="bottom"/>
            <w:tcPrChange w:id="3453" w:author="Della Faille Philippe" w:date="2019-08-09T12:08:00Z">
              <w:tcPr>
                <w:tcW w:w="2680" w:type="dxa"/>
                <w:tcBorders>
                  <w:top w:val="nil"/>
                  <w:left w:val="nil"/>
                  <w:bottom w:val="nil"/>
                  <w:right w:val="nil"/>
                </w:tcBorders>
                <w:shd w:val="clear" w:color="000000" w:fill="A9D08E"/>
                <w:noWrap/>
                <w:vAlign w:val="bottom"/>
              </w:tcPr>
            </w:tcPrChange>
          </w:tcPr>
          <w:p w14:paraId="51B85290" w14:textId="6E25C569" w:rsidR="00F536BB" w:rsidRPr="00614D51" w:rsidDel="00E27DD8" w:rsidRDefault="00F536BB" w:rsidP="00381E4A">
            <w:pPr>
              <w:spacing w:after="0"/>
              <w:jc w:val="left"/>
              <w:rPr>
                <w:del w:id="3454" w:author="Della Faille Philippe" w:date="2019-08-09T13:27:00Z"/>
                <w:moveTo w:id="3455" w:author="Della Faille Philippe" w:date="2019-07-09T17:01:00Z"/>
                <w:rFonts w:ascii="Calibri" w:eastAsia="Times New Roman" w:hAnsi="Calibri" w:cs="Calibri"/>
                <w:color w:val="000000"/>
              </w:rPr>
            </w:pPr>
            <w:moveTo w:id="3456" w:author="Della Faille Philippe" w:date="2019-07-09T17:01:00Z">
              <w:del w:id="3457" w:author="Della Faille Philippe" w:date="2019-08-09T12:08:00Z">
                <w:r w:rsidRPr="00614D51" w:rsidDel="00381E4A">
                  <w:rPr>
                    <w:rFonts w:ascii="Calibri" w:eastAsia="Times New Roman" w:hAnsi="Calibri" w:cs="Calibri"/>
                    <w:color w:val="000000"/>
                  </w:rPr>
                  <w:delText>IO board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45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7443754" w14:textId="3A133BF7" w:rsidR="00F536BB" w:rsidRPr="00614D51" w:rsidDel="00E27DD8" w:rsidRDefault="00F536BB" w:rsidP="00381E4A">
            <w:pPr>
              <w:spacing w:after="0"/>
              <w:jc w:val="center"/>
              <w:rPr>
                <w:del w:id="3459" w:author="Della Faille Philippe" w:date="2019-08-09T13:27:00Z"/>
                <w:moveTo w:id="3460" w:author="Della Faille Philippe" w:date="2019-07-09T17:01:00Z"/>
                <w:rFonts w:ascii="Calibri" w:eastAsia="Times New Roman" w:hAnsi="Calibri" w:cs="Calibri"/>
                <w:color w:val="000000"/>
              </w:rPr>
            </w:pPr>
            <w:moveTo w:id="3461" w:author="Della Faille Philippe" w:date="2019-07-09T17:01:00Z">
              <w:del w:id="346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46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F0B6342" w14:textId="0EF03F16" w:rsidR="00F536BB" w:rsidRPr="00614D51" w:rsidDel="00E27DD8" w:rsidRDefault="00F536BB" w:rsidP="00381E4A">
            <w:pPr>
              <w:spacing w:after="0"/>
              <w:jc w:val="center"/>
              <w:rPr>
                <w:del w:id="3464" w:author="Della Faille Philippe" w:date="2019-08-09T13:27:00Z"/>
                <w:moveTo w:id="3465" w:author="Della Faille Philippe" w:date="2019-07-09T17:01:00Z"/>
                <w:rFonts w:ascii="Calibri" w:eastAsia="Times New Roman" w:hAnsi="Calibri" w:cs="Calibri"/>
                <w:color w:val="000000"/>
              </w:rPr>
            </w:pPr>
            <w:moveTo w:id="3466" w:author="Della Faille Philippe" w:date="2019-07-09T17:01:00Z">
              <w:del w:id="346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4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2EBE1B2" w14:textId="31B0E5FE" w:rsidR="00F536BB" w:rsidRPr="00614D51" w:rsidDel="00E27DD8" w:rsidRDefault="00F536BB" w:rsidP="00381E4A">
            <w:pPr>
              <w:spacing w:after="0"/>
              <w:jc w:val="center"/>
              <w:rPr>
                <w:del w:id="3469" w:author="Della Faille Philippe" w:date="2019-08-09T13:27:00Z"/>
                <w:moveTo w:id="3470" w:author="Della Faille Philippe" w:date="2019-07-09T17:01:00Z"/>
                <w:rFonts w:ascii="Calibri" w:eastAsia="Times New Roman" w:hAnsi="Calibri" w:cs="Calibri"/>
                <w:color w:val="000000"/>
              </w:rPr>
            </w:pPr>
            <w:moveTo w:id="3471" w:author="Della Faille Philippe" w:date="2019-07-09T17:01:00Z">
              <w:del w:id="347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47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5E3E5A48" w14:textId="6A74012F" w:rsidR="00F536BB" w:rsidRPr="00614D51" w:rsidDel="00E27DD8" w:rsidRDefault="00F536BB" w:rsidP="00381E4A">
            <w:pPr>
              <w:spacing w:after="0"/>
              <w:jc w:val="center"/>
              <w:rPr>
                <w:del w:id="3474" w:author="Della Faille Philippe" w:date="2019-08-09T13:27:00Z"/>
                <w:moveTo w:id="3475" w:author="Della Faille Philippe" w:date="2019-07-09T17:01:00Z"/>
                <w:rFonts w:ascii="Calibri" w:eastAsia="Times New Roman" w:hAnsi="Calibri" w:cs="Calibri"/>
                <w:color w:val="000000"/>
              </w:rPr>
            </w:pPr>
            <w:moveTo w:id="3476" w:author="Della Faille Philippe" w:date="2019-07-09T17:01:00Z">
              <w:del w:id="3477" w:author="Della Faille Philippe" w:date="2019-08-09T12:08:00Z">
                <w:r w:rsidRPr="00614D51" w:rsidDel="00381E4A">
                  <w:rPr>
                    <w:rFonts w:ascii="Calibri" w:eastAsia="Times New Roman" w:hAnsi="Calibri" w:cs="Calibri"/>
                    <w:color w:val="000000"/>
                  </w:rPr>
                  <w:delText>88</w:delText>
                </w:r>
              </w:del>
            </w:moveTo>
          </w:p>
        </w:tc>
        <w:tc>
          <w:tcPr>
            <w:tcW w:w="1276" w:type="dxa"/>
            <w:tcBorders>
              <w:top w:val="nil"/>
              <w:left w:val="nil"/>
              <w:bottom w:val="nil"/>
              <w:right w:val="single" w:sz="4" w:space="0" w:color="auto"/>
            </w:tcBorders>
            <w:shd w:val="clear" w:color="000000" w:fill="A9D08E"/>
            <w:noWrap/>
            <w:vAlign w:val="bottom"/>
            <w:tcPrChange w:id="347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191A564C" w14:textId="7F5E65F3" w:rsidR="00F536BB" w:rsidRPr="00614D51" w:rsidDel="00E27DD8" w:rsidRDefault="00F536BB" w:rsidP="00381E4A">
            <w:pPr>
              <w:spacing w:after="0"/>
              <w:jc w:val="center"/>
              <w:rPr>
                <w:del w:id="3479" w:author="Della Faille Philippe" w:date="2019-08-09T13:27:00Z"/>
                <w:moveTo w:id="3480" w:author="Della Faille Philippe" w:date="2019-07-09T17:01:00Z"/>
                <w:rFonts w:ascii="Calibri" w:eastAsia="Times New Roman" w:hAnsi="Calibri" w:cs="Calibri"/>
                <w:color w:val="000000"/>
              </w:rPr>
            </w:pPr>
            <w:moveTo w:id="3481" w:author="Della Faille Philippe" w:date="2019-07-09T17:01:00Z">
              <w:del w:id="3482" w:author="Della Faille Philippe" w:date="2019-08-09T12:08:00Z">
                <w:r w:rsidRPr="00614D51" w:rsidDel="00381E4A">
                  <w:rPr>
                    <w:rFonts w:ascii="Calibri" w:eastAsia="Times New Roman" w:hAnsi="Calibri" w:cs="Calibri"/>
                    <w:color w:val="000000"/>
                  </w:rPr>
                  <w:delText>0x0058</w:delText>
                </w:r>
              </w:del>
            </w:moveTo>
          </w:p>
        </w:tc>
      </w:tr>
      <w:tr w:rsidR="00F536BB" w:rsidRPr="00614D51" w:rsidDel="00E27DD8" w14:paraId="58DC0949" w14:textId="2ED2AE69" w:rsidTr="00381E4A">
        <w:trPr>
          <w:trHeight w:val="288"/>
          <w:del w:id="3483" w:author="Della Faille Philippe" w:date="2019-08-09T13:27:00Z"/>
          <w:trPrChange w:id="3484" w:author="Della Faille Philippe" w:date="2019-08-09T12:08:00Z">
            <w:trPr>
              <w:trHeight w:val="288"/>
            </w:trPr>
          </w:trPrChange>
        </w:trPr>
        <w:tc>
          <w:tcPr>
            <w:tcW w:w="960" w:type="dxa"/>
            <w:vMerge/>
            <w:tcBorders>
              <w:top w:val="nil"/>
              <w:left w:val="nil"/>
              <w:bottom w:val="nil"/>
              <w:right w:val="nil"/>
            </w:tcBorders>
            <w:vAlign w:val="center"/>
            <w:tcPrChange w:id="3485" w:author="Della Faille Philippe" w:date="2019-08-09T12:08:00Z">
              <w:tcPr>
                <w:tcW w:w="960" w:type="dxa"/>
                <w:vMerge/>
                <w:tcBorders>
                  <w:top w:val="nil"/>
                  <w:left w:val="nil"/>
                  <w:bottom w:val="nil"/>
                  <w:right w:val="nil"/>
                </w:tcBorders>
                <w:vAlign w:val="center"/>
              </w:tcPr>
            </w:tcPrChange>
          </w:tcPr>
          <w:p w14:paraId="5A59FCA6" w14:textId="5F630515" w:rsidR="00F536BB" w:rsidRPr="00614D51" w:rsidDel="00E27DD8" w:rsidRDefault="00F536BB" w:rsidP="00381E4A">
            <w:pPr>
              <w:spacing w:after="0"/>
              <w:jc w:val="left"/>
              <w:rPr>
                <w:del w:id="3486" w:author="Della Faille Philippe" w:date="2019-08-09T13:27:00Z"/>
                <w:moveTo w:id="34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4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93E6264" w14:textId="74C6E692" w:rsidR="00F536BB" w:rsidRPr="00614D51" w:rsidDel="00E27DD8" w:rsidRDefault="00F536BB" w:rsidP="00381E4A">
            <w:pPr>
              <w:spacing w:after="0"/>
              <w:jc w:val="left"/>
              <w:rPr>
                <w:del w:id="3489" w:author="Della Faille Philippe" w:date="2019-08-09T13:27:00Z"/>
                <w:moveTo w:id="3490" w:author="Della Faille Philippe" w:date="2019-07-09T17:01:00Z"/>
                <w:rFonts w:ascii="Calibri" w:eastAsia="Times New Roman" w:hAnsi="Calibri" w:cs="Calibri"/>
                <w:color w:val="000000"/>
              </w:rPr>
            </w:pPr>
            <w:moveTo w:id="3491" w:author="Della Faille Philippe" w:date="2019-07-09T17:01:00Z">
              <w:del w:id="349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4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9517A5B" w14:textId="0D88571E" w:rsidR="00F536BB" w:rsidRPr="00614D51" w:rsidDel="00E27DD8" w:rsidRDefault="00F536BB" w:rsidP="00381E4A">
            <w:pPr>
              <w:spacing w:after="0"/>
              <w:jc w:val="center"/>
              <w:rPr>
                <w:del w:id="3494" w:author="Della Faille Philippe" w:date="2019-08-09T13:27:00Z"/>
                <w:moveTo w:id="3495" w:author="Della Faille Philippe" w:date="2019-07-09T17:01:00Z"/>
                <w:rFonts w:ascii="Calibri" w:eastAsia="Times New Roman" w:hAnsi="Calibri" w:cs="Calibri"/>
                <w:color w:val="000000"/>
              </w:rPr>
            </w:pPr>
            <w:moveTo w:id="3496" w:author="Della Faille Philippe" w:date="2019-07-09T17:01:00Z">
              <w:del w:id="3497" w:author="Della Faille Philippe" w:date="2019-08-09T12:08:00Z">
                <w:r w:rsidRPr="00614D51" w:rsidDel="00381E4A">
                  <w:rPr>
                    <w:rFonts w:ascii="Calibri" w:eastAsia="Times New Roman" w:hAnsi="Calibri" w:cs="Calibri"/>
                    <w:color w:val="000000"/>
                  </w:rPr>
                  <w:delText>56</w:delText>
                </w:r>
              </w:del>
            </w:moveTo>
          </w:p>
        </w:tc>
        <w:tc>
          <w:tcPr>
            <w:tcW w:w="2680" w:type="dxa"/>
            <w:tcBorders>
              <w:top w:val="nil"/>
              <w:left w:val="nil"/>
              <w:bottom w:val="nil"/>
              <w:right w:val="nil"/>
            </w:tcBorders>
            <w:shd w:val="clear" w:color="000000" w:fill="A9D08E"/>
            <w:noWrap/>
            <w:vAlign w:val="bottom"/>
            <w:tcPrChange w:id="3498" w:author="Della Faille Philippe" w:date="2019-08-09T12:08:00Z">
              <w:tcPr>
                <w:tcW w:w="2680" w:type="dxa"/>
                <w:tcBorders>
                  <w:top w:val="nil"/>
                  <w:left w:val="nil"/>
                  <w:bottom w:val="nil"/>
                  <w:right w:val="nil"/>
                </w:tcBorders>
                <w:shd w:val="clear" w:color="000000" w:fill="A9D08E"/>
                <w:noWrap/>
                <w:vAlign w:val="bottom"/>
              </w:tcPr>
            </w:tcPrChange>
          </w:tcPr>
          <w:p w14:paraId="45CFE1B4" w14:textId="4282D8EA" w:rsidR="00F536BB" w:rsidRPr="00614D51" w:rsidDel="00E27DD8" w:rsidRDefault="00F536BB" w:rsidP="00381E4A">
            <w:pPr>
              <w:spacing w:after="0"/>
              <w:jc w:val="left"/>
              <w:rPr>
                <w:del w:id="3499" w:author="Della Faille Philippe" w:date="2019-08-09T13:27:00Z"/>
                <w:moveTo w:id="3500" w:author="Della Faille Philippe" w:date="2019-07-09T17:01:00Z"/>
                <w:rFonts w:ascii="Calibri" w:eastAsia="Times New Roman" w:hAnsi="Calibri" w:cs="Calibri"/>
                <w:color w:val="000000"/>
              </w:rPr>
            </w:pPr>
            <w:moveTo w:id="3501" w:author="Della Faille Philippe" w:date="2019-07-09T17:01:00Z">
              <w:del w:id="3502" w:author="Della Faille Philippe" w:date="2019-08-09T12:08:00Z">
                <w:r w:rsidRPr="00614D51" w:rsidDel="00381E4A">
                  <w:rPr>
                    <w:rFonts w:ascii="Calibri" w:eastAsia="Times New Roman" w:hAnsi="Calibri" w:cs="Calibri"/>
                    <w:color w:val="000000"/>
                  </w:rPr>
                  <w:delText>Temperature ref 10k</w:delText>
                </w:r>
              </w:del>
            </w:moveTo>
          </w:p>
        </w:tc>
        <w:tc>
          <w:tcPr>
            <w:tcW w:w="960" w:type="dxa"/>
            <w:tcBorders>
              <w:top w:val="nil"/>
              <w:left w:val="single" w:sz="4" w:space="0" w:color="auto"/>
              <w:bottom w:val="nil"/>
              <w:right w:val="single" w:sz="4" w:space="0" w:color="auto"/>
            </w:tcBorders>
            <w:shd w:val="clear" w:color="000000" w:fill="A9D08E"/>
            <w:noWrap/>
            <w:vAlign w:val="bottom"/>
            <w:tcPrChange w:id="350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3129EEA" w14:textId="30C859A2" w:rsidR="00F536BB" w:rsidRPr="00614D51" w:rsidDel="00E27DD8" w:rsidRDefault="00F536BB" w:rsidP="00381E4A">
            <w:pPr>
              <w:spacing w:after="0"/>
              <w:jc w:val="center"/>
              <w:rPr>
                <w:del w:id="3504" w:author="Della Faille Philippe" w:date="2019-08-09T13:27:00Z"/>
                <w:moveTo w:id="3505" w:author="Della Faille Philippe" w:date="2019-07-09T17:01:00Z"/>
                <w:rFonts w:ascii="Calibri" w:eastAsia="Times New Roman" w:hAnsi="Calibri" w:cs="Calibri"/>
                <w:color w:val="000000"/>
              </w:rPr>
            </w:pPr>
            <w:moveTo w:id="3506" w:author="Della Faille Philippe" w:date="2019-07-09T17:01:00Z">
              <w:del w:id="350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50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C675FC3" w14:textId="1123606A" w:rsidR="00F536BB" w:rsidRPr="00614D51" w:rsidDel="00E27DD8" w:rsidRDefault="00F536BB" w:rsidP="00381E4A">
            <w:pPr>
              <w:spacing w:after="0"/>
              <w:jc w:val="center"/>
              <w:rPr>
                <w:del w:id="3509" w:author="Della Faille Philippe" w:date="2019-08-09T13:27:00Z"/>
                <w:moveTo w:id="3510" w:author="Della Faille Philippe" w:date="2019-07-09T17:01:00Z"/>
                <w:rFonts w:ascii="Calibri" w:eastAsia="Times New Roman" w:hAnsi="Calibri" w:cs="Calibri"/>
                <w:color w:val="000000"/>
              </w:rPr>
            </w:pPr>
            <w:moveTo w:id="3511" w:author="Della Faille Philippe" w:date="2019-07-09T17:01:00Z">
              <w:del w:id="351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5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4D16CC4" w14:textId="15367DB4" w:rsidR="00F536BB" w:rsidRPr="00614D51" w:rsidDel="00E27DD8" w:rsidRDefault="00F536BB" w:rsidP="00381E4A">
            <w:pPr>
              <w:spacing w:after="0"/>
              <w:jc w:val="center"/>
              <w:rPr>
                <w:del w:id="3514" w:author="Della Faille Philippe" w:date="2019-08-09T13:27:00Z"/>
                <w:moveTo w:id="3515" w:author="Della Faille Philippe" w:date="2019-07-09T17:01:00Z"/>
                <w:rFonts w:ascii="Calibri" w:eastAsia="Times New Roman" w:hAnsi="Calibri" w:cs="Calibri"/>
                <w:color w:val="000000"/>
              </w:rPr>
            </w:pPr>
            <w:moveTo w:id="3516" w:author="Della Faille Philippe" w:date="2019-07-09T17:01:00Z">
              <w:del w:id="351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51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1468C7F" w14:textId="668128E5" w:rsidR="00F536BB" w:rsidRPr="00614D51" w:rsidDel="00E27DD8" w:rsidRDefault="00F536BB" w:rsidP="00381E4A">
            <w:pPr>
              <w:spacing w:after="0"/>
              <w:jc w:val="center"/>
              <w:rPr>
                <w:del w:id="3519" w:author="Della Faille Philippe" w:date="2019-08-09T13:27:00Z"/>
                <w:moveTo w:id="3520" w:author="Della Faille Philippe" w:date="2019-07-09T17:01:00Z"/>
                <w:rFonts w:ascii="Calibri" w:eastAsia="Times New Roman" w:hAnsi="Calibri" w:cs="Calibri"/>
                <w:color w:val="000000"/>
              </w:rPr>
            </w:pPr>
            <w:moveTo w:id="3521" w:author="Della Faille Philippe" w:date="2019-07-09T17:01:00Z">
              <w:del w:id="3522" w:author="Della Faille Philippe" w:date="2019-08-09T12:08:00Z">
                <w:r w:rsidRPr="00614D51" w:rsidDel="00381E4A">
                  <w:rPr>
                    <w:rFonts w:ascii="Calibri" w:eastAsia="Times New Roman" w:hAnsi="Calibri" w:cs="Calibri"/>
                    <w:color w:val="000000"/>
                  </w:rPr>
                  <w:delText>90</w:delText>
                </w:r>
              </w:del>
            </w:moveTo>
          </w:p>
        </w:tc>
        <w:tc>
          <w:tcPr>
            <w:tcW w:w="1276" w:type="dxa"/>
            <w:tcBorders>
              <w:top w:val="nil"/>
              <w:left w:val="nil"/>
              <w:bottom w:val="nil"/>
              <w:right w:val="single" w:sz="4" w:space="0" w:color="auto"/>
            </w:tcBorders>
            <w:shd w:val="clear" w:color="000000" w:fill="A9D08E"/>
            <w:noWrap/>
            <w:vAlign w:val="bottom"/>
            <w:tcPrChange w:id="352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A88B031" w14:textId="040AD67A" w:rsidR="00F536BB" w:rsidRPr="00614D51" w:rsidDel="00E27DD8" w:rsidRDefault="00F536BB" w:rsidP="00381E4A">
            <w:pPr>
              <w:spacing w:after="0"/>
              <w:jc w:val="center"/>
              <w:rPr>
                <w:del w:id="3524" w:author="Della Faille Philippe" w:date="2019-08-09T13:27:00Z"/>
                <w:moveTo w:id="3525" w:author="Della Faille Philippe" w:date="2019-07-09T17:01:00Z"/>
                <w:rFonts w:ascii="Calibri" w:eastAsia="Times New Roman" w:hAnsi="Calibri" w:cs="Calibri"/>
                <w:color w:val="000000"/>
              </w:rPr>
            </w:pPr>
            <w:moveTo w:id="3526" w:author="Della Faille Philippe" w:date="2019-07-09T17:01:00Z">
              <w:del w:id="3527" w:author="Della Faille Philippe" w:date="2019-08-09T12:08:00Z">
                <w:r w:rsidRPr="00614D51" w:rsidDel="00381E4A">
                  <w:rPr>
                    <w:rFonts w:ascii="Calibri" w:eastAsia="Times New Roman" w:hAnsi="Calibri" w:cs="Calibri"/>
                    <w:color w:val="000000"/>
                  </w:rPr>
                  <w:delText>0x005A</w:delText>
                </w:r>
              </w:del>
            </w:moveTo>
          </w:p>
        </w:tc>
      </w:tr>
      <w:tr w:rsidR="00F536BB" w:rsidRPr="00614D51" w:rsidDel="00E27DD8" w14:paraId="2F208443" w14:textId="5FDFCD18" w:rsidTr="00381E4A">
        <w:trPr>
          <w:trHeight w:val="288"/>
          <w:del w:id="3528" w:author="Della Faille Philippe" w:date="2019-08-09T13:27:00Z"/>
          <w:trPrChange w:id="3529" w:author="Della Faille Philippe" w:date="2019-08-09T12:08:00Z">
            <w:trPr>
              <w:trHeight w:val="288"/>
            </w:trPr>
          </w:trPrChange>
        </w:trPr>
        <w:tc>
          <w:tcPr>
            <w:tcW w:w="960" w:type="dxa"/>
            <w:vMerge/>
            <w:tcBorders>
              <w:top w:val="nil"/>
              <w:left w:val="nil"/>
              <w:bottom w:val="nil"/>
              <w:right w:val="nil"/>
            </w:tcBorders>
            <w:vAlign w:val="center"/>
            <w:tcPrChange w:id="3530" w:author="Della Faille Philippe" w:date="2019-08-09T12:08:00Z">
              <w:tcPr>
                <w:tcW w:w="960" w:type="dxa"/>
                <w:vMerge/>
                <w:tcBorders>
                  <w:top w:val="nil"/>
                  <w:left w:val="nil"/>
                  <w:bottom w:val="nil"/>
                  <w:right w:val="nil"/>
                </w:tcBorders>
                <w:vAlign w:val="center"/>
              </w:tcPr>
            </w:tcPrChange>
          </w:tcPr>
          <w:p w14:paraId="0C5D2C49" w14:textId="6379AC70" w:rsidR="00F536BB" w:rsidRPr="00614D51" w:rsidDel="00E27DD8" w:rsidRDefault="00F536BB" w:rsidP="00381E4A">
            <w:pPr>
              <w:spacing w:after="0"/>
              <w:jc w:val="left"/>
              <w:rPr>
                <w:del w:id="3531" w:author="Della Faille Philippe" w:date="2019-08-09T13:27:00Z"/>
                <w:moveTo w:id="35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5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D789C2C" w14:textId="4DD92AAA" w:rsidR="00F536BB" w:rsidRPr="00614D51" w:rsidDel="00E27DD8" w:rsidRDefault="00F536BB" w:rsidP="00381E4A">
            <w:pPr>
              <w:spacing w:after="0"/>
              <w:jc w:val="left"/>
              <w:rPr>
                <w:del w:id="3534" w:author="Della Faille Philippe" w:date="2019-08-09T13:27:00Z"/>
                <w:moveTo w:id="3535" w:author="Della Faille Philippe" w:date="2019-07-09T17:01:00Z"/>
                <w:rFonts w:ascii="Calibri" w:eastAsia="Times New Roman" w:hAnsi="Calibri" w:cs="Calibri"/>
                <w:color w:val="000000"/>
              </w:rPr>
            </w:pPr>
            <w:moveTo w:id="3536" w:author="Della Faille Philippe" w:date="2019-07-09T17:01:00Z">
              <w:del w:id="353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5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70C31E7" w14:textId="1F469DC4" w:rsidR="00F536BB" w:rsidRPr="00614D51" w:rsidDel="00E27DD8" w:rsidRDefault="00F536BB" w:rsidP="00381E4A">
            <w:pPr>
              <w:spacing w:after="0"/>
              <w:jc w:val="center"/>
              <w:rPr>
                <w:del w:id="3539" w:author="Della Faille Philippe" w:date="2019-08-09T13:27:00Z"/>
                <w:moveTo w:id="3540" w:author="Della Faille Philippe" w:date="2019-07-09T17:01:00Z"/>
                <w:rFonts w:ascii="Calibri" w:eastAsia="Times New Roman" w:hAnsi="Calibri" w:cs="Calibri"/>
                <w:color w:val="000000"/>
              </w:rPr>
            </w:pPr>
            <w:moveTo w:id="3541" w:author="Della Faille Philippe" w:date="2019-07-09T17:01:00Z">
              <w:del w:id="3542" w:author="Della Faille Philippe" w:date="2019-08-09T12:08:00Z">
                <w:r w:rsidRPr="00614D51" w:rsidDel="00381E4A">
                  <w:rPr>
                    <w:rFonts w:ascii="Calibri" w:eastAsia="Times New Roman" w:hAnsi="Calibri" w:cs="Calibri"/>
                    <w:color w:val="000000"/>
                  </w:rPr>
                  <w:delText>57</w:delText>
                </w:r>
              </w:del>
            </w:moveTo>
          </w:p>
        </w:tc>
        <w:tc>
          <w:tcPr>
            <w:tcW w:w="2680" w:type="dxa"/>
            <w:tcBorders>
              <w:top w:val="nil"/>
              <w:left w:val="nil"/>
              <w:bottom w:val="nil"/>
              <w:right w:val="nil"/>
            </w:tcBorders>
            <w:shd w:val="clear" w:color="000000" w:fill="A9D08E"/>
            <w:noWrap/>
            <w:vAlign w:val="bottom"/>
            <w:tcPrChange w:id="3543" w:author="Della Faille Philippe" w:date="2019-08-09T12:08:00Z">
              <w:tcPr>
                <w:tcW w:w="2680" w:type="dxa"/>
                <w:tcBorders>
                  <w:top w:val="nil"/>
                  <w:left w:val="nil"/>
                  <w:bottom w:val="nil"/>
                  <w:right w:val="nil"/>
                </w:tcBorders>
                <w:shd w:val="clear" w:color="000000" w:fill="A9D08E"/>
                <w:noWrap/>
                <w:vAlign w:val="bottom"/>
              </w:tcPr>
            </w:tcPrChange>
          </w:tcPr>
          <w:p w14:paraId="39E356BE" w14:textId="731F3228" w:rsidR="00F536BB" w:rsidRPr="00614D51" w:rsidDel="00E27DD8" w:rsidRDefault="00F536BB" w:rsidP="00381E4A">
            <w:pPr>
              <w:spacing w:after="0"/>
              <w:jc w:val="left"/>
              <w:rPr>
                <w:del w:id="3544" w:author="Della Faille Philippe" w:date="2019-08-09T13:27:00Z"/>
                <w:moveTo w:id="3545" w:author="Della Faille Philippe" w:date="2019-07-09T17:01:00Z"/>
                <w:rFonts w:ascii="Calibri" w:eastAsia="Times New Roman" w:hAnsi="Calibri" w:cs="Calibri"/>
                <w:color w:val="000000"/>
              </w:rPr>
            </w:pPr>
            <w:moveTo w:id="3546" w:author="Della Faille Philippe" w:date="2019-07-09T17:01:00Z">
              <w:del w:id="3547" w:author="Della Faille Philippe" w:date="2019-08-09T12:08:00Z">
                <w:r w:rsidRPr="00614D51" w:rsidDel="00381E4A">
                  <w:rPr>
                    <w:rFonts w:ascii="Calibri" w:eastAsia="Times New Roman" w:hAnsi="Calibri" w:cs="Calibri"/>
                    <w:color w:val="000000"/>
                  </w:rPr>
                  <w:delText>ADC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54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183791C" w14:textId="0ED40D17" w:rsidR="00F536BB" w:rsidRPr="00614D51" w:rsidDel="00E27DD8" w:rsidRDefault="00F536BB" w:rsidP="00381E4A">
            <w:pPr>
              <w:spacing w:after="0"/>
              <w:jc w:val="center"/>
              <w:rPr>
                <w:del w:id="3549" w:author="Della Faille Philippe" w:date="2019-08-09T13:27:00Z"/>
                <w:moveTo w:id="3550" w:author="Della Faille Philippe" w:date="2019-07-09T17:01:00Z"/>
                <w:rFonts w:ascii="Calibri" w:eastAsia="Times New Roman" w:hAnsi="Calibri" w:cs="Calibri"/>
                <w:color w:val="000000"/>
              </w:rPr>
            </w:pPr>
            <w:moveTo w:id="3551" w:author="Della Faille Philippe" w:date="2019-07-09T17:01:00Z">
              <w:del w:id="355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55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BCA08F5" w14:textId="7806D5D6" w:rsidR="00F536BB" w:rsidRPr="00614D51" w:rsidDel="00E27DD8" w:rsidRDefault="00F536BB" w:rsidP="00381E4A">
            <w:pPr>
              <w:spacing w:after="0"/>
              <w:jc w:val="center"/>
              <w:rPr>
                <w:del w:id="3554" w:author="Della Faille Philippe" w:date="2019-08-09T13:27:00Z"/>
                <w:moveTo w:id="3555" w:author="Della Faille Philippe" w:date="2019-07-09T17:01:00Z"/>
                <w:rFonts w:ascii="Calibri" w:eastAsia="Times New Roman" w:hAnsi="Calibri" w:cs="Calibri"/>
                <w:color w:val="000000"/>
              </w:rPr>
            </w:pPr>
            <w:moveTo w:id="3556" w:author="Della Faille Philippe" w:date="2019-07-09T17:01:00Z">
              <w:del w:id="355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5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0C6540D" w14:textId="39467292" w:rsidR="00F536BB" w:rsidRPr="00614D51" w:rsidDel="00E27DD8" w:rsidRDefault="00F536BB" w:rsidP="00381E4A">
            <w:pPr>
              <w:spacing w:after="0"/>
              <w:jc w:val="center"/>
              <w:rPr>
                <w:del w:id="3559" w:author="Della Faille Philippe" w:date="2019-08-09T13:27:00Z"/>
                <w:moveTo w:id="3560" w:author="Della Faille Philippe" w:date="2019-07-09T17:01:00Z"/>
                <w:rFonts w:ascii="Calibri" w:eastAsia="Times New Roman" w:hAnsi="Calibri" w:cs="Calibri"/>
                <w:color w:val="000000"/>
              </w:rPr>
            </w:pPr>
            <w:moveTo w:id="3561" w:author="Della Faille Philippe" w:date="2019-07-09T17:01:00Z">
              <w:del w:id="356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56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39367A4" w14:textId="5EA62061" w:rsidR="00F536BB" w:rsidRPr="00614D51" w:rsidDel="00E27DD8" w:rsidRDefault="00F536BB" w:rsidP="00381E4A">
            <w:pPr>
              <w:spacing w:after="0"/>
              <w:jc w:val="center"/>
              <w:rPr>
                <w:del w:id="3564" w:author="Della Faille Philippe" w:date="2019-08-09T13:27:00Z"/>
                <w:moveTo w:id="3565" w:author="Della Faille Philippe" w:date="2019-07-09T17:01:00Z"/>
                <w:rFonts w:ascii="Calibri" w:eastAsia="Times New Roman" w:hAnsi="Calibri" w:cs="Calibri"/>
                <w:color w:val="000000"/>
              </w:rPr>
            </w:pPr>
            <w:moveTo w:id="3566" w:author="Della Faille Philippe" w:date="2019-07-09T17:01:00Z">
              <w:del w:id="3567" w:author="Della Faille Philippe" w:date="2019-08-09T12:08:00Z">
                <w:r w:rsidRPr="00614D51" w:rsidDel="00381E4A">
                  <w:rPr>
                    <w:rFonts w:ascii="Calibri" w:eastAsia="Times New Roman" w:hAnsi="Calibri" w:cs="Calibri"/>
                    <w:color w:val="000000"/>
                  </w:rPr>
                  <w:delText>92</w:delText>
                </w:r>
              </w:del>
            </w:moveTo>
          </w:p>
        </w:tc>
        <w:tc>
          <w:tcPr>
            <w:tcW w:w="1276" w:type="dxa"/>
            <w:tcBorders>
              <w:top w:val="nil"/>
              <w:left w:val="nil"/>
              <w:bottom w:val="nil"/>
              <w:right w:val="single" w:sz="4" w:space="0" w:color="auto"/>
            </w:tcBorders>
            <w:shd w:val="clear" w:color="000000" w:fill="A9D08E"/>
            <w:noWrap/>
            <w:vAlign w:val="bottom"/>
            <w:tcPrChange w:id="356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8FBCE27" w14:textId="2635252C" w:rsidR="00F536BB" w:rsidRPr="00614D51" w:rsidDel="00E27DD8" w:rsidRDefault="00F536BB" w:rsidP="00381E4A">
            <w:pPr>
              <w:spacing w:after="0"/>
              <w:jc w:val="center"/>
              <w:rPr>
                <w:del w:id="3569" w:author="Della Faille Philippe" w:date="2019-08-09T13:27:00Z"/>
                <w:moveTo w:id="3570" w:author="Della Faille Philippe" w:date="2019-07-09T17:01:00Z"/>
                <w:rFonts w:ascii="Calibri" w:eastAsia="Times New Roman" w:hAnsi="Calibri" w:cs="Calibri"/>
                <w:color w:val="000000"/>
              </w:rPr>
            </w:pPr>
            <w:moveTo w:id="3571" w:author="Della Faille Philippe" w:date="2019-07-09T17:01:00Z">
              <w:del w:id="3572" w:author="Della Faille Philippe" w:date="2019-08-09T12:08:00Z">
                <w:r w:rsidRPr="00614D51" w:rsidDel="00381E4A">
                  <w:rPr>
                    <w:rFonts w:ascii="Calibri" w:eastAsia="Times New Roman" w:hAnsi="Calibri" w:cs="Calibri"/>
                    <w:color w:val="000000"/>
                  </w:rPr>
                  <w:delText>0x005C</w:delText>
                </w:r>
              </w:del>
            </w:moveTo>
          </w:p>
        </w:tc>
      </w:tr>
      <w:tr w:rsidR="00F536BB" w:rsidRPr="00614D51" w:rsidDel="00E27DD8" w14:paraId="75CD4B00" w14:textId="2A727C54" w:rsidTr="00381E4A">
        <w:trPr>
          <w:trHeight w:val="288"/>
          <w:del w:id="3573" w:author="Della Faille Philippe" w:date="2019-08-09T13:27:00Z"/>
          <w:trPrChange w:id="3574" w:author="Della Faille Philippe" w:date="2019-08-09T12:08:00Z">
            <w:trPr>
              <w:trHeight w:val="288"/>
            </w:trPr>
          </w:trPrChange>
        </w:trPr>
        <w:tc>
          <w:tcPr>
            <w:tcW w:w="960" w:type="dxa"/>
            <w:vMerge/>
            <w:tcBorders>
              <w:top w:val="nil"/>
              <w:left w:val="nil"/>
              <w:bottom w:val="nil"/>
              <w:right w:val="nil"/>
            </w:tcBorders>
            <w:vAlign w:val="center"/>
            <w:tcPrChange w:id="3575" w:author="Della Faille Philippe" w:date="2019-08-09T12:08:00Z">
              <w:tcPr>
                <w:tcW w:w="960" w:type="dxa"/>
                <w:vMerge/>
                <w:tcBorders>
                  <w:top w:val="nil"/>
                  <w:left w:val="nil"/>
                  <w:bottom w:val="nil"/>
                  <w:right w:val="nil"/>
                </w:tcBorders>
                <w:vAlign w:val="center"/>
              </w:tcPr>
            </w:tcPrChange>
          </w:tcPr>
          <w:p w14:paraId="0D7ECCDE" w14:textId="27CBEFD5" w:rsidR="00F536BB" w:rsidRPr="00614D51" w:rsidDel="00E27DD8" w:rsidRDefault="00F536BB" w:rsidP="00381E4A">
            <w:pPr>
              <w:spacing w:after="0"/>
              <w:jc w:val="left"/>
              <w:rPr>
                <w:del w:id="3576" w:author="Della Faille Philippe" w:date="2019-08-09T13:27:00Z"/>
                <w:moveTo w:id="35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5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48621E9" w14:textId="55BC7740" w:rsidR="00F536BB" w:rsidRPr="00614D51" w:rsidDel="00E27DD8" w:rsidRDefault="00F536BB" w:rsidP="00381E4A">
            <w:pPr>
              <w:spacing w:after="0"/>
              <w:jc w:val="left"/>
              <w:rPr>
                <w:del w:id="3579" w:author="Della Faille Philippe" w:date="2019-08-09T13:27:00Z"/>
                <w:moveTo w:id="3580" w:author="Della Faille Philippe" w:date="2019-07-09T17:01:00Z"/>
                <w:rFonts w:ascii="Calibri" w:eastAsia="Times New Roman" w:hAnsi="Calibri" w:cs="Calibri"/>
                <w:color w:val="000000"/>
              </w:rPr>
            </w:pPr>
            <w:moveTo w:id="3581" w:author="Della Faille Philippe" w:date="2019-07-09T17:01:00Z">
              <w:del w:id="358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5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8CFC980" w14:textId="3A37A6EB" w:rsidR="00F536BB" w:rsidRPr="00614D51" w:rsidDel="00E27DD8" w:rsidRDefault="00F536BB" w:rsidP="00381E4A">
            <w:pPr>
              <w:spacing w:after="0"/>
              <w:jc w:val="center"/>
              <w:rPr>
                <w:del w:id="3584" w:author="Della Faille Philippe" w:date="2019-08-09T13:27:00Z"/>
                <w:moveTo w:id="3585" w:author="Della Faille Philippe" w:date="2019-07-09T17:01:00Z"/>
                <w:rFonts w:ascii="Calibri" w:eastAsia="Times New Roman" w:hAnsi="Calibri" w:cs="Calibri"/>
                <w:color w:val="000000"/>
              </w:rPr>
            </w:pPr>
            <w:moveTo w:id="3586" w:author="Della Faille Philippe" w:date="2019-07-09T17:01:00Z">
              <w:del w:id="3587" w:author="Della Faille Philippe" w:date="2019-08-09T12:08:00Z">
                <w:r w:rsidRPr="00614D51" w:rsidDel="00381E4A">
                  <w:rPr>
                    <w:rFonts w:ascii="Calibri" w:eastAsia="Times New Roman" w:hAnsi="Calibri" w:cs="Calibri"/>
                    <w:color w:val="000000"/>
                  </w:rPr>
                  <w:delText>58</w:delText>
                </w:r>
              </w:del>
            </w:moveTo>
          </w:p>
        </w:tc>
        <w:tc>
          <w:tcPr>
            <w:tcW w:w="2680" w:type="dxa"/>
            <w:tcBorders>
              <w:top w:val="nil"/>
              <w:left w:val="nil"/>
              <w:bottom w:val="nil"/>
              <w:right w:val="nil"/>
            </w:tcBorders>
            <w:shd w:val="clear" w:color="000000" w:fill="A9D08E"/>
            <w:noWrap/>
            <w:vAlign w:val="bottom"/>
            <w:tcPrChange w:id="3588" w:author="Della Faille Philippe" w:date="2019-08-09T12:08:00Z">
              <w:tcPr>
                <w:tcW w:w="2680" w:type="dxa"/>
                <w:tcBorders>
                  <w:top w:val="nil"/>
                  <w:left w:val="nil"/>
                  <w:bottom w:val="nil"/>
                  <w:right w:val="nil"/>
                </w:tcBorders>
                <w:shd w:val="clear" w:color="000000" w:fill="A9D08E"/>
                <w:noWrap/>
                <w:vAlign w:val="bottom"/>
              </w:tcPr>
            </w:tcPrChange>
          </w:tcPr>
          <w:p w14:paraId="167215E2" w14:textId="040B68F4" w:rsidR="00F536BB" w:rsidRPr="00614D51" w:rsidDel="00E27DD8" w:rsidRDefault="00F536BB" w:rsidP="00381E4A">
            <w:pPr>
              <w:spacing w:after="0"/>
              <w:jc w:val="left"/>
              <w:rPr>
                <w:del w:id="3589" w:author="Della Faille Philippe" w:date="2019-08-09T13:27:00Z"/>
                <w:moveTo w:id="3590" w:author="Della Faille Philippe" w:date="2019-07-09T17:01:00Z"/>
                <w:rFonts w:ascii="Calibri" w:eastAsia="Times New Roman" w:hAnsi="Calibri" w:cs="Calibri"/>
                <w:color w:val="000000"/>
              </w:rPr>
            </w:pPr>
            <w:moveTo w:id="3591" w:author="Della Faille Philippe" w:date="2019-07-09T17:01:00Z">
              <w:del w:id="3592" w:author="Della Faille Philippe" w:date="2019-08-09T12:08:00Z">
                <w:r w:rsidRPr="00614D51" w:rsidDel="00381E4A">
                  <w:rPr>
                    <w:rFonts w:ascii="Calibri" w:eastAsia="Times New Roman" w:hAnsi="Calibri" w:cs="Calibri"/>
                    <w:color w:val="000000"/>
                  </w:rPr>
                  <w:delText>uP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59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31BE4589" w14:textId="44C61B7A" w:rsidR="00F536BB" w:rsidRPr="00614D51" w:rsidDel="00E27DD8" w:rsidRDefault="00F536BB" w:rsidP="00381E4A">
            <w:pPr>
              <w:spacing w:after="0"/>
              <w:jc w:val="center"/>
              <w:rPr>
                <w:del w:id="3594" w:author="Della Faille Philippe" w:date="2019-08-09T13:27:00Z"/>
                <w:moveTo w:id="3595" w:author="Della Faille Philippe" w:date="2019-07-09T17:01:00Z"/>
                <w:rFonts w:ascii="Calibri" w:eastAsia="Times New Roman" w:hAnsi="Calibri" w:cs="Calibri"/>
                <w:color w:val="000000"/>
              </w:rPr>
            </w:pPr>
            <w:moveTo w:id="3596" w:author="Della Faille Philippe" w:date="2019-07-09T17:01:00Z">
              <w:del w:id="359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59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6B7E68B7" w14:textId="7F18F20E" w:rsidR="00F536BB" w:rsidRPr="00614D51" w:rsidDel="00E27DD8" w:rsidRDefault="00F536BB" w:rsidP="00381E4A">
            <w:pPr>
              <w:spacing w:after="0"/>
              <w:jc w:val="center"/>
              <w:rPr>
                <w:del w:id="3599" w:author="Della Faille Philippe" w:date="2019-08-09T13:27:00Z"/>
                <w:moveTo w:id="3600" w:author="Della Faille Philippe" w:date="2019-07-09T17:01:00Z"/>
                <w:rFonts w:ascii="Calibri" w:eastAsia="Times New Roman" w:hAnsi="Calibri" w:cs="Calibri"/>
                <w:color w:val="000000"/>
              </w:rPr>
            </w:pPr>
            <w:moveTo w:id="3601" w:author="Della Faille Philippe" w:date="2019-07-09T17:01:00Z">
              <w:del w:id="360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6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B842D6A" w14:textId="7B0B0203" w:rsidR="00F536BB" w:rsidRPr="00614D51" w:rsidDel="00E27DD8" w:rsidRDefault="00F536BB" w:rsidP="00381E4A">
            <w:pPr>
              <w:spacing w:after="0"/>
              <w:jc w:val="center"/>
              <w:rPr>
                <w:del w:id="3604" w:author="Della Faille Philippe" w:date="2019-08-09T13:27:00Z"/>
                <w:moveTo w:id="3605" w:author="Della Faille Philippe" w:date="2019-07-09T17:01:00Z"/>
                <w:rFonts w:ascii="Calibri" w:eastAsia="Times New Roman" w:hAnsi="Calibri" w:cs="Calibri"/>
                <w:color w:val="000000"/>
              </w:rPr>
            </w:pPr>
            <w:moveTo w:id="3606" w:author="Della Faille Philippe" w:date="2019-07-09T17:01:00Z">
              <w:del w:id="360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60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8CF1BF1" w14:textId="705921E7" w:rsidR="00F536BB" w:rsidRPr="00614D51" w:rsidDel="00E27DD8" w:rsidRDefault="00F536BB" w:rsidP="00381E4A">
            <w:pPr>
              <w:spacing w:after="0"/>
              <w:jc w:val="center"/>
              <w:rPr>
                <w:del w:id="3609" w:author="Della Faille Philippe" w:date="2019-08-09T13:27:00Z"/>
                <w:moveTo w:id="3610" w:author="Della Faille Philippe" w:date="2019-07-09T17:01:00Z"/>
                <w:rFonts w:ascii="Calibri" w:eastAsia="Times New Roman" w:hAnsi="Calibri" w:cs="Calibri"/>
                <w:color w:val="000000"/>
              </w:rPr>
            </w:pPr>
            <w:moveTo w:id="3611" w:author="Della Faille Philippe" w:date="2019-07-09T17:01:00Z">
              <w:del w:id="3612" w:author="Della Faille Philippe" w:date="2019-08-09T12:08:00Z">
                <w:r w:rsidRPr="00614D51" w:rsidDel="00381E4A">
                  <w:rPr>
                    <w:rFonts w:ascii="Calibri" w:eastAsia="Times New Roman" w:hAnsi="Calibri" w:cs="Calibri"/>
                    <w:color w:val="000000"/>
                  </w:rPr>
                  <w:delText>94</w:delText>
                </w:r>
              </w:del>
            </w:moveTo>
          </w:p>
        </w:tc>
        <w:tc>
          <w:tcPr>
            <w:tcW w:w="1276" w:type="dxa"/>
            <w:tcBorders>
              <w:top w:val="nil"/>
              <w:left w:val="nil"/>
              <w:bottom w:val="nil"/>
              <w:right w:val="single" w:sz="4" w:space="0" w:color="auto"/>
            </w:tcBorders>
            <w:shd w:val="clear" w:color="000000" w:fill="A9D08E"/>
            <w:noWrap/>
            <w:vAlign w:val="bottom"/>
            <w:tcPrChange w:id="361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C6FBDB3" w14:textId="26767BA7" w:rsidR="00F536BB" w:rsidRPr="00614D51" w:rsidDel="00E27DD8" w:rsidRDefault="00F536BB" w:rsidP="00381E4A">
            <w:pPr>
              <w:spacing w:after="0"/>
              <w:jc w:val="center"/>
              <w:rPr>
                <w:del w:id="3614" w:author="Della Faille Philippe" w:date="2019-08-09T13:27:00Z"/>
                <w:moveTo w:id="3615" w:author="Della Faille Philippe" w:date="2019-07-09T17:01:00Z"/>
                <w:rFonts w:ascii="Calibri" w:eastAsia="Times New Roman" w:hAnsi="Calibri" w:cs="Calibri"/>
                <w:color w:val="000000"/>
              </w:rPr>
            </w:pPr>
            <w:moveTo w:id="3616" w:author="Della Faille Philippe" w:date="2019-07-09T17:01:00Z">
              <w:del w:id="3617" w:author="Della Faille Philippe" w:date="2019-08-09T12:08:00Z">
                <w:r w:rsidRPr="00614D51" w:rsidDel="00381E4A">
                  <w:rPr>
                    <w:rFonts w:ascii="Calibri" w:eastAsia="Times New Roman" w:hAnsi="Calibri" w:cs="Calibri"/>
                    <w:color w:val="000000"/>
                  </w:rPr>
                  <w:delText>0x005E</w:delText>
                </w:r>
              </w:del>
            </w:moveTo>
          </w:p>
        </w:tc>
      </w:tr>
      <w:tr w:rsidR="00F536BB" w:rsidRPr="00614D51" w:rsidDel="00E27DD8" w14:paraId="2BC10901" w14:textId="654245AD" w:rsidTr="00381E4A">
        <w:trPr>
          <w:trHeight w:val="288"/>
          <w:del w:id="3618" w:author="Della Faille Philippe" w:date="2019-08-09T13:27:00Z"/>
          <w:trPrChange w:id="3619" w:author="Della Faille Philippe" w:date="2019-08-09T12:08:00Z">
            <w:trPr>
              <w:trHeight w:val="288"/>
            </w:trPr>
          </w:trPrChange>
        </w:trPr>
        <w:tc>
          <w:tcPr>
            <w:tcW w:w="960" w:type="dxa"/>
            <w:vMerge/>
            <w:tcBorders>
              <w:top w:val="nil"/>
              <w:left w:val="nil"/>
              <w:bottom w:val="nil"/>
              <w:right w:val="nil"/>
            </w:tcBorders>
            <w:vAlign w:val="center"/>
            <w:tcPrChange w:id="3620" w:author="Della Faille Philippe" w:date="2019-08-09T12:08:00Z">
              <w:tcPr>
                <w:tcW w:w="960" w:type="dxa"/>
                <w:vMerge/>
                <w:tcBorders>
                  <w:top w:val="nil"/>
                  <w:left w:val="nil"/>
                  <w:bottom w:val="nil"/>
                  <w:right w:val="nil"/>
                </w:tcBorders>
                <w:vAlign w:val="center"/>
              </w:tcPr>
            </w:tcPrChange>
          </w:tcPr>
          <w:p w14:paraId="5FC32A12" w14:textId="05186102" w:rsidR="00F536BB" w:rsidRPr="00614D51" w:rsidDel="00E27DD8" w:rsidRDefault="00F536BB" w:rsidP="00381E4A">
            <w:pPr>
              <w:spacing w:after="0"/>
              <w:jc w:val="left"/>
              <w:rPr>
                <w:del w:id="3621" w:author="Della Faille Philippe" w:date="2019-08-09T13:27:00Z"/>
                <w:moveTo w:id="36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6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D31E41B" w14:textId="134E4FF0" w:rsidR="00F536BB" w:rsidRPr="00614D51" w:rsidDel="00E27DD8" w:rsidRDefault="00F536BB" w:rsidP="00381E4A">
            <w:pPr>
              <w:spacing w:after="0"/>
              <w:jc w:val="left"/>
              <w:rPr>
                <w:del w:id="3624" w:author="Della Faille Philippe" w:date="2019-08-09T13:27:00Z"/>
                <w:moveTo w:id="3625" w:author="Della Faille Philippe" w:date="2019-07-09T17:01:00Z"/>
                <w:rFonts w:ascii="Calibri" w:eastAsia="Times New Roman" w:hAnsi="Calibri" w:cs="Calibri"/>
                <w:color w:val="000000"/>
              </w:rPr>
            </w:pPr>
            <w:moveTo w:id="3626" w:author="Della Faille Philippe" w:date="2019-07-09T17:01:00Z">
              <w:del w:id="362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6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E08CB67" w14:textId="3E5D653B" w:rsidR="00F536BB" w:rsidRPr="00614D51" w:rsidDel="00E27DD8" w:rsidRDefault="00F536BB" w:rsidP="00381E4A">
            <w:pPr>
              <w:spacing w:after="0"/>
              <w:jc w:val="center"/>
              <w:rPr>
                <w:del w:id="3629" w:author="Della Faille Philippe" w:date="2019-08-09T13:27:00Z"/>
                <w:moveTo w:id="3630" w:author="Della Faille Philippe" w:date="2019-07-09T17:01:00Z"/>
                <w:rFonts w:ascii="Calibri" w:eastAsia="Times New Roman" w:hAnsi="Calibri" w:cs="Calibri"/>
                <w:color w:val="000000"/>
              </w:rPr>
            </w:pPr>
            <w:moveTo w:id="3631" w:author="Della Faille Philippe" w:date="2019-07-09T17:01:00Z">
              <w:del w:id="3632" w:author="Della Faille Philippe" w:date="2019-08-09T12:08:00Z">
                <w:r w:rsidRPr="00614D51" w:rsidDel="00381E4A">
                  <w:rPr>
                    <w:rFonts w:ascii="Calibri" w:eastAsia="Times New Roman" w:hAnsi="Calibri" w:cs="Calibri"/>
                    <w:color w:val="000000"/>
                  </w:rPr>
                  <w:delText>59</w:delText>
                </w:r>
              </w:del>
            </w:moveTo>
          </w:p>
        </w:tc>
        <w:tc>
          <w:tcPr>
            <w:tcW w:w="2680" w:type="dxa"/>
            <w:tcBorders>
              <w:top w:val="nil"/>
              <w:left w:val="nil"/>
              <w:bottom w:val="nil"/>
              <w:right w:val="nil"/>
            </w:tcBorders>
            <w:shd w:val="clear" w:color="000000" w:fill="A9D08E"/>
            <w:noWrap/>
            <w:vAlign w:val="bottom"/>
            <w:tcPrChange w:id="3633" w:author="Della Faille Philippe" w:date="2019-08-09T12:08:00Z">
              <w:tcPr>
                <w:tcW w:w="2680" w:type="dxa"/>
                <w:tcBorders>
                  <w:top w:val="nil"/>
                  <w:left w:val="nil"/>
                  <w:bottom w:val="nil"/>
                  <w:right w:val="nil"/>
                </w:tcBorders>
                <w:shd w:val="clear" w:color="000000" w:fill="A9D08E"/>
                <w:noWrap/>
                <w:vAlign w:val="bottom"/>
              </w:tcPr>
            </w:tcPrChange>
          </w:tcPr>
          <w:p w14:paraId="12702854" w14:textId="2001675F" w:rsidR="00F536BB" w:rsidRPr="00614D51" w:rsidDel="00E27DD8" w:rsidRDefault="00F536BB" w:rsidP="00381E4A">
            <w:pPr>
              <w:spacing w:after="0"/>
              <w:jc w:val="left"/>
              <w:rPr>
                <w:del w:id="3634" w:author="Della Faille Philippe" w:date="2019-08-09T13:27:00Z"/>
                <w:moveTo w:id="3635" w:author="Della Faille Philippe" w:date="2019-07-09T17:01:00Z"/>
                <w:rFonts w:ascii="Calibri" w:eastAsia="Times New Roman" w:hAnsi="Calibri" w:cs="Calibri"/>
                <w:color w:val="000000"/>
              </w:rPr>
            </w:pPr>
            <w:moveTo w:id="3636" w:author="Della Faille Philippe" w:date="2019-07-09T17:01:00Z">
              <w:del w:id="3637" w:author="Della Faille Philippe" w:date="2019-08-09T12:08:00Z">
                <w:r w:rsidRPr="00614D51" w:rsidDel="00381E4A">
                  <w:rPr>
                    <w:rFonts w:ascii="Calibri" w:eastAsia="Times New Roman" w:hAnsi="Calibri" w:cs="Calibri"/>
                    <w:color w:val="000000"/>
                  </w:rPr>
                  <w:delText>Pallet 1-2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63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3C7E64B" w14:textId="70E7604E" w:rsidR="00F536BB" w:rsidRPr="00614D51" w:rsidDel="00E27DD8" w:rsidRDefault="00F536BB" w:rsidP="00381E4A">
            <w:pPr>
              <w:spacing w:after="0"/>
              <w:jc w:val="center"/>
              <w:rPr>
                <w:del w:id="3639" w:author="Della Faille Philippe" w:date="2019-08-09T13:27:00Z"/>
                <w:moveTo w:id="3640" w:author="Della Faille Philippe" w:date="2019-07-09T17:01:00Z"/>
                <w:rFonts w:ascii="Calibri" w:eastAsia="Times New Roman" w:hAnsi="Calibri" w:cs="Calibri"/>
                <w:color w:val="000000"/>
              </w:rPr>
            </w:pPr>
            <w:moveTo w:id="3641" w:author="Della Faille Philippe" w:date="2019-07-09T17:01:00Z">
              <w:del w:id="364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64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6DACBE6" w14:textId="77668466" w:rsidR="00F536BB" w:rsidRPr="00614D51" w:rsidDel="00E27DD8" w:rsidRDefault="00F536BB" w:rsidP="00381E4A">
            <w:pPr>
              <w:spacing w:after="0"/>
              <w:jc w:val="center"/>
              <w:rPr>
                <w:del w:id="3644" w:author="Della Faille Philippe" w:date="2019-08-09T13:27:00Z"/>
                <w:moveTo w:id="3645" w:author="Della Faille Philippe" w:date="2019-07-09T17:01:00Z"/>
                <w:rFonts w:ascii="Calibri" w:eastAsia="Times New Roman" w:hAnsi="Calibri" w:cs="Calibri"/>
                <w:color w:val="000000"/>
              </w:rPr>
            </w:pPr>
            <w:moveTo w:id="3646" w:author="Della Faille Philippe" w:date="2019-07-09T17:01:00Z">
              <w:del w:id="364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6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2CD0BC0" w14:textId="32F224D5" w:rsidR="00F536BB" w:rsidRPr="00614D51" w:rsidDel="00E27DD8" w:rsidRDefault="00F536BB" w:rsidP="00381E4A">
            <w:pPr>
              <w:spacing w:after="0"/>
              <w:jc w:val="center"/>
              <w:rPr>
                <w:del w:id="3649" w:author="Della Faille Philippe" w:date="2019-08-09T13:27:00Z"/>
                <w:moveTo w:id="3650" w:author="Della Faille Philippe" w:date="2019-07-09T17:01:00Z"/>
                <w:rFonts w:ascii="Calibri" w:eastAsia="Times New Roman" w:hAnsi="Calibri" w:cs="Calibri"/>
                <w:color w:val="000000"/>
              </w:rPr>
            </w:pPr>
            <w:moveTo w:id="3651" w:author="Della Faille Philippe" w:date="2019-07-09T17:01:00Z">
              <w:del w:id="365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65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F488C62" w14:textId="0E7BC8E3" w:rsidR="00F536BB" w:rsidRPr="00614D51" w:rsidDel="00E27DD8" w:rsidRDefault="00F536BB" w:rsidP="00381E4A">
            <w:pPr>
              <w:spacing w:after="0"/>
              <w:jc w:val="center"/>
              <w:rPr>
                <w:del w:id="3654" w:author="Della Faille Philippe" w:date="2019-08-09T13:27:00Z"/>
                <w:moveTo w:id="3655" w:author="Della Faille Philippe" w:date="2019-07-09T17:01:00Z"/>
                <w:rFonts w:ascii="Calibri" w:eastAsia="Times New Roman" w:hAnsi="Calibri" w:cs="Calibri"/>
                <w:color w:val="000000"/>
              </w:rPr>
            </w:pPr>
            <w:moveTo w:id="3656" w:author="Della Faille Philippe" w:date="2019-07-09T17:01:00Z">
              <w:del w:id="3657" w:author="Della Faille Philippe" w:date="2019-08-09T12:08:00Z">
                <w:r w:rsidRPr="00614D51" w:rsidDel="00381E4A">
                  <w:rPr>
                    <w:rFonts w:ascii="Calibri" w:eastAsia="Times New Roman" w:hAnsi="Calibri" w:cs="Calibri"/>
                    <w:color w:val="000000"/>
                  </w:rPr>
                  <w:delText>96</w:delText>
                </w:r>
              </w:del>
            </w:moveTo>
          </w:p>
        </w:tc>
        <w:tc>
          <w:tcPr>
            <w:tcW w:w="1276" w:type="dxa"/>
            <w:tcBorders>
              <w:top w:val="nil"/>
              <w:left w:val="nil"/>
              <w:bottom w:val="nil"/>
              <w:right w:val="single" w:sz="4" w:space="0" w:color="auto"/>
            </w:tcBorders>
            <w:shd w:val="clear" w:color="000000" w:fill="A9D08E"/>
            <w:noWrap/>
            <w:vAlign w:val="bottom"/>
            <w:tcPrChange w:id="365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0D3E57F5" w14:textId="3DD66736" w:rsidR="00F536BB" w:rsidRPr="00614D51" w:rsidDel="00E27DD8" w:rsidRDefault="00F536BB" w:rsidP="00381E4A">
            <w:pPr>
              <w:spacing w:after="0"/>
              <w:jc w:val="center"/>
              <w:rPr>
                <w:del w:id="3659" w:author="Della Faille Philippe" w:date="2019-08-09T13:27:00Z"/>
                <w:moveTo w:id="3660" w:author="Della Faille Philippe" w:date="2019-07-09T17:01:00Z"/>
                <w:rFonts w:ascii="Calibri" w:eastAsia="Times New Roman" w:hAnsi="Calibri" w:cs="Calibri"/>
                <w:color w:val="000000"/>
              </w:rPr>
            </w:pPr>
            <w:moveTo w:id="3661" w:author="Della Faille Philippe" w:date="2019-07-09T17:01:00Z">
              <w:del w:id="3662" w:author="Della Faille Philippe" w:date="2019-08-09T12:08:00Z">
                <w:r w:rsidRPr="00614D51" w:rsidDel="00381E4A">
                  <w:rPr>
                    <w:rFonts w:ascii="Calibri" w:eastAsia="Times New Roman" w:hAnsi="Calibri" w:cs="Calibri"/>
                    <w:color w:val="000000"/>
                  </w:rPr>
                  <w:delText>0x0060</w:delText>
                </w:r>
              </w:del>
            </w:moveTo>
          </w:p>
        </w:tc>
      </w:tr>
      <w:tr w:rsidR="00F536BB" w:rsidRPr="00614D51" w:rsidDel="00E27DD8" w14:paraId="628C62BA" w14:textId="2D1B7759" w:rsidTr="00381E4A">
        <w:trPr>
          <w:trHeight w:val="288"/>
          <w:del w:id="3663" w:author="Della Faille Philippe" w:date="2019-08-09T13:27:00Z"/>
          <w:trPrChange w:id="3664" w:author="Della Faille Philippe" w:date="2019-08-09T12:08:00Z">
            <w:trPr>
              <w:trHeight w:val="288"/>
            </w:trPr>
          </w:trPrChange>
        </w:trPr>
        <w:tc>
          <w:tcPr>
            <w:tcW w:w="960" w:type="dxa"/>
            <w:vMerge/>
            <w:tcBorders>
              <w:top w:val="nil"/>
              <w:left w:val="nil"/>
              <w:bottom w:val="nil"/>
              <w:right w:val="nil"/>
            </w:tcBorders>
            <w:vAlign w:val="center"/>
            <w:tcPrChange w:id="3665" w:author="Della Faille Philippe" w:date="2019-08-09T12:08:00Z">
              <w:tcPr>
                <w:tcW w:w="960" w:type="dxa"/>
                <w:vMerge/>
                <w:tcBorders>
                  <w:top w:val="nil"/>
                  <w:left w:val="nil"/>
                  <w:bottom w:val="nil"/>
                  <w:right w:val="nil"/>
                </w:tcBorders>
                <w:vAlign w:val="center"/>
              </w:tcPr>
            </w:tcPrChange>
          </w:tcPr>
          <w:p w14:paraId="27832B47" w14:textId="3A77ED7E" w:rsidR="00F536BB" w:rsidRPr="00614D51" w:rsidDel="00E27DD8" w:rsidRDefault="00F536BB" w:rsidP="00381E4A">
            <w:pPr>
              <w:spacing w:after="0"/>
              <w:jc w:val="left"/>
              <w:rPr>
                <w:del w:id="3666" w:author="Della Faille Philippe" w:date="2019-08-09T13:27:00Z"/>
                <w:moveTo w:id="36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6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E201A4F" w14:textId="25DEC6FA" w:rsidR="00F536BB" w:rsidRPr="00614D51" w:rsidDel="00E27DD8" w:rsidRDefault="00F536BB" w:rsidP="00381E4A">
            <w:pPr>
              <w:spacing w:after="0"/>
              <w:jc w:val="left"/>
              <w:rPr>
                <w:del w:id="3669" w:author="Della Faille Philippe" w:date="2019-08-09T13:27:00Z"/>
                <w:moveTo w:id="3670" w:author="Della Faille Philippe" w:date="2019-07-09T17:01:00Z"/>
                <w:rFonts w:ascii="Calibri" w:eastAsia="Times New Roman" w:hAnsi="Calibri" w:cs="Calibri"/>
                <w:color w:val="000000"/>
              </w:rPr>
            </w:pPr>
            <w:moveTo w:id="3671" w:author="Della Faille Philippe" w:date="2019-07-09T17:01:00Z">
              <w:del w:id="367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6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09E2888" w14:textId="6E84343E" w:rsidR="00F536BB" w:rsidRPr="00614D51" w:rsidDel="00E27DD8" w:rsidRDefault="00F536BB" w:rsidP="00381E4A">
            <w:pPr>
              <w:spacing w:after="0"/>
              <w:jc w:val="center"/>
              <w:rPr>
                <w:del w:id="3674" w:author="Della Faille Philippe" w:date="2019-08-09T13:27:00Z"/>
                <w:moveTo w:id="3675" w:author="Della Faille Philippe" w:date="2019-07-09T17:01:00Z"/>
                <w:rFonts w:ascii="Calibri" w:eastAsia="Times New Roman" w:hAnsi="Calibri" w:cs="Calibri"/>
                <w:color w:val="000000"/>
              </w:rPr>
            </w:pPr>
            <w:moveTo w:id="3676" w:author="Della Faille Philippe" w:date="2019-07-09T17:01:00Z">
              <w:del w:id="3677" w:author="Della Faille Philippe" w:date="2019-08-09T12:08:00Z">
                <w:r w:rsidRPr="00614D51" w:rsidDel="00381E4A">
                  <w:rPr>
                    <w:rFonts w:ascii="Calibri" w:eastAsia="Times New Roman" w:hAnsi="Calibri" w:cs="Calibri"/>
                    <w:color w:val="000000"/>
                  </w:rPr>
                  <w:delText>60</w:delText>
                </w:r>
              </w:del>
            </w:moveTo>
          </w:p>
        </w:tc>
        <w:tc>
          <w:tcPr>
            <w:tcW w:w="2680" w:type="dxa"/>
            <w:tcBorders>
              <w:top w:val="nil"/>
              <w:left w:val="nil"/>
              <w:bottom w:val="nil"/>
              <w:right w:val="nil"/>
            </w:tcBorders>
            <w:shd w:val="clear" w:color="000000" w:fill="A9D08E"/>
            <w:noWrap/>
            <w:vAlign w:val="bottom"/>
            <w:tcPrChange w:id="3678" w:author="Della Faille Philippe" w:date="2019-08-09T12:08:00Z">
              <w:tcPr>
                <w:tcW w:w="2680" w:type="dxa"/>
                <w:tcBorders>
                  <w:top w:val="nil"/>
                  <w:left w:val="nil"/>
                  <w:bottom w:val="nil"/>
                  <w:right w:val="nil"/>
                </w:tcBorders>
                <w:shd w:val="clear" w:color="000000" w:fill="A9D08E"/>
                <w:noWrap/>
                <w:vAlign w:val="bottom"/>
              </w:tcPr>
            </w:tcPrChange>
          </w:tcPr>
          <w:p w14:paraId="2E85CF89" w14:textId="60D51D0A" w:rsidR="00F536BB" w:rsidRPr="00614D51" w:rsidDel="00E27DD8" w:rsidRDefault="00F536BB" w:rsidP="00381E4A">
            <w:pPr>
              <w:spacing w:after="0"/>
              <w:jc w:val="left"/>
              <w:rPr>
                <w:del w:id="3679" w:author="Della Faille Philippe" w:date="2019-08-09T13:27:00Z"/>
                <w:moveTo w:id="3680" w:author="Della Faille Philippe" w:date="2019-07-09T17:01:00Z"/>
                <w:rFonts w:ascii="Calibri" w:eastAsia="Times New Roman" w:hAnsi="Calibri" w:cs="Calibri"/>
                <w:color w:val="000000"/>
              </w:rPr>
            </w:pPr>
            <w:moveTo w:id="3681" w:author="Della Faille Philippe" w:date="2019-07-09T17:01:00Z">
              <w:del w:id="3682" w:author="Della Faille Philippe" w:date="2019-08-09T12:08:00Z">
                <w:r w:rsidRPr="00614D51" w:rsidDel="00381E4A">
                  <w:rPr>
                    <w:rFonts w:ascii="Calibri" w:eastAsia="Times New Roman" w:hAnsi="Calibri" w:cs="Calibri"/>
                    <w:color w:val="000000"/>
                  </w:rPr>
                  <w:delText>Pallet 3-4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68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E778459" w14:textId="6AC805D6" w:rsidR="00F536BB" w:rsidRPr="00614D51" w:rsidDel="00E27DD8" w:rsidRDefault="00F536BB" w:rsidP="00381E4A">
            <w:pPr>
              <w:spacing w:after="0"/>
              <w:jc w:val="center"/>
              <w:rPr>
                <w:del w:id="3684" w:author="Della Faille Philippe" w:date="2019-08-09T13:27:00Z"/>
                <w:moveTo w:id="3685" w:author="Della Faille Philippe" w:date="2019-07-09T17:01:00Z"/>
                <w:rFonts w:ascii="Calibri" w:eastAsia="Times New Roman" w:hAnsi="Calibri" w:cs="Calibri"/>
                <w:color w:val="000000"/>
              </w:rPr>
            </w:pPr>
            <w:moveTo w:id="3686" w:author="Della Faille Philippe" w:date="2019-07-09T17:01:00Z">
              <w:del w:id="3687"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68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2A1D3269" w14:textId="1694D097" w:rsidR="00F536BB" w:rsidRPr="00614D51" w:rsidDel="00E27DD8" w:rsidRDefault="00F536BB" w:rsidP="00381E4A">
            <w:pPr>
              <w:spacing w:after="0"/>
              <w:jc w:val="center"/>
              <w:rPr>
                <w:del w:id="3689" w:author="Della Faille Philippe" w:date="2019-08-09T13:27:00Z"/>
                <w:moveTo w:id="3690" w:author="Della Faille Philippe" w:date="2019-07-09T17:01:00Z"/>
                <w:rFonts w:ascii="Calibri" w:eastAsia="Times New Roman" w:hAnsi="Calibri" w:cs="Calibri"/>
                <w:color w:val="000000"/>
              </w:rPr>
            </w:pPr>
            <w:moveTo w:id="3691" w:author="Della Faille Philippe" w:date="2019-07-09T17:01:00Z">
              <w:del w:id="369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6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D23A516" w14:textId="6612EF6B" w:rsidR="00F536BB" w:rsidRPr="00614D51" w:rsidDel="00E27DD8" w:rsidRDefault="00F536BB" w:rsidP="00381E4A">
            <w:pPr>
              <w:spacing w:after="0"/>
              <w:jc w:val="center"/>
              <w:rPr>
                <w:del w:id="3694" w:author="Della Faille Philippe" w:date="2019-08-09T13:27:00Z"/>
                <w:moveTo w:id="3695" w:author="Della Faille Philippe" w:date="2019-07-09T17:01:00Z"/>
                <w:rFonts w:ascii="Calibri" w:eastAsia="Times New Roman" w:hAnsi="Calibri" w:cs="Calibri"/>
                <w:color w:val="000000"/>
              </w:rPr>
            </w:pPr>
            <w:moveTo w:id="3696" w:author="Della Faille Philippe" w:date="2019-07-09T17:01:00Z">
              <w:del w:id="369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69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1B8106A6" w14:textId="7F77CF68" w:rsidR="00F536BB" w:rsidRPr="00614D51" w:rsidDel="00E27DD8" w:rsidRDefault="00F536BB" w:rsidP="00381E4A">
            <w:pPr>
              <w:spacing w:after="0"/>
              <w:jc w:val="center"/>
              <w:rPr>
                <w:del w:id="3699" w:author="Della Faille Philippe" w:date="2019-08-09T13:27:00Z"/>
                <w:moveTo w:id="3700" w:author="Della Faille Philippe" w:date="2019-07-09T17:01:00Z"/>
                <w:rFonts w:ascii="Calibri" w:eastAsia="Times New Roman" w:hAnsi="Calibri" w:cs="Calibri"/>
                <w:color w:val="000000"/>
              </w:rPr>
            </w:pPr>
            <w:moveTo w:id="3701" w:author="Della Faille Philippe" w:date="2019-07-09T17:01:00Z">
              <w:del w:id="3702" w:author="Della Faille Philippe" w:date="2019-08-09T12:08:00Z">
                <w:r w:rsidRPr="00614D51" w:rsidDel="00381E4A">
                  <w:rPr>
                    <w:rFonts w:ascii="Calibri" w:eastAsia="Times New Roman" w:hAnsi="Calibri" w:cs="Calibri"/>
                    <w:color w:val="000000"/>
                  </w:rPr>
                  <w:delText>98</w:delText>
                </w:r>
              </w:del>
            </w:moveTo>
          </w:p>
        </w:tc>
        <w:tc>
          <w:tcPr>
            <w:tcW w:w="1276" w:type="dxa"/>
            <w:tcBorders>
              <w:top w:val="nil"/>
              <w:left w:val="nil"/>
              <w:bottom w:val="nil"/>
              <w:right w:val="single" w:sz="4" w:space="0" w:color="auto"/>
            </w:tcBorders>
            <w:shd w:val="clear" w:color="000000" w:fill="A9D08E"/>
            <w:noWrap/>
            <w:vAlign w:val="bottom"/>
            <w:tcPrChange w:id="370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FE8D6FC" w14:textId="325CCC6E" w:rsidR="00F536BB" w:rsidRPr="00614D51" w:rsidDel="00E27DD8" w:rsidRDefault="00F536BB" w:rsidP="00381E4A">
            <w:pPr>
              <w:spacing w:after="0"/>
              <w:jc w:val="center"/>
              <w:rPr>
                <w:del w:id="3704" w:author="Della Faille Philippe" w:date="2019-08-09T13:27:00Z"/>
                <w:moveTo w:id="3705" w:author="Della Faille Philippe" w:date="2019-07-09T17:01:00Z"/>
                <w:rFonts w:ascii="Calibri" w:eastAsia="Times New Roman" w:hAnsi="Calibri" w:cs="Calibri"/>
                <w:color w:val="000000"/>
              </w:rPr>
            </w:pPr>
            <w:moveTo w:id="3706" w:author="Della Faille Philippe" w:date="2019-07-09T17:01:00Z">
              <w:del w:id="3707" w:author="Della Faille Philippe" w:date="2019-08-09T12:08:00Z">
                <w:r w:rsidRPr="00614D51" w:rsidDel="00381E4A">
                  <w:rPr>
                    <w:rFonts w:ascii="Calibri" w:eastAsia="Times New Roman" w:hAnsi="Calibri" w:cs="Calibri"/>
                    <w:color w:val="000000"/>
                  </w:rPr>
                  <w:delText>0x0062</w:delText>
                </w:r>
              </w:del>
            </w:moveTo>
          </w:p>
        </w:tc>
      </w:tr>
      <w:tr w:rsidR="00F536BB" w:rsidRPr="00614D51" w:rsidDel="00E27DD8" w14:paraId="0C63D20C" w14:textId="3809FD07" w:rsidTr="00381E4A">
        <w:trPr>
          <w:trHeight w:val="288"/>
          <w:del w:id="3708" w:author="Della Faille Philippe" w:date="2019-08-09T13:27:00Z"/>
          <w:trPrChange w:id="3709" w:author="Della Faille Philippe" w:date="2019-08-09T12:08:00Z">
            <w:trPr>
              <w:trHeight w:val="288"/>
            </w:trPr>
          </w:trPrChange>
        </w:trPr>
        <w:tc>
          <w:tcPr>
            <w:tcW w:w="960" w:type="dxa"/>
            <w:vMerge/>
            <w:tcBorders>
              <w:top w:val="nil"/>
              <w:left w:val="nil"/>
              <w:bottom w:val="nil"/>
              <w:right w:val="nil"/>
            </w:tcBorders>
            <w:vAlign w:val="center"/>
            <w:tcPrChange w:id="3710" w:author="Della Faille Philippe" w:date="2019-08-09T12:08:00Z">
              <w:tcPr>
                <w:tcW w:w="960" w:type="dxa"/>
                <w:vMerge/>
                <w:tcBorders>
                  <w:top w:val="nil"/>
                  <w:left w:val="nil"/>
                  <w:bottom w:val="nil"/>
                  <w:right w:val="nil"/>
                </w:tcBorders>
                <w:vAlign w:val="center"/>
              </w:tcPr>
            </w:tcPrChange>
          </w:tcPr>
          <w:p w14:paraId="3EB469F7" w14:textId="11BE4D94" w:rsidR="00F536BB" w:rsidRPr="00614D51" w:rsidDel="00E27DD8" w:rsidRDefault="00F536BB" w:rsidP="00381E4A">
            <w:pPr>
              <w:spacing w:after="0"/>
              <w:jc w:val="left"/>
              <w:rPr>
                <w:del w:id="3711" w:author="Della Faille Philippe" w:date="2019-08-09T13:27:00Z"/>
                <w:moveTo w:id="37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7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A51EDE4" w14:textId="4CB2DBBD" w:rsidR="00F536BB" w:rsidRPr="00614D51" w:rsidDel="00E27DD8" w:rsidRDefault="00F536BB" w:rsidP="00381E4A">
            <w:pPr>
              <w:spacing w:after="0"/>
              <w:jc w:val="left"/>
              <w:rPr>
                <w:del w:id="3714" w:author="Della Faille Philippe" w:date="2019-08-09T13:27:00Z"/>
                <w:moveTo w:id="3715" w:author="Della Faille Philippe" w:date="2019-07-09T17:01:00Z"/>
                <w:rFonts w:ascii="Calibri" w:eastAsia="Times New Roman" w:hAnsi="Calibri" w:cs="Calibri"/>
                <w:color w:val="000000"/>
              </w:rPr>
            </w:pPr>
            <w:moveTo w:id="3716" w:author="Della Faille Philippe" w:date="2019-07-09T17:01:00Z">
              <w:del w:id="371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7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4201068" w14:textId="04A4CB9D" w:rsidR="00F536BB" w:rsidRPr="00614D51" w:rsidDel="00E27DD8" w:rsidRDefault="00F536BB" w:rsidP="00381E4A">
            <w:pPr>
              <w:spacing w:after="0"/>
              <w:jc w:val="center"/>
              <w:rPr>
                <w:del w:id="3719" w:author="Della Faille Philippe" w:date="2019-08-09T13:27:00Z"/>
                <w:moveTo w:id="3720" w:author="Della Faille Philippe" w:date="2019-07-09T17:01:00Z"/>
                <w:rFonts w:ascii="Calibri" w:eastAsia="Times New Roman" w:hAnsi="Calibri" w:cs="Calibri"/>
                <w:color w:val="000000"/>
              </w:rPr>
            </w:pPr>
            <w:moveTo w:id="3721" w:author="Della Faille Philippe" w:date="2019-07-09T17:01:00Z">
              <w:del w:id="3722" w:author="Della Faille Philippe" w:date="2019-08-09T12:08:00Z">
                <w:r w:rsidRPr="00614D51" w:rsidDel="00381E4A">
                  <w:rPr>
                    <w:rFonts w:ascii="Calibri" w:eastAsia="Times New Roman" w:hAnsi="Calibri" w:cs="Calibri"/>
                    <w:color w:val="000000"/>
                  </w:rPr>
                  <w:delText>61</w:delText>
                </w:r>
              </w:del>
            </w:moveTo>
          </w:p>
        </w:tc>
        <w:tc>
          <w:tcPr>
            <w:tcW w:w="2680" w:type="dxa"/>
            <w:tcBorders>
              <w:top w:val="nil"/>
              <w:left w:val="nil"/>
              <w:bottom w:val="nil"/>
              <w:right w:val="nil"/>
            </w:tcBorders>
            <w:shd w:val="clear" w:color="000000" w:fill="A9D08E"/>
            <w:noWrap/>
            <w:vAlign w:val="bottom"/>
            <w:tcPrChange w:id="3723" w:author="Della Faille Philippe" w:date="2019-08-09T12:08:00Z">
              <w:tcPr>
                <w:tcW w:w="2680" w:type="dxa"/>
                <w:tcBorders>
                  <w:top w:val="nil"/>
                  <w:left w:val="nil"/>
                  <w:bottom w:val="nil"/>
                  <w:right w:val="nil"/>
                </w:tcBorders>
                <w:shd w:val="clear" w:color="000000" w:fill="A9D08E"/>
                <w:noWrap/>
                <w:vAlign w:val="bottom"/>
              </w:tcPr>
            </w:tcPrChange>
          </w:tcPr>
          <w:p w14:paraId="7D2231AE" w14:textId="4123F35E" w:rsidR="00F536BB" w:rsidRPr="00614D51" w:rsidDel="00E27DD8" w:rsidRDefault="00F536BB" w:rsidP="00381E4A">
            <w:pPr>
              <w:spacing w:after="0"/>
              <w:jc w:val="left"/>
              <w:rPr>
                <w:del w:id="3724" w:author="Della Faille Philippe" w:date="2019-08-09T13:27:00Z"/>
                <w:moveTo w:id="3725" w:author="Della Faille Philippe" w:date="2019-07-09T17:01:00Z"/>
                <w:rFonts w:ascii="Calibri" w:eastAsia="Times New Roman" w:hAnsi="Calibri" w:cs="Calibri"/>
                <w:color w:val="000000"/>
              </w:rPr>
            </w:pPr>
            <w:moveTo w:id="3726" w:author="Della Faille Philippe" w:date="2019-07-09T17:01:00Z">
              <w:del w:id="3727" w:author="Della Faille Philippe" w:date="2019-08-09T12:08:00Z">
                <w:r w:rsidRPr="00614D51" w:rsidDel="00381E4A">
                  <w:rPr>
                    <w:rFonts w:ascii="Calibri" w:eastAsia="Times New Roman" w:hAnsi="Calibri" w:cs="Calibri"/>
                    <w:color w:val="000000"/>
                  </w:rPr>
                  <w:delText>Pallet 5-6 temperature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72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3D8E07D" w14:textId="1B3C32DE" w:rsidR="00F536BB" w:rsidRPr="00614D51" w:rsidDel="00E27DD8" w:rsidRDefault="00F536BB" w:rsidP="00381E4A">
            <w:pPr>
              <w:spacing w:after="0"/>
              <w:jc w:val="center"/>
              <w:rPr>
                <w:del w:id="3729" w:author="Della Faille Philippe" w:date="2019-08-09T13:27:00Z"/>
                <w:moveTo w:id="3730" w:author="Della Faille Philippe" w:date="2019-07-09T17:01:00Z"/>
                <w:rFonts w:ascii="Calibri" w:eastAsia="Times New Roman" w:hAnsi="Calibri" w:cs="Calibri"/>
                <w:color w:val="000000"/>
              </w:rPr>
            </w:pPr>
            <w:moveTo w:id="3731" w:author="Della Faille Philippe" w:date="2019-07-09T17:01:00Z">
              <w:del w:id="3732" w:author="Della Faille Philippe" w:date="2019-08-09T12:08:00Z">
                <w:r w:rsidRPr="00614D51" w:rsidDel="00381E4A">
                  <w:rPr>
                    <w:rFonts w:ascii="Calibri" w:eastAsia="Times New Roman" w:hAnsi="Calibri" w:cs="Calibri"/>
                    <w:color w:val="000000"/>
                  </w:rPr>
                  <w:delText>deg C</w:delText>
                </w:r>
              </w:del>
            </w:moveTo>
          </w:p>
        </w:tc>
        <w:tc>
          <w:tcPr>
            <w:tcW w:w="978" w:type="dxa"/>
            <w:tcBorders>
              <w:top w:val="nil"/>
              <w:left w:val="nil"/>
              <w:bottom w:val="nil"/>
              <w:right w:val="single" w:sz="4" w:space="0" w:color="auto"/>
            </w:tcBorders>
            <w:shd w:val="clear" w:color="000000" w:fill="A9D08E"/>
            <w:noWrap/>
            <w:vAlign w:val="bottom"/>
            <w:tcPrChange w:id="373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228F40D" w14:textId="6F7840B1" w:rsidR="00F536BB" w:rsidRPr="00614D51" w:rsidDel="00E27DD8" w:rsidRDefault="00F536BB" w:rsidP="00381E4A">
            <w:pPr>
              <w:spacing w:after="0"/>
              <w:jc w:val="center"/>
              <w:rPr>
                <w:del w:id="3734" w:author="Della Faille Philippe" w:date="2019-08-09T13:27:00Z"/>
                <w:moveTo w:id="3735" w:author="Della Faille Philippe" w:date="2019-07-09T17:01:00Z"/>
                <w:rFonts w:ascii="Calibri" w:eastAsia="Times New Roman" w:hAnsi="Calibri" w:cs="Calibri"/>
                <w:color w:val="000000"/>
              </w:rPr>
            </w:pPr>
            <w:moveTo w:id="3736" w:author="Della Faille Philippe" w:date="2019-07-09T17:01:00Z">
              <w:del w:id="373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7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8276BFF" w14:textId="7356C287" w:rsidR="00F536BB" w:rsidRPr="00614D51" w:rsidDel="00E27DD8" w:rsidRDefault="00F536BB" w:rsidP="00381E4A">
            <w:pPr>
              <w:spacing w:after="0"/>
              <w:jc w:val="center"/>
              <w:rPr>
                <w:del w:id="3739" w:author="Della Faille Philippe" w:date="2019-08-09T13:27:00Z"/>
                <w:moveTo w:id="3740" w:author="Della Faille Philippe" w:date="2019-07-09T17:01:00Z"/>
                <w:rFonts w:ascii="Calibri" w:eastAsia="Times New Roman" w:hAnsi="Calibri" w:cs="Calibri"/>
                <w:color w:val="000000"/>
              </w:rPr>
            </w:pPr>
            <w:moveTo w:id="3741" w:author="Della Faille Philippe" w:date="2019-07-09T17:01:00Z">
              <w:del w:id="374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74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B66BDDF" w14:textId="6271BB8A" w:rsidR="00F536BB" w:rsidRPr="00614D51" w:rsidDel="00E27DD8" w:rsidRDefault="00F536BB" w:rsidP="00381E4A">
            <w:pPr>
              <w:spacing w:after="0"/>
              <w:jc w:val="center"/>
              <w:rPr>
                <w:del w:id="3744" w:author="Della Faille Philippe" w:date="2019-08-09T13:27:00Z"/>
                <w:moveTo w:id="3745" w:author="Della Faille Philippe" w:date="2019-07-09T17:01:00Z"/>
                <w:rFonts w:ascii="Calibri" w:eastAsia="Times New Roman" w:hAnsi="Calibri" w:cs="Calibri"/>
                <w:color w:val="000000"/>
              </w:rPr>
            </w:pPr>
            <w:moveTo w:id="3746" w:author="Della Faille Philippe" w:date="2019-07-09T17:01:00Z">
              <w:del w:id="3747" w:author="Della Faille Philippe" w:date="2019-08-09T12:08:00Z">
                <w:r w:rsidRPr="00614D51" w:rsidDel="00381E4A">
                  <w:rPr>
                    <w:rFonts w:ascii="Calibri" w:eastAsia="Times New Roman" w:hAnsi="Calibri" w:cs="Calibri"/>
                    <w:color w:val="000000"/>
                  </w:rPr>
                  <w:delText>100</w:delText>
                </w:r>
              </w:del>
            </w:moveTo>
          </w:p>
        </w:tc>
        <w:tc>
          <w:tcPr>
            <w:tcW w:w="1276" w:type="dxa"/>
            <w:tcBorders>
              <w:top w:val="nil"/>
              <w:left w:val="nil"/>
              <w:bottom w:val="nil"/>
              <w:right w:val="single" w:sz="4" w:space="0" w:color="auto"/>
            </w:tcBorders>
            <w:shd w:val="clear" w:color="000000" w:fill="A9D08E"/>
            <w:noWrap/>
            <w:vAlign w:val="bottom"/>
            <w:tcPrChange w:id="374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5F8F029B" w14:textId="403478C5" w:rsidR="00F536BB" w:rsidRPr="00614D51" w:rsidDel="00E27DD8" w:rsidRDefault="00F536BB" w:rsidP="00381E4A">
            <w:pPr>
              <w:spacing w:after="0"/>
              <w:jc w:val="center"/>
              <w:rPr>
                <w:del w:id="3749" w:author="Della Faille Philippe" w:date="2019-08-09T13:27:00Z"/>
                <w:moveTo w:id="3750" w:author="Della Faille Philippe" w:date="2019-07-09T17:01:00Z"/>
                <w:rFonts w:ascii="Calibri" w:eastAsia="Times New Roman" w:hAnsi="Calibri" w:cs="Calibri"/>
                <w:color w:val="000000"/>
              </w:rPr>
            </w:pPr>
            <w:moveTo w:id="3751" w:author="Della Faille Philippe" w:date="2019-07-09T17:01:00Z">
              <w:del w:id="3752" w:author="Della Faille Philippe" w:date="2019-08-09T12:08:00Z">
                <w:r w:rsidRPr="00614D51" w:rsidDel="00381E4A">
                  <w:rPr>
                    <w:rFonts w:ascii="Calibri" w:eastAsia="Times New Roman" w:hAnsi="Calibri" w:cs="Calibri"/>
                    <w:color w:val="000000"/>
                  </w:rPr>
                  <w:delText>0x0064</w:delText>
                </w:r>
              </w:del>
            </w:moveTo>
          </w:p>
        </w:tc>
      </w:tr>
      <w:tr w:rsidR="00F536BB" w:rsidRPr="00614D51" w:rsidDel="00E27DD8" w14:paraId="004EABBE" w14:textId="192915C5" w:rsidTr="00381E4A">
        <w:trPr>
          <w:trHeight w:val="288"/>
          <w:del w:id="3753" w:author="Della Faille Philippe" w:date="2019-08-09T13:27:00Z"/>
          <w:trPrChange w:id="3754" w:author="Della Faille Philippe" w:date="2019-08-09T12:08:00Z">
            <w:trPr>
              <w:trHeight w:val="288"/>
            </w:trPr>
          </w:trPrChange>
        </w:trPr>
        <w:tc>
          <w:tcPr>
            <w:tcW w:w="960" w:type="dxa"/>
            <w:vMerge/>
            <w:tcBorders>
              <w:top w:val="nil"/>
              <w:left w:val="nil"/>
              <w:bottom w:val="nil"/>
              <w:right w:val="nil"/>
            </w:tcBorders>
            <w:vAlign w:val="center"/>
            <w:tcPrChange w:id="3755" w:author="Della Faille Philippe" w:date="2019-08-09T12:08:00Z">
              <w:tcPr>
                <w:tcW w:w="960" w:type="dxa"/>
                <w:vMerge/>
                <w:tcBorders>
                  <w:top w:val="nil"/>
                  <w:left w:val="nil"/>
                  <w:bottom w:val="nil"/>
                  <w:right w:val="nil"/>
                </w:tcBorders>
                <w:vAlign w:val="center"/>
              </w:tcPr>
            </w:tcPrChange>
          </w:tcPr>
          <w:p w14:paraId="6C7DD2C0" w14:textId="723CB8C0" w:rsidR="00F536BB" w:rsidRPr="00614D51" w:rsidDel="00E27DD8" w:rsidRDefault="00F536BB" w:rsidP="00381E4A">
            <w:pPr>
              <w:spacing w:after="0"/>
              <w:jc w:val="left"/>
              <w:rPr>
                <w:del w:id="3756" w:author="Della Faille Philippe" w:date="2019-08-09T13:27:00Z"/>
                <w:moveTo w:id="37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75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20AF907" w14:textId="1E889B55" w:rsidR="00F536BB" w:rsidRPr="00614D51" w:rsidDel="00E27DD8" w:rsidRDefault="00F536BB" w:rsidP="00381E4A">
            <w:pPr>
              <w:spacing w:after="0"/>
              <w:jc w:val="left"/>
              <w:rPr>
                <w:del w:id="3759" w:author="Della Faille Philippe" w:date="2019-08-09T13:27:00Z"/>
                <w:moveTo w:id="3760" w:author="Della Faille Philippe" w:date="2019-07-09T17:01:00Z"/>
                <w:rFonts w:ascii="Calibri" w:eastAsia="Times New Roman" w:hAnsi="Calibri" w:cs="Calibri"/>
                <w:color w:val="000000"/>
              </w:rPr>
            </w:pPr>
            <w:moveTo w:id="3761" w:author="Della Faille Philippe" w:date="2019-07-09T17:01:00Z">
              <w:del w:id="376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7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A003CF5" w14:textId="79BBCFD6" w:rsidR="00F536BB" w:rsidRPr="00614D51" w:rsidDel="00E27DD8" w:rsidRDefault="00F536BB" w:rsidP="00381E4A">
            <w:pPr>
              <w:spacing w:after="0"/>
              <w:jc w:val="center"/>
              <w:rPr>
                <w:del w:id="3764" w:author="Della Faille Philippe" w:date="2019-08-09T13:27:00Z"/>
                <w:moveTo w:id="3765" w:author="Della Faille Philippe" w:date="2019-07-09T17:01:00Z"/>
                <w:rFonts w:ascii="Calibri" w:eastAsia="Times New Roman" w:hAnsi="Calibri" w:cs="Calibri"/>
                <w:color w:val="000000"/>
              </w:rPr>
            </w:pPr>
            <w:moveTo w:id="3766" w:author="Della Faille Philippe" w:date="2019-07-09T17:01:00Z">
              <w:del w:id="3767" w:author="Della Faille Philippe" w:date="2019-08-09T12:08:00Z">
                <w:r w:rsidRPr="00614D51" w:rsidDel="00381E4A">
                  <w:rPr>
                    <w:rFonts w:ascii="Calibri" w:eastAsia="Times New Roman" w:hAnsi="Calibri" w:cs="Calibri"/>
                    <w:color w:val="000000"/>
                  </w:rPr>
                  <w:delText>62</w:delText>
                </w:r>
              </w:del>
            </w:moveTo>
          </w:p>
        </w:tc>
        <w:tc>
          <w:tcPr>
            <w:tcW w:w="2680" w:type="dxa"/>
            <w:tcBorders>
              <w:top w:val="nil"/>
              <w:left w:val="nil"/>
              <w:bottom w:val="nil"/>
              <w:right w:val="nil"/>
            </w:tcBorders>
            <w:shd w:val="clear" w:color="000000" w:fill="A9D08E"/>
            <w:noWrap/>
            <w:vAlign w:val="bottom"/>
            <w:tcPrChange w:id="3768" w:author="Della Faille Philippe" w:date="2019-08-09T12:08:00Z">
              <w:tcPr>
                <w:tcW w:w="2680" w:type="dxa"/>
                <w:tcBorders>
                  <w:top w:val="nil"/>
                  <w:left w:val="nil"/>
                  <w:bottom w:val="nil"/>
                  <w:right w:val="nil"/>
                </w:tcBorders>
                <w:shd w:val="clear" w:color="000000" w:fill="A9D08E"/>
                <w:noWrap/>
                <w:vAlign w:val="bottom"/>
              </w:tcPr>
            </w:tcPrChange>
          </w:tcPr>
          <w:p w14:paraId="262F84C8" w14:textId="35213B48" w:rsidR="00F536BB" w:rsidRPr="00614D51" w:rsidDel="00E27DD8" w:rsidRDefault="00F536BB" w:rsidP="00381E4A">
            <w:pPr>
              <w:spacing w:after="0"/>
              <w:jc w:val="left"/>
              <w:rPr>
                <w:del w:id="3769" w:author="Della Faille Philippe" w:date="2019-08-09T13:27:00Z"/>
                <w:moveTo w:id="3770" w:author="Della Faille Philippe" w:date="2019-07-09T17:01:00Z"/>
                <w:rFonts w:ascii="Calibri" w:eastAsia="Times New Roman" w:hAnsi="Calibri" w:cs="Calibri"/>
                <w:color w:val="000000"/>
              </w:rPr>
            </w:pPr>
            <w:moveTo w:id="3771" w:author="Della Faille Philippe" w:date="2019-07-09T17:01:00Z">
              <w:del w:id="3772" w:author="Della Faille Philippe" w:date="2019-08-09T12:08:00Z">
                <w:r w:rsidRPr="00614D51" w:rsidDel="00381E4A">
                  <w:rPr>
                    <w:rFonts w:ascii="Calibri" w:eastAsia="Times New Roman" w:hAnsi="Calibri" w:cs="Calibri"/>
                    <w:color w:val="000000"/>
                  </w:rPr>
                  <w:delText>PWM fan x</w:delText>
                </w:r>
              </w:del>
            </w:moveTo>
          </w:p>
        </w:tc>
        <w:tc>
          <w:tcPr>
            <w:tcW w:w="960" w:type="dxa"/>
            <w:tcBorders>
              <w:top w:val="nil"/>
              <w:left w:val="single" w:sz="4" w:space="0" w:color="auto"/>
              <w:bottom w:val="nil"/>
              <w:right w:val="single" w:sz="4" w:space="0" w:color="auto"/>
            </w:tcBorders>
            <w:shd w:val="clear" w:color="000000" w:fill="A9D08E"/>
            <w:noWrap/>
            <w:vAlign w:val="bottom"/>
            <w:tcPrChange w:id="377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805B737" w14:textId="56EBFA6B" w:rsidR="00F536BB" w:rsidRPr="00614D51" w:rsidDel="00E27DD8" w:rsidRDefault="00F536BB" w:rsidP="00381E4A">
            <w:pPr>
              <w:spacing w:after="0"/>
              <w:jc w:val="center"/>
              <w:rPr>
                <w:del w:id="3774" w:author="Della Faille Philippe" w:date="2019-08-09T13:27:00Z"/>
                <w:moveTo w:id="3775" w:author="Della Faille Philippe" w:date="2019-07-09T17:01:00Z"/>
                <w:rFonts w:ascii="Calibri" w:eastAsia="Times New Roman" w:hAnsi="Calibri" w:cs="Calibri"/>
                <w:color w:val="000000"/>
              </w:rPr>
            </w:pPr>
            <w:moveTo w:id="3776" w:author="Della Faille Philippe" w:date="2019-07-09T17:01:00Z">
              <w:del w:id="3777" w:author="Della Faille Philippe" w:date="2019-08-09T12:08:00Z">
                <w:r w:rsidRPr="00614D51" w:rsidDel="00381E4A">
                  <w:rPr>
                    <w:rFonts w:ascii="Calibri" w:eastAsia="Times New Roman" w:hAnsi="Calibri" w:cs="Calibri"/>
                    <w:color w:val="000000"/>
                  </w:rPr>
                  <w:delText>%</w:delText>
                </w:r>
              </w:del>
            </w:moveTo>
          </w:p>
        </w:tc>
        <w:tc>
          <w:tcPr>
            <w:tcW w:w="978" w:type="dxa"/>
            <w:tcBorders>
              <w:top w:val="nil"/>
              <w:left w:val="nil"/>
              <w:bottom w:val="nil"/>
              <w:right w:val="single" w:sz="4" w:space="0" w:color="auto"/>
            </w:tcBorders>
            <w:shd w:val="clear" w:color="000000" w:fill="A9D08E"/>
            <w:noWrap/>
            <w:vAlign w:val="bottom"/>
            <w:tcPrChange w:id="377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5E526231" w14:textId="35F2BCBA" w:rsidR="00F536BB" w:rsidRPr="00614D51" w:rsidDel="00E27DD8" w:rsidRDefault="00F536BB" w:rsidP="00381E4A">
            <w:pPr>
              <w:spacing w:after="0"/>
              <w:jc w:val="center"/>
              <w:rPr>
                <w:del w:id="3779" w:author="Della Faille Philippe" w:date="2019-08-09T13:27:00Z"/>
                <w:moveTo w:id="3780" w:author="Della Faille Philippe" w:date="2019-07-09T17:01:00Z"/>
                <w:rFonts w:ascii="Calibri" w:eastAsia="Times New Roman" w:hAnsi="Calibri" w:cs="Calibri"/>
                <w:color w:val="000000"/>
              </w:rPr>
            </w:pPr>
            <w:moveTo w:id="3781" w:author="Della Faille Philippe" w:date="2019-07-09T17:01:00Z">
              <w:del w:id="378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37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98DC7E5" w14:textId="3C3F0DF4" w:rsidR="00F536BB" w:rsidRPr="00614D51" w:rsidDel="00E27DD8" w:rsidRDefault="00F536BB" w:rsidP="00381E4A">
            <w:pPr>
              <w:spacing w:after="0"/>
              <w:jc w:val="center"/>
              <w:rPr>
                <w:del w:id="3784" w:author="Della Faille Philippe" w:date="2019-08-09T13:27:00Z"/>
                <w:moveTo w:id="3785" w:author="Della Faille Philippe" w:date="2019-07-09T17:01:00Z"/>
                <w:rFonts w:ascii="Calibri" w:eastAsia="Times New Roman" w:hAnsi="Calibri" w:cs="Calibri"/>
                <w:color w:val="000000"/>
              </w:rPr>
            </w:pPr>
            <w:moveTo w:id="3786" w:author="Della Faille Philippe" w:date="2019-07-09T17:01:00Z">
              <w:del w:id="378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378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F3A6AB7" w14:textId="5A071012" w:rsidR="00F536BB" w:rsidRPr="00614D51" w:rsidDel="00E27DD8" w:rsidRDefault="00F536BB" w:rsidP="00381E4A">
            <w:pPr>
              <w:spacing w:after="0"/>
              <w:jc w:val="center"/>
              <w:rPr>
                <w:del w:id="3789" w:author="Della Faille Philippe" w:date="2019-08-09T13:27:00Z"/>
                <w:moveTo w:id="3790" w:author="Della Faille Philippe" w:date="2019-07-09T17:01:00Z"/>
                <w:rFonts w:ascii="Calibri" w:eastAsia="Times New Roman" w:hAnsi="Calibri" w:cs="Calibri"/>
                <w:color w:val="000000"/>
              </w:rPr>
            </w:pPr>
            <w:moveTo w:id="3791" w:author="Della Faille Philippe" w:date="2019-07-09T17:01:00Z">
              <w:del w:id="3792" w:author="Della Faille Philippe" w:date="2019-08-09T12:08:00Z">
                <w:r w:rsidRPr="00614D51" w:rsidDel="00381E4A">
                  <w:rPr>
                    <w:rFonts w:ascii="Calibri" w:eastAsia="Times New Roman" w:hAnsi="Calibri" w:cs="Calibri"/>
                    <w:color w:val="000000"/>
                  </w:rPr>
                  <w:delText>102</w:delText>
                </w:r>
              </w:del>
            </w:moveTo>
          </w:p>
        </w:tc>
        <w:tc>
          <w:tcPr>
            <w:tcW w:w="1276" w:type="dxa"/>
            <w:tcBorders>
              <w:top w:val="nil"/>
              <w:left w:val="nil"/>
              <w:bottom w:val="nil"/>
              <w:right w:val="single" w:sz="4" w:space="0" w:color="auto"/>
            </w:tcBorders>
            <w:shd w:val="clear" w:color="000000" w:fill="A9D08E"/>
            <w:noWrap/>
            <w:vAlign w:val="bottom"/>
            <w:tcPrChange w:id="379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2F1CD61C" w14:textId="5C0078D9" w:rsidR="00F536BB" w:rsidRPr="00614D51" w:rsidDel="00E27DD8" w:rsidRDefault="00F536BB" w:rsidP="00381E4A">
            <w:pPr>
              <w:spacing w:after="0"/>
              <w:jc w:val="center"/>
              <w:rPr>
                <w:del w:id="3794" w:author="Della Faille Philippe" w:date="2019-08-09T13:27:00Z"/>
                <w:moveTo w:id="3795" w:author="Della Faille Philippe" w:date="2019-07-09T17:01:00Z"/>
                <w:rFonts w:ascii="Calibri" w:eastAsia="Times New Roman" w:hAnsi="Calibri" w:cs="Calibri"/>
                <w:color w:val="000000"/>
              </w:rPr>
            </w:pPr>
            <w:moveTo w:id="3796" w:author="Della Faille Philippe" w:date="2019-07-09T17:01:00Z">
              <w:del w:id="3797" w:author="Della Faille Philippe" w:date="2019-08-09T12:08:00Z">
                <w:r w:rsidRPr="00614D51" w:rsidDel="00381E4A">
                  <w:rPr>
                    <w:rFonts w:ascii="Calibri" w:eastAsia="Times New Roman" w:hAnsi="Calibri" w:cs="Calibri"/>
                    <w:color w:val="000000"/>
                  </w:rPr>
                  <w:delText>0x0066</w:delText>
                </w:r>
              </w:del>
            </w:moveTo>
          </w:p>
        </w:tc>
      </w:tr>
      <w:tr w:rsidR="00F536BB" w:rsidRPr="00614D51" w:rsidDel="00E27DD8" w14:paraId="4C3639D2" w14:textId="0554155E" w:rsidTr="00381E4A">
        <w:trPr>
          <w:trHeight w:val="288"/>
          <w:del w:id="3798" w:author="Della Faille Philippe" w:date="2019-08-09T13:27:00Z"/>
          <w:trPrChange w:id="3799" w:author="Della Faille Philippe" w:date="2019-08-09T12:08:00Z">
            <w:trPr>
              <w:trHeight w:val="288"/>
            </w:trPr>
          </w:trPrChange>
        </w:trPr>
        <w:tc>
          <w:tcPr>
            <w:tcW w:w="960" w:type="dxa"/>
            <w:vMerge/>
            <w:tcBorders>
              <w:top w:val="nil"/>
              <w:left w:val="nil"/>
              <w:bottom w:val="nil"/>
              <w:right w:val="nil"/>
            </w:tcBorders>
            <w:vAlign w:val="center"/>
            <w:tcPrChange w:id="3800" w:author="Della Faille Philippe" w:date="2019-08-09T12:08:00Z">
              <w:tcPr>
                <w:tcW w:w="960" w:type="dxa"/>
                <w:vMerge/>
                <w:tcBorders>
                  <w:top w:val="nil"/>
                  <w:left w:val="nil"/>
                  <w:bottom w:val="nil"/>
                  <w:right w:val="nil"/>
                </w:tcBorders>
                <w:vAlign w:val="center"/>
              </w:tcPr>
            </w:tcPrChange>
          </w:tcPr>
          <w:p w14:paraId="651F5B02" w14:textId="5834E07C" w:rsidR="00F536BB" w:rsidRPr="00614D51" w:rsidDel="00E27DD8" w:rsidRDefault="00F536BB" w:rsidP="00381E4A">
            <w:pPr>
              <w:spacing w:after="0"/>
              <w:jc w:val="left"/>
              <w:rPr>
                <w:del w:id="3801" w:author="Della Faille Philippe" w:date="2019-08-09T13:27:00Z"/>
                <w:moveTo w:id="38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80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EF34466" w14:textId="7F94DE8B" w:rsidR="00F536BB" w:rsidRPr="00614D51" w:rsidDel="00E27DD8" w:rsidRDefault="00F536BB" w:rsidP="00381E4A">
            <w:pPr>
              <w:spacing w:after="0"/>
              <w:jc w:val="left"/>
              <w:rPr>
                <w:del w:id="3804" w:author="Della Faille Philippe" w:date="2019-08-09T13:27:00Z"/>
                <w:moveTo w:id="3805" w:author="Della Faille Philippe" w:date="2019-07-09T17:01:00Z"/>
                <w:rFonts w:ascii="Calibri" w:eastAsia="Times New Roman" w:hAnsi="Calibri" w:cs="Calibri"/>
                <w:color w:val="000000"/>
              </w:rPr>
            </w:pPr>
            <w:moveTo w:id="3806" w:author="Della Faille Philippe" w:date="2019-07-09T17:01:00Z">
              <w:del w:id="380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8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5940220" w14:textId="0D2A711C" w:rsidR="00F536BB" w:rsidRPr="00614D51" w:rsidDel="00E27DD8" w:rsidRDefault="00F536BB" w:rsidP="00381E4A">
            <w:pPr>
              <w:spacing w:after="0"/>
              <w:jc w:val="center"/>
              <w:rPr>
                <w:del w:id="3809" w:author="Della Faille Philippe" w:date="2019-08-09T13:27:00Z"/>
                <w:moveTo w:id="3810" w:author="Della Faille Philippe" w:date="2019-07-09T17:01:00Z"/>
                <w:rFonts w:ascii="Calibri" w:eastAsia="Times New Roman" w:hAnsi="Calibri" w:cs="Calibri"/>
                <w:color w:val="000000"/>
              </w:rPr>
            </w:pPr>
            <w:moveTo w:id="3811" w:author="Della Faille Philippe" w:date="2019-07-09T17:01:00Z">
              <w:del w:id="3812" w:author="Della Faille Philippe" w:date="2019-08-09T12:08:00Z">
                <w:r w:rsidRPr="00614D51" w:rsidDel="00381E4A">
                  <w:rPr>
                    <w:rFonts w:ascii="Calibri" w:eastAsia="Times New Roman" w:hAnsi="Calibri" w:cs="Calibri"/>
                    <w:color w:val="000000"/>
                  </w:rPr>
                  <w:delText>63</w:delText>
                </w:r>
              </w:del>
            </w:moveTo>
          </w:p>
        </w:tc>
        <w:tc>
          <w:tcPr>
            <w:tcW w:w="2680" w:type="dxa"/>
            <w:tcBorders>
              <w:top w:val="nil"/>
              <w:left w:val="nil"/>
              <w:bottom w:val="nil"/>
              <w:right w:val="nil"/>
            </w:tcBorders>
            <w:shd w:val="clear" w:color="000000" w:fill="A9D08E"/>
            <w:noWrap/>
            <w:vAlign w:val="bottom"/>
            <w:tcPrChange w:id="3813" w:author="Della Faille Philippe" w:date="2019-08-09T12:08:00Z">
              <w:tcPr>
                <w:tcW w:w="2680" w:type="dxa"/>
                <w:tcBorders>
                  <w:top w:val="nil"/>
                  <w:left w:val="nil"/>
                  <w:bottom w:val="nil"/>
                  <w:right w:val="nil"/>
                </w:tcBorders>
                <w:shd w:val="clear" w:color="000000" w:fill="A9D08E"/>
                <w:noWrap/>
                <w:vAlign w:val="bottom"/>
              </w:tcPr>
            </w:tcPrChange>
          </w:tcPr>
          <w:p w14:paraId="2A22763E" w14:textId="30420754" w:rsidR="00F536BB" w:rsidRPr="00614D51" w:rsidDel="00E27DD8" w:rsidRDefault="00F536BB" w:rsidP="00381E4A">
            <w:pPr>
              <w:spacing w:after="0"/>
              <w:jc w:val="left"/>
              <w:rPr>
                <w:del w:id="3814" w:author="Della Faille Philippe" w:date="2019-08-09T13:27:00Z"/>
                <w:moveTo w:id="3815" w:author="Della Faille Philippe" w:date="2019-07-09T17:01:00Z"/>
                <w:rFonts w:ascii="Calibri" w:eastAsia="Times New Roman" w:hAnsi="Calibri" w:cs="Calibri"/>
                <w:color w:val="000000"/>
              </w:rPr>
            </w:pPr>
            <w:moveTo w:id="3816" w:author="Della Faille Philippe" w:date="2019-07-09T17:01:00Z">
              <w:del w:id="3817" w:author="Della Faille Philippe" w:date="2019-08-09T12:08:00Z">
                <w:r w:rsidRPr="00614D51" w:rsidDel="00381E4A">
                  <w:rPr>
                    <w:rFonts w:ascii="Calibri" w:eastAsia="Times New Roman" w:hAnsi="Calibri" w:cs="Calibri"/>
                    <w:color w:val="000000"/>
                  </w:rPr>
                  <w:delText>speed fan 1</w:delText>
                </w:r>
              </w:del>
            </w:moveTo>
          </w:p>
        </w:tc>
        <w:tc>
          <w:tcPr>
            <w:tcW w:w="960" w:type="dxa"/>
            <w:tcBorders>
              <w:top w:val="nil"/>
              <w:left w:val="single" w:sz="4" w:space="0" w:color="auto"/>
              <w:bottom w:val="nil"/>
              <w:right w:val="single" w:sz="4" w:space="0" w:color="auto"/>
            </w:tcBorders>
            <w:shd w:val="clear" w:color="000000" w:fill="A9D08E"/>
            <w:noWrap/>
            <w:vAlign w:val="bottom"/>
            <w:tcPrChange w:id="381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71F0297" w14:textId="701FF848" w:rsidR="00F536BB" w:rsidRPr="00614D51" w:rsidDel="00E27DD8" w:rsidRDefault="00F536BB" w:rsidP="00381E4A">
            <w:pPr>
              <w:spacing w:after="0"/>
              <w:jc w:val="center"/>
              <w:rPr>
                <w:del w:id="3819" w:author="Della Faille Philippe" w:date="2019-08-09T13:27:00Z"/>
                <w:moveTo w:id="3820" w:author="Della Faille Philippe" w:date="2019-07-09T17:01:00Z"/>
                <w:rFonts w:ascii="Calibri" w:eastAsia="Times New Roman" w:hAnsi="Calibri" w:cs="Calibri"/>
                <w:color w:val="000000"/>
              </w:rPr>
            </w:pPr>
            <w:moveTo w:id="3821" w:author="Della Faille Philippe" w:date="2019-07-09T17:01:00Z">
              <w:del w:id="3822" w:author="Della Faille Philippe" w:date="2019-08-09T12:08:00Z">
                <w:r w:rsidRPr="00614D51" w:rsidDel="00381E4A">
                  <w:rPr>
                    <w:rFonts w:ascii="Calibri" w:eastAsia="Times New Roman" w:hAnsi="Calibri" w:cs="Calibri"/>
                    <w:color w:val="000000"/>
                  </w:rPr>
                  <w:delText>rpm</w:delText>
                </w:r>
              </w:del>
            </w:moveTo>
          </w:p>
        </w:tc>
        <w:tc>
          <w:tcPr>
            <w:tcW w:w="978" w:type="dxa"/>
            <w:tcBorders>
              <w:top w:val="nil"/>
              <w:left w:val="nil"/>
              <w:bottom w:val="nil"/>
              <w:right w:val="single" w:sz="4" w:space="0" w:color="auto"/>
            </w:tcBorders>
            <w:shd w:val="clear" w:color="000000" w:fill="A9D08E"/>
            <w:noWrap/>
            <w:vAlign w:val="bottom"/>
            <w:tcPrChange w:id="382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4BB31B12" w14:textId="1584C909" w:rsidR="00F536BB" w:rsidRPr="00614D51" w:rsidDel="00E27DD8" w:rsidRDefault="00F536BB" w:rsidP="00381E4A">
            <w:pPr>
              <w:spacing w:after="0"/>
              <w:jc w:val="center"/>
              <w:rPr>
                <w:del w:id="3824" w:author="Della Faille Philippe" w:date="2019-08-09T13:27:00Z"/>
                <w:moveTo w:id="3825" w:author="Della Faille Philippe" w:date="2019-07-09T17:01:00Z"/>
                <w:rFonts w:ascii="Calibri" w:eastAsia="Times New Roman" w:hAnsi="Calibri" w:cs="Calibri"/>
                <w:color w:val="000000"/>
              </w:rPr>
            </w:pPr>
            <w:moveTo w:id="3826" w:author="Della Faille Philippe" w:date="2019-07-09T17:01:00Z">
              <w:del w:id="382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38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1224E91" w14:textId="222120E2" w:rsidR="00F536BB" w:rsidRPr="00614D51" w:rsidDel="00E27DD8" w:rsidRDefault="00F536BB" w:rsidP="00381E4A">
            <w:pPr>
              <w:spacing w:after="0"/>
              <w:jc w:val="center"/>
              <w:rPr>
                <w:del w:id="3829" w:author="Della Faille Philippe" w:date="2019-08-09T13:27:00Z"/>
                <w:moveTo w:id="3830" w:author="Della Faille Philippe" w:date="2019-07-09T17:01:00Z"/>
                <w:rFonts w:ascii="Calibri" w:eastAsia="Times New Roman" w:hAnsi="Calibri" w:cs="Calibri"/>
                <w:color w:val="000000"/>
              </w:rPr>
            </w:pPr>
            <w:moveTo w:id="3831" w:author="Della Faille Philippe" w:date="2019-07-09T17:01:00Z">
              <w:del w:id="383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383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0C2CE007" w14:textId="6BF743EF" w:rsidR="00F536BB" w:rsidRPr="00614D51" w:rsidDel="00E27DD8" w:rsidRDefault="00F536BB" w:rsidP="00381E4A">
            <w:pPr>
              <w:spacing w:after="0"/>
              <w:jc w:val="center"/>
              <w:rPr>
                <w:del w:id="3834" w:author="Della Faille Philippe" w:date="2019-08-09T13:27:00Z"/>
                <w:moveTo w:id="3835" w:author="Della Faille Philippe" w:date="2019-07-09T17:01:00Z"/>
                <w:rFonts w:ascii="Calibri" w:eastAsia="Times New Roman" w:hAnsi="Calibri" w:cs="Calibri"/>
                <w:color w:val="000000"/>
              </w:rPr>
            </w:pPr>
            <w:moveTo w:id="3836" w:author="Della Faille Philippe" w:date="2019-07-09T17:01:00Z">
              <w:del w:id="3837" w:author="Della Faille Philippe" w:date="2019-08-09T12:08:00Z">
                <w:r w:rsidRPr="00614D51" w:rsidDel="00381E4A">
                  <w:rPr>
                    <w:rFonts w:ascii="Calibri" w:eastAsia="Times New Roman" w:hAnsi="Calibri" w:cs="Calibri"/>
                    <w:color w:val="000000"/>
                  </w:rPr>
                  <w:delText>103</w:delText>
                </w:r>
              </w:del>
            </w:moveTo>
          </w:p>
        </w:tc>
        <w:tc>
          <w:tcPr>
            <w:tcW w:w="1276" w:type="dxa"/>
            <w:tcBorders>
              <w:top w:val="nil"/>
              <w:left w:val="nil"/>
              <w:bottom w:val="nil"/>
              <w:right w:val="single" w:sz="4" w:space="0" w:color="auto"/>
            </w:tcBorders>
            <w:shd w:val="clear" w:color="000000" w:fill="A9D08E"/>
            <w:noWrap/>
            <w:vAlign w:val="bottom"/>
            <w:tcPrChange w:id="383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09B2DBB" w14:textId="07F60CC2" w:rsidR="00F536BB" w:rsidRPr="00614D51" w:rsidDel="00E27DD8" w:rsidRDefault="00F536BB" w:rsidP="00381E4A">
            <w:pPr>
              <w:spacing w:after="0"/>
              <w:jc w:val="center"/>
              <w:rPr>
                <w:del w:id="3839" w:author="Della Faille Philippe" w:date="2019-08-09T13:27:00Z"/>
                <w:moveTo w:id="3840" w:author="Della Faille Philippe" w:date="2019-07-09T17:01:00Z"/>
                <w:rFonts w:ascii="Calibri" w:eastAsia="Times New Roman" w:hAnsi="Calibri" w:cs="Calibri"/>
                <w:color w:val="000000"/>
              </w:rPr>
            </w:pPr>
            <w:moveTo w:id="3841" w:author="Della Faille Philippe" w:date="2019-07-09T17:01:00Z">
              <w:del w:id="3842" w:author="Della Faille Philippe" w:date="2019-08-09T12:08:00Z">
                <w:r w:rsidRPr="00614D51" w:rsidDel="00381E4A">
                  <w:rPr>
                    <w:rFonts w:ascii="Calibri" w:eastAsia="Times New Roman" w:hAnsi="Calibri" w:cs="Calibri"/>
                    <w:color w:val="000000"/>
                  </w:rPr>
                  <w:delText>0x0067</w:delText>
                </w:r>
              </w:del>
            </w:moveTo>
          </w:p>
        </w:tc>
      </w:tr>
      <w:tr w:rsidR="00F536BB" w:rsidRPr="00614D51" w:rsidDel="00E27DD8" w14:paraId="39B32759" w14:textId="0BF3ADCB" w:rsidTr="00381E4A">
        <w:trPr>
          <w:trHeight w:val="288"/>
          <w:del w:id="3843" w:author="Della Faille Philippe" w:date="2019-08-09T13:27:00Z"/>
          <w:trPrChange w:id="3844" w:author="Della Faille Philippe" w:date="2019-08-09T12:08:00Z">
            <w:trPr>
              <w:trHeight w:val="288"/>
            </w:trPr>
          </w:trPrChange>
        </w:trPr>
        <w:tc>
          <w:tcPr>
            <w:tcW w:w="960" w:type="dxa"/>
            <w:vMerge/>
            <w:tcBorders>
              <w:top w:val="nil"/>
              <w:left w:val="nil"/>
              <w:bottom w:val="nil"/>
              <w:right w:val="nil"/>
            </w:tcBorders>
            <w:vAlign w:val="center"/>
            <w:tcPrChange w:id="3845" w:author="Della Faille Philippe" w:date="2019-08-09T12:08:00Z">
              <w:tcPr>
                <w:tcW w:w="960" w:type="dxa"/>
                <w:vMerge/>
                <w:tcBorders>
                  <w:top w:val="nil"/>
                  <w:left w:val="nil"/>
                  <w:bottom w:val="nil"/>
                  <w:right w:val="nil"/>
                </w:tcBorders>
                <w:vAlign w:val="center"/>
              </w:tcPr>
            </w:tcPrChange>
          </w:tcPr>
          <w:p w14:paraId="575513CA" w14:textId="05C4750B" w:rsidR="00F536BB" w:rsidRPr="00614D51" w:rsidDel="00E27DD8" w:rsidRDefault="00F536BB" w:rsidP="00381E4A">
            <w:pPr>
              <w:spacing w:after="0"/>
              <w:jc w:val="left"/>
              <w:rPr>
                <w:del w:id="3846" w:author="Della Faille Philippe" w:date="2019-08-09T13:27:00Z"/>
                <w:moveTo w:id="384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84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5E518CD" w14:textId="5CCADBD2" w:rsidR="00F536BB" w:rsidRPr="00614D51" w:rsidDel="00E27DD8" w:rsidRDefault="00F536BB" w:rsidP="00381E4A">
            <w:pPr>
              <w:spacing w:after="0"/>
              <w:jc w:val="left"/>
              <w:rPr>
                <w:del w:id="3849" w:author="Della Faille Philippe" w:date="2019-08-09T13:27:00Z"/>
                <w:moveTo w:id="3850" w:author="Della Faille Philippe" w:date="2019-07-09T17:01:00Z"/>
                <w:rFonts w:ascii="Calibri" w:eastAsia="Times New Roman" w:hAnsi="Calibri" w:cs="Calibri"/>
                <w:color w:val="000000"/>
              </w:rPr>
            </w:pPr>
            <w:moveTo w:id="3851" w:author="Della Faille Philippe" w:date="2019-07-09T17:01:00Z">
              <w:del w:id="385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8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0F56A4E" w14:textId="6D5FE34C" w:rsidR="00F536BB" w:rsidRPr="00614D51" w:rsidDel="00E27DD8" w:rsidRDefault="00F536BB" w:rsidP="00381E4A">
            <w:pPr>
              <w:spacing w:after="0"/>
              <w:jc w:val="center"/>
              <w:rPr>
                <w:del w:id="3854" w:author="Della Faille Philippe" w:date="2019-08-09T13:27:00Z"/>
                <w:moveTo w:id="3855" w:author="Della Faille Philippe" w:date="2019-07-09T17:01:00Z"/>
                <w:rFonts w:ascii="Calibri" w:eastAsia="Times New Roman" w:hAnsi="Calibri" w:cs="Calibri"/>
                <w:color w:val="000000"/>
              </w:rPr>
            </w:pPr>
            <w:moveTo w:id="3856" w:author="Della Faille Philippe" w:date="2019-07-09T17:01:00Z">
              <w:del w:id="3857" w:author="Della Faille Philippe" w:date="2019-08-09T12:08:00Z">
                <w:r w:rsidRPr="00614D51" w:rsidDel="00381E4A">
                  <w:rPr>
                    <w:rFonts w:ascii="Calibri" w:eastAsia="Times New Roman" w:hAnsi="Calibri" w:cs="Calibri"/>
                    <w:color w:val="000000"/>
                  </w:rPr>
                  <w:delText>64</w:delText>
                </w:r>
              </w:del>
            </w:moveTo>
          </w:p>
        </w:tc>
        <w:tc>
          <w:tcPr>
            <w:tcW w:w="2680" w:type="dxa"/>
            <w:tcBorders>
              <w:top w:val="nil"/>
              <w:left w:val="nil"/>
              <w:bottom w:val="nil"/>
              <w:right w:val="nil"/>
            </w:tcBorders>
            <w:shd w:val="clear" w:color="000000" w:fill="A9D08E"/>
            <w:noWrap/>
            <w:vAlign w:val="bottom"/>
            <w:tcPrChange w:id="3858" w:author="Della Faille Philippe" w:date="2019-08-09T12:08:00Z">
              <w:tcPr>
                <w:tcW w:w="2680" w:type="dxa"/>
                <w:tcBorders>
                  <w:top w:val="nil"/>
                  <w:left w:val="nil"/>
                  <w:bottom w:val="nil"/>
                  <w:right w:val="nil"/>
                </w:tcBorders>
                <w:shd w:val="clear" w:color="000000" w:fill="A9D08E"/>
                <w:noWrap/>
                <w:vAlign w:val="bottom"/>
              </w:tcPr>
            </w:tcPrChange>
          </w:tcPr>
          <w:p w14:paraId="11FC19AA" w14:textId="129FDCEA" w:rsidR="00F536BB" w:rsidRPr="00614D51" w:rsidDel="00E27DD8" w:rsidRDefault="00F536BB" w:rsidP="00381E4A">
            <w:pPr>
              <w:spacing w:after="0"/>
              <w:jc w:val="left"/>
              <w:rPr>
                <w:del w:id="3859" w:author="Della Faille Philippe" w:date="2019-08-09T13:27:00Z"/>
                <w:moveTo w:id="3860" w:author="Della Faille Philippe" w:date="2019-07-09T17:01:00Z"/>
                <w:rFonts w:ascii="Calibri" w:eastAsia="Times New Roman" w:hAnsi="Calibri" w:cs="Calibri"/>
                <w:color w:val="000000"/>
              </w:rPr>
            </w:pPr>
            <w:moveTo w:id="3861" w:author="Della Faille Philippe" w:date="2019-07-09T17:01:00Z">
              <w:del w:id="3862" w:author="Della Faille Philippe" w:date="2019-08-09T12:08:00Z">
                <w:r w:rsidRPr="00614D51" w:rsidDel="00381E4A">
                  <w:rPr>
                    <w:rFonts w:ascii="Calibri" w:eastAsia="Times New Roman" w:hAnsi="Calibri" w:cs="Calibri"/>
                    <w:color w:val="000000"/>
                  </w:rPr>
                  <w:delText>speed fan 2</w:delText>
                </w:r>
              </w:del>
            </w:moveTo>
          </w:p>
        </w:tc>
        <w:tc>
          <w:tcPr>
            <w:tcW w:w="960" w:type="dxa"/>
            <w:tcBorders>
              <w:top w:val="nil"/>
              <w:left w:val="single" w:sz="4" w:space="0" w:color="auto"/>
              <w:bottom w:val="nil"/>
              <w:right w:val="single" w:sz="4" w:space="0" w:color="auto"/>
            </w:tcBorders>
            <w:shd w:val="clear" w:color="000000" w:fill="A9D08E"/>
            <w:noWrap/>
            <w:vAlign w:val="bottom"/>
            <w:tcPrChange w:id="386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0F7154D2" w14:textId="19EAABB1" w:rsidR="00F536BB" w:rsidRPr="00614D51" w:rsidDel="00E27DD8" w:rsidRDefault="00F536BB" w:rsidP="00381E4A">
            <w:pPr>
              <w:spacing w:after="0"/>
              <w:jc w:val="center"/>
              <w:rPr>
                <w:del w:id="3864" w:author="Della Faille Philippe" w:date="2019-08-09T13:27:00Z"/>
                <w:moveTo w:id="3865" w:author="Della Faille Philippe" w:date="2019-07-09T17:01:00Z"/>
                <w:rFonts w:ascii="Calibri" w:eastAsia="Times New Roman" w:hAnsi="Calibri" w:cs="Calibri"/>
                <w:color w:val="000000"/>
              </w:rPr>
            </w:pPr>
            <w:moveTo w:id="3866" w:author="Della Faille Philippe" w:date="2019-07-09T17:01:00Z">
              <w:del w:id="3867" w:author="Della Faille Philippe" w:date="2019-08-09T12:08:00Z">
                <w:r w:rsidRPr="00614D51" w:rsidDel="00381E4A">
                  <w:rPr>
                    <w:rFonts w:ascii="Calibri" w:eastAsia="Times New Roman" w:hAnsi="Calibri" w:cs="Calibri"/>
                    <w:color w:val="000000"/>
                  </w:rPr>
                  <w:delText>rpm</w:delText>
                </w:r>
              </w:del>
            </w:moveTo>
          </w:p>
        </w:tc>
        <w:tc>
          <w:tcPr>
            <w:tcW w:w="978" w:type="dxa"/>
            <w:tcBorders>
              <w:top w:val="nil"/>
              <w:left w:val="nil"/>
              <w:bottom w:val="nil"/>
              <w:right w:val="single" w:sz="4" w:space="0" w:color="auto"/>
            </w:tcBorders>
            <w:shd w:val="clear" w:color="000000" w:fill="A9D08E"/>
            <w:noWrap/>
            <w:vAlign w:val="bottom"/>
            <w:tcPrChange w:id="386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9CFA966" w14:textId="5AC95EFF" w:rsidR="00F536BB" w:rsidRPr="00614D51" w:rsidDel="00E27DD8" w:rsidRDefault="00F536BB" w:rsidP="00381E4A">
            <w:pPr>
              <w:spacing w:after="0"/>
              <w:jc w:val="center"/>
              <w:rPr>
                <w:del w:id="3869" w:author="Della Faille Philippe" w:date="2019-08-09T13:27:00Z"/>
                <w:moveTo w:id="3870" w:author="Della Faille Philippe" w:date="2019-07-09T17:01:00Z"/>
                <w:rFonts w:ascii="Calibri" w:eastAsia="Times New Roman" w:hAnsi="Calibri" w:cs="Calibri"/>
                <w:color w:val="000000"/>
              </w:rPr>
            </w:pPr>
            <w:moveTo w:id="3871" w:author="Della Faille Philippe" w:date="2019-07-09T17:01:00Z">
              <w:del w:id="3872"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38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EA26EDD" w14:textId="7A4E313A" w:rsidR="00F536BB" w:rsidRPr="00614D51" w:rsidDel="00E27DD8" w:rsidRDefault="00F536BB" w:rsidP="00381E4A">
            <w:pPr>
              <w:spacing w:after="0"/>
              <w:jc w:val="center"/>
              <w:rPr>
                <w:del w:id="3874" w:author="Della Faille Philippe" w:date="2019-08-09T13:27:00Z"/>
                <w:moveTo w:id="3875" w:author="Della Faille Philippe" w:date="2019-07-09T17:01:00Z"/>
                <w:rFonts w:ascii="Calibri" w:eastAsia="Times New Roman" w:hAnsi="Calibri" w:cs="Calibri"/>
                <w:color w:val="000000"/>
              </w:rPr>
            </w:pPr>
            <w:moveTo w:id="3876" w:author="Della Faille Philippe" w:date="2019-07-09T17:01:00Z">
              <w:del w:id="3877"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387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884190F" w14:textId="24C3810C" w:rsidR="00F536BB" w:rsidRPr="00614D51" w:rsidDel="00E27DD8" w:rsidRDefault="00F536BB" w:rsidP="00381E4A">
            <w:pPr>
              <w:spacing w:after="0"/>
              <w:jc w:val="center"/>
              <w:rPr>
                <w:del w:id="3879" w:author="Della Faille Philippe" w:date="2019-08-09T13:27:00Z"/>
                <w:moveTo w:id="3880" w:author="Della Faille Philippe" w:date="2019-07-09T17:01:00Z"/>
                <w:rFonts w:ascii="Calibri" w:eastAsia="Times New Roman" w:hAnsi="Calibri" w:cs="Calibri"/>
                <w:color w:val="000000"/>
              </w:rPr>
            </w:pPr>
            <w:moveTo w:id="3881" w:author="Della Faille Philippe" w:date="2019-07-09T17:01:00Z">
              <w:del w:id="3882" w:author="Della Faille Philippe" w:date="2019-08-09T12:08:00Z">
                <w:r w:rsidRPr="00614D51" w:rsidDel="00381E4A">
                  <w:rPr>
                    <w:rFonts w:ascii="Calibri" w:eastAsia="Times New Roman" w:hAnsi="Calibri" w:cs="Calibri"/>
                    <w:color w:val="000000"/>
                  </w:rPr>
                  <w:delText>104</w:delText>
                </w:r>
              </w:del>
            </w:moveTo>
          </w:p>
        </w:tc>
        <w:tc>
          <w:tcPr>
            <w:tcW w:w="1276" w:type="dxa"/>
            <w:tcBorders>
              <w:top w:val="nil"/>
              <w:left w:val="nil"/>
              <w:bottom w:val="nil"/>
              <w:right w:val="single" w:sz="4" w:space="0" w:color="auto"/>
            </w:tcBorders>
            <w:shd w:val="clear" w:color="000000" w:fill="A9D08E"/>
            <w:noWrap/>
            <w:vAlign w:val="bottom"/>
            <w:tcPrChange w:id="388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3EC22932" w14:textId="7B3A7050" w:rsidR="00F536BB" w:rsidRPr="00614D51" w:rsidDel="00E27DD8" w:rsidRDefault="00F536BB" w:rsidP="00381E4A">
            <w:pPr>
              <w:spacing w:after="0"/>
              <w:jc w:val="center"/>
              <w:rPr>
                <w:del w:id="3884" w:author="Della Faille Philippe" w:date="2019-08-09T13:27:00Z"/>
                <w:moveTo w:id="3885" w:author="Della Faille Philippe" w:date="2019-07-09T17:01:00Z"/>
                <w:rFonts w:ascii="Calibri" w:eastAsia="Times New Roman" w:hAnsi="Calibri" w:cs="Calibri"/>
                <w:color w:val="000000"/>
              </w:rPr>
            </w:pPr>
            <w:moveTo w:id="3886" w:author="Della Faille Philippe" w:date="2019-07-09T17:01:00Z">
              <w:del w:id="3887" w:author="Della Faille Philippe" w:date="2019-08-09T12:08:00Z">
                <w:r w:rsidRPr="00614D51" w:rsidDel="00381E4A">
                  <w:rPr>
                    <w:rFonts w:ascii="Calibri" w:eastAsia="Times New Roman" w:hAnsi="Calibri" w:cs="Calibri"/>
                    <w:color w:val="000000"/>
                  </w:rPr>
                  <w:delText>0x0068</w:delText>
                </w:r>
              </w:del>
            </w:moveTo>
          </w:p>
        </w:tc>
      </w:tr>
      <w:tr w:rsidR="00F536BB" w:rsidRPr="00614D51" w:rsidDel="00E27DD8" w14:paraId="07DED889" w14:textId="5C6AFA04" w:rsidTr="00381E4A">
        <w:trPr>
          <w:trHeight w:val="288"/>
          <w:del w:id="3888" w:author="Della Faille Philippe" w:date="2019-08-09T13:27:00Z"/>
          <w:trPrChange w:id="3889" w:author="Della Faille Philippe" w:date="2019-08-09T12:08:00Z">
            <w:trPr>
              <w:trHeight w:val="288"/>
            </w:trPr>
          </w:trPrChange>
        </w:trPr>
        <w:tc>
          <w:tcPr>
            <w:tcW w:w="960" w:type="dxa"/>
            <w:vMerge/>
            <w:tcBorders>
              <w:top w:val="nil"/>
              <w:left w:val="nil"/>
              <w:bottom w:val="nil"/>
              <w:right w:val="nil"/>
            </w:tcBorders>
            <w:vAlign w:val="center"/>
            <w:tcPrChange w:id="3890" w:author="Della Faille Philippe" w:date="2019-08-09T12:08:00Z">
              <w:tcPr>
                <w:tcW w:w="960" w:type="dxa"/>
                <w:vMerge/>
                <w:tcBorders>
                  <w:top w:val="nil"/>
                  <w:left w:val="nil"/>
                  <w:bottom w:val="nil"/>
                  <w:right w:val="nil"/>
                </w:tcBorders>
                <w:vAlign w:val="center"/>
              </w:tcPr>
            </w:tcPrChange>
          </w:tcPr>
          <w:p w14:paraId="28F96669" w14:textId="1E5EFA9F" w:rsidR="00F536BB" w:rsidRPr="00614D51" w:rsidDel="00E27DD8" w:rsidRDefault="00F536BB" w:rsidP="00381E4A">
            <w:pPr>
              <w:spacing w:after="0"/>
              <w:jc w:val="left"/>
              <w:rPr>
                <w:del w:id="3891" w:author="Della Faille Philippe" w:date="2019-08-09T13:27:00Z"/>
                <w:moveTo w:id="38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89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2DAA543" w14:textId="3CC1703E" w:rsidR="00F536BB" w:rsidRPr="00614D51" w:rsidDel="00E27DD8" w:rsidRDefault="00F536BB" w:rsidP="00381E4A">
            <w:pPr>
              <w:spacing w:after="0"/>
              <w:jc w:val="left"/>
              <w:rPr>
                <w:del w:id="3894" w:author="Della Faille Philippe" w:date="2019-08-09T13:27:00Z"/>
                <w:moveTo w:id="3895" w:author="Della Faille Philippe" w:date="2019-07-09T17:01:00Z"/>
                <w:rFonts w:ascii="Calibri" w:eastAsia="Times New Roman" w:hAnsi="Calibri" w:cs="Calibri"/>
                <w:color w:val="000000"/>
              </w:rPr>
            </w:pPr>
            <w:moveTo w:id="3896" w:author="Della Faille Philippe" w:date="2019-07-09T17:01:00Z">
              <w:del w:id="389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8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902AA06" w14:textId="63FBC321" w:rsidR="00F536BB" w:rsidRPr="00614D51" w:rsidDel="00E27DD8" w:rsidRDefault="00F536BB" w:rsidP="00381E4A">
            <w:pPr>
              <w:spacing w:after="0"/>
              <w:jc w:val="center"/>
              <w:rPr>
                <w:del w:id="3899" w:author="Della Faille Philippe" w:date="2019-08-09T13:27:00Z"/>
                <w:moveTo w:id="3900" w:author="Della Faille Philippe" w:date="2019-07-09T17:01:00Z"/>
                <w:rFonts w:ascii="Calibri" w:eastAsia="Times New Roman" w:hAnsi="Calibri" w:cs="Calibri"/>
                <w:color w:val="000000"/>
              </w:rPr>
            </w:pPr>
            <w:moveTo w:id="3901" w:author="Della Faille Philippe" w:date="2019-07-09T17:01:00Z">
              <w:del w:id="3902" w:author="Della Faille Philippe" w:date="2019-08-09T12:08:00Z">
                <w:r w:rsidRPr="00614D51" w:rsidDel="00381E4A">
                  <w:rPr>
                    <w:rFonts w:ascii="Calibri" w:eastAsia="Times New Roman" w:hAnsi="Calibri" w:cs="Calibri"/>
                    <w:color w:val="000000"/>
                  </w:rPr>
                  <w:delText>65</w:delText>
                </w:r>
              </w:del>
            </w:moveTo>
          </w:p>
        </w:tc>
        <w:tc>
          <w:tcPr>
            <w:tcW w:w="2680" w:type="dxa"/>
            <w:tcBorders>
              <w:top w:val="nil"/>
              <w:left w:val="nil"/>
              <w:bottom w:val="nil"/>
              <w:right w:val="nil"/>
            </w:tcBorders>
            <w:shd w:val="clear" w:color="000000" w:fill="A9D08E"/>
            <w:noWrap/>
            <w:vAlign w:val="bottom"/>
            <w:tcPrChange w:id="3903" w:author="Della Faille Philippe" w:date="2019-08-09T12:08:00Z">
              <w:tcPr>
                <w:tcW w:w="2680" w:type="dxa"/>
                <w:tcBorders>
                  <w:top w:val="nil"/>
                  <w:left w:val="nil"/>
                  <w:bottom w:val="nil"/>
                  <w:right w:val="nil"/>
                </w:tcBorders>
                <w:shd w:val="clear" w:color="000000" w:fill="A9D08E"/>
                <w:noWrap/>
                <w:vAlign w:val="bottom"/>
              </w:tcPr>
            </w:tcPrChange>
          </w:tcPr>
          <w:p w14:paraId="164161E1" w14:textId="4C79A334" w:rsidR="00F536BB" w:rsidRPr="00614D51" w:rsidDel="00E27DD8" w:rsidRDefault="00F536BB" w:rsidP="00381E4A">
            <w:pPr>
              <w:spacing w:after="0"/>
              <w:jc w:val="left"/>
              <w:rPr>
                <w:del w:id="3904" w:author="Della Faille Philippe" w:date="2019-08-09T13:27:00Z"/>
                <w:moveTo w:id="3905" w:author="Della Faille Philippe" w:date="2019-07-09T17:01:00Z"/>
                <w:rFonts w:ascii="Calibri" w:eastAsia="Times New Roman" w:hAnsi="Calibri" w:cs="Calibri"/>
                <w:color w:val="000000"/>
              </w:rPr>
            </w:pPr>
            <w:moveTo w:id="3906" w:author="Della Faille Philippe" w:date="2019-07-09T17:01:00Z">
              <w:del w:id="3907" w:author="Della Faille Philippe" w:date="2019-08-09T12:08:00Z">
                <w:r w:rsidRPr="00614D51" w:rsidDel="00381E4A">
                  <w:rPr>
                    <w:rFonts w:ascii="Calibri" w:eastAsia="Times New Roman" w:hAnsi="Calibri" w:cs="Calibri"/>
                    <w:color w:val="000000"/>
                  </w:rPr>
                  <w:delText>speed fan 3</w:delText>
                </w:r>
              </w:del>
            </w:moveTo>
          </w:p>
        </w:tc>
        <w:tc>
          <w:tcPr>
            <w:tcW w:w="960" w:type="dxa"/>
            <w:tcBorders>
              <w:top w:val="nil"/>
              <w:left w:val="single" w:sz="4" w:space="0" w:color="auto"/>
              <w:bottom w:val="nil"/>
              <w:right w:val="single" w:sz="4" w:space="0" w:color="auto"/>
            </w:tcBorders>
            <w:shd w:val="clear" w:color="000000" w:fill="A9D08E"/>
            <w:noWrap/>
            <w:vAlign w:val="bottom"/>
            <w:tcPrChange w:id="390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554B9F8" w14:textId="7176D00A" w:rsidR="00F536BB" w:rsidRPr="00614D51" w:rsidDel="00E27DD8" w:rsidRDefault="00F536BB" w:rsidP="00381E4A">
            <w:pPr>
              <w:spacing w:after="0"/>
              <w:jc w:val="center"/>
              <w:rPr>
                <w:del w:id="3909" w:author="Della Faille Philippe" w:date="2019-08-09T13:27:00Z"/>
                <w:moveTo w:id="3910" w:author="Della Faille Philippe" w:date="2019-07-09T17:01:00Z"/>
                <w:rFonts w:ascii="Calibri" w:eastAsia="Times New Roman" w:hAnsi="Calibri" w:cs="Calibri"/>
                <w:color w:val="000000"/>
              </w:rPr>
            </w:pPr>
            <w:moveTo w:id="3911" w:author="Della Faille Philippe" w:date="2019-07-09T17:01:00Z">
              <w:del w:id="3912" w:author="Della Faille Philippe" w:date="2019-08-09T12:08:00Z">
                <w:r w:rsidRPr="00614D51" w:rsidDel="00381E4A">
                  <w:rPr>
                    <w:rFonts w:ascii="Calibri" w:eastAsia="Times New Roman" w:hAnsi="Calibri" w:cs="Calibri"/>
                    <w:color w:val="000000"/>
                  </w:rPr>
                  <w:delText>rpm</w:delText>
                </w:r>
              </w:del>
            </w:moveTo>
          </w:p>
        </w:tc>
        <w:tc>
          <w:tcPr>
            <w:tcW w:w="978" w:type="dxa"/>
            <w:tcBorders>
              <w:top w:val="nil"/>
              <w:left w:val="nil"/>
              <w:bottom w:val="nil"/>
              <w:right w:val="single" w:sz="4" w:space="0" w:color="auto"/>
            </w:tcBorders>
            <w:shd w:val="clear" w:color="000000" w:fill="A9D08E"/>
            <w:noWrap/>
            <w:vAlign w:val="bottom"/>
            <w:tcPrChange w:id="391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E6F5900" w14:textId="7617FAC7" w:rsidR="00F536BB" w:rsidRPr="00614D51" w:rsidDel="00E27DD8" w:rsidRDefault="00F536BB" w:rsidP="00381E4A">
            <w:pPr>
              <w:spacing w:after="0"/>
              <w:jc w:val="center"/>
              <w:rPr>
                <w:del w:id="3914" w:author="Della Faille Philippe" w:date="2019-08-09T13:27:00Z"/>
                <w:moveTo w:id="3915" w:author="Della Faille Philippe" w:date="2019-07-09T17:01:00Z"/>
                <w:rFonts w:ascii="Calibri" w:eastAsia="Times New Roman" w:hAnsi="Calibri" w:cs="Calibri"/>
                <w:color w:val="000000"/>
              </w:rPr>
            </w:pPr>
            <w:moveTo w:id="3916" w:author="Della Faille Philippe" w:date="2019-07-09T17:01:00Z">
              <w:del w:id="3917"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000000" w:fill="A9D08E"/>
            <w:noWrap/>
            <w:vAlign w:val="bottom"/>
            <w:tcPrChange w:id="39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0B64326" w14:textId="10FC9AE8" w:rsidR="00F536BB" w:rsidRPr="00614D51" w:rsidDel="00E27DD8" w:rsidRDefault="00F536BB" w:rsidP="00381E4A">
            <w:pPr>
              <w:spacing w:after="0"/>
              <w:jc w:val="center"/>
              <w:rPr>
                <w:del w:id="3919" w:author="Della Faille Philippe" w:date="2019-08-09T13:27:00Z"/>
                <w:moveTo w:id="3920" w:author="Della Faille Philippe" w:date="2019-07-09T17:01:00Z"/>
                <w:rFonts w:ascii="Calibri" w:eastAsia="Times New Roman" w:hAnsi="Calibri" w:cs="Calibri"/>
                <w:color w:val="000000"/>
              </w:rPr>
            </w:pPr>
            <w:moveTo w:id="3921" w:author="Della Faille Philippe" w:date="2019-07-09T17:01:00Z">
              <w:del w:id="3922"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000000" w:fill="A9D08E"/>
            <w:noWrap/>
            <w:vAlign w:val="bottom"/>
            <w:tcPrChange w:id="392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3B3ABCE1" w14:textId="45CF7E70" w:rsidR="00F536BB" w:rsidRPr="00614D51" w:rsidDel="00E27DD8" w:rsidRDefault="00F536BB" w:rsidP="00381E4A">
            <w:pPr>
              <w:spacing w:after="0"/>
              <w:jc w:val="center"/>
              <w:rPr>
                <w:del w:id="3924" w:author="Della Faille Philippe" w:date="2019-08-09T13:27:00Z"/>
                <w:moveTo w:id="3925" w:author="Della Faille Philippe" w:date="2019-07-09T17:01:00Z"/>
                <w:rFonts w:ascii="Calibri" w:eastAsia="Times New Roman" w:hAnsi="Calibri" w:cs="Calibri"/>
                <w:color w:val="000000"/>
              </w:rPr>
            </w:pPr>
            <w:moveTo w:id="3926" w:author="Della Faille Philippe" w:date="2019-07-09T17:01:00Z">
              <w:del w:id="3927" w:author="Della Faille Philippe" w:date="2019-08-09T12:08:00Z">
                <w:r w:rsidRPr="00614D51" w:rsidDel="00381E4A">
                  <w:rPr>
                    <w:rFonts w:ascii="Calibri" w:eastAsia="Times New Roman" w:hAnsi="Calibri" w:cs="Calibri"/>
                    <w:color w:val="000000"/>
                  </w:rPr>
                  <w:delText>105</w:delText>
                </w:r>
              </w:del>
            </w:moveTo>
          </w:p>
        </w:tc>
        <w:tc>
          <w:tcPr>
            <w:tcW w:w="1276" w:type="dxa"/>
            <w:tcBorders>
              <w:top w:val="nil"/>
              <w:left w:val="nil"/>
              <w:bottom w:val="nil"/>
              <w:right w:val="single" w:sz="4" w:space="0" w:color="auto"/>
            </w:tcBorders>
            <w:shd w:val="clear" w:color="000000" w:fill="A9D08E"/>
            <w:noWrap/>
            <w:vAlign w:val="bottom"/>
            <w:tcPrChange w:id="392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576CE6CB" w14:textId="44326574" w:rsidR="00F536BB" w:rsidRPr="00614D51" w:rsidDel="00E27DD8" w:rsidRDefault="00F536BB" w:rsidP="00381E4A">
            <w:pPr>
              <w:spacing w:after="0"/>
              <w:jc w:val="center"/>
              <w:rPr>
                <w:del w:id="3929" w:author="Della Faille Philippe" w:date="2019-08-09T13:27:00Z"/>
                <w:moveTo w:id="3930" w:author="Della Faille Philippe" w:date="2019-07-09T17:01:00Z"/>
                <w:rFonts w:ascii="Calibri" w:eastAsia="Times New Roman" w:hAnsi="Calibri" w:cs="Calibri"/>
                <w:color w:val="000000"/>
              </w:rPr>
            </w:pPr>
            <w:moveTo w:id="3931" w:author="Della Faille Philippe" w:date="2019-07-09T17:01:00Z">
              <w:del w:id="3932" w:author="Della Faille Philippe" w:date="2019-08-09T12:08:00Z">
                <w:r w:rsidRPr="00614D51" w:rsidDel="00381E4A">
                  <w:rPr>
                    <w:rFonts w:ascii="Calibri" w:eastAsia="Times New Roman" w:hAnsi="Calibri" w:cs="Calibri"/>
                    <w:color w:val="000000"/>
                  </w:rPr>
                  <w:delText>0x0069</w:delText>
                </w:r>
              </w:del>
            </w:moveTo>
          </w:p>
        </w:tc>
      </w:tr>
      <w:tr w:rsidR="00F536BB" w:rsidRPr="00614D51" w:rsidDel="00E27DD8" w14:paraId="102F47A4" w14:textId="041E8166" w:rsidTr="00381E4A">
        <w:trPr>
          <w:trHeight w:val="288"/>
          <w:del w:id="3933" w:author="Della Faille Philippe" w:date="2019-08-09T13:27:00Z"/>
          <w:trPrChange w:id="3934" w:author="Della Faille Philippe" w:date="2019-08-09T12:08:00Z">
            <w:trPr>
              <w:trHeight w:val="288"/>
            </w:trPr>
          </w:trPrChange>
        </w:trPr>
        <w:tc>
          <w:tcPr>
            <w:tcW w:w="960" w:type="dxa"/>
            <w:vMerge/>
            <w:tcBorders>
              <w:top w:val="nil"/>
              <w:left w:val="nil"/>
              <w:bottom w:val="nil"/>
              <w:right w:val="nil"/>
            </w:tcBorders>
            <w:vAlign w:val="center"/>
            <w:tcPrChange w:id="3935" w:author="Della Faille Philippe" w:date="2019-08-09T12:08:00Z">
              <w:tcPr>
                <w:tcW w:w="960" w:type="dxa"/>
                <w:vMerge/>
                <w:tcBorders>
                  <w:top w:val="nil"/>
                  <w:left w:val="nil"/>
                  <w:bottom w:val="nil"/>
                  <w:right w:val="nil"/>
                </w:tcBorders>
                <w:vAlign w:val="center"/>
              </w:tcPr>
            </w:tcPrChange>
          </w:tcPr>
          <w:p w14:paraId="0B25AAA2" w14:textId="0F06545B" w:rsidR="00F536BB" w:rsidRPr="00614D51" w:rsidDel="00E27DD8" w:rsidRDefault="00F536BB" w:rsidP="00381E4A">
            <w:pPr>
              <w:spacing w:after="0"/>
              <w:jc w:val="left"/>
              <w:rPr>
                <w:del w:id="3936" w:author="Della Faille Philippe" w:date="2019-08-09T13:27:00Z"/>
                <w:moveTo w:id="39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93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F0FB86E" w14:textId="00DEE5ED" w:rsidR="00F536BB" w:rsidRPr="00614D51" w:rsidDel="00E27DD8" w:rsidRDefault="00F536BB" w:rsidP="00381E4A">
            <w:pPr>
              <w:spacing w:after="0"/>
              <w:jc w:val="left"/>
              <w:rPr>
                <w:del w:id="3939" w:author="Della Faille Philippe" w:date="2019-08-09T13:27:00Z"/>
                <w:moveTo w:id="3940" w:author="Della Faille Philippe" w:date="2019-07-09T17:01:00Z"/>
                <w:rFonts w:ascii="Calibri" w:eastAsia="Times New Roman" w:hAnsi="Calibri" w:cs="Calibri"/>
                <w:color w:val="000000"/>
              </w:rPr>
            </w:pPr>
            <w:moveTo w:id="3941" w:author="Della Faille Philippe" w:date="2019-07-09T17:01:00Z">
              <w:del w:id="394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9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9233AE9" w14:textId="022777CA" w:rsidR="00F536BB" w:rsidRPr="00614D51" w:rsidDel="00E27DD8" w:rsidRDefault="00F536BB" w:rsidP="00381E4A">
            <w:pPr>
              <w:spacing w:after="0"/>
              <w:jc w:val="center"/>
              <w:rPr>
                <w:del w:id="3944" w:author="Della Faille Philippe" w:date="2019-08-09T13:27:00Z"/>
                <w:moveTo w:id="3945" w:author="Della Faille Philippe" w:date="2019-07-09T17:01:00Z"/>
                <w:rFonts w:ascii="Calibri" w:eastAsia="Times New Roman" w:hAnsi="Calibri" w:cs="Calibri"/>
                <w:color w:val="000000"/>
              </w:rPr>
            </w:pPr>
            <w:moveTo w:id="3946" w:author="Della Faille Philippe" w:date="2019-07-09T17:01:00Z">
              <w:del w:id="3947" w:author="Della Faille Philippe" w:date="2019-08-09T12:08:00Z">
                <w:r w:rsidRPr="00614D51" w:rsidDel="00381E4A">
                  <w:rPr>
                    <w:rFonts w:ascii="Calibri" w:eastAsia="Times New Roman" w:hAnsi="Calibri" w:cs="Calibri"/>
                    <w:color w:val="000000"/>
                  </w:rPr>
                  <w:delText>66</w:delText>
                </w:r>
              </w:del>
            </w:moveTo>
          </w:p>
        </w:tc>
        <w:tc>
          <w:tcPr>
            <w:tcW w:w="2680" w:type="dxa"/>
            <w:tcBorders>
              <w:top w:val="nil"/>
              <w:left w:val="nil"/>
              <w:bottom w:val="nil"/>
              <w:right w:val="nil"/>
            </w:tcBorders>
            <w:shd w:val="clear" w:color="000000" w:fill="A9D08E"/>
            <w:noWrap/>
            <w:vAlign w:val="bottom"/>
            <w:tcPrChange w:id="3948" w:author="Della Faille Philippe" w:date="2019-08-09T12:08:00Z">
              <w:tcPr>
                <w:tcW w:w="2680" w:type="dxa"/>
                <w:tcBorders>
                  <w:top w:val="nil"/>
                  <w:left w:val="nil"/>
                  <w:bottom w:val="nil"/>
                  <w:right w:val="nil"/>
                </w:tcBorders>
                <w:shd w:val="clear" w:color="000000" w:fill="A9D08E"/>
                <w:noWrap/>
                <w:vAlign w:val="bottom"/>
              </w:tcPr>
            </w:tcPrChange>
          </w:tcPr>
          <w:p w14:paraId="3797EC83" w14:textId="3F2B26D3" w:rsidR="00F536BB" w:rsidRPr="00614D51" w:rsidDel="00E27DD8" w:rsidRDefault="00F536BB" w:rsidP="00381E4A">
            <w:pPr>
              <w:spacing w:after="0"/>
              <w:jc w:val="left"/>
              <w:rPr>
                <w:del w:id="3949" w:author="Della Faille Philippe" w:date="2019-08-09T13:27:00Z"/>
                <w:moveTo w:id="3950" w:author="Della Faille Philippe" w:date="2019-07-09T17:01:00Z"/>
                <w:rFonts w:ascii="Calibri" w:eastAsia="Times New Roman" w:hAnsi="Calibri" w:cs="Calibri"/>
                <w:color w:val="000000"/>
              </w:rPr>
            </w:pPr>
            <w:moveTo w:id="3951" w:author="Della Faille Philippe" w:date="2019-07-09T17:01:00Z">
              <w:del w:id="3952" w:author="Della Faille Philippe" w:date="2019-08-09T12:08:00Z">
                <w:r w:rsidRPr="00614D51" w:rsidDel="00381E4A">
                  <w:rPr>
                    <w:rFonts w:ascii="Calibri" w:eastAsia="Times New Roman" w:hAnsi="Calibri" w:cs="Calibri"/>
                    <w:color w:val="000000"/>
                  </w:rPr>
                  <w:delText>50V PSU feedback</w:delText>
                </w:r>
              </w:del>
            </w:moveTo>
          </w:p>
        </w:tc>
        <w:tc>
          <w:tcPr>
            <w:tcW w:w="960" w:type="dxa"/>
            <w:tcBorders>
              <w:top w:val="nil"/>
              <w:left w:val="single" w:sz="4" w:space="0" w:color="auto"/>
              <w:bottom w:val="nil"/>
              <w:right w:val="single" w:sz="4" w:space="0" w:color="auto"/>
            </w:tcBorders>
            <w:shd w:val="clear" w:color="000000" w:fill="A9D08E"/>
            <w:noWrap/>
            <w:vAlign w:val="bottom"/>
            <w:tcPrChange w:id="395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5A593EB2" w14:textId="757D3298" w:rsidR="00F536BB" w:rsidRPr="00614D51" w:rsidDel="00E27DD8" w:rsidRDefault="00F536BB" w:rsidP="00381E4A">
            <w:pPr>
              <w:spacing w:after="0"/>
              <w:jc w:val="center"/>
              <w:rPr>
                <w:del w:id="3954" w:author="Della Faille Philippe" w:date="2019-08-09T13:27:00Z"/>
                <w:moveTo w:id="3955" w:author="Della Faille Philippe" w:date="2019-07-09T17:01:00Z"/>
                <w:rFonts w:ascii="Calibri" w:eastAsia="Times New Roman" w:hAnsi="Calibri" w:cs="Calibri"/>
                <w:color w:val="000000"/>
              </w:rPr>
            </w:pPr>
            <w:moveTo w:id="3956" w:author="Della Faille Philippe" w:date="2019-07-09T17:01:00Z">
              <w:del w:id="3957"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395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2CC71C17" w14:textId="5F0ADCD0" w:rsidR="00F536BB" w:rsidRPr="00614D51" w:rsidDel="00E27DD8" w:rsidRDefault="00F536BB" w:rsidP="00381E4A">
            <w:pPr>
              <w:spacing w:after="0"/>
              <w:jc w:val="center"/>
              <w:rPr>
                <w:del w:id="3959" w:author="Della Faille Philippe" w:date="2019-08-09T13:27:00Z"/>
                <w:moveTo w:id="3960" w:author="Della Faille Philippe" w:date="2019-07-09T17:01:00Z"/>
                <w:rFonts w:ascii="Calibri" w:eastAsia="Times New Roman" w:hAnsi="Calibri" w:cs="Calibri"/>
                <w:color w:val="000000"/>
              </w:rPr>
            </w:pPr>
            <w:moveTo w:id="3961" w:author="Della Faille Philippe" w:date="2019-07-09T17:01:00Z">
              <w:del w:id="396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39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D8D67A2" w14:textId="3EC61179" w:rsidR="00F536BB" w:rsidRPr="00614D51" w:rsidDel="00E27DD8" w:rsidRDefault="00F536BB" w:rsidP="00381E4A">
            <w:pPr>
              <w:spacing w:after="0"/>
              <w:jc w:val="center"/>
              <w:rPr>
                <w:del w:id="3964" w:author="Della Faille Philippe" w:date="2019-08-09T13:27:00Z"/>
                <w:moveTo w:id="3965" w:author="Della Faille Philippe" w:date="2019-07-09T17:01:00Z"/>
                <w:rFonts w:ascii="Calibri" w:eastAsia="Times New Roman" w:hAnsi="Calibri" w:cs="Calibri"/>
                <w:color w:val="000000"/>
              </w:rPr>
            </w:pPr>
            <w:moveTo w:id="3966" w:author="Della Faille Philippe" w:date="2019-07-09T17:01:00Z">
              <w:del w:id="396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396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64CDA46A" w14:textId="4F9916BD" w:rsidR="00F536BB" w:rsidRPr="00614D51" w:rsidDel="00E27DD8" w:rsidRDefault="00F536BB" w:rsidP="00381E4A">
            <w:pPr>
              <w:spacing w:after="0"/>
              <w:jc w:val="center"/>
              <w:rPr>
                <w:del w:id="3969" w:author="Della Faille Philippe" w:date="2019-08-09T13:27:00Z"/>
                <w:moveTo w:id="3970" w:author="Della Faille Philippe" w:date="2019-07-09T17:01:00Z"/>
                <w:rFonts w:ascii="Calibri" w:eastAsia="Times New Roman" w:hAnsi="Calibri" w:cs="Calibri"/>
                <w:color w:val="000000"/>
              </w:rPr>
            </w:pPr>
            <w:moveTo w:id="3971" w:author="Della Faille Philippe" w:date="2019-07-09T17:01:00Z">
              <w:del w:id="3972" w:author="Della Faille Philippe" w:date="2019-08-09T12:08:00Z">
                <w:r w:rsidRPr="00614D51" w:rsidDel="00381E4A">
                  <w:rPr>
                    <w:rFonts w:ascii="Calibri" w:eastAsia="Times New Roman" w:hAnsi="Calibri" w:cs="Calibri"/>
                    <w:color w:val="000000"/>
                  </w:rPr>
                  <w:delText>106</w:delText>
                </w:r>
              </w:del>
            </w:moveTo>
          </w:p>
        </w:tc>
        <w:tc>
          <w:tcPr>
            <w:tcW w:w="1276" w:type="dxa"/>
            <w:tcBorders>
              <w:top w:val="nil"/>
              <w:left w:val="nil"/>
              <w:bottom w:val="nil"/>
              <w:right w:val="single" w:sz="4" w:space="0" w:color="auto"/>
            </w:tcBorders>
            <w:shd w:val="clear" w:color="000000" w:fill="A9D08E"/>
            <w:noWrap/>
            <w:vAlign w:val="bottom"/>
            <w:tcPrChange w:id="397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0296C5F" w14:textId="3F0A2AF3" w:rsidR="00F536BB" w:rsidRPr="00614D51" w:rsidDel="00E27DD8" w:rsidRDefault="00F536BB" w:rsidP="00381E4A">
            <w:pPr>
              <w:spacing w:after="0"/>
              <w:jc w:val="center"/>
              <w:rPr>
                <w:del w:id="3974" w:author="Della Faille Philippe" w:date="2019-08-09T13:27:00Z"/>
                <w:moveTo w:id="3975" w:author="Della Faille Philippe" w:date="2019-07-09T17:01:00Z"/>
                <w:rFonts w:ascii="Calibri" w:eastAsia="Times New Roman" w:hAnsi="Calibri" w:cs="Calibri"/>
                <w:color w:val="000000"/>
              </w:rPr>
            </w:pPr>
            <w:moveTo w:id="3976" w:author="Della Faille Philippe" w:date="2019-07-09T17:01:00Z">
              <w:del w:id="3977" w:author="Della Faille Philippe" w:date="2019-08-09T12:08:00Z">
                <w:r w:rsidRPr="00614D51" w:rsidDel="00381E4A">
                  <w:rPr>
                    <w:rFonts w:ascii="Calibri" w:eastAsia="Times New Roman" w:hAnsi="Calibri" w:cs="Calibri"/>
                    <w:color w:val="000000"/>
                  </w:rPr>
                  <w:delText>0x006A</w:delText>
                </w:r>
              </w:del>
            </w:moveTo>
          </w:p>
        </w:tc>
      </w:tr>
      <w:tr w:rsidR="00F536BB" w:rsidRPr="00614D51" w:rsidDel="00E27DD8" w14:paraId="6D032E54" w14:textId="74A3DFC0" w:rsidTr="00381E4A">
        <w:trPr>
          <w:trHeight w:val="288"/>
          <w:del w:id="3978" w:author="Della Faille Philippe" w:date="2019-08-09T13:27:00Z"/>
          <w:trPrChange w:id="3979" w:author="Della Faille Philippe" w:date="2019-08-09T12:08:00Z">
            <w:trPr>
              <w:trHeight w:val="288"/>
            </w:trPr>
          </w:trPrChange>
        </w:trPr>
        <w:tc>
          <w:tcPr>
            <w:tcW w:w="960" w:type="dxa"/>
            <w:vMerge/>
            <w:tcBorders>
              <w:top w:val="nil"/>
              <w:left w:val="nil"/>
              <w:bottom w:val="nil"/>
              <w:right w:val="nil"/>
            </w:tcBorders>
            <w:vAlign w:val="center"/>
            <w:tcPrChange w:id="3980" w:author="Della Faille Philippe" w:date="2019-08-09T12:08:00Z">
              <w:tcPr>
                <w:tcW w:w="960" w:type="dxa"/>
                <w:vMerge/>
                <w:tcBorders>
                  <w:top w:val="nil"/>
                  <w:left w:val="nil"/>
                  <w:bottom w:val="nil"/>
                  <w:right w:val="nil"/>
                </w:tcBorders>
                <w:vAlign w:val="center"/>
              </w:tcPr>
            </w:tcPrChange>
          </w:tcPr>
          <w:p w14:paraId="00DC0ADD" w14:textId="2156E6B8" w:rsidR="00F536BB" w:rsidRPr="00614D51" w:rsidDel="00E27DD8" w:rsidRDefault="00F536BB" w:rsidP="00381E4A">
            <w:pPr>
              <w:spacing w:after="0"/>
              <w:jc w:val="left"/>
              <w:rPr>
                <w:del w:id="3981" w:author="Della Faille Philippe" w:date="2019-08-09T13:27:00Z"/>
                <w:moveTo w:id="39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398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499812D" w14:textId="1DDDF152" w:rsidR="00F536BB" w:rsidRPr="00614D51" w:rsidDel="00E27DD8" w:rsidRDefault="00F536BB" w:rsidP="00381E4A">
            <w:pPr>
              <w:spacing w:after="0"/>
              <w:jc w:val="left"/>
              <w:rPr>
                <w:del w:id="3984" w:author="Della Faille Philippe" w:date="2019-08-09T13:27:00Z"/>
                <w:moveTo w:id="3985" w:author="Della Faille Philippe" w:date="2019-07-09T17:01:00Z"/>
                <w:rFonts w:ascii="Calibri" w:eastAsia="Times New Roman" w:hAnsi="Calibri" w:cs="Calibri"/>
                <w:color w:val="000000"/>
              </w:rPr>
            </w:pPr>
            <w:moveTo w:id="3986" w:author="Della Faille Philippe" w:date="2019-07-09T17:01:00Z">
              <w:del w:id="398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39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FFD5A5D" w14:textId="667F8D69" w:rsidR="00F536BB" w:rsidRPr="00614D51" w:rsidDel="00E27DD8" w:rsidRDefault="00F536BB" w:rsidP="00381E4A">
            <w:pPr>
              <w:spacing w:after="0"/>
              <w:jc w:val="center"/>
              <w:rPr>
                <w:del w:id="3989" w:author="Della Faille Philippe" w:date="2019-08-09T13:27:00Z"/>
                <w:moveTo w:id="3990" w:author="Della Faille Philippe" w:date="2019-07-09T17:01:00Z"/>
                <w:rFonts w:ascii="Calibri" w:eastAsia="Times New Roman" w:hAnsi="Calibri" w:cs="Calibri"/>
                <w:color w:val="000000"/>
              </w:rPr>
            </w:pPr>
            <w:moveTo w:id="3991" w:author="Della Faille Philippe" w:date="2019-07-09T17:01:00Z">
              <w:del w:id="3992" w:author="Della Faille Philippe" w:date="2019-08-09T12:08:00Z">
                <w:r w:rsidRPr="00614D51" w:rsidDel="00381E4A">
                  <w:rPr>
                    <w:rFonts w:ascii="Calibri" w:eastAsia="Times New Roman" w:hAnsi="Calibri" w:cs="Calibri"/>
                    <w:color w:val="000000"/>
                  </w:rPr>
                  <w:delText>67</w:delText>
                </w:r>
              </w:del>
            </w:moveTo>
          </w:p>
        </w:tc>
        <w:tc>
          <w:tcPr>
            <w:tcW w:w="2680" w:type="dxa"/>
            <w:tcBorders>
              <w:top w:val="nil"/>
              <w:left w:val="nil"/>
              <w:bottom w:val="nil"/>
              <w:right w:val="nil"/>
            </w:tcBorders>
            <w:shd w:val="clear" w:color="000000" w:fill="A9D08E"/>
            <w:noWrap/>
            <w:vAlign w:val="bottom"/>
            <w:tcPrChange w:id="3993" w:author="Della Faille Philippe" w:date="2019-08-09T12:08:00Z">
              <w:tcPr>
                <w:tcW w:w="2680" w:type="dxa"/>
                <w:tcBorders>
                  <w:top w:val="nil"/>
                  <w:left w:val="nil"/>
                  <w:bottom w:val="nil"/>
                  <w:right w:val="nil"/>
                </w:tcBorders>
                <w:shd w:val="clear" w:color="000000" w:fill="A9D08E"/>
                <w:noWrap/>
                <w:vAlign w:val="bottom"/>
              </w:tcPr>
            </w:tcPrChange>
          </w:tcPr>
          <w:p w14:paraId="15807DEA" w14:textId="4660DEF1" w:rsidR="00F536BB" w:rsidRPr="00614D51" w:rsidDel="00E27DD8" w:rsidRDefault="00F536BB" w:rsidP="00381E4A">
            <w:pPr>
              <w:spacing w:after="0"/>
              <w:jc w:val="left"/>
              <w:rPr>
                <w:del w:id="3994" w:author="Della Faille Philippe" w:date="2019-08-09T13:27:00Z"/>
                <w:moveTo w:id="3995" w:author="Della Faille Philippe" w:date="2019-07-09T17:01:00Z"/>
                <w:rFonts w:ascii="Calibri" w:eastAsia="Times New Roman" w:hAnsi="Calibri" w:cs="Calibri"/>
                <w:color w:val="000000"/>
              </w:rPr>
            </w:pPr>
            <w:moveTo w:id="3996" w:author="Della Faille Philippe" w:date="2019-07-09T17:01:00Z">
              <w:del w:id="3997" w:author="Della Faille Philippe" w:date="2019-08-09T12:08:00Z">
                <w:r w:rsidRPr="00614D51" w:rsidDel="00381E4A">
                  <w:rPr>
                    <w:rFonts w:ascii="Calibri" w:eastAsia="Times New Roman" w:hAnsi="Calibri" w:cs="Calibri"/>
                    <w:color w:val="000000"/>
                  </w:rPr>
                  <w:delText>ADC Voltage reference</w:delText>
                </w:r>
              </w:del>
            </w:moveTo>
          </w:p>
        </w:tc>
        <w:tc>
          <w:tcPr>
            <w:tcW w:w="960" w:type="dxa"/>
            <w:tcBorders>
              <w:top w:val="nil"/>
              <w:left w:val="single" w:sz="4" w:space="0" w:color="auto"/>
              <w:bottom w:val="nil"/>
              <w:right w:val="single" w:sz="4" w:space="0" w:color="auto"/>
            </w:tcBorders>
            <w:shd w:val="clear" w:color="000000" w:fill="A9D08E"/>
            <w:noWrap/>
            <w:vAlign w:val="bottom"/>
            <w:tcPrChange w:id="399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D6B26D0" w14:textId="0D55AFAD" w:rsidR="00F536BB" w:rsidRPr="00614D51" w:rsidDel="00E27DD8" w:rsidRDefault="00F536BB" w:rsidP="00381E4A">
            <w:pPr>
              <w:spacing w:after="0"/>
              <w:jc w:val="center"/>
              <w:rPr>
                <w:del w:id="3999" w:author="Della Faille Philippe" w:date="2019-08-09T13:27:00Z"/>
                <w:moveTo w:id="4000" w:author="Della Faille Philippe" w:date="2019-07-09T17:01:00Z"/>
                <w:rFonts w:ascii="Calibri" w:eastAsia="Times New Roman" w:hAnsi="Calibri" w:cs="Calibri"/>
                <w:color w:val="000000"/>
              </w:rPr>
            </w:pPr>
            <w:moveTo w:id="4001" w:author="Della Faille Philippe" w:date="2019-07-09T17:01:00Z">
              <w:del w:id="4002" w:author="Della Faille Philippe" w:date="2019-08-09T12:08:00Z">
                <w:r w:rsidRPr="00614D51" w:rsidDel="00381E4A">
                  <w:rPr>
                    <w:rFonts w:ascii="Calibri" w:eastAsia="Times New Roman" w:hAnsi="Calibri" w:cs="Calibri"/>
                    <w:color w:val="000000"/>
                  </w:rPr>
                  <w:delText>V</w:delText>
                </w:r>
              </w:del>
            </w:moveTo>
          </w:p>
        </w:tc>
        <w:tc>
          <w:tcPr>
            <w:tcW w:w="978" w:type="dxa"/>
            <w:tcBorders>
              <w:top w:val="nil"/>
              <w:left w:val="nil"/>
              <w:bottom w:val="nil"/>
              <w:right w:val="single" w:sz="4" w:space="0" w:color="auto"/>
            </w:tcBorders>
            <w:shd w:val="clear" w:color="000000" w:fill="A9D08E"/>
            <w:noWrap/>
            <w:vAlign w:val="bottom"/>
            <w:tcPrChange w:id="400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12BCEB3B" w14:textId="2B413772" w:rsidR="00F536BB" w:rsidRPr="00614D51" w:rsidDel="00E27DD8" w:rsidRDefault="00F536BB" w:rsidP="00381E4A">
            <w:pPr>
              <w:spacing w:after="0"/>
              <w:jc w:val="center"/>
              <w:rPr>
                <w:del w:id="4004" w:author="Della Faille Philippe" w:date="2019-08-09T13:27:00Z"/>
                <w:moveTo w:id="4005" w:author="Della Faille Philippe" w:date="2019-07-09T17:01:00Z"/>
                <w:rFonts w:ascii="Calibri" w:eastAsia="Times New Roman" w:hAnsi="Calibri" w:cs="Calibri"/>
                <w:color w:val="000000"/>
              </w:rPr>
            </w:pPr>
            <w:moveTo w:id="4006" w:author="Della Faille Philippe" w:date="2019-07-09T17:01:00Z">
              <w:del w:id="400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0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498FF09" w14:textId="7FF8E1B5" w:rsidR="00F536BB" w:rsidRPr="00614D51" w:rsidDel="00E27DD8" w:rsidRDefault="00F536BB" w:rsidP="00381E4A">
            <w:pPr>
              <w:spacing w:after="0"/>
              <w:jc w:val="center"/>
              <w:rPr>
                <w:del w:id="4009" w:author="Della Faille Philippe" w:date="2019-08-09T13:27:00Z"/>
                <w:moveTo w:id="4010" w:author="Della Faille Philippe" w:date="2019-07-09T17:01:00Z"/>
                <w:rFonts w:ascii="Calibri" w:eastAsia="Times New Roman" w:hAnsi="Calibri" w:cs="Calibri"/>
                <w:color w:val="000000"/>
              </w:rPr>
            </w:pPr>
            <w:moveTo w:id="4011" w:author="Della Faille Philippe" w:date="2019-07-09T17:01:00Z">
              <w:del w:id="401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01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C7CFCD9" w14:textId="09F7E008" w:rsidR="00F536BB" w:rsidRPr="00614D51" w:rsidDel="00E27DD8" w:rsidRDefault="00F536BB" w:rsidP="00381E4A">
            <w:pPr>
              <w:spacing w:after="0"/>
              <w:jc w:val="center"/>
              <w:rPr>
                <w:del w:id="4014" w:author="Della Faille Philippe" w:date="2019-08-09T13:27:00Z"/>
                <w:moveTo w:id="4015" w:author="Della Faille Philippe" w:date="2019-07-09T17:01:00Z"/>
                <w:rFonts w:ascii="Calibri" w:eastAsia="Times New Roman" w:hAnsi="Calibri" w:cs="Calibri"/>
                <w:color w:val="000000"/>
              </w:rPr>
            </w:pPr>
            <w:moveTo w:id="4016" w:author="Della Faille Philippe" w:date="2019-07-09T17:01:00Z">
              <w:del w:id="4017" w:author="Della Faille Philippe" w:date="2019-08-09T12:08:00Z">
                <w:r w:rsidRPr="00614D51" w:rsidDel="00381E4A">
                  <w:rPr>
                    <w:rFonts w:ascii="Calibri" w:eastAsia="Times New Roman" w:hAnsi="Calibri" w:cs="Calibri"/>
                    <w:color w:val="000000"/>
                  </w:rPr>
                  <w:delText>108</w:delText>
                </w:r>
              </w:del>
            </w:moveTo>
          </w:p>
        </w:tc>
        <w:tc>
          <w:tcPr>
            <w:tcW w:w="1276" w:type="dxa"/>
            <w:tcBorders>
              <w:top w:val="nil"/>
              <w:left w:val="nil"/>
              <w:bottom w:val="nil"/>
              <w:right w:val="single" w:sz="4" w:space="0" w:color="auto"/>
            </w:tcBorders>
            <w:shd w:val="clear" w:color="000000" w:fill="A9D08E"/>
            <w:noWrap/>
            <w:vAlign w:val="bottom"/>
            <w:tcPrChange w:id="401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51FCDEFB" w14:textId="055A4F61" w:rsidR="00F536BB" w:rsidRPr="00614D51" w:rsidDel="00E27DD8" w:rsidRDefault="00F536BB" w:rsidP="00381E4A">
            <w:pPr>
              <w:spacing w:after="0"/>
              <w:jc w:val="center"/>
              <w:rPr>
                <w:del w:id="4019" w:author="Della Faille Philippe" w:date="2019-08-09T13:27:00Z"/>
                <w:moveTo w:id="4020" w:author="Della Faille Philippe" w:date="2019-07-09T17:01:00Z"/>
                <w:rFonts w:ascii="Calibri" w:eastAsia="Times New Roman" w:hAnsi="Calibri" w:cs="Calibri"/>
                <w:color w:val="000000"/>
              </w:rPr>
            </w:pPr>
            <w:moveTo w:id="4021" w:author="Della Faille Philippe" w:date="2019-07-09T17:01:00Z">
              <w:del w:id="4022" w:author="Della Faille Philippe" w:date="2019-08-09T12:08:00Z">
                <w:r w:rsidRPr="00614D51" w:rsidDel="00381E4A">
                  <w:rPr>
                    <w:rFonts w:ascii="Calibri" w:eastAsia="Times New Roman" w:hAnsi="Calibri" w:cs="Calibri"/>
                    <w:color w:val="000000"/>
                  </w:rPr>
                  <w:delText>0x006C</w:delText>
                </w:r>
              </w:del>
            </w:moveTo>
          </w:p>
        </w:tc>
      </w:tr>
      <w:tr w:rsidR="00F536BB" w:rsidRPr="00614D51" w:rsidDel="00E27DD8" w14:paraId="715AA456" w14:textId="70B734D9" w:rsidTr="00381E4A">
        <w:trPr>
          <w:trHeight w:val="288"/>
          <w:del w:id="4023" w:author="Della Faille Philippe" w:date="2019-08-09T13:27:00Z"/>
          <w:trPrChange w:id="4024" w:author="Della Faille Philippe" w:date="2019-08-09T12:08:00Z">
            <w:trPr>
              <w:trHeight w:val="288"/>
            </w:trPr>
          </w:trPrChange>
        </w:trPr>
        <w:tc>
          <w:tcPr>
            <w:tcW w:w="960" w:type="dxa"/>
            <w:vMerge/>
            <w:tcBorders>
              <w:top w:val="nil"/>
              <w:left w:val="nil"/>
              <w:bottom w:val="nil"/>
              <w:right w:val="nil"/>
            </w:tcBorders>
            <w:vAlign w:val="center"/>
            <w:tcPrChange w:id="4025" w:author="Della Faille Philippe" w:date="2019-08-09T12:08:00Z">
              <w:tcPr>
                <w:tcW w:w="960" w:type="dxa"/>
                <w:vMerge/>
                <w:tcBorders>
                  <w:top w:val="nil"/>
                  <w:left w:val="nil"/>
                  <w:bottom w:val="nil"/>
                  <w:right w:val="nil"/>
                </w:tcBorders>
                <w:vAlign w:val="center"/>
              </w:tcPr>
            </w:tcPrChange>
          </w:tcPr>
          <w:p w14:paraId="2E1542FB" w14:textId="4DCBCCB3" w:rsidR="00F536BB" w:rsidRPr="00614D51" w:rsidDel="00E27DD8" w:rsidRDefault="00F536BB" w:rsidP="00381E4A">
            <w:pPr>
              <w:spacing w:after="0"/>
              <w:jc w:val="left"/>
              <w:rPr>
                <w:del w:id="4026" w:author="Della Faille Philippe" w:date="2019-08-09T13:27:00Z"/>
                <w:moveTo w:id="40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02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0B75168" w14:textId="1E78C3EC" w:rsidR="00F536BB" w:rsidRPr="00614D51" w:rsidDel="00E27DD8" w:rsidRDefault="00F536BB" w:rsidP="00381E4A">
            <w:pPr>
              <w:spacing w:after="0"/>
              <w:jc w:val="left"/>
              <w:rPr>
                <w:del w:id="4029" w:author="Della Faille Philippe" w:date="2019-08-09T13:27:00Z"/>
                <w:moveTo w:id="4030" w:author="Della Faille Philippe" w:date="2019-07-09T17:01:00Z"/>
                <w:rFonts w:ascii="Calibri" w:eastAsia="Times New Roman" w:hAnsi="Calibri" w:cs="Calibri"/>
                <w:color w:val="000000"/>
              </w:rPr>
            </w:pPr>
            <w:moveTo w:id="4031" w:author="Della Faille Philippe" w:date="2019-07-09T17:01:00Z">
              <w:del w:id="403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40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3BABB6E" w14:textId="1A0106DC" w:rsidR="00F536BB" w:rsidRPr="00614D51" w:rsidDel="00E27DD8" w:rsidRDefault="00F536BB" w:rsidP="00381E4A">
            <w:pPr>
              <w:spacing w:after="0"/>
              <w:jc w:val="center"/>
              <w:rPr>
                <w:del w:id="4034" w:author="Della Faille Philippe" w:date="2019-08-09T13:27:00Z"/>
                <w:moveTo w:id="4035" w:author="Della Faille Philippe" w:date="2019-07-09T17:01:00Z"/>
                <w:rFonts w:ascii="Calibri" w:eastAsia="Times New Roman" w:hAnsi="Calibri" w:cs="Calibri"/>
                <w:color w:val="000000"/>
              </w:rPr>
            </w:pPr>
            <w:moveTo w:id="4036" w:author="Della Faille Philippe" w:date="2019-07-09T17:01:00Z">
              <w:del w:id="4037" w:author="Della Faille Philippe" w:date="2019-08-09T12:08:00Z">
                <w:r w:rsidRPr="00614D51" w:rsidDel="00381E4A">
                  <w:rPr>
                    <w:rFonts w:ascii="Calibri" w:eastAsia="Times New Roman" w:hAnsi="Calibri" w:cs="Calibri"/>
                    <w:color w:val="000000"/>
                  </w:rPr>
                  <w:delText>68</w:delText>
                </w:r>
              </w:del>
            </w:moveTo>
          </w:p>
        </w:tc>
        <w:tc>
          <w:tcPr>
            <w:tcW w:w="2680" w:type="dxa"/>
            <w:tcBorders>
              <w:top w:val="nil"/>
              <w:left w:val="nil"/>
              <w:bottom w:val="nil"/>
              <w:right w:val="nil"/>
            </w:tcBorders>
            <w:shd w:val="clear" w:color="000000" w:fill="A9D08E"/>
            <w:noWrap/>
            <w:vAlign w:val="bottom"/>
            <w:tcPrChange w:id="4038" w:author="Della Faille Philippe" w:date="2019-08-09T12:08:00Z">
              <w:tcPr>
                <w:tcW w:w="2680" w:type="dxa"/>
                <w:tcBorders>
                  <w:top w:val="nil"/>
                  <w:left w:val="nil"/>
                  <w:bottom w:val="nil"/>
                  <w:right w:val="nil"/>
                </w:tcBorders>
                <w:shd w:val="clear" w:color="000000" w:fill="A9D08E"/>
                <w:noWrap/>
                <w:vAlign w:val="bottom"/>
              </w:tcPr>
            </w:tcPrChange>
          </w:tcPr>
          <w:p w14:paraId="7DB52AB9" w14:textId="3470DC65" w:rsidR="00F536BB" w:rsidRPr="00614D51" w:rsidDel="00E27DD8" w:rsidRDefault="00F536BB" w:rsidP="00381E4A">
            <w:pPr>
              <w:spacing w:after="0"/>
              <w:jc w:val="left"/>
              <w:rPr>
                <w:del w:id="4039" w:author="Della Faille Philippe" w:date="2019-08-09T13:27:00Z"/>
                <w:moveTo w:id="4040" w:author="Della Faille Philippe" w:date="2019-07-09T17:01:00Z"/>
                <w:rFonts w:ascii="Calibri" w:eastAsia="Times New Roman" w:hAnsi="Calibri" w:cs="Calibri"/>
                <w:color w:val="000000"/>
              </w:rPr>
            </w:pPr>
            <w:moveTo w:id="4041" w:author="Della Faille Philippe" w:date="2019-07-09T17:01:00Z">
              <w:del w:id="4042" w:author="Della Faille Philippe" w:date="2019-08-09T12:08:00Z">
                <w:r w:rsidRPr="00614D51" w:rsidDel="00381E4A">
                  <w:rPr>
                    <w:rFonts w:ascii="Calibri" w:eastAsia="Times New Roman" w:hAnsi="Calibri" w:cs="Calibri"/>
                    <w:color w:val="000000"/>
                  </w:rPr>
                  <w:delText>Junction temperature P1</w:delText>
                </w:r>
              </w:del>
            </w:moveTo>
          </w:p>
        </w:tc>
        <w:tc>
          <w:tcPr>
            <w:tcW w:w="960" w:type="dxa"/>
            <w:tcBorders>
              <w:top w:val="nil"/>
              <w:left w:val="single" w:sz="4" w:space="0" w:color="auto"/>
              <w:bottom w:val="nil"/>
              <w:right w:val="single" w:sz="4" w:space="0" w:color="auto"/>
            </w:tcBorders>
            <w:shd w:val="clear" w:color="000000" w:fill="A9D08E"/>
            <w:noWrap/>
            <w:vAlign w:val="bottom"/>
            <w:tcPrChange w:id="404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A34F6A7" w14:textId="68C3EA8D" w:rsidR="00F536BB" w:rsidRPr="00614D51" w:rsidDel="00E27DD8" w:rsidRDefault="00F536BB" w:rsidP="00381E4A">
            <w:pPr>
              <w:spacing w:after="0"/>
              <w:jc w:val="center"/>
              <w:rPr>
                <w:del w:id="4044" w:author="Della Faille Philippe" w:date="2019-08-09T13:27:00Z"/>
                <w:moveTo w:id="4045" w:author="Della Faille Philippe" w:date="2019-07-09T17:01:00Z"/>
                <w:rFonts w:ascii="Calibri" w:eastAsia="Times New Roman" w:hAnsi="Calibri" w:cs="Calibri"/>
                <w:color w:val="000000"/>
              </w:rPr>
            </w:pPr>
            <w:moveTo w:id="4046" w:author="Della Faille Philippe" w:date="2019-07-09T17:01:00Z">
              <w:del w:id="404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404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4CE73511" w14:textId="3F0A1796" w:rsidR="00F536BB" w:rsidRPr="00614D51" w:rsidDel="00E27DD8" w:rsidRDefault="00F536BB" w:rsidP="00381E4A">
            <w:pPr>
              <w:spacing w:after="0"/>
              <w:jc w:val="center"/>
              <w:rPr>
                <w:del w:id="4049" w:author="Della Faille Philippe" w:date="2019-08-09T13:27:00Z"/>
                <w:moveTo w:id="4050" w:author="Della Faille Philippe" w:date="2019-07-09T17:01:00Z"/>
                <w:rFonts w:ascii="Calibri" w:eastAsia="Times New Roman" w:hAnsi="Calibri" w:cs="Calibri"/>
                <w:color w:val="000000"/>
              </w:rPr>
            </w:pPr>
            <w:moveTo w:id="4051" w:author="Della Faille Philippe" w:date="2019-07-09T17:01:00Z">
              <w:del w:id="405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0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5CEBA331" w14:textId="0137B2B5" w:rsidR="00F536BB" w:rsidRPr="00614D51" w:rsidDel="00E27DD8" w:rsidRDefault="00F536BB" w:rsidP="00381E4A">
            <w:pPr>
              <w:spacing w:after="0"/>
              <w:jc w:val="center"/>
              <w:rPr>
                <w:del w:id="4054" w:author="Della Faille Philippe" w:date="2019-08-09T13:27:00Z"/>
                <w:moveTo w:id="4055" w:author="Della Faille Philippe" w:date="2019-07-09T17:01:00Z"/>
                <w:rFonts w:ascii="Calibri" w:eastAsia="Times New Roman" w:hAnsi="Calibri" w:cs="Calibri"/>
                <w:color w:val="000000"/>
              </w:rPr>
            </w:pPr>
            <w:moveTo w:id="4056" w:author="Della Faille Philippe" w:date="2019-07-09T17:01:00Z">
              <w:del w:id="405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05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56E07CB8" w14:textId="50CF7BBB" w:rsidR="00F536BB" w:rsidRPr="00614D51" w:rsidDel="00E27DD8" w:rsidRDefault="00F536BB" w:rsidP="00381E4A">
            <w:pPr>
              <w:spacing w:after="0"/>
              <w:jc w:val="center"/>
              <w:rPr>
                <w:del w:id="4059" w:author="Della Faille Philippe" w:date="2019-08-09T13:27:00Z"/>
                <w:moveTo w:id="4060" w:author="Della Faille Philippe" w:date="2019-07-09T17:01:00Z"/>
                <w:rFonts w:ascii="Calibri" w:eastAsia="Times New Roman" w:hAnsi="Calibri" w:cs="Calibri"/>
                <w:color w:val="000000"/>
              </w:rPr>
            </w:pPr>
            <w:moveTo w:id="4061" w:author="Della Faille Philippe" w:date="2019-07-09T17:01:00Z">
              <w:del w:id="4062" w:author="Della Faille Philippe" w:date="2019-08-09T12:08:00Z">
                <w:r w:rsidRPr="00614D51" w:rsidDel="00381E4A">
                  <w:rPr>
                    <w:rFonts w:ascii="Calibri" w:eastAsia="Times New Roman" w:hAnsi="Calibri" w:cs="Calibri"/>
                    <w:color w:val="000000"/>
                  </w:rPr>
                  <w:delText>110</w:delText>
                </w:r>
              </w:del>
            </w:moveTo>
          </w:p>
        </w:tc>
        <w:tc>
          <w:tcPr>
            <w:tcW w:w="1276" w:type="dxa"/>
            <w:tcBorders>
              <w:top w:val="nil"/>
              <w:left w:val="nil"/>
              <w:bottom w:val="nil"/>
              <w:right w:val="single" w:sz="4" w:space="0" w:color="auto"/>
            </w:tcBorders>
            <w:shd w:val="clear" w:color="000000" w:fill="A9D08E"/>
            <w:noWrap/>
            <w:vAlign w:val="bottom"/>
            <w:tcPrChange w:id="406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7D1D8A96" w14:textId="42CA94B1" w:rsidR="00F536BB" w:rsidRPr="00614D51" w:rsidDel="00E27DD8" w:rsidRDefault="00F536BB" w:rsidP="00381E4A">
            <w:pPr>
              <w:spacing w:after="0"/>
              <w:jc w:val="center"/>
              <w:rPr>
                <w:del w:id="4064" w:author="Della Faille Philippe" w:date="2019-08-09T13:27:00Z"/>
                <w:moveTo w:id="4065" w:author="Della Faille Philippe" w:date="2019-07-09T17:01:00Z"/>
                <w:rFonts w:ascii="Calibri" w:eastAsia="Times New Roman" w:hAnsi="Calibri" w:cs="Calibri"/>
                <w:color w:val="000000"/>
              </w:rPr>
            </w:pPr>
            <w:moveTo w:id="4066" w:author="Della Faille Philippe" w:date="2019-07-09T17:01:00Z">
              <w:del w:id="4067" w:author="Della Faille Philippe" w:date="2019-08-09T12:08:00Z">
                <w:r w:rsidRPr="00614D51" w:rsidDel="00381E4A">
                  <w:rPr>
                    <w:rFonts w:ascii="Calibri" w:eastAsia="Times New Roman" w:hAnsi="Calibri" w:cs="Calibri"/>
                    <w:color w:val="000000"/>
                  </w:rPr>
                  <w:delText>0x006E</w:delText>
                </w:r>
              </w:del>
            </w:moveTo>
          </w:p>
        </w:tc>
      </w:tr>
      <w:tr w:rsidR="00F536BB" w:rsidRPr="00614D51" w:rsidDel="00E27DD8" w14:paraId="717B68D6" w14:textId="202921AF" w:rsidTr="00381E4A">
        <w:trPr>
          <w:trHeight w:val="288"/>
          <w:del w:id="4068" w:author="Della Faille Philippe" w:date="2019-08-09T13:27:00Z"/>
          <w:trPrChange w:id="4069" w:author="Della Faille Philippe" w:date="2019-08-09T12:08:00Z">
            <w:trPr>
              <w:trHeight w:val="288"/>
            </w:trPr>
          </w:trPrChange>
        </w:trPr>
        <w:tc>
          <w:tcPr>
            <w:tcW w:w="960" w:type="dxa"/>
            <w:vMerge/>
            <w:tcBorders>
              <w:top w:val="nil"/>
              <w:left w:val="nil"/>
              <w:bottom w:val="nil"/>
              <w:right w:val="nil"/>
            </w:tcBorders>
            <w:vAlign w:val="center"/>
            <w:tcPrChange w:id="4070" w:author="Della Faille Philippe" w:date="2019-08-09T12:08:00Z">
              <w:tcPr>
                <w:tcW w:w="960" w:type="dxa"/>
                <w:vMerge/>
                <w:tcBorders>
                  <w:top w:val="nil"/>
                  <w:left w:val="nil"/>
                  <w:bottom w:val="nil"/>
                  <w:right w:val="nil"/>
                </w:tcBorders>
                <w:vAlign w:val="center"/>
              </w:tcPr>
            </w:tcPrChange>
          </w:tcPr>
          <w:p w14:paraId="3D5F5D38" w14:textId="3F734DE9" w:rsidR="00F536BB" w:rsidRPr="00614D51" w:rsidDel="00E27DD8" w:rsidRDefault="00F536BB" w:rsidP="00381E4A">
            <w:pPr>
              <w:spacing w:after="0"/>
              <w:jc w:val="left"/>
              <w:rPr>
                <w:del w:id="4071" w:author="Della Faille Philippe" w:date="2019-08-09T13:27:00Z"/>
                <w:moveTo w:id="40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07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0E880F6E" w14:textId="4580BED5" w:rsidR="00F536BB" w:rsidRPr="00614D51" w:rsidDel="00E27DD8" w:rsidRDefault="00F536BB" w:rsidP="00381E4A">
            <w:pPr>
              <w:spacing w:after="0"/>
              <w:jc w:val="left"/>
              <w:rPr>
                <w:del w:id="4074" w:author="Della Faille Philippe" w:date="2019-08-09T13:27:00Z"/>
                <w:moveTo w:id="4075" w:author="Della Faille Philippe" w:date="2019-07-09T17:01:00Z"/>
                <w:rFonts w:ascii="Calibri" w:eastAsia="Times New Roman" w:hAnsi="Calibri" w:cs="Calibri"/>
                <w:color w:val="000000"/>
              </w:rPr>
            </w:pPr>
            <w:moveTo w:id="4076" w:author="Della Faille Philippe" w:date="2019-07-09T17:01:00Z">
              <w:del w:id="407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407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4C49986" w14:textId="7725CD63" w:rsidR="00F536BB" w:rsidRPr="00614D51" w:rsidDel="00E27DD8" w:rsidRDefault="00F536BB" w:rsidP="00381E4A">
            <w:pPr>
              <w:spacing w:after="0"/>
              <w:jc w:val="center"/>
              <w:rPr>
                <w:del w:id="4079" w:author="Della Faille Philippe" w:date="2019-08-09T13:27:00Z"/>
                <w:moveTo w:id="4080" w:author="Della Faille Philippe" w:date="2019-07-09T17:01:00Z"/>
                <w:rFonts w:ascii="Calibri" w:eastAsia="Times New Roman" w:hAnsi="Calibri" w:cs="Calibri"/>
                <w:color w:val="000000"/>
              </w:rPr>
            </w:pPr>
            <w:moveTo w:id="4081" w:author="Della Faille Philippe" w:date="2019-07-09T17:01:00Z">
              <w:del w:id="4082" w:author="Della Faille Philippe" w:date="2019-08-09T12:08:00Z">
                <w:r w:rsidRPr="00614D51" w:rsidDel="00381E4A">
                  <w:rPr>
                    <w:rFonts w:ascii="Calibri" w:eastAsia="Times New Roman" w:hAnsi="Calibri" w:cs="Calibri"/>
                    <w:color w:val="000000"/>
                  </w:rPr>
                  <w:delText>69</w:delText>
                </w:r>
              </w:del>
            </w:moveTo>
          </w:p>
        </w:tc>
        <w:tc>
          <w:tcPr>
            <w:tcW w:w="2680" w:type="dxa"/>
            <w:tcBorders>
              <w:top w:val="nil"/>
              <w:left w:val="nil"/>
              <w:bottom w:val="nil"/>
              <w:right w:val="nil"/>
            </w:tcBorders>
            <w:shd w:val="clear" w:color="000000" w:fill="A9D08E"/>
            <w:noWrap/>
            <w:vAlign w:val="bottom"/>
            <w:tcPrChange w:id="4083" w:author="Della Faille Philippe" w:date="2019-08-09T12:08:00Z">
              <w:tcPr>
                <w:tcW w:w="2680" w:type="dxa"/>
                <w:tcBorders>
                  <w:top w:val="nil"/>
                  <w:left w:val="nil"/>
                  <w:bottom w:val="nil"/>
                  <w:right w:val="nil"/>
                </w:tcBorders>
                <w:shd w:val="clear" w:color="000000" w:fill="A9D08E"/>
                <w:noWrap/>
                <w:vAlign w:val="bottom"/>
              </w:tcPr>
            </w:tcPrChange>
          </w:tcPr>
          <w:p w14:paraId="554263C0" w14:textId="00455145" w:rsidR="00F536BB" w:rsidRPr="00614D51" w:rsidDel="00E27DD8" w:rsidRDefault="00F536BB" w:rsidP="00381E4A">
            <w:pPr>
              <w:spacing w:after="0"/>
              <w:jc w:val="left"/>
              <w:rPr>
                <w:del w:id="4084" w:author="Della Faille Philippe" w:date="2019-08-09T13:27:00Z"/>
                <w:moveTo w:id="4085" w:author="Della Faille Philippe" w:date="2019-07-09T17:01:00Z"/>
                <w:rFonts w:ascii="Calibri" w:eastAsia="Times New Roman" w:hAnsi="Calibri" w:cs="Calibri"/>
                <w:color w:val="000000"/>
              </w:rPr>
            </w:pPr>
            <w:moveTo w:id="4086" w:author="Della Faille Philippe" w:date="2019-07-09T17:01:00Z">
              <w:del w:id="4087" w:author="Della Faille Philippe" w:date="2019-08-09T12:08:00Z">
                <w:r w:rsidRPr="00614D51" w:rsidDel="00381E4A">
                  <w:rPr>
                    <w:rFonts w:ascii="Calibri" w:eastAsia="Times New Roman" w:hAnsi="Calibri" w:cs="Calibri"/>
                    <w:color w:val="000000"/>
                  </w:rPr>
                  <w:delText>Junction temperature P2</w:delText>
                </w:r>
              </w:del>
            </w:moveTo>
          </w:p>
        </w:tc>
        <w:tc>
          <w:tcPr>
            <w:tcW w:w="960" w:type="dxa"/>
            <w:tcBorders>
              <w:top w:val="nil"/>
              <w:left w:val="single" w:sz="4" w:space="0" w:color="auto"/>
              <w:bottom w:val="nil"/>
              <w:right w:val="single" w:sz="4" w:space="0" w:color="auto"/>
            </w:tcBorders>
            <w:shd w:val="clear" w:color="000000" w:fill="A9D08E"/>
            <w:noWrap/>
            <w:vAlign w:val="bottom"/>
            <w:tcPrChange w:id="408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6EF98DD2" w14:textId="7E4B72BE" w:rsidR="00F536BB" w:rsidRPr="00614D51" w:rsidDel="00E27DD8" w:rsidRDefault="00F536BB" w:rsidP="00381E4A">
            <w:pPr>
              <w:spacing w:after="0"/>
              <w:jc w:val="center"/>
              <w:rPr>
                <w:del w:id="4089" w:author="Della Faille Philippe" w:date="2019-08-09T13:27:00Z"/>
                <w:moveTo w:id="4090" w:author="Della Faille Philippe" w:date="2019-07-09T17:01:00Z"/>
                <w:rFonts w:ascii="Calibri" w:eastAsia="Times New Roman" w:hAnsi="Calibri" w:cs="Calibri"/>
                <w:color w:val="000000"/>
              </w:rPr>
            </w:pPr>
            <w:moveTo w:id="4091" w:author="Della Faille Philippe" w:date="2019-07-09T17:01:00Z">
              <w:del w:id="409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409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76C29FA8" w14:textId="2F7DE973" w:rsidR="00F536BB" w:rsidRPr="00614D51" w:rsidDel="00E27DD8" w:rsidRDefault="00F536BB" w:rsidP="00381E4A">
            <w:pPr>
              <w:spacing w:after="0"/>
              <w:jc w:val="center"/>
              <w:rPr>
                <w:del w:id="4094" w:author="Della Faille Philippe" w:date="2019-08-09T13:27:00Z"/>
                <w:moveTo w:id="4095" w:author="Della Faille Philippe" w:date="2019-07-09T17:01:00Z"/>
                <w:rFonts w:ascii="Calibri" w:eastAsia="Times New Roman" w:hAnsi="Calibri" w:cs="Calibri"/>
                <w:color w:val="000000"/>
              </w:rPr>
            </w:pPr>
            <w:moveTo w:id="4096" w:author="Della Faille Philippe" w:date="2019-07-09T17:01:00Z">
              <w:del w:id="409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09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2373DF4D" w14:textId="0C719D66" w:rsidR="00F536BB" w:rsidRPr="00614D51" w:rsidDel="00E27DD8" w:rsidRDefault="00F536BB" w:rsidP="00381E4A">
            <w:pPr>
              <w:spacing w:after="0"/>
              <w:jc w:val="center"/>
              <w:rPr>
                <w:del w:id="4099" w:author="Della Faille Philippe" w:date="2019-08-09T13:27:00Z"/>
                <w:moveTo w:id="4100" w:author="Della Faille Philippe" w:date="2019-07-09T17:01:00Z"/>
                <w:rFonts w:ascii="Calibri" w:eastAsia="Times New Roman" w:hAnsi="Calibri" w:cs="Calibri"/>
                <w:color w:val="000000"/>
              </w:rPr>
            </w:pPr>
            <w:moveTo w:id="4101" w:author="Della Faille Philippe" w:date="2019-07-09T17:01:00Z">
              <w:del w:id="410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10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2F4A5CC6" w14:textId="7DB00381" w:rsidR="00F536BB" w:rsidRPr="00614D51" w:rsidDel="00E27DD8" w:rsidRDefault="00F536BB" w:rsidP="00381E4A">
            <w:pPr>
              <w:spacing w:after="0"/>
              <w:jc w:val="center"/>
              <w:rPr>
                <w:del w:id="4104" w:author="Della Faille Philippe" w:date="2019-08-09T13:27:00Z"/>
                <w:moveTo w:id="4105" w:author="Della Faille Philippe" w:date="2019-07-09T17:01:00Z"/>
                <w:rFonts w:ascii="Calibri" w:eastAsia="Times New Roman" w:hAnsi="Calibri" w:cs="Calibri"/>
                <w:color w:val="000000"/>
              </w:rPr>
            </w:pPr>
            <w:moveTo w:id="4106" w:author="Della Faille Philippe" w:date="2019-07-09T17:01:00Z">
              <w:del w:id="4107" w:author="Della Faille Philippe" w:date="2019-08-09T12:08:00Z">
                <w:r w:rsidRPr="00614D51" w:rsidDel="00381E4A">
                  <w:rPr>
                    <w:rFonts w:ascii="Calibri" w:eastAsia="Times New Roman" w:hAnsi="Calibri" w:cs="Calibri"/>
                    <w:color w:val="000000"/>
                  </w:rPr>
                  <w:delText>112</w:delText>
                </w:r>
              </w:del>
            </w:moveTo>
          </w:p>
        </w:tc>
        <w:tc>
          <w:tcPr>
            <w:tcW w:w="1276" w:type="dxa"/>
            <w:tcBorders>
              <w:top w:val="nil"/>
              <w:left w:val="nil"/>
              <w:bottom w:val="nil"/>
              <w:right w:val="single" w:sz="4" w:space="0" w:color="auto"/>
            </w:tcBorders>
            <w:shd w:val="clear" w:color="000000" w:fill="A9D08E"/>
            <w:noWrap/>
            <w:vAlign w:val="bottom"/>
            <w:tcPrChange w:id="410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52D5DC90" w14:textId="64836791" w:rsidR="00F536BB" w:rsidRPr="00614D51" w:rsidDel="00E27DD8" w:rsidRDefault="00F536BB" w:rsidP="00381E4A">
            <w:pPr>
              <w:spacing w:after="0"/>
              <w:jc w:val="center"/>
              <w:rPr>
                <w:del w:id="4109" w:author="Della Faille Philippe" w:date="2019-08-09T13:27:00Z"/>
                <w:moveTo w:id="4110" w:author="Della Faille Philippe" w:date="2019-07-09T17:01:00Z"/>
                <w:rFonts w:ascii="Calibri" w:eastAsia="Times New Roman" w:hAnsi="Calibri" w:cs="Calibri"/>
                <w:color w:val="000000"/>
              </w:rPr>
            </w:pPr>
            <w:moveTo w:id="4111" w:author="Della Faille Philippe" w:date="2019-07-09T17:01:00Z">
              <w:del w:id="4112" w:author="Della Faille Philippe" w:date="2019-08-09T12:08:00Z">
                <w:r w:rsidRPr="00614D51" w:rsidDel="00381E4A">
                  <w:rPr>
                    <w:rFonts w:ascii="Calibri" w:eastAsia="Times New Roman" w:hAnsi="Calibri" w:cs="Calibri"/>
                    <w:color w:val="000000"/>
                  </w:rPr>
                  <w:delText>0x0070</w:delText>
                </w:r>
              </w:del>
            </w:moveTo>
          </w:p>
        </w:tc>
      </w:tr>
      <w:tr w:rsidR="00F536BB" w:rsidRPr="00614D51" w:rsidDel="00E27DD8" w14:paraId="1129BAF2" w14:textId="5DD4EEED" w:rsidTr="00381E4A">
        <w:trPr>
          <w:trHeight w:val="288"/>
          <w:del w:id="4113" w:author="Della Faille Philippe" w:date="2019-08-09T13:27:00Z"/>
          <w:trPrChange w:id="4114" w:author="Della Faille Philippe" w:date="2019-08-09T12:08:00Z">
            <w:trPr>
              <w:trHeight w:val="288"/>
            </w:trPr>
          </w:trPrChange>
        </w:trPr>
        <w:tc>
          <w:tcPr>
            <w:tcW w:w="960" w:type="dxa"/>
            <w:vMerge/>
            <w:tcBorders>
              <w:top w:val="nil"/>
              <w:left w:val="nil"/>
              <w:bottom w:val="nil"/>
              <w:right w:val="nil"/>
            </w:tcBorders>
            <w:vAlign w:val="center"/>
            <w:tcPrChange w:id="4115" w:author="Della Faille Philippe" w:date="2019-08-09T12:08:00Z">
              <w:tcPr>
                <w:tcW w:w="960" w:type="dxa"/>
                <w:vMerge/>
                <w:tcBorders>
                  <w:top w:val="nil"/>
                  <w:left w:val="nil"/>
                  <w:bottom w:val="nil"/>
                  <w:right w:val="nil"/>
                </w:tcBorders>
                <w:vAlign w:val="center"/>
              </w:tcPr>
            </w:tcPrChange>
          </w:tcPr>
          <w:p w14:paraId="2671C27E" w14:textId="64FE01A7" w:rsidR="00F536BB" w:rsidRPr="00614D51" w:rsidDel="00E27DD8" w:rsidRDefault="00F536BB" w:rsidP="00381E4A">
            <w:pPr>
              <w:spacing w:after="0"/>
              <w:jc w:val="left"/>
              <w:rPr>
                <w:del w:id="4116" w:author="Della Faille Philippe" w:date="2019-08-09T13:27:00Z"/>
                <w:moveTo w:id="41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11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53F3336" w14:textId="7F923DA7" w:rsidR="00F536BB" w:rsidRPr="00614D51" w:rsidDel="00E27DD8" w:rsidRDefault="00F536BB" w:rsidP="00381E4A">
            <w:pPr>
              <w:spacing w:after="0"/>
              <w:jc w:val="left"/>
              <w:rPr>
                <w:del w:id="4119" w:author="Della Faille Philippe" w:date="2019-08-09T13:27:00Z"/>
                <w:moveTo w:id="4120" w:author="Della Faille Philippe" w:date="2019-07-09T17:01:00Z"/>
                <w:rFonts w:ascii="Calibri" w:eastAsia="Times New Roman" w:hAnsi="Calibri" w:cs="Calibri"/>
                <w:color w:val="000000"/>
              </w:rPr>
            </w:pPr>
            <w:moveTo w:id="4121" w:author="Della Faille Philippe" w:date="2019-07-09T17:01:00Z">
              <w:del w:id="412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412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49C9DD9" w14:textId="285435A4" w:rsidR="00F536BB" w:rsidRPr="00614D51" w:rsidDel="00E27DD8" w:rsidRDefault="00F536BB" w:rsidP="00381E4A">
            <w:pPr>
              <w:spacing w:after="0"/>
              <w:jc w:val="center"/>
              <w:rPr>
                <w:del w:id="4124" w:author="Della Faille Philippe" w:date="2019-08-09T13:27:00Z"/>
                <w:moveTo w:id="4125" w:author="Della Faille Philippe" w:date="2019-07-09T17:01:00Z"/>
                <w:rFonts w:ascii="Calibri" w:eastAsia="Times New Roman" w:hAnsi="Calibri" w:cs="Calibri"/>
                <w:color w:val="000000"/>
              </w:rPr>
            </w:pPr>
            <w:moveTo w:id="4126" w:author="Della Faille Philippe" w:date="2019-07-09T17:01:00Z">
              <w:del w:id="4127" w:author="Della Faille Philippe" w:date="2019-08-09T12:08:00Z">
                <w:r w:rsidRPr="00614D51" w:rsidDel="00381E4A">
                  <w:rPr>
                    <w:rFonts w:ascii="Calibri" w:eastAsia="Times New Roman" w:hAnsi="Calibri" w:cs="Calibri"/>
                    <w:color w:val="000000"/>
                  </w:rPr>
                  <w:delText>70</w:delText>
                </w:r>
              </w:del>
            </w:moveTo>
          </w:p>
        </w:tc>
        <w:tc>
          <w:tcPr>
            <w:tcW w:w="2680" w:type="dxa"/>
            <w:tcBorders>
              <w:top w:val="nil"/>
              <w:left w:val="nil"/>
              <w:bottom w:val="nil"/>
              <w:right w:val="nil"/>
            </w:tcBorders>
            <w:shd w:val="clear" w:color="000000" w:fill="A9D08E"/>
            <w:noWrap/>
            <w:vAlign w:val="bottom"/>
            <w:tcPrChange w:id="4128" w:author="Della Faille Philippe" w:date="2019-08-09T12:08:00Z">
              <w:tcPr>
                <w:tcW w:w="2680" w:type="dxa"/>
                <w:tcBorders>
                  <w:top w:val="nil"/>
                  <w:left w:val="nil"/>
                  <w:bottom w:val="nil"/>
                  <w:right w:val="nil"/>
                </w:tcBorders>
                <w:shd w:val="clear" w:color="000000" w:fill="A9D08E"/>
                <w:noWrap/>
                <w:vAlign w:val="bottom"/>
              </w:tcPr>
            </w:tcPrChange>
          </w:tcPr>
          <w:p w14:paraId="576051CA" w14:textId="419AA5BA" w:rsidR="00F536BB" w:rsidRPr="00614D51" w:rsidDel="00E27DD8" w:rsidRDefault="00F536BB" w:rsidP="00381E4A">
            <w:pPr>
              <w:spacing w:after="0"/>
              <w:jc w:val="left"/>
              <w:rPr>
                <w:del w:id="4129" w:author="Della Faille Philippe" w:date="2019-08-09T13:27:00Z"/>
                <w:moveTo w:id="4130" w:author="Della Faille Philippe" w:date="2019-07-09T17:01:00Z"/>
                <w:rFonts w:ascii="Calibri" w:eastAsia="Times New Roman" w:hAnsi="Calibri" w:cs="Calibri"/>
                <w:color w:val="000000"/>
              </w:rPr>
            </w:pPr>
            <w:moveTo w:id="4131" w:author="Della Faille Philippe" w:date="2019-07-09T17:01:00Z">
              <w:del w:id="4132" w:author="Della Faille Philippe" w:date="2019-08-09T12:08:00Z">
                <w:r w:rsidRPr="00614D51" w:rsidDel="00381E4A">
                  <w:rPr>
                    <w:rFonts w:ascii="Calibri" w:eastAsia="Times New Roman" w:hAnsi="Calibri" w:cs="Calibri"/>
                    <w:color w:val="000000"/>
                  </w:rPr>
                  <w:delText>Junction temperature P3</w:delText>
                </w:r>
              </w:del>
            </w:moveTo>
          </w:p>
        </w:tc>
        <w:tc>
          <w:tcPr>
            <w:tcW w:w="960" w:type="dxa"/>
            <w:tcBorders>
              <w:top w:val="nil"/>
              <w:left w:val="single" w:sz="4" w:space="0" w:color="auto"/>
              <w:bottom w:val="nil"/>
              <w:right w:val="single" w:sz="4" w:space="0" w:color="auto"/>
            </w:tcBorders>
            <w:shd w:val="clear" w:color="000000" w:fill="A9D08E"/>
            <w:noWrap/>
            <w:vAlign w:val="bottom"/>
            <w:tcPrChange w:id="413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52EA8EC" w14:textId="64D49F8B" w:rsidR="00F536BB" w:rsidRPr="00614D51" w:rsidDel="00E27DD8" w:rsidRDefault="00F536BB" w:rsidP="00381E4A">
            <w:pPr>
              <w:spacing w:after="0"/>
              <w:jc w:val="center"/>
              <w:rPr>
                <w:del w:id="4134" w:author="Della Faille Philippe" w:date="2019-08-09T13:27:00Z"/>
                <w:moveTo w:id="4135" w:author="Della Faille Philippe" w:date="2019-07-09T17:01:00Z"/>
                <w:rFonts w:ascii="Calibri" w:eastAsia="Times New Roman" w:hAnsi="Calibri" w:cs="Calibri"/>
                <w:color w:val="000000"/>
              </w:rPr>
            </w:pPr>
            <w:moveTo w:id="4136" w:author="Della Faille Philippe" w:date="2019-07-09T17:01:00Z">
              <w:del w:id="413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413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A1326DA" w14:textId="4BF98291" w:rsidR="00F536BB" w:rsidRPr="00614D51" w:rsidDel="00E27DD8" w:rsidRDefault="00F536BB" w:rsidP="00381E4A">
            <w:pPr>
              <w:spacing w:after="0"/>
              <w:jc w:val="center"/>
              <w:rPr>
                <w:del w:id="4139" w:author="Della Faille Philippe" w:date="2019-08-09T13:27:00Z"/>
                <w:moveTo w:id="4140" w:author="Della Faille Philippe" w:date="2019-07-09T17:01:00Z"/>
                <w:rFonts w:ascii="Calibri" w:eastAsia="Times New Roman" w:hAnsi="Calibri" w:cs="Calibri"/>
                <w:color w:val="000000"/>
              </w:rPr>
            </w:pPr>
            <w:moveTo w:id="4141" w:author="Della Faille Philippe" w:date="2019-07-09T17:01:00Z">
              <w:del w:id="414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14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1BC626C1" w14:textId="3E12E42B" w:rsidR="00F536BB" w:rsidRPr="00614D51" w:rsidDel="00E27DD8" w:rsidRDefault="00F536BB" w:rsidP="00381E4A">
            <w:pPr>
              <w:spacing w:after="0"/>
              <w:jc w:val="center"/>
              <w:rPr>
                <w:del w:id="4144" w:author="Della Faille Philippe" w:date="2019-08-09T13:27:00Z"/>
                <w:moveTo w:id="4145" w:author="Della Faille Philippe" w:date="2019-07-09T17:01:00Z"/>
                <w:rFonts w:ascii="Calibri" w:eastAsia="Times New Roman" w:hAnsi="Calibri" w:cs="Calibri"/>
                <w:color w:val="000000"/>
              </w:rPr>
            </w:pPr>
            <w:moveTo w:id="4146" w:author="Della Faille Philippe" w:date="2019-07-09T17:01:00Z">
              <w:del w:id="414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14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1BC97E60" w14:textId="75C82A3F" w:rsidR="00F536BB" w:rsidRPr="00614D51" w:rsidDel="00E27DD8" w:rsidRDefault="00F536BB" w:rsidP="00381E4A">
            <w:pPr>
              <w:spacing w:after="0"/>
              <w:jc w:val="center"/>
              <w:rPr>
                <w:del w:id="4149" w:author="Della Faille Philippe" w:date="2019-08-09T13:27:00Z"/>
                <w:moveTo w:id="4150" w:author="Della Faille Philippe" w:date="2019-07-09T17:01:00Z"/>
                <w:rFonts w:ascii="Calibri" w:eastAsia="Times New Roman" w:hAnsi="Calibri" w:cs="Calibri"/>
                <w:color w:val="000000"/>
              </w:rPr>
            </w:pPr>
            <w:moveTo w:id="4151" w:author="Della Faille Philippe" w:date="2019-07-09T17:01:00Z">
              <w:del w:id="4152" w:author="Della Faille Philippe" w:date="2019-08-09T12:08:00Z">
                <w:r w:rsidRPr="00614D51" w:rsidDel="00381E4A">
                  <w:rPr>
                    <w:rFonts w:ascii="Calibri" w:eastAsia="Times New Roman" w:hAnsi="Calibri" w:cs="Calibri"/>
                    <w:color w:val="000000"/>
                  </w:rPr>
                  <w:delText>114</w:delText>
                </w:r>
              </w:del>
            </w:moveTo>
          </w:p>
        </w:tc>
        <w:tc>
          <w:tcPr>
            <w:tcW w:w="1276" w:type="dxa"/>
            <w:tcBorders>
              <w:top w:val="nil"/>
              <w:left w:val="nil"/>
              <w:bottom w:val="nil"/>
              <w:right w:val="single" w:sz="4" w:space="0" w:color="auto"/>
            </w:tcBorders>
            <w:shd w:val="clear" w:color="000000" w:fill="A9D08E"/>
            <w:noWrap/>
            <w:vAlign w:val="bottom"/>
            <w:tcPrChange w:id="415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1C01EE90" w14:textId="1B09B0EB" w:rsidR="00F536BB" w:rsidRPr="00614D51" w:rsidDel="00E27DD8" w:rsidRDefault="00F536BB" w:rsidP="00381E4A">
            <w:pPr>
              <w:spacing w:after="0"/>
              <w:jc w:val="center"/>
              <w:rPr>
                <w:del w:id="4154" w:author="Della Faille Philippe" w:date="2019-08-09T13:27:00Z"/>
                <w:moveTo w:id="4155" w:author="Della Faille Philippe" w:date="2019-07-09T17:01:00Z"/>
                <w:rFonts w:ascii="Calibri" w:eastAsia="Times New Roman" w:hAnsi="Calibri" w:cs="Calibri"/>
                <w:color w:val="000000"/>
              </w:rPr>
            </w:pPr>
            <w:moveTo w:id="4156" w:author="Della Faille Philippe" w:date="2019-07-09T17:01:00Z">
              <w:del w:id="4157" w:author="Della Faille Philippe" w:date="2019-08-09T12:08:00Z">
                <w:r w:rsidRPr="00614D51" w:rsidDel="00381E4A">
                  <w:rPr>
                    <w:rFonts w:ascii="Calibri" w:eastAsia="Times New Roman" w:hAnsi="Calibri" w:cs="Calibri"/>
                    <w:color w:val="000000"/>
                  </w:rPr>
                  <w:delText>0x0072</w:delText>
                </w:r>
              </w:del>
            </w:moveTo>
          </w:p>
        </w:tc>
      </w:tr>
      <w:tr w:rsidR="00F536BB" w:rsidRPr="00614D51" w:rsidDel="00E27DD8" w14:paraId="496E39E2" w14:textId="4D5030A2" w:rsidTr="00381E4A">
        <w:trPr>
          <w:trHeight w:val="288"/>
          <w:del w:id="4158" w:author="Della Faille Philippe" w:date="2019-08-09T13:27:00Z"/>
          <w:trPrChange w:id="4159" w:author="Della Faille Philippe" w:date="2019-08-09T12:08:00Z">
            <w:trPr>
              <w:trHeight w:val="288"/>
            </w:trPr>
          </w:trPrChange>
        </w:trPr>
        <w:tc>
          <w:tcPr>
            <w:tcW w:w="960" w:type="dxa"/>
            <w:vMerge/>
            <w:tcBorders>
              <w:top w:val="nil"/>
              <w:left w:val="nil"/>
              <w:bottom w:val="nil"/>
              <w:right w:val="nil"/>
            </w:tcBorders>
            <w:vAlign w:val="center"/>
            <w:tcPrChange w:id="4160" w:author="Della Faille Philippe" w:date="2019-08-09T12:08:00Z">
              <w:tcPr>
                <w:tcW w:w="960" w:type="dxa"/>
                <w:vMerge/>
                <w:tcBorders>
                  <w:top w:val="nil"/>
                  <w:left w:val="nil"/>
                  <w:bottom w:val="nil"/>
                  <w:right w:val="nil"/>
                </w:tcBorders>
                <w:vAlign w:val="center"/>
              </w:tcPr>
            </w:tcPrChange>
          </w:tcPr>
          <w:p w14:paraId="08F584F9" w14:textId="4CDEE5D8" w:rsidR="00F536BB" w:rsidRPr="00614D51" w:rsidDel="00E27DD8" w:rsidRDefault="00F536BB" w:rsidP="00381E4A">
            <w:pPr>
              <w:spacing w:after="0"/>
              <w:jc w:val="left"/>
              <w:rPr>
                <w:del w:id="4161" w:author="Della Faille Philippe" w:date="2019-08-09T13:27:00Z"/>
                <w:moveTo w:id="41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16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4DFAFAA1" w14:textId="1E2470F4" w:rsidR="00F536BB" w:rsidRPr="00614D51" w:rsidDel="00E27DD8" w:rsidRDefault="00F536BB" w:rsidP="00381E4A">
            <w:pPr>
              <w:spacing w:after="0"/>
              <w:jc w:val="left"/>
              <w:rPr>
                <w:del w:id="4164" w:author="Della Faille Philippe" w:date="2019-08-09T13:27:00Z"/>
                <w:moveTo w:id="4165" w:author="Della Faille Philippe" w:date="2019-07-09T17:01:00Z"/>
                <w:rFonts w:ascii="Calibri" w:eastAsia="Times New Roman" w:hAnsi="Calibri" w:cs="Calibri"/>
                <w:color w:val="000000"/>
              </w:rPr>
            </w:pPr>
            <w:moveTo w:id="4166" w:author="Della Faille Philippe" w:date="2019-07-09T17:01:00Z">
              <w:del w:id="416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416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06DD8D7" w14:textId="770E002D" w:rsidR="00F536BB" w:rsidRPr="00614D51" w:rsidDel="00E27DD8" w:rsidRDefault="00F536BB" w:rsidP="00381E4A">
            <w:pPr>
              <w:spacing w:after="0"/>
              <w:jc w:val="center"/>
              <w:rPr>
                <w:del w:id="4169" w:author="Della Faille Philippe" w:date="2019-08-09T13:27:00Z"/>
                <w:moveTo w:id="4170" w:author="Della Faille Philippe" w:date="2019-07-09T17:01:00Z"/>
                <w:rFonts w:ascii="Calibri" w:eastAsia="Times New Roman" w:hAnsi="Calibri" w:cs="Calibri"/>
                <w:color w:val="000000"/>
              </w:rPr>
            </w:pPr>
            <w:moveTo w:id="4171" w:author="Della Faille Philippe" w:date="2019-07-09T17:01:00Z">
              <w:del w:id="4172" w:author="Della Faille Philippe" w:date="2019-08-09T12:08:00Z">
                <w:r w:rsidRPr="00614D51" w:rsidDel="00381E4A">
                  <w:rPr>
                    <w:rFonts w:ascii="Calibri" w:eastAsia="Times New Roman" w:hAnsi="Calibri" w:cs="Calibri"/>
                    <w:color w:val="000000"/>
                  </w:rPr>
                  <w:delText>71</w:delText>
                </w:r>
              </w:del>
            </w:moveTo>
          </w:p>
        </w:tc>
        <w:tc>
          <w:tcPr>
            <w:tcW w:w="2680" w:type="dxa"/>
            <w:tcBorders>
              <w:top w:val="nil"/>
              <w:left w:val="nil"/>
              <w:bottom w:val="nil"/>
              <w:right w:val="nil"/>
            </w:tcBorders>
            <w:shd w:val="clear" w:color="000000" w:fill="A9D08E"/>
            <w:noWrap/>
            <w:vAlign w:val="bottom"/>
            <w:tcPrChange w:id="4173" w:author="Della Faille Philippe" w:date="2019-08-09T12:08:00Z">
              <w:tcPr>
                <w:tcW w:w="2680" w:type="dxa"/>
                <w:tcBorders>
                  <w:top w:val="nil"/>
                  <w:left w:val="nil"/>
                  <w:bottom w:val="nil"/>
                  <w:right w:val="nil"/>
                </w:tcBorders>
                <w:shd w:val="clear" w:color="000000" w:fill="A9D08E"/>
                <w:noWrap/>
                <w:vAlign w:val="bottom"/>
              </w:tcPr>
            </w:tcPrChange>
          </w:tcPr>
          <w:p w14:paraId="01248E98" w14:textId="6F29BFBF" w:rsidR="00F536BB" w:rsidRPr="00614D51" w:rsidDel="00E27DD8" w:rsidRDefault="00F536BB" w:rsidP="00381E4A">
            <w:pPr>
              <w:spacing w:after="0"/>
              <w:jc w:val="left"/>
              <w:rPr>
                <w:del w:id="4174" w:author="Della Faille Philippe" w:date="2019-08-09T13:27:00Z"/>
                <w:moveTo w:id="4175" w:author="Della Faille Philippe" w:date="2019-07-09T17:01:00Z"/>
                <w:rFonts w:ascii="Calibri" w:eastAsia="Times New Roman" w:hAnsi="Calibri" w:cs="Calibri"/>
                <w:color w:val="000000"/>
              </w:rPr>
            </w:pPr>
            <w:moveTo w:id="4176" w:author="Della Faille Philippe" w:date="2019-07-09T17:01:00Z">
              <w:del w:id="4177" w:author="Della Faille Philippe" w:date="2019-08-09T12:08:00Z">
                <w:r w:rsidRPr="00614D51" w:rsidDel="00381E4A">
                  <w:rPr>
                    <w:rFonts w:ascii="Calibri" w:eastAsia="Times New Roman" w:hAnsi="Calibri" w:cs="Calibri"/>
                    <w:color w:val="000000"/>
                  </w:rPr>
                  <w:delText>Junction temperature P4</w:delText>
                </w:r>
              </w:del>
            </w:moveTo>
          </w:p>
        </w:tc>
        <w:tc>
          <w:tcPr>
            <w:tcW w:w="960" w:type="dxa"/>
            <w:tcBorders>
              <w:top w:val="nil"/>
              <w:left w:val="single" w:sz="4" w:space="0" w:color="auto"/>
              <w:bottom w:val="nil"/>
              <w:right w:val="single" w:sz="4" w:space="0" w:color="auto"/>
            </w:tcBorders>
            <w:shd w:val="clear" w:color="000000" w:fill="A9D08E"/>
            <w:noWrap/>
            <w:vAlign w:val="bottom"/>
            <w:tcPrChange w:id="4178"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727F1291" w14:textId="2FADF6E7" w:rsidR="00F536BB" w:rsidRPr="00614D51" w:rsidDel="00E27DD8" w:rsidRDefault="00F536BB" w:rsidP="00381E4A">
            <w:pPr>
              <w:spacing w:after="0"/>
              <w:jc w:val="center"/>
              <w:rPr>
                <w:del w:id="4179" w:author="Della Faille Philippe" w:date="2019-08-09T13:27:00Z"/>
                <w:moveTo w:id="4180" w:author="Della Faille Philippe" w:date="2019-07-09T17:01:00Z"/>
                <w:rFonts w:ascii="Calibri" w:eastAsia="Times New Roman" w:hAnsi="Calibri" w:cs="Calibri"/>
                <w:color w:val="000000"/>
              </w:rPr>
            </w:pPr>
            <w:moveTo w:id="4181" w:author="Della Faille Philippe" w:date="2019-07-09T17:01:00Z">
              <w:del w:id="418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4183"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0FF82B1B" w14:textId="3FE5C0C7" w:rsidR="00F536BB" w:rsidRPr="00614D51" w:rsidDel="00E27DD8" w:rsidRDefault="00F536BB" w:rsidP="00381E4A">
            <w:pPr>
              <w:spacing w:after="0"/>
              <w:jc w:val="center"/>
              <w:rPr>
                <w:del w:id="4184" w:author="Della Faille Philippe" w:date="2019-08-09T13:27:00Z"/>
                <w:moveTo w:id="4185" w:author="Della Faille Philippe" w:date="2019-07-09T17:01:00Z"/>
                <w:rFonts w:ascii="Calibri" w:eastAsia="Times New Roman" w:hAnsi="Calibri" w:cs="Calibri"/>
                <w:color w:val="000000"/>
              </w:rPr>
            </w:pPr>
            <w:moveTo w:id="4186" w:author="Della Faille Philippe" w:date="2019-07-09T17:01:00Z">
              <w:del w:id="418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18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E9A7583" w14:textId="6C21695B" w:rsidR="00F536BB" w:rsidRPr="00614D51" w:rsidDel="00E27DD8" w:rsidRDefault="00F536BB" w:rsidP="00381E4A">
            <w:pPr>
              <w:spacing w:after="0"/>
              <w:jc w:val="center"/>
              <w:rPr>
                <w:del w:id="4189" w:author="Della Faille Philippe" w:date="2019-08-09T13:27:00Z"/>
                <w:moveTo w:id="4190" w:author="Della Faille Philippe" w:date="2019-07-09T17:01:00Z"/>
                <w:rFonts w:ascii="Calibri" w:eastAsia="Times New Roman" w:hAnsi="Calibri" w:cs="Calibri"/>
                <w:color w:val="000000"/>
              </w:rPr>
            </w:pPr>
            <w:moveTo w:id="4191" w:author="Della Faille Philippe" w:date="2019-07-09T17:01:00Z">
              <w:del w:id="419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193"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469B001A" w14:textId="58D3CACF" w:rsidR="00F536BB" w:rsidRPr="00614D51" w:rsidDel="00E27DD8" w:rsidRDefault="00F536BB" w:rsidP="00381E4A">
            <w:pPr>
              <w:spacing w:after="0"/>
              <w:jc w:val="center"/>
              <w:rPr>
                <w:del w:id="4194" w:author="Della Faille Philippe" w:date="2019-08-09T13:27:00Z"/>
                <w:moveTo w:id="4195" w:author="Della Faille Philippe" w:date="2019-07-09T17:01:00Z"/>
                <w:rFonts w:ascii="Calibri" w:eastAsia="Times New Roman" w:hAnsi="Calibri" w:cs="Calibri"/>
                <w:color w:val="000000"/>
              </w:rPr>
            </w:pPr>
            <w:moveTo w:id="4196" w:author="Della Faille Philippe" w:date="2019-07-09T17:01:00Z">
              <w:del w:id="4197" w:author="Della Faille Philippe" w:date="2019-08-09T12:08:00Z">
                <w:r w:rsidRPr="00614D51" w:rsidDel="00381E4A">
                  <w:rPr>
                    <w:rFonts w:ascii="Calibri" w:eastAsia="Times New Roman" w:hAnsi="Calibri" w:cs="Calibri"/>
                    <w:color w:val="000000"/>
                  </w:rPr>
                  <w:delText>116</w:delText>
                </w:r>
              </w:del>
            </w:moveTo>
          </w:p>
        </w:tc>
        <w:tc>
          <w:tcPr>
            <w:tcW w:w="1276" w:type="dxa"/>
            <w:tcBorders>
              <w:top w:val="nil"/>
              <w:left w:val="nil"/>
              <w:bottom w:val="nil"/>
              <w:right w:val="single" w:sz="4" w:space="0" w:color="auto"/>
            </w:tcBorders>
            <w:shd w:val="clear" w:color="000000" w:fill="A9D08E"/>
            <w:noWrap/>
            <w:vAlign w:val="bottom"/>
            <w:tcPrChange w:id="4198"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435FB34C" w14:textId="50183FB0" w:rsidR="00F536BB" w:rsidRPr="00614D51" w:rsidDel="00E27DD8" w:rsidRDefault="00F536BB" w:rsidP="00381E4A">
            <w:pPr>
              <w:spacing w:after="0"/>
              <w:jc w:val="center"/>
              <w:rPr>
                <w:del w:id="4199" w:author="Della Faille Philippe" w:date="2019-08-09T13:27:00Z"/>
                <w:moveTo w:id="4200" w:author="Della Faille Philippe" w:date="2019-07-09T17:01:00Z"/>
                <w:rFonts w:ascii="Calibri" w:eastAsia="Times New Roman" w:hAnsi="Calibri" w:cs="Calibri"/>
                <w:color w:val="000000"/>
              </w:rPr>
            </w:pPr>
            <w:moveTo w:id="4201" w:author="Della Faille Philippe" w:date="2019-07-09T17:01:00Z">
              <w:del w:id="4202" w:author="Della Faille Philippe" w:date="2019-08-09T12:08:00Z">
                <w:r w:rsidRPr="00614D51" w:rsidDel="00381E4A">
                  <w:rPr>
                    <w:rFonts w:ascii="Calibri" w:eastAsia="Times New Roman" w:hAnsi="Calibri" w:cs="Calibri"/>
                    <w:color w:val="000000"/>
                  </w:rPr>
                  <w:delText>0x0074</w:delText>
                </w:r>
              </w:del>
            </w:moveTo>
          </w:p>
        </w:tc>
      </w:tr>
      <w:tr w:rsidR="00F536BB" w:rsidRPr="00614D51" w:rsidDel="00E27DD8" w14:paraId="62EB4171" w14:textId="0FBFF775" w:rsidTr="00381E4A">
        <w:trPr>
          <w:trHeight w:val="288"/>
          <w:del w:id="4203" w:author="Della Faille Philippe" w:date="2019-08-09T13:27:00Z"/>
          <w:trPrChange w:id="4204" w:author="Della Faille Philippe" w:date="2019-08-09T12:08:00Z">
            <w:trPr>
              <w:trHeight w:val="288"/>
            </w:trPr>
          </w:trPrChange>
        </w:trPr>
        <w:tc>
          <w:tcPr>
            <w:tcW w:w="960" w:type="dxa"/>
            <w:vMerge/>
            <w:tcBorders>
              <w:top w:val="nil"/>
              <w:left w:val="nil"/>
              <w:bottom w:val="nil"/>
              <w:right w:val="nil"/>
            </w:tcBorders>
            <w:vAlign w:val="center"/>
            <w:tcPrChange w:id="4205" w:author="Della Faille Philippe" w:date="2019-08-09T12:08:00Z">
              <w:tcPr>
                <w:tcW w:w="960" w:type="dxa"/>
                <w:vMerge/>
                <w:tcBorders>
                  <w:top w:val="nil"/>
                  <w:left w:val="nil"/>
                  <w:bottom w:val="nil"/>
                  <w:right w:val="nil"/>
                </w:tcBorders>
                <w:vAlign w:val="center"/>
              </w:tcPr>
            </w:tcPrChange>
          </w:tcPr>
          <w:p w14:paraId="24AF73B0" w14:textId="18668DB2" w:rsidR="00F536BB" w:rsidRPr="00614D51" w:rsidDel="00E27DD8" w:rsidRDefault="00F536BB" w:rsidP="00381E4A">
            <w:pPr>
              <w:spacing w:after="0"/>
              <w:jc w:val="left"/>
              <w:rPr>
                <w:del w:id="4206" w:author="Della Faille Philippe" w:date="2019-08-09T13:27:00Z"/>
                <w:moveTo w:id="42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208"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79F5DF95" w14:textId="3156AD26" w:rsidR="00F536BB" w:rsidRPr="00614D51" w:rsidDel="00E27DD8" w:rsidRDefault="00F536BB" w:rsidP="00381E4A">
            <w:pPr>
              <w:spacing w:after="0"/>
              <w:jc w:val="left"/>
              <w:rPr>
                <w:del w:id="4209" w:author="Della Faille Philippe" w:date="2019-08-09T13:27:00Z"/>
                <w:moveTo w:id="4210" w:author="Della Faille Philippe" w:date="2019-07-09T17:01:00Z"/>
                <w:rFonts w:ascii="Calibri" w:eastAsia="Times New Roman" w:hAnsi="Calibri" w:cs="Calibri"/>
                <w:color w:val="000000"/>
              </w:rPr>
            </w:pPr>
            <w:moveTo w:id="4211" w:author="Della Faille Philippe" w:date="2019-07-09T17:01:00Z">
              <w:del w:id="4212"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nil"/>
              <w:right w:val="single" w:sz="4" w:space="0" w:color="auto"/>
            </w:tcBorders>
            <w:shd w:val="clear" w:color="000000" w:fill="A9D08E"/>
            <w:noWrap/>
            <w:vAlign w:val="bottom"/>
            <w:tcPrChange w:id="421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688F3D41" w14:textId="653D4938" w:rsidR="00F536BB" w:rsidRPr="00614D51" w:rsidDel="00E27DD8" w:rsidRDefault="00F536BB" w:rsidP="00381E4A">
            <w:pPr>
              <w:spacing w:after="0"/>
              <w:jc w:val="center"/>
              <w:rPr>
                <w:del w:id="4214" w:author="Della Faille Philippe" w:date="2019-08-09T13:27:00Z"/>
                <w:moveTo w:id="4215" w:author="Della Faille Philippe" w:date="2019-07-09T17:01:00Z"/>
                <w:rFonts w:ascii="Calibri" w:eastAsia="Times New Roman" w:hAnsi="Calibri" w:cs="Calibri"/>
                <w:color w:val="000000"/>
              </w:rPr>
            </w:pPr>
            <w:moveTo w:id="4216" w:author="Della Faille Philippe" w:date="2019-07-09T17:01:00Z">
              <w:del w:id="4217" w:author="Della Faille Philippe" w:date="2019-08-09T12:08:00Z">
                <w:r w:rsidRPr="00614D51" w:rsidDel="00381E4A">
                  <w:rPr>
                    <w:rFonts w:ascii="Calibri" w:eastAsia="Times New Roman" w:hAnsi="Calibri" w:cs="Calibri"/>
                    <w:color w:val="000000"/>
                  </w:rPr>
                  <w:delText>72</w:delText>
                </w:r>
              </w:del>
            </w:moveTo>
          </w:p>
        </w:tc>
        <w:tc>
          <w:tcPr>
            <w:tcW w:w="2680" w:type="dxa"/>
            <w:tcBorders>
              <w:top w:val="nil"/>
              <w:left w:val="nil"/>
              <w:bottom w:val="nil"/>
              <w:right w:val="nil"/>
            </w:tcBorders>
            <w:shd w:val="clear" w:color="000000" w:fill="A9D08E"/>
            <w:noWrap/>
            <w:vAlign w:val="bottom"/>
            <w:tcPrChange w:id="4218" w:author="Della Faille Philippe" w:date="2019-08-09T12:08:00Z">
              <w:tcPr>
                <w:tcW w:w="2680" w:type="dxa"/>
                <w:tcBorders>
                  <w:top w:val="nil"/>
                  <w:left w:val="nil"/>
                  <w:bottom w:val="nil"/>
                  <w:right w:val="nil"/>
                </w:tcBorders>
                <w:shd w:val="clear" w:color="000000" w:fill="A9D08E"/>
                <w:noWrap/>
                <w:vAlign w:val="bottom"/>
              </w:tcPr>
            </w:tcPrChange>
          </w:tcPr>
          <w:p w14:paraId="5A2DD6A1" w14:textId="7B2ECEF1" w:rsidR="00F536BB" w:rsidRPr="00614D51" w:rsidDel="00E27DD8" w:rsidRDefault="00F536BB" w:rsidP="00381E4A">
            <w:pPr>
              <w:spacing w:after="0"/>
              <w:jc w:val="left"/>
              <w:rPr>
                <w:del w:id="4219" w:author="Della Faille Philippe" w:date="2019-08-09T13:27:00Z"/>
                <w:moveTo w:id="4220" w:author="Della Faille Philippe" w:date="2019-07-09T17:01:00Z"/>
                <w:rFonts w:ascii="Calibri" w:eastAsia="Times New Roman" w:hAnsi="Calibri" w:cs="Calibri"/>
                <w:color w:val="000000"/>
              </w:rPr>
            </w:pPr>
            <w:moveTo w:id="4221" w:author="Della Faille Philippe" w:date="2019-07-09T17:01:00Z">
              <w:del w:id="4222" w:author="Della Faille Philippe" w:date="2019-08-09T12:08:00Z">
                <w:r w:rsidRPr="00614D51" w:rsidDel="00381E4A">
                  <w:rPr>
                    <w:rFonts w:ascii="Calibri" w:eastAsia="Times New Roman" w:hAnsi="Calibri" w:cs="Calibri"/>
                    <w:color w:val="000000"/>
                  </w:rPr>
                  <w:delText>Junction temperature P5</w:delText>
                </w:r>
              </w:del>
            </w:moveTo>
          </w:p>
        </w:tc>
        <w:tc>
          <w:tcPr>
            <w:tcW w:w="960" w:type="dxa"/>
            <w:tcBorders>
              <w:top w:val="nil"/>
              <w:left w:val="single" w:sz="4" w:space="0" w:color="auto"/>
              <w:bottom w:val="nil"/>
              <w:right w:val="single" w:sz="4" w:space="0" w:color="auto"/>
            </w:tcBorders>
            <w:shd w:val="clear" w:color="000000" w:fill="A9D08E"/>
            <w:noWrap/>
            <w:vAlign w:val="bottom"/>
            <w:tcPrChange w:id="4223" w:author="Della Faille Philippe" w:date="2019-08-09T12:08:00Z">
              <w:tcPr>
                <w:tcW w:w="960" w:type="dxa"/>
                <w:tcBorders>
                  <w:top w:val="nil"/>
                  <w:left w:val="single" w:sz="4" w:space="0" w:color="auto"/>
                  <w:bottom w:val="nil"/>
                  <w:right w:val="single" w:sz="4" w:space="0" w:color="auto"/>
                </w:tcBorders>
                <w:shd w:val="clear" w:color="000000" w:fill="A9D08E"/>
                <w:noWrap/>
                <w:vAlign w:val="bottom"/>
              </w:tcPr>
            </w:tcPrChange>
          </w:tcPr>
          <w:p w14:paraId="2B8FCD89" w14:textId="4DC5FF71" w:rsidR="00F536BB" w:rsidRPr="00614D51" w:rsidDel="00E27DD8" w:rsidRDefault="00F536BB" w:rsidP="00381E4A">
            <w:pPr>
              <w:spacing w:after="0"/>
              <w:jc w:val="center"/>
              <w:rPr>
                <w:del w:id="4224" w:author="Della Faille Philippe" w:date="2019-08-09T13:27:00Z"/>
                <w:moveTo w:id="4225" w:author="Della Faille Philippe" w:date="2019-07-09T17:01:00Z"/>
                <w:rFonts w:ascii="Calibri" w:eastAsia="Times New Roman" w:hAnsi="Calibri" w:cs="Calibri"/>
                <w:color w:val="000000"/>
              </w:rPr>
            </w:pPr>
            <w:moveTo w:id="4226" w:author="Della Faille Philippe" w:date="2019-07-09T17:01:00Z">
              <w:del w:id="4227"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nil"/>
              <w:right w:val="single" w:sz="4" w:space="0" w:color="auto"/>
            </w:tcBorders>
            <w:shd w:val="clear" w:color="000000" w:fill="A9D08E"/>
            <w:noWrap/>
            <w:vAlign w:val="bottom"/>
            <w:tcPrChange w:id="4228" w:author="Della Faille Philippe" w:date="2019-08-09T12:08:00Z">
              <w:tcPr>
                <w:tcW w:w="978" w:type="dxa"/>
                <w:tcBorders>
                  <w:top w:val="nil"/>
                  <w:left w:val="nil"/>
                  <w:bottom w:val="nil"/>
                  <w:right w:val="single" w:sz="4" w:space="0" w:color="auto"/>
                </w:tcBorders>
                <w:shd w:val="clear" w:color="000000" w:fill="A9D08E"/>
                <w:noWrap/>
                <w:vAlign w:val="bottom"/>
              </w:tcPr>
            </w:tcPrChange>
          </w:tcPr>
          <w:p w14:paraId="46CCBB97" w14:textId="3FE570AF" w:rsidR="00F536BB" w:rsidRPr="00614D51" w:rsidDel="00E27DD8" w:rsidRDefault="00F536BB" w:rsidP="00381E4A">
            <w:pPr>
              <w:spacing w:after="0"/>
              <w:jc w:val="center"/>
              <w:rPr>
                <w:del w:id="4229" w:author="Della Faille Philippe" w:date="2019-08-09T13:27:00Z"/>
                <w:moveTo w:id="4230" w:author="Della Faille Philippe" w:date="2019-07-09T17:01:00Z"/>
                <w:rFonts w:ascii="Calibri" w:eastAsia="Times New Roman" w:hAnsi="Calibri" w:cs="Calibri"/>
                <w:color w:val="000000"/>
              </w:rPr>
            </w:pPr>
            <w:moveTo w:id="4231" w:author="Della Faille Philippe" w:date="2019-07-09T17:01:00Z">
              <w:del w:id="423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000000" w:fill="A9D08E"/>
            <w:noWrap/>
            <w:vAlign w:val="bottom"/>
            <w:tcPrChange w:id="423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74559E3" w14:textId="6020D339" w:rsidR="00F536BB" w:rsidRPr="00614D51" w:rsidDel="00E27DD8" w:rsidRDefault="00F536BB" w:rsidP="00381E4A">
            <w:pPr>
              <w:spacing w:after="0"/>
              <w:jc w:val="center"/>
              <w:rPr>
                <w:del w:id="4234" w:author="Della Faille Philippe" w:date="2019-08-09T13:27:00Z"/>
                <w:moveTo w:id="4235" w:author="Della Faille Philippe" w:date="2019-07-09T17:01:00Z"/>
                <w:rFonts w:ascii="Calibri" w:eastAsia="Times New Roman" w:hAnsi="Calibri" w:cs="Calibri"/>
                <w:color w:val="000000"/>
              </w:rPr>
            </w:pPr>
            <w:moveTo w:id="4236" w:author="Della Faille Philippe" w:date="2019-07-09T17:01:00Z">
              <w:del w:id="423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000000" w:fill="A9D08E"/>
            <w:noWrap/>
            <w:vAlign w:val="bottom"/>
            <w:tcPrChange w:id="4238" w:author="Della Faille Philippe" w:date="2019-08-09T12:08:00Z">
              <w:tcPr>
                <w:tcW w:w="644" w:type="dxa"/>
                <w:tcBorders>
                  <w:top w:val="nil"/>
                  <w:left w:val="nil"/>
                  <w:bottom w:val="nil"/>
                  <w:right w:val="single" w:sz="4" w:space="0" w:color="auto"/>
                </w:tcBorders>
                <w:shd w:val="clear" w:color="000000" w:fill="A9D08E"/>
                <w:noWrap/>
                <w:vAlign w:val="bottom"/>
              </w:tcPr>
            </w:tcPrChange>
          </w:tcPr>
          <w:p w14:paraId="7A961E9F" w14:textId="66540FE4" w:rsidR="00F536BB" w:rsidRPr="00614D51" w:rsidDel="00E27DD8" w:rsidRDefault="00F536BB" w:rsidP="00381E4A">
            <w:pPr>
              <w:spacing w:after="0"/>
              <w:jc w:val="center"/>
              <w:rPr>
                <w:del w:id="4239" w:author="Della Faille Philippe" w:date="2019-08-09T13:27:00Z"/>
                <w:moveTo w:id="4240" w:author="Della Faille Philippe" w:date="2019-07-09T17:01:00Z"/>
                <w:rFonts w:ascii="Calibri" w:eastAsia="Times New Roman" w:hAnsi="Calibri" w:cs="Calibri"/>
                <w:color w:val="000000"/>
              </w:rPr>
            </w:pPr>
            <w:moveTo w:id="4241" w:author="Della Faille Philippe" w:date="2019-07-09T17:01:00Z">
              <w:del w:id="4242" w:author="Della Faille Philippe" w:date="2019-08-09T12:08:00Z">
                <w:r w:rsidRPr="00614D51" w:rsidDel="00381E4A">
                  <w:rPr>
                    <w:rFonts w:ascii="Calibri" w:eastAsia="Times New Roman" w:hAnsi="Calibri" w:cs="Calibri"/>
                    <w:color w:val="000000"/>
                  </w:rPr>
                  <w:delText>118</w:delText>
                </w:r>
              </w:del>
            </w:moveTo>
          </w:p>
        </w:tc>
        <w:tc>
          <w:tcPr>
            <w:tcW w:w="1276" w:type="dxa"/>
            <w:tcBorders>
              <w:top w:val="nil"/>
              <w:left w:val="nil"/>
              <w:bottom w:val="nil"/>
              <w:right w:val="single" w:sz="4" w:space="0" w:color="auto"/>
            </w:tcBorders>
            <w:shd w:val="clear" w:color="000000" w:fill="A9D08E"/>
            <w:noWrap/>
            <w:vAlign w:val="bottom"/>
            <w:tcPrChange w:id="4243" w:author="Della Faille Philippe" w:date="2019-08-09T12:08:00Z">
              <w:tcPr>
                <w:tcW w:w="1276" w:type="dxa"/>
                <w:tcBorders>
                  <w:top w:val="nil"/>
                  <w:left w:val="nil"/>
                  <w:bottom w:val="nil"/>
                  <w:right w:val="single" w:sz="4" w:space="0" w:color="auto"/>
                </w:tcBorders>
                <w:shd w:val="clear" w:color="000000" w:fill="A9D08E"/>
                <w:noWrap/>
                <w:vAlign w:val="bottom"/>
              </w:tcPr>
            </w:tcPrChange>
          </w:tcPr>
          <w:p w14:paraId="6C21ACB3" w14:textId="41F28408" w:rsidR="00F536BB" w:rsidRPr="00614D51" w:rsidDel="00E27DD8" w:rsidRDefault="00F536BB" w:rsidP="00381E4A">
            <w:pPr>
              <w:spacing w:after="0"/>
              <w:jc w:val="center"/>
              <w:rPr>
                <w:del w:id="4244" w:author="Della Faille Philippe" w:date="2019-08-09T13:27:00Z"/>
                <w:moveTo w:id="4245" w:author="Della Faille Philippe" w:date="2019-07-09T17:01:00Z"/>
                <w:rFonts w:ascii="Calibri" w:eastAsia="Times New Roman" w:hAnsi="Calibri" w:cs="Calibri"/>
                <w:color w:val="000000"/>
              </w:rPr>
            </w:pPr>
            <w:moveTo w:id="4246" w:author="Della Faille Philippe" w:date="2019-07-09T17:01:00Z">
              <w:del w:id="4247" w:author="Della Faille Philippe" w:date="2019-08-09T12:08:00Z">
                <w:r w:rsidRPr="00614D51" w:rsidDel="00381E4A">
                  <w:rPr>
                    <w:rFonts w:ascii="Calibri" w:eastAsia="Times New Roman" w:hAnsi="Calibri" w:cs="Calibri"/>
                    <w:color w:val="000000"/>
                  </w:rPr>
                  <w:delText>0x0076</w:delText>
                </w:r>
              </w:del>
            </w:moveTo>
          </w:p>
        </w:tc>
      </w:tr>
      <w:tr w:rsidR="00F536BB" w:rsidRPr="00614D51" w:rsidDel="00E27DD8" w14:paraId="1076F83B" w14:textId="10A4A95D" w:rsidTr="00381E4A">
        <w:trPr>
          <w:trHeight w:val="288"/>
          <w:del w:id="4248" w:author="Della Faille Philippe" w:date="2019-08-09T13:27:00Z"/>
          <w:trPrChange w:id="4249" w:author="Della Faille Philippe" w:date="2019-08-09T12:08:00Z">
            <w:trPr>
              <w:trHeight w:val="288"/>
            </w:trPr>
          </w:trPrChange>
        </w:trPr>
        <w:tc>
          <w:tcPr>
            <w:tcW w:w="960" w:type="dxa"/>
            <w:vMerge/>
            <w:tcBorders>
              <w:top w:val="nil"/>
              <w:left w:val="nil"/>
              <w:bottom w:val="nil"/>
              <w:right w:val="nil"/>
            </w:tcBorders>
            <w:vAlign w:val="center"/>
            <w:tcPrChange w:id="4250" w:author="Della Faille Philippe" w:date="2019-08-09T12:08:00Z">
              <w:tcPr>
                <w:tcW w:w="960" w:type="dxa"/>
                <w:vMerge/>
                <w:tcBorders>
                  <w:top w:val="nil"/>
                  <w:left w:val="nil"/>
                  <w:bottom w:val="nil"/>
                  <w:right w:val="nil"/>
                </w:tcBorders>
                <w:vAlign w:val="center"/>
              </w:tcPr>
            </w:tcPrChange>
          </w:tcPr>
          <w:p w14:paraId="763A73F9" w14:textId="52850118" w:rsidR="00F536BB" w:rsidRPr="00614D51" w:rsidDel="00E27DD8" w:rsidRDefault="00F536BB" w:rsidP="00381E4A">
            <w:pPr>
              <w:spacing w:after="0"/>
              <w:jc w:val="left"/>
              <w:rPr>
                <w:del w:id="4251" w:author="Della Faille Philippe" w:date="2019-08-09T13:27:00Z"/>
                <w:moveTo w:id="42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tcPrChange w:id="4253" w:author="Della Faille Philippe" w:date="2019-08-09T12:08:00Z">
              <w:tcPr>
                <w:tcW w:w="960" w:type="dxa"/>
                <w:tcBorders>
                  <w:top w:val="nil"/>
                  <w:left w:val="nil"/>
                  <w:bottom w:val="nil"/>
                  <w:right w:val="single" w:sz="4" w:space="0" w:color="auto"/>
                </w:tcBorders>
                <w:shd w:val="clear" w:color="000000" w:fill="A9D08E"/>
                <w:noWrap/>
                <w:vAlign w:val="bottom"/>
              </w:tcPr>
            </w:tcPrChange>
          </w:tcPr>
          <w:p w14:paraId="3B801530" w14:textId="5387DB65" w:rsidR="00F536BB" w:rsidRPr="00614D51" w:rsidDel="00E27DD8" w:rsidRDefault="00F536BB" w:rsidP="00381E4A">
            <w:pPr>
              <w:spacing w:after="0"/>
              <w:jc w:val="left"/>
              <w:rPr>
                <w:del w:id="4254" w:author="Della Faille Philippe" w:date="2019-08-09T13:27:00Z"/>
                <w:moveTo w:id="4255" w:author="Della Faille Philippe" w:date="2019-07-09T17:01:00Z"/>
                <w:rFonts w:ascii="Calibri" w:eastAsia="Times New Roman" w:hAnsi="Calibri" w:cs="Calibri"/>
                <w:color w:val="000000"/>
              </w:rPr>
            </w:pPr>
            <w:moveTo w:id="4256" w:author="Della Faille Philippe" w:date="2019-07-09T17:01:00Z">
              <w:del w:id="4257"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nil"/>
              <w:bottom w:val="single" w:sz="4" w:space="0" w:color="auto"/>
              <w:right w:val="single" w:sz="4" w:space="0" w:color="auto"/>
            </w:tcBorders>
            <w:shd w:val="clear" w:color="000000" w:fill="A9D08E"/>
            <w:noWrap/>
            <w:vAlign w:val="bottom"/>
            <w:tcPrChange w:id="4258" w:author="Della Faille Philippe" w:date="2019-08-09T12:08:00Z">
              <w:tcPr>
                <w:tcW w:w="960" w:type="dxa"/>
                <w:tcBorders>
                  <w:top w:val="nil"/>
                  <w:left w:val="nil"/>
                  <w:bottom w:val="single" w:sz="4" w:space="0" w:color="auto"/>
                  <w:right w:val="single" w:sz="4" w:space="0" w:color="auto"/>
                </w:tcBorders>
                <w:shd w:val="clear" w:color="000000" w:fill="A9D08E"/>
                <w:noWrap/>
                <w:vAlign w:val="bottom"/>
              </w:tcPr>
            </w:tcPrChange>
          </w:tcPr>
          <w:p w14:paraId="3BB9A47C" w14:textId="1DF89E31" w:rsidR="00F536BB" w:rsidRPr="00614D51" w:rsidDel="00E27DD8" w:rsidRDefault="00F536BB" w:rsidP="00381E4A">
            <w:pPr>
              <w:spacing w:after="0"/>
              <w:jc w:val="center"/>
              <w:rPr>
                <w:del w:id="4259" w:author="Della Faille Philippe" w:date="2019-08-09T13:27:00Z"/>
                <w:moveTo w:id="4260" w:author="Della Faille Philippe" w:date="2019-07-09T17:01:00Z"/>
                <w:rFonts w:ascii="Calibri" w:eastAsia="Times New Roman" w:hAnsi="Calibri" w:cs="Calibri"/>
                <w:color w:val="000000"/>
              </w:rPr>
            </w:pPr>
            <w:moveTo w:id="4261" w:author="Della Faille Philippe" w:date="2019-07-09T17:01:00Z">
              <w:del w:id="4262" w:author="Della Faille Philippe" w:date="2019-08-09T12:08:00Z">
                <w:r w:rsidRPr="00614D51" w:rsidDel="00381E4A">
                  <w:rPr>
                    <w:rFonts w:ascii="Calibri" w:eastAsia="Times New Roman" w:hAnsi="Calibri" w:cs="Calibri"/>
                    <w:color w:val="000000"/>
                  </w:rPr>
                  <w:delText>73</w:delText>
                </w:r>
              </w:del>
            </w:moveTo>
          </w:p>
        </w:tc>
        <w:tc>
          <w:tcPr>
            <w:tcW w:w="2680" w:type="dxa"/>
            <w:tcBorders>
              <w:top w:val="nil"/>
              <w:left w:val="nil"/>
              <w:bottom w:val="single" w:sz="4" w:space="0" w:color="auto"/>
              <w:right w:val="nil"/>
            </w:tcBorders>
            <w:shd w:val="clear" w:color="000000" w:fill="A9D08E"/>
            <w:noWrap/>
            <w:vAlign w:val="bottom"/>
            <w:tcPrChange w:id="4263" w:author="Della Faille Philippe" w:date="2019-08-09T12:08:00Z">
              <w:tcPr>
                <w:tcW w:w="2680" w:type="dxa"/>
                <w:tcBorders>
                  <w:top w:val="nil"/>
                  <w:left w:val="nil"/>
                  <w:bottom w:val="single" w:sz="4" w:space="0" w:color="auto"/>
                  <w:right w:val="nil"/>
                </w:tcBorders>
                <w:shd w:val="clear" w:color="000000" w:fill="A9D08E"/>
                <w:noWrap/>
                <w:vAlign w:val="bottom"/>
              </w:tcPr>
            </w:tcPrChange>
          </w:tcPr>
          <w:p w14:paraId="5BE7FEEA" w14:textId="65D971E0" w:rsidR="00F536BB" w:rsidRPr="00614D51" w:rsidDel="00E27DD8" w:rsidRDefault="00F536BB" w:rsidP="00381E4A">
            <w:pPr>
              <w:spacing w:after="0"/>
              <w:jc w:val="left"/>
              <w:rPr>
                <w:del w:id="4264" w:author="Della Faille Philippe" w:date="2019-08-09T13:27:00Z"/>
                <w:moveTo w:id="4265" w:author="Della Faille Philippe" w:date="2019-07-09T17:01:00Z"/>
                <w:rFonts w:ascii="Calibri" w:eastAsia="Times New Roman" w:hAnsi="Calibri" w:cs="Calibri"/>
                <w:color w:val="000000"/>
              </w:rPr>
            </w:pPr>
            <w:moveTo w:id="4266" w:author="Della Faille Philippe" w:date="2019-07-09T17:01:00Z">
              <w:del w:id="4267" w:author="Della Faille Philippe" w:date="2019-08-09T12:08:00Z">
                <w:r w:rsidRPr="00614D51" w:rsidDel="00381E4A">
                  <w:rPr>
                    <w:rFonts w:ascii="Calibri" w:eastAsia="Times New Roman" w:hAnsi="Calibri" w:cs="Calibri"/>
                    <w:color w:val="000000"/>
                  </w:rPr>
                  <w:delText>Junction temperature P6</w:delText>
                </w:r>
              </w:del>
            </w:moveTo>
          </w:p>
        </w:tc>
        <w:tc>
          <w:tcPr>
            <w:tcW w:w="960" w:type="dxa"/>
            <w:tcBorders>
              <w:top w:val="nil"/>
              <w:left w:val="single" w:sz="4" w:space="0" w:color="auto"/>
              <w:bottom w:val="single" w:sz="4" w:space="0" w:color="auto"/>
              <w:right w:val="single" w:sz="4" w:space="0" w:color="auto"/>
            </w:tcBorders>
            <w:shd w:val="clear" w:color="000000" w:fill="A9D08E"/>
            <w:noWrap/>
            <w:vAlign w:val="bottom"/>
            <w:tcPrChange w:id="4268" w:author="Della Faille Philippe" w:date="2019-08-09T12:08:00Z">
              <w:tcPr>
                <w:tcW w:w="960" w:type="dxa"/>
                <w:tcBorders>
                  <w:top w:val="nil"/>
                  <w:left w:val="single" w:sz="4" w:space="0" w:color="auto"/>
                  <w:bottom w:val="single" w:sz="4" w:space="0" w:color="auto"/>
                  <w:right w:val="single" w:sz="4" w:space="0" w:color="auto"/>
                </w:tcBorders>
                <w:shd w:val="clear" w:color="000000" w:fill="A9D08E"/>
                <w:noWrap/>
                <w:vAlign w:val="bottom"/>
              </w:tcPr>
            </w:tcPrChange>
          </w:tcPr>
          <w:p w14:paraId="6E2B36FD" w14:textId="61F2816E" w:rsidR="00F536BB" w:rsidRPr="00614D51" w:rsidDel="00E27DD8" w:rsidRDefault="00F536BB" w:rsidP="00381E4A">
            <w:pPr>
              <w:spacing w:after="0"/>
              <w:jc w:val="center"/>
              <w:rPr>
                <w:del w:id="4269" w:author="Della Faille Philippe" w:date="2019-08-09T13:27:00Z"/>
                <w:moveTo w:id="4270" w:author="Della Faille Philippe" w:date="2019-07-09T17:01:00Z"/>
                <w:rFonts w:ascii="Calibri" w:eastAsia="Times New Roman" w:hAnsi="Calibri" w:cs="Calibri"/>
                <w:color w:val="000000"/>
              </w:rPr>
            </w:pPr>
            <w:moveTo w:id="4271" w:author="Della Faille Philippe" w:date="2019-07-09T17:01:00Z">
              <w:del w:id="4272" w:author="Della Faille Philippe" w:date="2019-08-09T12:08:00Z">
                <w:r w:rsidRPr="00614D51" w:rsidDel="00381E4A">
                  <w:rPr>
                    <w:rFonts w:ascii="Calibri" w:eastAsia="Times New Roman" w:hAnsi="Calibri" w:cs="Calibri"/>
                    <w:color w:val="000000"/>
                  </w:rPr>
                  <w:delText>W</w:delText>
                </w:r>
              </w:del>
            </w:moveTo>
          </w:p>
        </w:tc>
        <w:tc>
          <w:tcPr>
            <w:tcW w:w="978" w:type="dxa"/>
            <w:tcBorders>
              <w:top w:val="nil"/>
              <w:left w:val="nil"/>
              <w:bottom w:val="single" w:sz="4" w:space="0" w:color="auto"/>
              <w:right w:val="single" w:sz="4" w:space="0" w:color="auto"/>
            </w:tcBorders>
            <w:shd w:val="clear" w:color="000000" w:fill="A9D08E"/>
            <w:noWrap/>
            <w:vAlign w:val="bottom"/>
            <w:tcPrChange w:id="4273" w:author="Della Faille Philippe" w:date="2019-08-09T12:08:00Z">
              <w:tcPr>
                <w:tcW w:w="978" w:type="dxa"/>
                <w:tcBorders>
                  <w:top w:val="nil"/>
                  <w:left w:val="nil"/>
                  <w:bottom w:val="single" w:sz="4" w:space="0" w:color="auto"/>
                  <w:right w:val="single" w:sz="4" w:space="0" w:color="auto"/>
                </w:tcBorders>
                <w:shd w:val="clear" w:color="000000" w:fill="A9D08E"/>
                <w:noWrap/>
                <w:vAlign w:val="bottom"/>
              </w:tcPr>
            </w:tcPrChange>
          </w:tcPr>
          <w:p w14:paraId="0AE97BE7" w14:textId="2F5C37BF" w:rsidR="00F536BB" w:rsidRPr="00614D51" w:rsidDel="00E27DD8" w:rsidRDefault="00F536BB" w:rsidP="00381E4A">
            <w:pPr>
              <w:spacing w:after="0"/>
              <w:jc w:val="center"/>
              <w:rPr>
                <w:del w:id="4274" w:author="Della Faille Philippe" w:date="2019-08-09T13:27:00Z"/>
                <w:moveTo w:id="4275" w:author="Della Faille Philippe" w:date="2019-07-09T17:01:00Z"/>
                <w:rFonts w:ascii="Calibri" w:eastAsia="Times New Roman" w:hAnsi="Calibri" w:cs="Calibri"/>
                <w:color w:val="000000"/>
              </w:rPr>
            </w:pPr>
            <w:moveTo w:id="4276" w:author="Della Faille Philippe" w:date="2019-07-09T17:01:00Z">
              <w:del w:id="427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single" w:sz="4" w:space="0" w:color="auto"/>
              <w:right w:val="single" w:sz="4" w:space="0" w:color="auto"/>
            </w:tcBorders>
            <w:shd w:val="clear" w:color="000000" w:fill="A9D08E"/>
            <w:noWrap/>
            <w:vAlign w:val="bottom"/>
            <w:tcPrChange w:id="4278" w:author="Della Faille Philippe" w:date="2019-08-09T12:08:00Z">
              <w:tcPr>
                <w:tcW w:w="960" w:type="dxa"/>
                <w:tcBorders>
                  <w:top w:val="nil"/>
                  <w:left w:val="nil"/>
                  <w:bottom w:val="single" w:sz="4" w:space="0" w:color="auto"/>
                  <w:right w:val="single" w:sz="4" w:space="0" w:color="auto"/>
                </w:tcBorders>
                <w:shd w:val="clear" w:color="000000" w:fill="A9D08E"/>
                <w:noWrap/>
                <w:vAlign w:val="bottom"/>
              </w:tcPr>
            </w:tcPrChange>
          </w:tcPr>
          <w:p w14:paraId="3A43074A" w14:textId="7FD36B9B" w:rsidR="00F536BB" w:rsidRPr="00614D51" w:rsidDel="00E27DD8" w:rsidRDefault="00F536BB" w:rsidP="00381E4A">
            <w:pPr>
              <w:spacing w:after="0"/>
              <w:jc w:val="center"/>
              <w:rPr>
                <w:del w:id="4279" w:author="Della Faille Philippe" w:date="2019-08-09T13:27:00Z"/>
                <w:moveTo w:id="4280" w:author="Della Faille Philippe" w:date="2019-07-09T17:01:00Z"/>
                <w:rFonts w:ascii="Calibri" w:eastAsia="Times New Roman" w:hAnsi="Calibri" w:cs="Calibri"/>
                <w:color w:val="000000"/>
              </w:rPr>
            </w:pPr>
            <w:moveTo w:id="4281" w:author="Della Faille Philippe" w:date="2019-07-09T17:01:00Z">
              <w:del w:id="428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single" w:sz="4" w:space="0" w:color="auto"/>
              <w:right w:val="single" w:sz="4" w:space="0" w:color="auto"/>
            </w:tcBorders>
            <w:shd w:val="clear" w:color="000000" w:fill="A9D08E"/>
            <w:noWrap/>
            <w:vAlign w:val="bottom"/>
            <w:tcPrChange w:id="4283" w:author="Della Faille Philippe" w:date="2019-08-09T12:08:00Z">
              <w:tcPr>
                <w:tcW w:w="644" w:type="dxa"/>
                <w:tcBorders>
                  <w:top w:val="nil"/>
                  <w:left w:val="nil"/>
                  <w:bottom w:val="single" w:sz="4" w:space="0" w:color="auto"/>
                  <w:right w:val="single" w:sz="4" w:space="0" w:color="auto"/>
                </w:tcBorders>
                <w:shd w:val="clear" w:color="000000" w:fill="A9D08E"/>
                <w:noWrap/>
                <w:vAlign w:val="bottom"/>
              </w:tcPr>
            </w:tcPrChange>
          </w:tcPr>
          <w:p w14:paraId="387B6877" w14:textId="6CD4159D" w:rsidR="00F536BB" w:rsidRPr="00614D51" w:rsidDel="00E27DD8" w:rsidRDefault="00F536BB" w:rsidP="00381E4A">
            <w:pPr>
              <w:spacing w:after="0"/>
              <w:jc w:val="center"/>
              <w:rPr>
                <w:del w:id="4284" w:author="Della Faille Philippe" w:date="2019-08-09T13:27:00Z"/>
                <w:moveTo w:id="4285" w:author="Della Faille Philippe" w:date="2019-07-09T17:01:00Z"/>
                <w:rFonts w:ascii="Calibri" w:eastAsia="Times New Roman" w:hAnsi="Calibri" w:cs="Calibri"/>
                <w:color w:val="000000"/>
              </w:rPr>
            </w:pPr>
            <w:moveTo w:id="4286" w:author="Della Faille Philippe" w:date="2019-07-09T17:01:00Z">
              <w:del w:id="4287" w:author="Della Faille Philippe" w:date="2019-08-09T12:08:00Z">
                <w:r w:rsidRPr="00614D51" w:rsidDel="00381E4A">
                  <w:rPr>
                    <w:rFonts w:ascii="Calibri" w:eastAsia="Times New Roman" w:hAnsi="Calibri" w:cs="Calibri"/>
                    <w:color w:val="000000"/>
                  </w:rPr>
                  <w:delText>120</w:delText>
                </w:r>
              </w:del>
            </w:moveTo>
          </w:p>
        </w:tc>
        <w:tc>
          <w:tcPr>
            <w:tcW w:w="1276" w:type="dxa"/>
            <w:tcBorders>
              <w:top w:val="nil"/>
              <w:left w:val="nil"/>
              <w:bottom w:val="single" w:sz="4" w:space="0" w:color="auto"/>
              <w:right w:val="single" w:sz="4" w:space="0" w:color="auto"/>
            </w:tcBorders>
            <w:shd w:val="clear" w:color="000000" w:fill="A9D08E"/>
            <w:noWrap/>
            <w:vAlign w:val="bottom"/>
            <w:tcPrChange w:id="4288" w:author="Della Faille Philippe" w:date="2019-08-09T12:08:00Z">
              <w:tcPr>
                <w:tcW w:w="1276" w:type="dxa"/>
                <w:tcBorders>
                  <w:top w:val="nil"/>
                  <w:left w:val="nil"/>
                  <w:bottom w:val="single" w:sz="4" w:space="0" w:color="auto"/>
                  <w:right w:val="single" w:sz="4" w:space="0" w:color="auto"/>
                </w:tcBorders>
                <w:shd w:val="clear" w:color="000000" w:fill="A9D08E"/>
                <w:noWrap/>
                <w:vAlign w:val="bottom"/>
              </w:tcPr>
            </w:tcPrChange>
          </w:tcPr>
          <w:p w14:paraId="71637B1D" w14:textId="1F4E0F10" w:rsidR="00F536BB" w:rsidRPr="00614D51" w:rsidDel="00E27DD8" w:rsidRDefault="00F536BB" w:rsidP="00381E4A">
            <w:pPr>
              <w:spacing w:after="0"/>
              <w:jc w:val="center"/>
              <w:rPr>
                <w:del w:id="4289" w:author="Della Faille Philippe" w:date="2019-08-09T13:27:00Z"/>
                <w:moveTo w:id="4290" w:author="Della Faille Philippe" w:date="2019-07-09T17:01:00Z"/>
                <w:rFonts w:ascii="Calibri" w:eastAsia="Times New Roman" w:hAnsi="Calibri" w:cs="Calibri"/>
                <w:color w:val="000000"/>
              </w:rPr>
            </w:pPr>
            <w:moveTo w:id="4291" w:author="Della Faille Philippe" w:date="2019-07-09T17:01:00Z">
              <w:del w:id="4292" w:author="Della Faille Philippe" w:date="2019-08-09T12:08:00Z">
                <w:r w:rsidRPr="00614D51" w:rsidDel="00381E4A">
                  <w:rPr>
                    <w:rFonts w:ascii="Calibri" w:eastAsia="Times New Roman" w:hAnsi="Calibri" w:cs="Calibri"/>
                    <w:color w:val="000000"/>
                  </w:rPr>
                  <w:delText>0x0078</w:delText>
                </w:r>
              </w:del>
            </w:moveTo>
          </w:p>
        </w:tc>
      </w:tr>
      <w:tr w:rsidR="00F536BB" w:rsidRPr="00614D51" w:rsidDel="00E27DD8" w14:paraId="1595A63E" w14:textId="005A49C7" w:rsidTr="00381E4A">
        <w:trPr>
          <w:trHeight w:val="288"/>
          <w:del w:id="4293" w:author="Della Faille Philippe" w:date="2019-08-09T13:27:00Z"/>
          <w:trPrChange w:id="4294" w:author="Della Faille Philippe" w:date="2019-08-09T12:01:00Z">
            <w:trPr>
              <w:trHeight w:val="288"/>
            </w:trPr>
          </w:trPrChange>
        </w:trPr>
        <w:tc>
          <w:tcPr>
            <w:tcW w:w="960" w:type="dxa"/>
            <w:tcBorders>
              <w:top w:val="nil"/>
              <w:left w:val="nil"/>
              <w:bottom w:val="single" w:sz="8" w:space="0" w:color="000000"/>
              <w:right w:val="nil"/>
            </w:tcBorders>
            <w:shd w:val="clear" w:color="auto" w:fill="auto"/>
            <w:textDirection w:val="btLr"/>
            <w:vAlign w:val="center"/>
            <w:tcPrChange w:id="4295" w:author="Della Faille Philippe" w:date="2019-08-09T12:01:00Z">
              <w:tcPr>
                <w:tcW w:w="960" w:type="dxa"/>
                <w:tcBorders>
                  <w:top w:val="nil"/>
                  <w:left w:val="nil"/>
                  <w:bottom w:val="single" w:sz="8" w:space="0" w:color="000000"/>
                  <w:right w:val="nil"/>
                </w:tcBorders>
                <w:shd w:val="clear" w:color="auto" w:fill="auto"/>
                <w:textDirection w:val="btLr"/>
                <w:vAlign w:val="center"/>
              </w:tcPr>
            </w:tcPrChange>
          </w:tcPr>
          <w:p w14:paraId="3F1DAA1A" w14:textId="18021261" w:rsidR="00F536BB" w:rsidRPr="00614D51" w:rsidDel="00E27DD8" w:rsidRDefault="00F536BB" w:rsidP="00381E4A">
            <w:pPr>
              <w:spacing w:after="0"/>
              <w:jc w:val="center"/>
              <w:rPr>
                <w:del w:id="4296" w:author="Della Faille Philippe" w:date="2019-08-09T13:27:00Z"/>
                <w:moveTo w:id="4297" w:author="Della Faille Philippe" w:date="2019-07-09T17:01:00Z"/>
                <w:rFonts w:ascii="Calibri" w:eastAsia="Times New Roman" w:hAnsi="Calibri" w:cs="Calibri"/>
                <w:color w:val="000000"/>
              </w:rPr>
            </w:pPr>
          </w:p>
        </w:tc>
        <w:tc>
          <w:tcPr>
            <w:tcW w:w="960" w:type="dxa"/>
            <w:tcBorders>
              <w:top w:val="single" w:sz="4" w:space="0" w:color="auto"/>
              <w:left w:val="nil"/>
              <w:bottom w:val="single" w:sz="12" w:space="0" w:color="000000"/>
              <w:right w:val="nil"/>
            </w:tcBorders>
            <w:shd w:val="clear" w:color="auto" w:fill="auto"/>
            <w:textDirection w:val="btLr"/>
            <w:vAlign w:val="center"/>
            <w:tcPrChange w:id="4298" w:author="Della Faille Philippe" w:date="2019-08-09T12:01:00Z">
              <w:tcPr>
                <w:tcW w:w="960" w:type="dxa"/>
                <w:tcBorders>
                  <w:top w:val="single" w:sz="4" w:space="0" w:color="auto"/>
                  <w:left w:val="nil"/>
                  <w:bottom w:val="single" w:sz="12" w:space="0" w:color="000000"/>
                  <w:right w:val="nil"/>
                </w:tcBorders>
                <w:shd w:val="clear" w:color="auto" w:fill="auto"/>
                <w:textDirection w:val="btLr"/>
                <w:vAlign w:val="center"/>
              </w:tcPr>
            </w:tcPrChange>
          </w:tcPr>
          <w:p w14:paraId="701389E6" w14:textId="2287D28E" w:rsidR="00F536BB" w:rsidRPr="00614D51" w:rsidDel="00E27DD8" w:rsidRDefault="00F536BB" w:rsidP="00381E4A">
            <w:pPr>
              <w:spacing w:after="0"/>
              <w:jc w:val="center"/>
              <w:rPr>
                <w:del w:id="4299" w:author="Della Faille Philippe" w:date="2019-08-09T13:27:00Z"/>
                <w:moveTo w:id="430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tcPrChange w:id="4301" w:author="Della Faille Philippe" w:date="2019-08-09T12:01:00Z">
              <w:tcPr>
                <w:tcW w:w="960" w:type="dxa"/>
                <w:tcBorders>
                  <w:top w:val="nil"/>
                  <w:left w:val="single" w:sz="4" w:space="0" w:color="auto"/>
                  <w:bottom w:val="nil"/>
                  <w:right w:val="single" w:sz="4" w:space="0" w:color="auto"/>
                </w:tcBorders>
                <w:shd w:val="clear" w:color="auto" w:fill="auto"/>
                <w:noWrap/>
                <w:vAlign w:val="bottom"/>
              </w:tcPr>
            </w:tcPrChange>
          </w:tcPr>
          <w:p w14:paraId="389E3052" w14:textId="4FA557B8" w:rsidR="00F536BB" w:rsidRPr="00614D51" w:rsidDel="00E27DD8" w:rsidRDefault="00F536BB" w:rsidP="00381E4A">
            <w:pPr>
              <w:spacing w:after="0"/>
              <w:jc w:val="center"/>
              <w:rPr>
                <w:del w:id="4302" w:author="Della Faille Philippe" w:date="2019-08-09T13:27:00Z"/>
                <w:moveTo w:id="4303" w:author="Della Faille Philippe" w:date="2019-07-09T17:01:00Z"/>
                <w:rFonts w:ascii="Calibri" w:eastAsia="Times New Roman" w:hAnsi="Calibri" w:cs="Calibri"/>
                <w:color w:val="000000"/>
              </w:rPr>
            </w:pPr>
          </w:p>
        </w:tc>
        <w:tc>
          <w:tcPr>
            <w:tcW w:w="2680" w:type="dxa"/>
            <w:tcBorders>
              <w:top w:val="nil"/>
              <w:left w:val="nil"/>
              <w:bottom w:val="nil"/>
              <w:right w:val="nil"/>
            </w:tcBorders>
            <w:shd w:val="clear" w:color="auto" w:fill="auto"/>
            <w:noWrap/>
            <w:vAlign w:val="bottom"/>
            <w:tcPrChange w:id="4304" w:author="Della Faille Philippe" w:date="2019-08-09T12:01:00Z">
              <w:tcPr>
                <w:tcW w:w="2680" w:type="dxa"/>
                <w:tcBorders>
                  <w:top w:val="nil"/>
                  <w:left w:val="nil"/>
                  <w:bottom w:val="nil"/>
                  <w:right w:val="nil"/>
                </w:tcBorders>
                <w:shd w:val="clear" w:color="auto" w:fill="auto"/>
                <w:noWrap/>
                <w:vAlign w:val="bottom"/>
              </w:tcPr>
            </w:tcPrChange>
          </w:tcPr>
          <w:p w14:paraId="27B085B1" w14:textId="15230849" w:rsidR="00F536BB" w:rsidRPr="00614D51" w:rsidDel="00E27DD8" w:rsidRDefault="00F536BB" w:rsidP="00381E4A">
            <w:pPr>
              <w:spacing w:after="0"/>
              <w:jc w:val="left"/>
              <w:rPr>
                <w:del w:id="4305" w:author="Della Faille Philippe" w:date="2019-08-09T13:27:00Z"/>
                <w:moveTo w:id="430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tcPrChange w:id="4307" w:author="Della Faille Philippe" w:date="2019-08-09T12:01:00Z">
              <w:tcPr>
                <w:tcW w:w="960" w:type="dxa"/>
                <w:tcBorders>
                  <w:top w:val="nil"/>
                  <w:left w:val="single" w:sz="4" w:space="0" w:color="auto"/>
                  <w:bottom w:val="nil"/>
                  <w:right w:val="single" w:sz="4" w:space="0" w:color="auto"/>
                </w:tcBorders>
                <w:shd w:val="clear" w:color="auto" w:fill="auto"/>
                <w:noWrap/>
                <w:vAlign w:val="bottom"/>
              </w:tcPr>
            </w:tcPrChange>
          </w:tcPr>
          <w:p w14:paraId="3A05B137" w14:textId="7C019535" w:rsidR="00F536BB" w:rsidRPr="00614D51" w:rsidDel="00E27DD8" w:rsidRDefault="00F536BB" w:rsidP="00381E4A">
            <w:pPr>
              <w:spacing w:after="0"/>
              <w:jc w:val="center"/>
              <w:rPr>
                <w:del w:id="4308" w:author="Della Faille Philippe" w:date="2019-08-09T13:27:00Z"/>
                <w:moveTo w:id="4309" w:author="Della Faille Philippe" w:date="2019-07-09T17:01:00Z"/>
                <w:rFonts w:ascii="Calibri" w:eastAsia="Times New Roman" w:hAnsi="Calibri" w:cs="Calibri"/>
                <w:color w:val="000000"/>
              </w:rPr>
            </w:pPr>
          </w:p>
        </w:tc>
        <w:tc>
          <w:tcPr>
            <w:tcW w:w="978" w:type="dxa"/>
            <w:tcBorders>
              <w:top w:val="nil"/>
              <w:left w:val="nil"/>
              <w:bottom w:val="nil"/>
              <w:right w:val="single" w:sz="4" w:space="0" w:color="auto"/>
            </w:tcBorders>
            <w:shd w:val="clear" w:color="auto" w:fill="auto"/>
            <w:noWrap/>
            <w:vAlign w:val="bottom"/>
            <w:tcPrChange w:id="4310" w:author="Della Faille Philippe" w:date="2019-08-09T12:01:00Z">
              <w:tcPr>
                <w:tcW w:w="978" w:type="dxa"/>
                <w:tcBorders>
                  <w:top w:val="nil"/>
                  <w:left w:val="nil"/>
                  <w:bottom w:val="nil"/>
                  <w:right w:val="single" w:sz="4" w:space="0" w:color="auto"/>
                </w:tcBorders>
                <w:shd w:val="clear" w:color="auto" w:fill="auto"/>
                <w:noWrap/>
                <w:vAlign w:val="bottom"/>
              </w:tcPr>
            </w:tcPrChange>
          </w:tcPr>
          <w:p w14:paraId="076C63A0" w14:textId="63C61766" w:rsidR="00F536BB" w:rsidRPr="00614D51" w:rsidDel="00E27DD8" w:rsidRDefault="00F536BB" w:rsidP="00381E4A">
            <w:pPr>
              <w:spacing w:after="0"/>
              <w:jc w:val="center"/>
              <w:rPr>
                <w:del w:id="4311" w:author="Della Faille Philippe" w:date="2019-08-09T13:27:00Z"/>
                <w:moveTo w:id="4312"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Change w:id="4313" w:author="Della Faille Philippe" w:date="2019-08-09T12:01:00Z">
              <w:tcPr>
                <w:tcW w:w="960" w:type="dxa"/>
                <w:tcBorders>
                  <w:top w:val="nil"/>
                  <w:left w:val="nil"/>
                  <w:bottom w:val="nil"/>
                  <w:right w:val="single" w:sz="4" w:space="0" w:color="auto"/>
                </w:tcBorders>
                <w:shd w:val="clear" w:color="auto" w:fill="auto"/>
                <w:noWrap/>
                <w:vAlign w:val="bottom"/>
              </w:tcPr>
            </w:tcPrChange>
          </w:tcPr>
          <w:p w14:paraId="6436A007" w14:textId="417C9BB7" w:rsidR="00F536BB" w:rsidRPr="00614D51" w:rsidDel="00E27DD8" w:rsidRDefault="00F536BB" w:rsidP="00381E4A">
            <w:pPr>
              <w:spacing w:after="0"/>
              <w:jc w:val="center"/>
              <w:rPr>
                <w:del w:id="4314" w:author="Della Faille Philippe" w:date="2019-08-09T13:27:00Z"/>
                <w:moveTo w:id="4315" w:author="Della Faille Philippe" w:date="2019-07-09T17:01:00Z"/>
                <w:rFonts w:ascii="Calibri" w:eastAsia="Times New Roman" w:hAnsi="Calibri" w:cs="Calibri"/>
                <w:color w:val="000000"/>
              </w:rPr>
            </w:pPr>
          </w:p>
        </w:tc>
        <w:tc>
          <w:tcPr>
            <w:tcW w:w="644" w:type="dxa"/>
            <w:tcBorders>
              <w:top w:val="nil"/>
              <w:left w:val="nil"/>
              <w:bottom w:val="nil"/>
              <w:right w:val="single" w:sz="4" w:space="0" w:color="auto"/>
            </w:tcBorders>
            <w:shd w:val="clear" w:color="auto" w:fill="auto"/>
            <w:noWrap/>
            <w:vAlign w:val="bottom"/>
            <w:tcPrChange w:id="4316" w:author="Della Faille Philippe" w:date="2019-08-09T12:01:00Z">
              <w:tcPr>
                <w:tcW w:w="644" w:type="dxa"/>
                <w:tcBorders>
                  <w:top w:val="nil"/>
                  <w:left w:val="nil"/>
                  <w:bottom w:val="nil"/>
                  <w:right w:val="single" w:sz="4" w:space="0" w:color="auto"/>
                </w:tcBorders>
                <w:shd w:val="clear" w:color="auto" w:fill="auto"/>
                <w:noWrap/>
                <w:vAlign w:val="bottom"/>
              </w:tcPr>
            </w:tcPrChange>
          </w:tcPr>
          <w:p w14:paraId="1EA62182" w14:textId="646E9864" w:rsidR="00F536BB" w:rsidRPr="00614D51" w:rsidDel="00E27DD8" w:rsidRDefault="00F536BB" w:rsidP="00381E4A">
            <w:pPr>
              <w:spacing w:after="0"/>
              <w:jc w:val="center"/>
              <w:rPr>
                <w:del w:id="4317" w:author="Della Faille Philippe" w:date="2019-08-09T13:27:00Z"/>
                <w:moveTo w:id="4318" w:author="Della Faille Philippe" w:date="2019-07-09T17:01:00Z"/>
                <w:rFonts w:ascii="Calibri" w:eastAsia="Times New Roman" w:hAnsi="Calibri" w:cs="Calibri"/>
                <w:color w:val="000000"/>
              </w:rPr>
            </w:pPr>
          </w:p>
        </w:tc>
        <w:tc>
          <w:tcPr>
            <w:tcW w:w="1276" w:type="dxa"/>
            <w:tcBorders>
              <w:top w:val="nil"/>
              <w:left w:val="nil"/>
              <w:bottom w:val="nil"/>
              <w:right w:val="single" w:sz="4" w:space="0" w:color="auto"/>
            </w:tcBorders>
            <w:shd w:val="clear" w:color="auto" w:fill="auto"/>
            <w:noWrap/>
            <w:vAlign w:val="bottom"/>
            <w:tcPrChange w:id="4319" w:author="Della Faille Philippe" w:date="2019-08-09T12:01:00Z">
              <w:tcPr>
                <w:tcW w:w="1276" w:type="dxa"/>
                <w:tcBorders>
                  <w:top w:val="nil"/>
                  <w:left w:val="nil"/>
                  <w:bottom w:val="nil"/>
                  <w:right w:val="single" w:sz="4" w:space="0" w:color="auto"/>
                </w:tcBorders>
                <w:shd w:val="clear" w:color="auto" w:fill="auto"/>
                <w:noWrap/>
                <w:vAlign w:val="bottom"/>
              </w:tcPr>
            </w:tcPrChange>
          </w:tcPr>
          <w:p w14:paraId="66604075" w14:textId="01D9172A" w:rsidR="00F536BB" w:rsidRPr="00614D51" w:rsidDel="00E27DD8" w:rsidRDefault="00F536BB" w:rsidP="00381E4A">
            <w:pPr>
              <w:spacing w:after="0"/>
              <w:jc w:val="center"/>
              <w:rPr>
                <w:del w:id="4320" w:author="Della Faille Philippe" w:date="2019-08-09T13:27:00Z"/>
                <w:moveTo w:id="4321" w:author="Della Faille Philippe" w:date="2019-07-09T17:01:00Z"/>
                <w:rFonts w:ascii="Calibri" w:eastAsia="Times New Roman" w:hAnsi="Calibri" w:cs="Calibri"/>
                <w:color w:val="000000"/>
              </w:rPr>
            </w:pPr>
          </w:p>
        </w:tc>
      </w:tr>
      <w:tr w:rsidR="00F536BB" w:rsidRPr="00614D51" w:rsidDel="00E27DD8" w14:paraId="02CA7D41" w14:textId="51234609" w:rsidTr="00381E4A">
        <w:trPr>
          <w:trHeight w:val="288"/>
          <w:del w:id="4322" w:author="Della Faille Philippe" w:date="2019-08-09T13:27:00Z"/>
          <w:trPrChange w:id="4323" w:author="Della Faille Philippe" w:date="2019-08-09T12:08:00Z">
            <w:trPr>
              <w:trHeight w:val="288"/>
            </w:trPr>
          </w:trPrChange>
        </w:trPr>
        <w:tc>
          <w:tcPr>
            <w:tcW w:w="960" w:type="dxa"/>
            <w:vMerge w:val="restart"/>
            <w:tcBorders>
              <w:top w:val="nil"/>
              <w:left w:val="nil"/>
              <w:bottom w:val="single" w:sz="8" w:space="0" w:color="000000"/>
              <w:right w:val="nil"/>
            </w:tcBorders>
            <w:shd w:val="clear" w:color="auto" w:fill="8DB3E2" w:themeFill="text2" w:themeFillTint="66"/>
            <w:textDirection w:val="btLr"/>
            <w:vAlign w:val="center"/>
            <w:tcPrChange w:id="4324" w:author="Della Faille Philippe" w:date="2019-08-09T12:08:00Z">
              <w:tcPr>
                <w:tcW w:w="960" w:type="dxa"/>
                <w:vMerge w:val="restart"/>
                <w:tcBorders>
                  <w:top w:val="nil"/>
                  <w:left w:val="nil"/>
                  <w:bottom w:val="single" w:sz="8" w:space="0" w:color="000000"/>
                  <w:right w:val="nil"/>
                </w:tcBorders>
                <w:shd w:val="clear" w:color="auto" w:fill="8DB3E2" w:themeFill="text2" w:themeFillTint="66"/>
                <w:textDirection w:val="btLr"/>
                <w:vAlign w:val="center"/>
              </w:tcPr>
            </w:tcPrChange>
          </w:tcPr>
          <w:p w14:paraId="291754EB" w14:textId="22CD0E85" w:rsidR="00F536BB" w:rsidRPr="00614D51" w:rsidDel="00E27DD8" w:rsidRDefault="00F536BB" w:rsidP="00381E4A">
            <w:pPr>
              <w:spacing w:after="0"/>
              <w:jc w:val="center"/>
              <w:rPr>
                <w:del w:id="4325" w:author="Della Faille Philippe" w:date="2019-08-09T13:27:00Z"/>
                <w:moveTo w:id="4326" w:author="Della Faille Philippe" w:date="2019-07-09T17:01:00Z"/>
                <w:rFonts w:ascii="Calibri" w:eastAsia="Times New Roman" w:hAnsi="Calibri" w:cs="Calibri"/>
                <w:color w:val="000000"/>
              </w:rPr>
            </w:pPr>
          </w:p>
        </w:tc>
        <w:tc>
          <w:tcPr>
            <w:tcW w:w="960" w:type="dxa"/>
            <w:vMerge w:val="restart"/>
            <w:tcBorders>
              <w:top w:val="single" w:sz="4" w:space="0" w:color="auto"/>
              <w:left w:val="nil"/>
              <w:bottom w:val="single" w:sz="12" w:space="0" w:color="000000"/>
              <w:right w:val="nil"/>
            </w:tcBorders>
            <w:shd w:val="clear" w:color="auto" w:fill="8DB3E2" w:themeFill="text2" w:themeFillTint="66"/>
            <w:textDirection w:val="btLr"/>
            <w:vAlign w:val="center"/>
            <w:tcPrChange w:id="4327" w:author="Della Faille Philippe" w:date="2019-08-09T12:08:00Z">
              <w:tcPr>
                <w:tcW w:w="960" w:type="dxa"/>
                <w:vMerge w:val="restart"/>
                <w:tcBorders>
                  <w:top w:val="single" w:sz="4" w:space="0" w:color="auto"/>
                  <w:left w:val="nil"/>
                  <w:bottom w:val="single" w:sz="12" w:space="0" w:color="000000"/>
                  <w:right w:val="nil"/>
                </w:tcBorders>
                <w:shd w:val="clear" w:color="auto" w:fill="8DB3E2" w:themeFill="text2" w:themeFillTint="66"/>
                <w:textDirection w:val="btLr"/>
                <w:vAlign w:val="center"/>
              </w:tcPr>
            </w:tcPrChange>
          </w:tcPr>
          <w:p w14:paraId="7F217E47" w14:textId="2FB2C9C5" w:rsidR="00F536BB" w:rsidRPr="00614D51" w:rsidDel="00E27DD8" w:rsidRDefault="00F536BB" w:rsidP="00381E4A">
            <w:pPr>
              <w:spacing w:after="0"/>
              <w:jc w:val="center"/>
              <w:rPr>
                <w:del w:id="4328" w:author="Della Faille Philippe" w:date="2019-08-09T13:27:00Z"/>
                <w:moveTo w:id="4329" w:author="Della Faille Philippe" w:date="2019-07-09T17:01:00Z"/>
                <w:rFonts w:ascii="Calibri" w:eastAsia="Times New Roman" w:hAnsi="Calibri" w:cs="Calibri"/>
                <w:color w:val="000000"/>
              </w:rPr>
            </w:pPr>
            <w:moveTo w:id="4330" w:author="Della Faille Philippe" w:date="2019-07-09T17:01:00Z">
              <w:del w:id="4331" w:author="Della Faille Philippe" w:date="2019-08-09T12:08:00Z">
                <w:r w:rsidRPr="00614D51" w:rsidDel="00381E4A">
                  <w:rPr>
                    <w:rFonts w:ascii="Calibri" w:eastAsia="Times New Roman" w:hAnsi="Calibri" w:cs="Calibri"/>
                    <w:color w:val="000000"/>
                  </w:rPr>
                  <w:delText> </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33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2F671DD" w14:textId="78F362C1" w:rsidR="00F536BB" w:rsidRPr="00614D51" w:rsidDel="00E27DD8" w:rsidRDefault="00F536BB" w:rsidP="00381E4A">
            <w:pPr>
              <w:spacing w:after="0"/>
              <w:jc w:val="center"/>
              <w:rPr>
                <w:del w:id="4333" w:author="Della Faille Philippe" w:date="2019-08-09T13:27:00Z"/>
                <w:moveTo w:id="4334" w:author="Della Faille Philippe" w:date="2019-07-09T17:01:00Z"/>
                <w:rFonts w:ascii="Calibri" w:eastAsia="Times New Roman" w:hAnsi="Calibri" w:cs="Calibri"/>
                <w:color w:val="000000"/>
              </w:rPr>
            </w:pPr>
            <w:moveTo w:id="4335" w:author="Della Faille Philippe" w:date="2019-07-09T17:01:00Z">
              <w:del w:id="4336" w:author="Della Faille Philippe" w:date="2019-08-09T12:08:00Z">
                <w:r w:rsidRPr="00614D51" w:rsidDel="00381E4A">
                  <w:rPr>
                    <w:rFonts w:ascii="Calibri" w:eastAsia="Times New Roman" w:hAnsi="Calibri" w:cs="Calibri"/>
                    <w:color w:val="000000"/>
                  </w:rPr>
                  <w:delText>74</w:delText>
                </w:r>
              </w:del>
            </w:moveTo>
          </w:p>
        </w:tc>
        <w:tc>
          <w:tcPr>
            <w:tcW w:w="2680" w:type="dxa"/>
            <w:tcBorders>
              <w:top w:val="nil"/>
              <w:left w:val="nil"/>
              <w:bottom w:val="nil"/>
              <w:right w:val="nil"/>
            </w:tcBorders>
            <w:shd w:val="clear" w:color="auto" w:fill="8DB3E2" w:themeFill="text2" w:themeFillTint="66"/>
            <w:noWrap/>
            <w:vAlign w:val="bottom"/>
            <w:tcPrChange w:id="4337"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037AFFBC" w14:textId="2C207E4D" w:rsidR="00F536BB" w:rsidRPr="00614D51" w:rsidDel="00E27DD8" w:rsidRDefault="00F536BB" w:rsidP="00381E4A">
            <w:pPr>
              <w:spacing w:after="0"/>
              <w:jc w:val="left"/>
              <w:rPr>
                <w:del w:id="4338" w:author="Della Faille Philippe" w:date="2019-08-09T13:27:00Z"/>
                <w:moveTo w:id="4339" w:author="Della Faille Philippe" w:date="2019-07-09T17:01:00Z"/>
                <w:rFonts w:ascii="Calibri" w:eastAsia="Times New Roman" w:hAnsi="Calibri" w:cs="Calibri"/>
                <w:color w:val="000000"/>
              </w:rPr>
            </w:pPr>
            <w:moveTo w:id="4340" w:author="Della Faille Philippe" w:date="2019-07-09T17:01:00Z">
              <w:del w:id="4341" w:author="Della Faille Philippe" w:date="2019-08-09T12:08:00Z">
                <w:r w:rsidRPr="00614D51" w:rsidDel="00381E4A">
                  <w:rPr>
                    <w:rFonts w:ascii="Calibri" w:eastAsia="Times New Roman" w:hAnsi="Calibri" w:cs="Calibri"/>
                    <w:color w:val="000000"/>
                  </w:rPr>
                  <w:delText>VSWR pallet 1</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34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0B1779C" w14:textId="759A10EF" w:rsidR="00F536BB" w:rsidRPr="00614D51" w:rsidDel="00E27DD8" w:rsidRDefault="00F536BB" w:rsidP="00381E4A">
            <w:pPr>
              <w:spacing w:after="0"/>
              <w:jc w:val="center"/>
              <w:rPr>
                <w:del w:id="4343" w:author="Della Faille Philippe" w:date="2019-08-09T13:27:00Z"/>
                <w:moveTo w:id="4344" w:author="Della Faille Philippe" w:date="2019-07-09T17:01:00Z"/>
                <w:rFonts w:ascii="Calibri" w:eastAsia="Times New Roman" w:hAnsi="Calibri" w:cs="Calibri"/>
                <w:color w:val="000000"/>
              </w:rPr>
            </w:pPr>
            <w:moveTo w:id="4345" w:author="Della Faille Philippe" w:date="2019-07-09T17:01:00Z">
              <w:del w:id="4346"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347"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3466ADF" w14:textId="32888D2C" w:rsidR="00F536BB" w:rsidRPr="00614D51" w:rsidDel="00E27DD8" w:rsidRDefault="00F536BB" w:rsidP="00381E4A">
            <w:pPr>
              <w:spacing w:after="0"/>
              <w:jc w:val="center"/>
              <w:rPr>
                <w:del w:id="4348" w:author="Della Faille Philippe" w:date="2019-08-09T13:27:00Z"/>
                <w:moveTo w:id="4349" w:author="Della Faille Philippe" w:date="2019-07-09T17:01:00Z"/>
                <w:rFonts w:ascii="Calibri" w:eastAsia="Times New Roman" w:hAnsi="Calibri" w:cs="Calibri"/>
                <w:color w:val="000000"/>
              </w:rPr>
            </w:pPr>
            <w:moveTo w:id="4350" w:author="Della Faille Philippe" w:date="2019-07-09T17:01:00Z">
              <w:del w:id="4351"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352"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4F7EC6A0" w14:textId="3B9C9DA3" w:rsidR="00F536BB" w:rsidRPr="00614D51" w:rsidDel="00E27DD8" w:rsidRDefault="00F536BB" w:rsidP="00381E4A">
            <w:pPr>
              <w:spacing w:after="0"/>
              <w:jc w:val="center"/>
              <w:rPr>
                <w:del w:id="4353" w:author="Della Faille Philippe" w:date="2019-08-09T13:27:00Z"/>
                <w:moveTo w:id="4354" w:author="Della Faille Philippe" w:date="2019-07-09T17:01:00Z"/>
                <w:rFonts w:ascii="Calibri" w:eastAsia="Times New Roman" w:hAnsi="Calibri" w:cs="Calibri"/>
                <w:color w:val="000000"/>
              </w:rPr>
            </w:pPr>
            <w:moveTo w:id="4355" w:author="Della Faille Philippe" w:date="2019-07-09T17:01:00Z">
              <w:del w:id="4356"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357"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4D96CB41" w14:textId="02584917" w:rsidR="00F536BB" w:rsidRPr="00614D51" w:rsidDel="00E27DD8" w:rsidRDefault="00F536BB" w:rsidP="00381E4A">
            <w:pPr>
              <w:spacing w:after="0"/>
              <w:jc w:val="center"/>
              <w:rPr>
                <w:del w:id="4358" w:author="Della Faille Philippe" w:date="2019-08-09T13:27:00Z"/>
                <w:moveTo w:id="4359" w:author="Della Faille Philippe" w:date="2019-07-09T17:01:00Z"/>
                <w:rFonts w:ascii="Calibri" w:eastAsia="Times New Roman" w:hAnsi="Calibri" w:cs="Calibri"/>
                <w:color w:val="000000"/>
              </w:rPr>
            </w:pPr>
            <w:moveTo w:id="4360" w:author="Della Faille Philippe" w:date="2019-07-09T17:01:00Z">
              <w:del w:id="4361" w:author="Della Faille Philippe" w:date="2019-08-09T12:08:00Z">
                <w:r w:rsidRPr="00614D51" w:rsidDel="00381E4A">
                  <w:rPr>
                    <w:rFonts w:ascii="Calibri" w:eastAsia="Times New Roman" w:hAnsi="Calibri" w:cs="Calibri"/>
                    <w:color w:val="000000"/>
                  </w:rPr>
                  <w:delText>122</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362"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2D00625E" w14:textId="0FF8A6CA" w:rsidR="00F536BB" w:rsidRPr="00614D51" w:rsidDel="00E27DD8" w:rsidRDefault="00F536BB" w:rsidP="00381E4A">
            <w:pPr>
              <w:spacing w:after="0"/>
              <w:jc w:val="center"/>
              <w:rPr>
                <w:del w:id="4363" w:author="Della Faille Philippe" w:date="2019-08-09T13:27:00Z"/>
                <w:moveTo w:id="4364" w:author="Della Faille Philippe" w:date="2019-07-09T17:01:00Z"/>
                <w:rFonts w:ascii="Calibri" w:eastAsia="Times New Roman" w:hAnsi="Calibri" w:cs="Calibri"/>
                <w:color w:val="000000"/>
              </w:rPr>
            </w:pPr>
            <w:moveTo w:id="4365" w:author="Della Faille Philippe" w:date="2019-07-09T17:01:00Z">
              <w:del w:id="4366" w:author="Della Faille Philippe" w:date="2019-08-09T12:08:00Z">
                <w:r w:rsidRPr="00614D51" w:rsidDel="00381E4A">
                  <w:rPr>
                    <w:rFonts w:ascii="Calibri" w:eastAsia="Times New Roman" w:hAnsi="Calibri" w:cs="Calibri"/>
                    <w:color w:val="000000"/>
                  </w:rPr>
                  <w:delText>0x007A</w:delText>
                </w:r>
              </w:del>
            </w:moveTo>
          </w:p>
        </w:tc>
      </w:tr>
      <w:tr w:rsidR="00F536BB" w:rsidRPr="00614D51" w:rsidDel="00E27DD8" w14:paraId="0E3D2654" w14:textId="486271E6" w:rsidTr="00381E4A">
        <w:trPr>
          <w:trHeight w:val="288"/>
          <w:del w:id="4367" w:author="Della Faille Philippe" w:date="2019-08-09T13:27:00Z"/>
          <w:trPrChange w:id="4368"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369"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2D33D692" w14:textId="5142B005" w:rsidR="00F536BB" w:rsidRPr="00614D51" w:rsidDel="00E27DD8" w:rsidRDefault="00F536BB" w:rsidP="00381E4A">
            <w:pPr>
              <w:spacing w:after="0"/>
              <w:jc w:val="left"/>
              <w:rPr>
                <w:del w:id="4370" w:author="Della Faille Philippe" w:date="2019-08-09T13:27:00Z"/>
                <w:moveTo w:id="437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372"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38BB5C1C" w14:textId="0667871D" w:rsidR="00F536BB" w:rsidRPr="00614D51" w:rsidDel="00E27DD8" w:rsidRDefault="00F536BB" w:rsidP="00381E4A">
            <w:pPr>
              <w:spacing w:after="0"/>
              <w:jc w:val="left"/>
              <w:rPr>
                <w:del w:id="4373" w:author="Della Faille Philippe" w:date="2019-08-09T13:27:00Z"/>
                <w:moveTo w:id="437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37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6C96A14" w14:textId="4CB7081A" w:rsidR="00F536BB" w:rsidRPr="00614D51" w:rsidDel="00E27DD8" w:rsidRDefault="00F536BB" w:rsidP="00381E4A">
            <w:pPr>
              <w:spacing w:after="0"/>
              <w:jc w:val="center"/>
              <w:rPr>
                <w:del w:id="4376" w:author="Della Faille Philippe" w:date="2019-08-09T13:27:00Z"/>
                <w:moveTo w:id="4377" w:author="Della Faille Philippe" w:date="2019-07-09T17:01:00Z"/>
                <w:rFonts w:ascii="Calibri" w:eastAsia="Times New Roman" w:hAnsi="Calibri" w:cs="Calibri"/>
                <w:color w:val="000000"/>
              </w:rPr>
            </w:pPr>
            <w:moveTo w:id="4378" w:author="Della Faille Philippe" w:date="2019-07-09T17:01:00Z">
              <w:del w:id="4379" w:author="Della Faille Philippe" w:date="2019-08-09T12:08:00Z">
                <w:r w:rsidRPr="00614D51" w:rsidDel="00381E4A">
                  <w:rPr>
                    <w:rFonts w:ascii="Calibri" w:eastAsia="Times New Roman" w:hAnsi="Calibri" w:cs="Calibri"/>
                    <w:color w:val="000000"/>
                  </w:rPr>
                  <w:delText>75</w:delText>
                </w:r>
              </w:del>
            </w:moveTo>
          </w:p>
        </w:tc>
        <w:tc>
          <w:tcPr>
            <w:tcW w:w="2680" w:type="dxa"/>
            <w:tcBorders>
              <w:top w:val="nil"/>
              <w:left w:val="nil"/>
              <w:bottom w:val="nil"/>
              <w:right w:val="nil"/>
            </w:tcBorders>
            <w:shd w:val="clear" w:color="auto" w:fill="8DB3E2" w:themeFill="text2" w:themeFillTint="66"/>
            <w:noWrap/>
            <w:vAlign w:val="bottom"/>
            <w:tcPrChange w:id="4380"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77F734D0" w14:textId="24BE9980" w:rsidR="00F536BB" w:rsidRPr="00614D51" w:rsidDel="00E27DD8" w:rsidRDefault="00F536BB" w:rsidP="00381E4A">
            <w:pPr>
              <w:spacing w:after="0"/>
              <w:jc w:val="left"/>
              <w:rPr>
                <w:del w:id="4381" w:author="Della Faille Philippe" w:date="2019-08-09T13:27:00Z"/>
                <w:moveTo w:id="4382" w:author="Della Faille Philippe" w:date="2019-07-09T17:01:00Z"/>
                <w:rFonts w:ascii="Calibri" w:eastAsia="Times New Roman" w:hAnsi="Calibri" w:cs="Calibri"/>
                <w:color w:val="000000"/>
              </w:rPr>
            </w:pPr>
            <w:moveTo w:id="4383" w:author="Della Faille Philippe" w:date="2019-07-09T17:01:00Z">
              <w:del w:id="4384" w:author="Della Faille Philippe" w:date="2019-08-09T12:08:00Z">
                <w:r w:rsidRPr="00614D51" w:rsidDel="00381E4A">
                  <w:rPr>
                    <w:rFonts w:ascii="Calibri" w:eastAsia="Times New Roman" w:hAnsi="Calibri" w:cs="Calibri"/>
                    <w:color w:val="000000"/>
                  </w:rPr>
                  <w:delText>VSWR pallet 2</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38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1B20E90" w14:textId="3F1384FD" w:rsidR="00F536BB" w:rsidRPr="00614D51" w:rsidDel="00E27DD8" w:rsidRDefault="00F536BB" w:rsidP="00381E4A">
            <w:pPr>
              <w:spacing w:after="0"/>
              <w:jc w:val="center"/>
              <w:rPr>
                <w:del w:id="4386" w:author="Della Faille Philippe" w:date="2019-08-09T13:27:00Z"/>
                <w:moveTo w:id="4387" w:author="Della Faille Philippe" w:date="2019-07-09T17:01:00Z"/>
                <w:rFonts w:ascii="Calibri" w:eastAsia="Times New Roman" w:hAnsi="Calibri" w:cs="Calibri"/>
                <w:color w:val="000000"/>
              </w:rPr>
            </w:pPr>
            <w:moveTo w:id="4388" w:author="Della Faille Philippe" w:date="2019-07-09T17:01:00Z">
              <w:del w:id="4389"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390"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06E5A606" w14:textId="6AE1AE4E" w:rsidR="00F536BB" w:rsidRPr="00614D51" w:rsidDel="00E27DD8" w:rsidRDefault="00F536BB" w:rsidP="00381E4A">
            <w:pPr>
              <w:spacing w:after="0"/>
              <w:jc w:val="center"/>
              <w:rPr>
                <w:del w:id="4391" w:author="Della Faille Philippe" w:date="2019-08-09T13:27:00Z"/>
                <w:moveTo w:id="4392" w:author="Della Faille Philippe" w:date="2019-07-09T17:01:00Z"/>
                <w:rFonts w:ascii="Calibri" w:eastAsia="Times New Roman" w:hAnsi="Calibri" w:cs="Calibri"/>
                <w:color w:val="000000"/>
              </w:rPr>
            </w:pPr>
            <w:moveTo w:id="4393" w:author="Della Faille Philippe" w:date="2019-07-09T17:01:00Z">
              <w:del w:id="4394"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395"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331EE363" w14:textId="6EE8E2B7" w:rsidR="00F536BB" w:rsidRPr="00614D51" w:rsidDel="00E27DD8" w:rsidRDefault="00F536BB" w:rsidP="00381E4A">
            <w:pPr>
              <w:spacing w:after="0"/>
              <w:jc w:val="center"/>
              <w:rPr>
                <w:del w:id="4396" w:author="Della Faille Philippe" w:date="2019-08-09T13:27:00Z"/>
                <w:moveTo w:id="4397" w:author="Della Faille Philippe" w:date="2019-07-09T17:01:00Z"/>
                <w:rFonts w:ascii="Calibri" w:eastAsia="Times New Roman" w:hAnsi="Calibri" w:cs="Calibri"/>
                <w:color w:val="000000"/>
              </w:rPr>
            </w:pPr>
            <w:moveTo w:id="4398" w:author="Della Faille Philippe" w:date="2019-07-09T17:01:00Z">
              <w:del w:id="4399"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400"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43061113" w14:textId="774E7466" w:rsidR="00F536BB" w:rsidRPr="00614D51" w:rsidDel="00E27DD8" w:rsidRDefault="00F536BB" w:rsidP="00381E4A">
            <w:pPr>
              <w:spacing w:after="0"/>
              <w:jc w:val="center"/>
              <w:rPr>
                <w:del w:id="4401" w:author="Della Faille Philippe" w:date="2019-08-09T13:27:00Z"/>
                <w:moveTo w:id="4402" w:author="Della Faille Philippe" w:date="2019-07-09T17:01:00Z"/>
                <w:rFonts w:ascii="Calibri" w:eastAsia="Times New Roman" w:hAnsi="Calibri" w:cs="Calibri"/>
                <w:color w:val="000000"/>
              </w:rPr>
            </w:pPr>
            <w:moveTo w:id="4403" w:author="Della Faille Philippe" w:date="2019-07-09T17:01:00Z">
              <w:del w:id="4404" w:author="Della Faille Philippe" w:date="2019-08-09T12:08:00Z">
                <w:r w:rsidRPr="00614D51" w:rsidDel="00381E4A">
                  <w:rPr>
                    <w:rFonts w:ascii="Calibri" w:eastAsia="Times New Roman" w:hAnsi="Calibri" w:cs="Calibri"/>
                    <w:color w:val="000000"/>
                  </w:rPr>
                  <w:delText>124</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405"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5AC9E403" w14:textId="17D458E1" w:rsidR="00F536BB" w:rsidRPr="00614D51" w:rsidDel="00E27DD8" w:rsidRDefault="00F536BB" w:rsidP="00381E4A">
            <w:pPr>
              <w:spacing w:after="0"/>
              <w:jc w:val="center"/>
              <w:rPr>
                <w:del w:id="4406" w:author="Della Faille Philippe" w:date="2019-08-09T13:27:00Z"/>
                <w:moveTo w:id="4407" w:author="Della Faille Philippe" w:date="2019-07-09T17:01:00Z"/>
                <w:rFonts w:ascii="Calibri" w:eastAsia="Times New Roman" w:hAnsi="Calibri" w:cs="Calibri"/>
                <w:color w:val="000000"/>
              </w:rPr>
            </w:pPr>
            <w:moveTo w:id="4408" w:author="Della Faille Philippe" w:date="2019-07-09T17:01:00Z">
              <w:del w:id="4409" w:author="Della Faille Philippe" w:date="2019-08-09T12:08:00Z">
                <w:r w:rsidRPr="00614D51" w:rsidDel="00381E4A">
                  <w:rPr>
                    <w:rFonts w:ascii="Calibri" w:eastAsia="Times New Roman" w:hAnsi="Calibri" w:cs="Calibri"/>
                    <w:color w:val="000000"/>
                  </w:rPr>
                  <w:delText>0x007C</w:delText>
                </w:r>
              </w:del>
            </w:moveTo>
          </w:p>
        </w:tc>
      </w:tr>
      <w:tr w:rsidR="00F536BB" w:rsidRPr="00614D51" w:rsidDel="00E27DD8" w14:paraId="6FB8BEE5" w14:textId="7D27F9A6" w:rsidTr="00381E4A">
        <w:trPr>
          <w:trHeight w:val="288"/>
          <w:del w:id="4410" w:author="Della Faille Philippe" w:date="2019-08-09T13:27:00Z"/>
          <w:trPrChange w:id="4411"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412"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5AF412D2" w14:textId="03B86D4F" w:rsidR="00F536BB" w:rsidRPr="00614D51" w:rsidDel="00E27DD8" w:rsidRDefault="00F536BB" w:rsidP="00381E4A">
            <w:pPr>
              <w:spacing w:after="0"/>
              <w:jc w:val="left"/>
              <w:rPr>
                <w:del w:id="4413" w:author="Della Faille Philippe" w:date="2019-08-09T13:27:00Z"/>
                <w:moveTo w:id="441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415"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6082E5DE" w14:textId="554620A0" w:rsidR="00F536BB" w:rsidRPr="00614D51" w:rsidDel="00E27DD8" w:rsidRDefault="00F536BB" w:rsidP="00381E4A">
            <w:pPr>
              <w:spacing w:after="0"/>
              <w:jc w:val="left"/>
              <w:rPr>
                <w:del w:id="4416" w:author="Della Faille Philippe" w:date="2019-08-09T13:27:00Z"/>
                <w:moveTo w:id="441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418"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18B95EDA" w14:textId="7E5E8B6A" w:rsidR="00F536BB" w:rsidRPr="00614D51" w:rsidDel="00E27DD8" w:rsidRDefault="00F536BB" w:rsidP="00381E4A">
            <w:pPr>
              <w:spacing w:after="0"/>
              <w:jc w:val="center"/>
              <w:rPr>
                <w:del w:id="4419" w:author="Della Faille Philippe" w:date="2019-08-09T13:27:00Z"/>
                <w:moveTo w:id="4420" w:author="Della Faille Philippe" w:date="2019-07-09T17:01:00Z"/>
                <w:rFonts w:ascii="Calibri" w:eastAsia="Times New Roman" w:hAnsi="Calibri" w:cs="Calibri"/>
                <w:color w:val="000000"/>
              </w:rPr>
            </w:pPr>
            <w:moveTo w:id="4421" w:author="Della Faille Philippe" w:date="2019-07-09T17:01:00Z">
              <w:del w:id="4422" w:author="Della Faille Philippe" w:date="2019-08-09T12:08:00Z">
                <w:r w:rsidRPr="00614D51" w:rsidDel="00381E4A">
                  <w:rPr>
                    <w:rFonts w:ascii="Calibri" w:eastAsia="Times New Roman" w:hAnsi="Calibri" w:cs="Calibri"/>
                    <w:color w:val="000000"/>
                  </w:rPr>
                  <w:delText>76</w:delText>
                </w:r>
              </w:del>
            </w:moveTo>
          </w:p>
        </w:tc>
        <w:tc>
          <w:tcPr>
            <w:tcW w:w="2680" w:type="dxa"/>
            <w:tcBorders>
              <w:top w:val="nil"/>
              <w:left w:val="nil"/>
              <w:bottom w:val="nil"/>
              <w:right w:val="nil"/>
            </w:tcBorders>
            <w:shd w:val="clear" w:color="auto" w:fill="8DB3E2" w:themeFill="text2" w:themeFillTint="66"/>
            <w:noWrap/>
            <w:vAlign w:val="bottom"/>
            <w:tcPrChange w:id="4423"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1A788593" w14:textId="0C1753ED" w:rsidR="00F536BB" w:rsidRPr="00614D51" w:rsidDel="00E27DD8" w:rsidRDefault="00F536BB" w:rsidP="00381E4A">
            <w:pPr>
              <w:spacing w:after="0"/>
              <w:jc w:val="left"/>
              <w:rPr>
                <w:del w:id="4424" w:author="Della Faille Philippe" w:date="2019-08-09T13:27:00Z"/>
                <w:moveTo w:id="4425" w:author="Della Faille Philippe" w:date="2019-07-09T17:01:00Z"/>
                <w:rFonts w:ascii="Calibri" w:eastAsia="Times New Roman" w:hAnsi="Calibri" w:cs="Calibri"/>
                <w:color w:val="000000"/>
              </w:rPr>
            </w:pPr>
            <w:moveTo w:id="4426" w:author="Della Faille Philippe" w:date="2019-07-09T17:01:00Z">
              <w:del w:id="4427" w:author="Della Faille Philippe" w:date="2019-08-09T12:08:00Z">
                <w:r w:rsidRPr="00614D51" w:rsidDel="00381E4A">
                  <w:rPr>
                    <w:rFonts w:ascii="Calibri" w:eastAsia="Times New Roman" w:hAnsi="Calibri" w:cs="Calibri"/>
                    <w:color w:val="000000"/>
                  </w:rPr>
                  <w:delText>VSWR pallet 3</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428"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1CA90A9B" w14:textId="75FB6CA8" w:rsidR="00F536BB" w:rsidRPr="00614D51" w:rsidDel="00E27DD8" w:rsidRDefault="00F536BB" w:rsidP="00381E4A">
            <w:pPr>
              <w:spacing w:after="0"/>
              <w:jc w:val="center"/>
              <w:rPr>
                <w:del w:id="4429" w:author="Della Faille Philippe" w:date="2019-08-09T13:27:00Z"/>
                <w:moveTo w:id="4430" w:author="Della Faille Philippe" w:date="2019-07-09T17:01:00Z"/>
                <w:rFonts w:ascii="Calibri" w:eastAsia="Times New Roman" w:hAnsi="Calibri" w:cs="Calibri"/>
                <w:color w:val="000000"/>
              </w:rPr>
            </w:pPr>
            <w:moveTo w:id="4431" w:author="Della Faille Philippe" w:date="2019-07-09T17:01:00Z">
              <w:del w:id="4432"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433"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1C08AA9C" w14:textId="498466C3" w:rsidR="00F536BB" w:rsidRPr="00614D51" w:rsidDel="00E27DD8" w:rsidRDefault="00F536BB" w:rsidP="00381E4A">
            <w:pPr>
              <w:spacing w:after="0"/>
              <w:jc w:val="center"/>
              <w:rPr>
                <w:del w:id="4434" w:author="Della Faille Philippe" w:date="2019-08-09T13:27:00Z"/>
                <w:moveTo w:id="4435" w:author="Della Faille Philippe" w:date="2019-07-09T17:01:00Z"/>
                <w:rFonts w:ascii="Calibri" w:eastAsia="Times New Roman" w:hAnsi="Calibri" w:cs="Calibri"/>
                <w:color w:val="000000"/>
              </w:rPr>
            </w:pPr>
            <w:moveTo w:id="4436" w:author="Della Faille Philippe" w:date="2019-07-09T17:01:00Z">
              <w:del w:id="443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438"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1385F565" w14:textId="776718E2" w:rsidR="00F536BB" w:rsidRPr="00614D51" w:rsidDel="00E27DD8" w:rsidRDefault="00F536BB" w:rsidP="00381E4A">
            <w:pPr>
              <w:spacing w:after="0"/>
              <w:jc w:val="center"/>
              <w:rPr>
                <w:del w:id="4439" w:author="Della Faille Philippe" w:date="2019-08-09T13:27:00Z"/>
                <w:moveTo w:id="4440" w:author="Della Faille Philippe" w:date="2019-07-09T17:01:00Z"/>
                <w:rFonts w:ascii="Calibri" w:eastAsia="Times New Roman" w:hAnsi="Calibri" w:cs="Calibri"/>
                <w:color w:val="000000"/>
              </w:rPr>
            </w:pPr>
            <w:moveTo w:id="4441" w:author="Della Faille Philippe" w:date="2019-07-09T17:01:00Z">
              <w:del w:id="444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443"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1523EB8D" w14:textId="49329255" w:rsidR="00F536BB" w:rsidRPr="00614D51" w:rsidDel="00E27DD8" w:rsidRDefault="00F536BB" w:rsidP="00381E4A">
            <w:pPr>
              <w:spacing w:after="0"/>
              <w:jc w:val="center"/>
              <w:rPr>
                <w:del w:id="4444" w:author="Della Faille Philippe" w:date="2019-08-09T13:27:00Z"/>
                <w:moveTo w:id="4445" w:author="Della Faille Philippe" w:date="2019-07-09T17:01:00Z"/>
                <w:rFonts w:ascii="Calibri" w:eastAsia="Times New Roman" w:hAnsi="Calibri" w:cs="Calibri"/>
                <w:color w:val="000000"/>
              </w:rPr>
            </w:pPr>
            <w:moveTo w:id="4446" w:author="Della Faille Philippe" w:date="2019-07-09T17:01:00Z">
              <w:del w:id="4447" w:author="Della Faille Philippe" w:date="2019-08-09T12:08:00Z">
                <w:r w:rsidRPr="00614D51" w:rsidDel="00381E4A">
                  <w:rPr>
                    <w:rFonts w:ascii="Calibri" w:eastAsia="Times New Roman" w:hAnsi="Calibri" w:cs="Calibri"/>
                    <w:color w:val="000000"/>
                  </w:rPr>
                  <w:delText>126</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448"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1E103B1E" w14:textId="3424A703" w:rsidR="00F536BB" w:rsidRPr="00614D51" w:rsidDel="00E27DD8" w:rsidRDefault="00F536BB" w:rsidP="00381E4A">
            <w:pPr>
              <w:spacing w:after="0"/>
              <w:jc w:val="center"/>
              <w:rPr>
                <w:del w:id="4449" w:author="Della Faille Philippe" w:date="2019-08-09T13:27:00Z"/>
                <w:moveTo w:id="4450" w:author="Della Faille Philippe" w:date="2019-07-09T17:01:00Z"/>
                <w:rFonts w:ascii="Calibri" w:eastAsia="Times New Roman" w:hAnsi="Calibri" w:cs="Calibri"/>
                <w:color w:val="000000"/>
              </w:rPr>
            </w:pPr>
            <w:moveTo w:id="4451" w:author="Della Faille Philippe" w:date="2019-07-09T17:01:00Z">
              <w:del w:id="4452" w:author="Della Faille Philippe" w:date="2019-08-09T12:08:00Z">
                <w:r w:rsidRPr="00614D51" w:rsidDel="00381E4A">
                  <w:rPr>
                    <w:rFonts w:ascii="Calibri" w:eastAsia="Times New Roman" w:hAnsi="Calibri" w:cs="Calibri"/>
                    <w:color w:val="000000"/>
                  </w:rPr>
                  <w:delText>0x007E</w:delText>
                </w:r>
              </w:del>
            </w:moveTo>
          </w:p>
        </w:tc>
      </w:tr>
      <w:tr w:rsidR="00F536BB" w:rsidRPr="00614D51" w:rsidDel="00E27DD8" w14:paraId="369297A2" w14:textId="08CD2F06" w:rsidTr="00381E4A">
        <w:trPr>
          <w:trHeight w:val="288"/>
          <w:del w:id="4453" w:author="Della Faille Philippe" w:date="2019-08-09T13:27:00Z"/>
          <w:trPrChange w:id="4454"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455"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1D803E98" w14:textId="01A1542A" w:rsidR="00F536BB" w:rsidRPr="00614D51" w:rsidDel="00E27DD8" w:rsidRDefault="00F536BB" w:rsidP="00381E4A">
            <w:pPr>
              <w:spacing w:after="0"/>
              <w:jc w:val="left"/>
              <w:rPr>
                <w:del w:id="4456" w:author="Della Faille Philippe" w:date="2019-08-09T13:27:00Z"/>
                <w:moveTo w:id="445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458"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5BEE1A2B" w14:textId="2526704E" w:rsidR="00F536BB" w:rsidRPr="00614D51" w:rsidDel="00E27DD8" w:rsidRDefault="00F536BB" w:rsidP="00381E4A">
            <w:pPr>
              <w:spacing w:after="0"/>
              <w:jc w:val="left"/>
              <w:rPr>
                <w:del w:id="4459" w:author="Della Faille Philippe" w:date="2019-08-09T13:27:00Z"/>
                <w:moveTo w:id="446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461"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86ED25D" w14:textId="4EAF17C9" w:rsidR="00F536BB" w:rsidRPr="00614D51" w:rsidDel="00E27DD8" w:rsidRDefault="00F536BB" w:rsidP="00381E4A">
            <w:pPr>
              <w:spacing w:after="0"/>
              <w:jc w:val="center"/>
              <w:rPr>
                <w:del w:id="4462" w:author="Della Faille Philippe" w:date="2019-08-09T13:27:00Z"/>
                <w:moveTo w:id="4463" w:author="Della Faille Philippe" w:date="2019-07-09T17:01:00Z"/>
                <w:rFonts w:ascii="Calibri" w:eastAsia="Times New Roman" w:hAnsi="Calibri" w:cs="Calibri"/>
                <w:color w:val="000000"/>
              </w:rPr>
            </w:pPr>
            <w:moveTo w:id="4464" w:author="Della Faille Philippe" w:date="2019-07-09T17:01:00Z">
              <w:del w:id="4465" w:author="Della Faille Philippe" w:date="2019-08-09T12:08:00Z">
                <w:r w:rsidRPr="00614D51" w:rsidDel="00381E4A">
                  <w:rPr>
                    <w:rFonts w:ascii="Calibri" w:eastAsia="Times New Roman" w:hAnsi="Calibri" w:cs="Calibri"/>
                    <w:color w:val="000000"/>
                  </w:rPr>
                  <w:delText>77</w:delText>
                </w:r>
              </w:del>
            </w:moveTo>
          </w:p>
        </w:tc>
        <w:tc>
          <w:tcPr>
            <w:tcW w:w="2680" w:type="dxa"/>
            <w:tcBorders>
              <w:top w:val="nil"/>
              <w:left w:val="nil"/>
              <w:bottom w:val="nil"/>
              <w:right w:val="nil"/>
            </w:tcBorders>
            <w:shd w:val="clear" w:color="auto" w:fill="8DB3E2" w:themeFill="text2" w:themeFillTint="66"/>
            <w:noWrap/>
            <w:vAlign w:val="bottom"/>
            <w:tcPrChange w:id="4466"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2E892575" w14:textId="2E3048E2" w:rsidR="00F536BB" w:rsidRPr="00614D51" w:rsidDel="00E27DD8" w:rsidRDefault="00F536BB" w:rsidP="00381E4A">
            <w:pPr>
              <w:spacing w:after="0"/>
              <w:jc w:val="left"/>
              <w:rPr>
                <w:del w:id="4467" w:author="Della Faille Philippe" w:date="2019-08-09T13:27:00Z"/>
                <w:moveTo w:id="4468" w:author="Della Faille Philippe" w:date="2019-07-09T17:01:00Z"/>
                <w:rFonts w:ascii="Calibri" w:eastAsia="Times New Roman" w:hAnsi="Calibri" w:cs="Calibri"/>
                <w:color w:val="000000"/>
              </w:rPr>
            </w:pPr>
            <w:moveTo w:id="4469" w:author="Della Faille Philippe" w:date="2019-07-09T17:01:00Z">
              <w:del w:id="4470" w:author="Della Faille Philippe" w:date="2019-08-09T12:08:00Z">
                <w:r w:rsidRPr="00614D51" w:rsidDel="00381E4A">
                  <w:rPr>
                    <w:rFonts w:ascii="Calibri" w:eastAsia="Times New Roman" w:hAnsi="Calibri" w:cs="Calibri"/>
                    <w:color w:val="000000"/>
                  </w:rPr>
                  <w:delText>VSWR pallet 4</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471"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E6ED404" w14:textId="0D68D395" w:rsidR="00F536BB" w:rsidRPr="00614D51" w:rsidDel="00E27DD8" w:rsidRDefault="00F536BB" w:rsidP="00381E4A">
            <w:pPr>
              <w:spacing w:after="0"/>
              <w:jc w:val="center"/>
              <w:rPr>
                <w:del w:id="4472" w:author="Della Faille Philippe" w:date="2019-08-09T13:27:00Z"/>
                <w:moveTo w:id="4473" w:author="Della Faille Philippe" w:date="2019-07-09T17:01:00Z"/>
                <w:rFonts w:ascii="Calibri" w:eastAsia="Times New Roman" w:hAnsi="Calibri" w:cs="Calibri"/>
                <w:color w:val="000000"/>
              </w:rPr>
            </w:pPr>
            <w:moveTo w:id="4474" w:author="Della Faille Philippe" w:date="2019-07-09T17:01:00Z">
              <w:del w:id="4475"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476"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CC8877A" w14:textId="0989A791" w:rsidR="00F536BB" w:rsidRPr="00614D51" w:rsidDel="00E27DD8" w:rsidRDefault="00F536BB" w:rsidP="00381E4A">
            <w:pPr>
              <w:spacing w:after="0"/>
              <w:jc w:val="center"/>
              <w:rPr>
                <w:del w:id="4477" w:author="Della Faille Philippe" w:date="2019-08-09T13:27:00Z"/>
                <w:moveTo w:id="4478" w:author="Della Faille Philippe" w:date="2019-07-09T17:01:00Z"/>
                <w:rFonts w:ascii="Calibri" w:eastAsia="Times New Roman" w:hAnsi="Calibri" w:cs="Calibri"/>
                <w:color w:val="000000"/>
              </w:rPr>
            </w:pPr>
            <w:moveTo w:id="4479" w:author="Della Faille Philippe" w:date="2019-07-09T17:01:00Z">
              <w:del w:id="4480"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481"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14022DFD" w14:textId="00EE0E24" w:rsidR="00F536BB" w:rsidRPr="00614D51" w:rsidDel="00E27DD8" w:rsidRDefault="00F536BB" w:rsidP="00381E4A">
            <w:pPr>
              <w:spacing w:after="0"/>
              <w:jc w:val="center"/>
              <w:rPr>
                <w:del w:id="4482" w:author="Della Faille Philippe" w:date="2019-08-09T13:27:00Z"/>
                <w:moveTo w:id="4483" w:author="Della Faille Philippe" w:date="2019-07-09T17:01:00Z"/>
                <w:rFonts w:ascii="Calibri" w:eastAsia="Times New Roman" w:hAnsi="Calibri" w:cs="Calibri"/>
                <w:color w:val="000000"/>
              </w:rPr>
            </w:pPr>
            <w:moveTo w:id="4484" w:author="Della Faille Philippe" w:date="2019-07-09T17:01:00Z">
              <w:del w:id="4485"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486"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32AAEE25" w14:textId="47A131DA" w:rsidR="00F536BB" w:rsidRPr="00614D51" w:rsidDel="00E27DD8" w:rsidRDefault="00F536BB" w:rsidP="00381E4A">
            <w:pPr>
              <w:spacing w:after="0"/>
              <w:jc w:val="center"/>
              <w:rPr>
                <w:del w:id="4487" w:author="Della Faille Philippe" w:date="2019-08-09T13:27:00Z"/>
                <w:moveTo w:id="4488" w:author="Della Faille Philippe" w:date="2019-07-09T17:01:00Z"/>
                <w:rFonts w:ascii="Calibri" w:eastAsia="Times New Roman" w:hAnsi="Calibri" w:cs="Calibri"/>
                <w:color w:val="000000"/>
              </w:rPr>
            </w:pPr>
            <w:moveTo w:id="4489" w:author="Della Faille Philippe" w:date="2019-07-09T17:01:00Z">
              <w:del w:id="4490" w:author="Della Faille Philippe" w:date="2019-08-09T12:08:00Z">
                <w:r w:rsidRPr="00614D51" w:rsidDel="00381E4A">
                  <w:rPr>
                    <w:rFonts w:ascii="Calibri" w:eastAsia="Times New Roman" w:hAnsi="Calibri" w:cs="Calibri"/>
                    <w:color w:val="000000"/>
                  </w:rPr>
                  <w:delText>128</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491"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627ED3DC" w14:textId="0E024992" w:rsidR="00F536BB" w:rsidRPr="00614D51" w:rsidDel="00E27DD8" w:rsidRDefault="00F536BB" w:rsidP="00381E4A">
            <w:pPr>
              <w:spacing w:after="0"/>
              <w:jc w:val="center"/>
              <w:rPr>
                <w:del w:id="4492" w:author="Della Faille Philippe" w:date="2019-08-09T13:27:00Z"/>
                <w:moveTo w:id="4493" w:author="Della Faille Philippe" w:date="2019-07-09T17:01:00Z"/>
                <w:rFonts w:ascii="Calibri" w:eastAsia="Times New Roman" w:hAnsi="Calibri" w:cs="Calibri"/>
                <w:color w:val="000000"/>
              </w:rPr>
            </w:pPr>
            <w:moveTo w:id="4494" w:author="Della Faille Philippe" w:date="2019-07-09T17:01:00Z">
              <w:del w:id="4495" w:author="Della Faille Philippe" w:date="2019-08-09T12:08:00Z">
                <w:r w:rsidRPr="00614D51" w:rsidDel="00381E4A">
                  <w:rPr>
                    <w:rFonts w:ascii="Calibri" w:eastAsia="Times New Roman" w:hAnsi="Calibri" w:cs="Calibri"/>
                    <w:color w:val="000000"/>
                  </w:rPr>
                  <w:delText>0x0080</w:delText>
                </w:r>
              </w:del>
            </w:moveTo>
          </w:p>
        </w:tc>
      </w:tr>
      <w:tr w:rsidR="00F536BB" w:rsidRPr="00614D51" w:rsidDel="00E27DD8" w14:paraId="76C60A37" w14:textId="1CEBD6BE" w:rsidTr="00381E4A">
        <w:trPr>
          <w:trHeight w:val="288"/>
          <w:del w:id="4496" w:author="Della Faille Philippe" w:date="2019-08-09T13:27:00Z"/>
          <w:trPrChange w:id="4497"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498"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30CFED3B" w14:textId="4291A982" w:rsidR="00F536BB" w:rsidRPr="00614D51" w:rsidDel="00E27DD8" w:rsidRDefault="00F536BB" w:rsidP="00381E4A">
            <w:pPr>
              <w:spacing w:after="0"/>
              <w:jc w:val="left"/>
              <w:rPr>
                <w:del w:id="4499" w:author="Della Faille Philippe" w:date="2019-08-09T13:27:00Z"/>
                <w:moveTo w:id="450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501"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33CCBFEF" w14:textId="6920C022" w:rsidR="00F536BB" w:rsidRPr="00614D51" w:rsidDel="00E27DD8" w:rsidRDefault="00F536BB" w:rsidP="00381E4A">
            <w:pPr>
              <w:spacing w:after="0"/>
              <w:jc w:val="left"/>
              <w:rPr>
                <w:del w:id="4502" w:author="Della Faille Philippe" w:date="2019-08-09T13:27:00Z"/>
                <w:moveTo w:id="450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504"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0EC02F3" w14:textId="2877C560" w:rsidR="00F536BB" w:rsidRPr="00614D51" w:rsidDel="00E27DD8" w:rsidRDefault="00F536BB" w:rsidP="00381E4A">
            <w:pPr>
              <w:spacing w:after="0"/>
              <w:jc w:val="center"/>
              <w:rPr>
                <w:del w:id="4505" w:author="Della Faille Philippe" w:date="2019-08-09T13:27:00Z"/>
                <w:moveTo w:id="4506" w:author="Della Faille Philippe" w:date="2019-07-09T17:01:00Z"/>
                <w:rFonts w:ascii="Calibri" w:eastAsia="Times New Roman" w:hAnsi="Calibri" w:cs="Calibri"/>
                <w:color w:val="000000"/>
              </w:rPr>
            </w:pPr>
            <w:moveTo w:id="4507" w:author="Della Faille Philippe" w:date="2019-07-09T17:01:00Z">
              <w:del w:id="4508" w:author="Della Faille Philippe" w:date="2019-08-09T12:08:00Z">
                <w:r w:rsidRPr="00614D51" w:rsidDel="00381E4A">
                  <w:rPr>
                    <w:rFonts w:ascii="Calibri" w:eastAsia="Times New Roman" w:hAnsi="Calibri" w:cs="Calibri"/>
                    <w:color w:val="000000"/>
                  </w:rPr>
                  <w:delText>78</w:delText>
                </w:r>
              </w:del>
            </w:moveTo>
          </w:p>
        </w:tc>
        <w:tc>
          <w:tcPr>
            <w:tcW w:w="2680" w:type="dxa"/>
            <w:tcBorders>
              <w:top w:val="nil"/>
              <w:left w:val="nil"/>
              <w:bottom w:val="nil"/>
              <w:right w:val="nil"/>
            </w:tcBorders>
            <w:shd w:val="clear" w:color="auto" w:fill="8DB3E2" w:themeFill="text2" w:themeFillTint="66"/>
            <w:noWrap/>
            <w:vAlign w:val="bottom"/>
            <w:tcPrChange w:id="4509"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0939F6ED" w14:textId="15DBB25E" w:rsidR="00F536BB" w:rsidRPr="00614D51" w:rsidDel="00E27DD8" w:rsidRDefault="00F536BB" w:rsidP="00381E4A">
            <w:pPr>
              <w:spacing w:after="0"/>
              <w:jc w:val="left"/>
              <w:rPr>
                <w:del w:id="4510" w:author="Della Faille Philippe" w:date="2019-08-09T13:27:00Z"/>
                <w:moveTo w:id="4511" w:author="Della Faille Philippe" w:date="2019-07-09T17:01:00Z"/>
                <w:rFonts w:ascii="Calibri" w:eastAsia="Times New Roman" w:hAnsi="Calibri" w:cs="Calibri"/>
                <w:color w:val="000000"/>
              </w:rPr>
            </w:pPr>
            <w:moveTo w:id="4512" w:author="Della Faille Philippe" w:date="2019-07-09T17:01:00Z">
              <w:del w:id="4513" w:author="Della Faille Philippe" w:date="2019-08-09T12:08:00Z">
                <w:r w:rsidRPr="00614D51" w:rsidDel="00381E4A">
                  <w:rPr>
                    <w:rFonts w:ascii="Calibri" w:eastAsia="Times New Roman" w:hAnsi="Calibri" w:cs="Calibri"/>
                    <w:color w:val="000000"/>
                  </w:rPr>
                  <w:delText>VSWR pallet 5</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514"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FC2A2FD" w14:textId="2856865C" w:rsidR="00F536BB" w:rsidRPr="00614D51" w:rsidDel="00E27DD8" w:rsidRDefault="00F536BB" w:rsidP="00381E4A">
            <w:pPr>
              <w:spacing w:after="0"/>
              <w:jc w:val="center"/>
              <w:rPr>
                <w:del w:id="4515" w:author="Della Faille Philippe" w:date="2019-08-09T13:27:00Z"/>
                <w:moveTo w:id="4516" w:author="Della Faille Philippe" w:date="2019-07-09T17:01:00Z"/>
                <w:rFonts w:ascii="Calibri" w:eastAsia="Times New Roman" w:hAnsi="Calibri" w:cs="Calibri"/>
                <w:color w:val="000000"/>
              </w:rPr>
            </w:pPr>
            <w:moveTo w:id="4517" w:author="Della Faille Philippe" w:date="2019-07-09T17:01:00Z">
              <w:del w:id="4518"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519"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38F382ED" w14:textId="1A6D3278" w:rsidR="00F536BB" w:rsidRPr="00614D51" w:rsidDel="00E27DD8" w:rsidRDefault="00F536BB" w:rsidP="00381E4A">
            <w:pPr>
              <w:spacing w:after="0"/>
              <w:jc w:val="center"/>
              <w:rPr>
                <w:del w:id="4520" w:author="Della Faille Philippe" w:date="2019-08-09T13:27:00Z"/>
                <w:moveTo w:id="4521" w:author="Della Faille Philippe" w:date="2019-07-09T17:01:00Z"/>
                <w:rFonts w:ascii="Calibri" w:eastAsia="Times New Roman" w:hAnsi="Calibri" w:cs="Calibri"/>
                <w:color w:val="000000"/>
              </w:rPr>
            </w:pPr>
            <w:moveTo w:id="4522" w:author="Della Faille Philippe" w:date="2019-07-09T17:01:00Z">
              <w:del w:id="4523"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524"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70F28EB8" w14:textId="6A35DE2A" w:rsidR="00F536BB" w:rsidRPr="00614D51" w:rsidDel="00E27DD8" w:rsidRDefault="00F536BB" w:rsidP="00381E4A">
            <w:pPr>
              <w:spacing w:after="0"/>
              <w:jc w:val="center"/>
              <w:rPr>
                <w:del w:id="4525" w:author="Della Faille Philippe" w:date="2019-08-09T13:27:00Z"/>
                <w:moveTo w:id="4526" w:author="Della Faille Philippe" w:date="2019-07-09T17:01:00Z"/>
                <w:rFonts w:ascii="Calibri" w:eastAsia="Times New Roman" w:hAnsi="Calibri" w:cs="Calibri"/>
                <w:color w:val="000000"/>
              </w:rPr>
            </w:pPr>
            <w:moveTo w:id="4527" w:author="Della Faille Philippe" w:date="2019-07-09T17:01:00Z">
              <w:del w:id="4528"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529"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245A13C5" w14:textId="2F98D06B" w:rsidR="00F536BB" w:rsidRPr="00614D51" w:rsidDel="00E27DD8" w:rsidRDefault="00F536BB" w:rsidP="00381E4A">
            <w:pPr>
              <w:spacing w:after="0"/>
              <w:jc w:val="center"/>
              <w:rPr>
                <w:del w:id="4530" w:author="Della Faille Philippe" w:date="2019-08-09T13:27:00Z"/>
                <w:moveTo w:id="4531" w:author="Della Faille Philippe" w:date="2019-07-09T17:01:00Z"/>
                <w:rFonts w:ascii="Calibri" w:eastAsia="Times New Roman" w:hAnsi="Calibri" w:cs="Calibri"/>
                <w:color w:val="000000"/>
              </w:rPr>
            </w:pPr>
            <w:moveTo w:id="4532" w:author="Della Faille Philippe" w:date="2019-07-09T17:01:00Z">
              <w:del w:id="4533" w:author="Della Faille Philippe" w:date="2019-08-09T12:08:00Z">
                <w:r w:rsidRPr="00614D51" w:rsidDel="00381E4A">
                  <w:rPr>
                    <w:rFonts w:ascii="Calibri" w:eastAsia="Times New Roman" w:hAnsi="Calibri" w:cs="Calibri"/>
                    <w:color w:val="000000"/>
                  </w:rPr>
                  <w:delText>130</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534"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2EB527D6" w14:textId="14806693" w:rsidR="00F536BB" w:rsidRPr="00614D51" w:rsidDel="00E27DD8" w:rsidRDefault="00F536BB" w:rsidP="00381E4A">
            <w:pPr>
              <w:spacing w:after="0"/>
              <w:jc w:val="center"/>
              <w:rPr>
                <w:del w:id="4535" w:author="Della Faille Philippe" w:date="2019-08-09T13:27:00Z"/>
                <w:moveTo w:id="4536" w:author="Della Faille Philippe" w:date="2019-07-09T17:01:00Z"/>
                <w:rFonts w:ascii="Calibri" w:eastAsia="Times New Roman" w:hAnsi="Calibri" w:cs="Calibri"/>
                <w:color w:val="000000"/>
              </w:rPr>
            </w:pPr>
            <w:moveTo w:id="4537" w:author="Della Faille Philippe" w:date="2019-07-09T17:01:00Z">
              <w:del w:id="4538" w:author="Della Faille Philippe" w:date="2019-08-09T12:08:00Z">
                <w:r w:rsidRPr="00614D51" w:rsidDel="00381E4A">
                  <w:rPr>
                    <w:rFonts w:ascii="Calibri" w:eastAsia="Times New Roman" w:hAnsi="Calibri" w:cs="Calibri"/>
                    <w:color w:val="000000"/>
                  </w:rPr>
                  <w:delText>0x0082</w:delText>
                </w:r>
              </w:del>
            </w:moveTo>
          </w:p>
        </w:tc>
      </w:tr>
      <w:tr w:rsidR="00F536BB" w:rsidRPr="00614D51" w:rsidDel="00E27DD8" w14:paraId="5B0E84E2" w14:textId="79B99441" w:rsidTr="00381E4A">
        <w:trPr>
          <w:trHeight w:val="288"/>
          <w:del w:id="4539" w:author="Della Faille Philippe" w:date="2019-08-09T13:27:00Z"/>
          <w:trPrChange w:id="4540"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541"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2682D924" w14:textId="1E99F97D" w:rsidR="00F536BB" w:rsidRPr="00614D51" w:rsidDel="00E27DD8" w:rsidRDefault="00F536BB" w:rsidP="00381E4A">
            <w:pPr>
              <w:spacing w:after="0"/>
              <w:jc w:val="left"/>
              <w:rPr>
                <w:del w:id="4542" w:author="Della Faille Philippe" w:date="2019-08-09T13:27:00Z"/>
                <w:moveTo w:id="454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544"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04D108FB" w14:textId="1404E84F" w:rsidR="00F536BB" w:rsidRPr="00614D51" w:rsidDel="00E27DD8" w:rsidRDefault="00F536BB" w:rsidP="00381E4A">
            <w:pPr>
              <w:spacing w:after="0"/>
              <w:jc w:val="left"/>
              <w:rPr>
                <w:del w:id="4545" w:author="Della Faille Philippe" w:date="2019-08-09T13:27:00Z"/>
                <w:moveTo w:id="454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547"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25242EC" w14:textId="1B50E582" w:rsidR="00F536BB" w:rsidRPr="00614D51" w:rsidDel="00E27DD8" w:rsidRDefault="00F536BB" w:rsidP="00381E4A">
            <w:pPr>
              <w:spacing w:after="0"/>
              <w:jc w:val="center"/>
              <w:rPr>
                <w:del w:id="4548" w:author="Della Faille Philippe" w:date="2019-08-09T13:27:00Z"/>
                <w:moveTo w:id="4549" w:author="Della Faille Philippe" w:date="2019-07-09T17:01:00Z"/>
                <w:rFonts w:ascii="Calibri" w:eastAsia="Times New Roman" w:hAnsi="Calibri" w:cs="Calibri"/>
                <w:color w:val="000000"/>
              </w:rPr>
            </w:pPr>
            <w:moveTo w:id="4550" w:author="Della Faille Philippe" w:date="2019-07-09T17:01:00Z">
              <w:del w:id="4551" w:author="Della Faille Philippe" w:date="2019-08-09T12:08:00Z">
                <w:r w:rsidRPr="00614D51" w:rsidDel="00381E4A">
                  <w:rPr>
                    <w:rFonts w:ascii="Calibri" w:eastAsia="Times New Roman" w:hAnsi="Calibri" w:cs="Calibri"/>
                    <w:color w:val="000000"/>
                  </w:rPr>
                  <w:delText>79</w:delText>
                </w:r>
              </w:del>
            </w:moveTo>
          </w:p>
        </w:tc>
        <w:tc>
          <w:tcPr>
            <w:tcW w:w="2680" w:type="dxa"/>
            <w:tcBorders>
              <w:top w:val="nil"/>
              <w:left w:val="nil"/>
              <w:bottom w:val="nil"/>
              <w:right w:val="nil"/>
            </w:tcBorders>
            <w:shd w:val="clear" w:color="auto" w:fill="8DB3E2" w:themeFill="text2" w:themeFillTint="66"/>
            <w:noWrap/>
            <w:vAlign w:val="bottom"/>
            <w:tcPrChange w:id="4552"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08DE4B5A" w14:textId="098178A8" w:rsidR="00F536BB" w:rsidRPr="00614D51" w:rsidDel="00E27DD8" w:rsidRDefault="00F536BB" w:rsidP="00381E4A">
            <w:pPr>
              <w:spacing w:after="0"/>
              <w:jc w:val="left"/>
              <w:rPr>
                <w:del w:id="4553" w:author="Della Faille Philippe" w:date="2019-08-09T13:27:00Z"/>
                <w:moveTo w:id="4554" w:author="Della Faille Philippe" w:date="2019-07-09T17:01:00Z"/>
                <w:rFonts w:ascii="Calibri" w:eastAsia="Times New Roman" w:hAnsi="Calibri" w:cs="Calibri"/>
                <w:color w:val="000000"/>
              </w:rPr>
            </w:pPr>
            <w:moveTo w:id="4555" w:author="Della Faille Philippe" w:date="2019-07-09T17:01:00Z">
              <w:del w:id="4556" w:author="Della Faille Philippe" w:date="2019-08-09T12:08:00Z">
                <w:r w:rsidRPr="00614D51" w:rsidDel="00381E4A">
                  <w:rPr>
                    <w:rFonts w:ascii="Calibri" w:eastAsia="Times New Roman" w:hAnsi="Calibri" w:cs="Calibri"/>
                    <w:color w:val="000000"/>
                  </w:rPr>
                  <w:delText>VSWR pallet 6</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557"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2FD7996" w14:textId="46FE82FF" w:rsidR="00F536BB" w:rsidRPr="00614D51" w:rsidDel="00E27DD8" w:rsidRDefault="00F536BB" w:rsidP="00381E4A">
            <w:pPr>
              <w:spacing w:after="0"/>
              <w:jc w:val="center"/>
              <w:rPr>
                <w:del w:id="4558" w:author="Della Faille Philippe" w:date="2019-08-09T13:27:00Z"/>
                <w:moveTo w:id="4559" w:author="Della Faille Philippe" w:date="2019-07-09T17:01:00Z"/>
                <w:rFonts w:ascii="Calibri" w:eastAsia="Times New Roman" w:hAnsi="Calibri" w:cs="Calibri"/>
                <w:color w:val="000000"/>
              </w:rPr>
            </w:pPr>
            <w:moveTo w:id="4560" w:author="Della Faille Philippe" w:date="2019-07-09T17:01:00Z">
              <w:del w:id="4561"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562"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612E4AAE" w14:textId="2CF452CB" w:rsidR="00F536BB" w:rsidRPr="00614D51" w:rsidDel="00E27DD8" w:rsidRDefault="00F536BB" w:rsidP="00381E4A">
            <w:pPr>
              <w:spacing w:after="0"/>
              <w:jc w:val="center"/>
              <w:rPr>
                <w:del w:id="4563" w:author="Della Faille Philippe" w:date="2019-08-09T13:27:00Z"/>
                <w:moveTo w:id="4564" w:author="Della Faille Philippe" w:date="2019-07-09T17:01:00Z"/>
                <w:rFonts w:ascii="Calibri" w:eastAsia="Times New Roman" w:hAnsi="Calibri" w:cs="Calibri"/>
                <w:color w:val="000000"/>
              </w:rPr>
            </w:pPr>
            <w:moveTo w:id="4565" w:author="Della Faille Philippe" w:date="2019-07-09T17:01:00Z">
              <w:del w:id="4566"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567"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47F3D139" w14:textId="34190DA3" w:rsidR="00F536BB" w:rsidRPr="00614D51" w:rsidDel="00E27DD8" w:rsidRDefault="00F536BB" w:rsidP="00381E4A">
            <w:pPr>
              <w:spacing w:after="0"/>
              <w:jc w:val="center"/>
              <w:rPr>
                <w:del w:id="4568" w:author="Della Faille Philippe" w:date="2019-08-09T13:27:00Z"/>
                <w:moveTo w:id="4569" w:author="Della Faille Philippe" w:date="2019-07-09T17:01:00Z"/>
                <w:rFonts w:ascii="Calibri" w:eastAsia="Times New Roman" w:hAnsi="Calibri" w:cs="Calibri"/>
                <w:color w:val="000000"/>
              </w:rPr>
            </w:pPr>
            <w:moveTo w:id="4570" w:author="Della Faille Philippe" w:date="2019-07-09T17:01:00Z">
              <w:del w:id="4571"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572"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6FAE53A4" w14:textId="402D0287" w:rsidR="00F536BB" w:rsidRPr="00614D51" w:rsidDel="00E27DD8" w:rsidRDefault="00F536BB" w:rsidP="00381E4A">
            <w:pPr>
              <w:spacing w:after="0"/>
              <w:jc w:val="center"/>
              <w:rPr>
                <w:del w:id="4573" w:author="Della Faille Philippe" w:date="2019-08-09T13:27:00Z"/>
                <w:moveTo w:id="4574" w:author="Della Faille Philippe" w:date="2019-07-09T17:01:00Z"/>
                <w:rFonts w:ascii="Calibri" w:eastAsia="Times New Roman" w:hAnsi="Calibri" w:cs="Calibri"/>
                <w:color w:val="000000"/>
              </w:rPr>
            </w:pPr>
            <w:moveTo w:id="4575" w:author="Della Faille Philippe" w:date="2019-07-09T17:01:00Z">
              <w:del w:id="4576" w:author="Della Faille Philippe" w:date="2019-08-09T12:08:00Z">
                <w:r w:rsidRPr="00614D51" w:rsidDel="00381E4A">
                  <w:rPr>
                    <w:rFonts w:ascii="Calibri" w:eastAsia="Times New Roman" w:hAnsi="Calibri" w:cs="Calibri"/>
                    <w:color w:val="000000"/>
                  </w:rPr>
                  <w:delText>132</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577"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0DCBB5EA" w14:textId="19C6C67E" w:rsidR="00F536BB" w:rsidRPr="00614D51" w:rsidDel="00E27DD8" w:rsidRDefault="00F536BB" w:rsidP="00381E4A">
            <w:pPr>
              <w:spacing w:after="0"/>
              <w:jc w:val="center"/>
              <w:rPr>
                <w:del w:id="4578" w:author="Della Faille Philippe" w:date="2019-08-09T13:27:00Z"/>
                <w:moveTo w:id="4579" w:author="Della Faille Philippe" w:date="2019-07-09T17:01:00Z"/>
                <w:rFonts w:ascii="Calibri" w:eastAsia="Times New Roman" w:hAnsi="Calibri" w:cs="Calibri"/>
                <w:color w:val="000000"/>
              </w:rPr>
            </w:pPr>
            <w:moveTo w:id="4580" w:author="Della Faille Philippe" w:date="2019-07-09T17:01:00Z">
              <w:del w:id="4581" w:author="Della Faille Philippe" w:date="2019-08-09T12:08:00Z">
                <w:r w:rsidRPr="00614D51" w:rsidDel="00381E4A">
                  <w:rPr>
                    <w:rFonts w:ascii="Calibri" w:eastAsia="Times New Roman" w:hAnsi="Calibri" w:cs="Calibri"/>
                    <w:color w:val="000000"/>
                  </w:rPr>
                  <w:delText>0x0084</w:delText>
                </w:r>
              </w:del>
            </w:moveTo>
          </w:p>
        </w:tc>
      </w:tr>
      <w:tr w:rsidR="00F536BB" w:rsidRPr="00614D51" w:rsidDel="00E27DD8" w14:paraId="2A51F6A6" w14:textId="7AC2B137" w:rsidTr="00381E4A">
        <w:trPr>
          <w:trHeight w:val="288"/>
          <w:del w:id="4582" w:author="Della Faille Philippe" w:date="2019-08-09T13:27:00Z"/>
          <w:trPrChange w:id="4583"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584"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570CB8C1" w14:textId="5F798290" w:rsidR="00F536BB" w:rsidRPr="00614D51" w:rsidDel="00E27DD8" w:rsidRDefault="00F536BB" w:rsidP="00381E4A">
            <w:pPr>
              <w:spacing w:after="0"/>
              <w:jc w:val="left"/>
              <w:rPr>
                <w:del w:id="4585" w:author="Della Faille Philippe" w:date="2019-08-09T13:27:00Z"/>
                <w:moveTo w:id="458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587"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1E18981C" w14:textId="5392BF61" w:rsidR="00F536BB" w:rsidRPr="00614D51" w:rsidDel="00E27DD8" w:rsidRDefault="00F536BB" w:rsidP="00381E4A">
            <w:pPr>
              <w:spacing w:after="0"/>
              <w:jc w:val="left"/>
              <w:rPr>
                <w:del w:id="4588" w:author="Della Faille Philippe" w:date="2019-08-09T13:27:00Z"/>
                <w:moveTo w:id="458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590"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30903567" w14:textId="3FC4C9C0" w:rsidR="00F536BB" w:rsidRPr="00614D51" w:rsidDel="00E27DD8" w:rsidRDefault="00F536BB" w:rsidP="00381E4A">
            <w:pPr>
              <w:spacing w:after="0"/>
              <w:jc w:val="center"/>
              <w:rPr>
                <w:del w:id="4591" w:author="Della Faille Philippe" w:date="2019-08-09T13:27:00Z"/>
                <w:moveTo w:id="4592" w:author="Della Faille Philippe" w:date="2019-07-09T17:01:00Z"/>
                <w:rFonts w:ascii="Calibri" w:eastAsia="Times New Roman" w:hAnsi="Calibri" w:cs="Calibri"/>
                <w:color w:val="000000"/>
              </w:rPr>
            </w:pPr>
            <w:moveTo w:id="4593" w:author="Della Faille Philippe" w:date="2019-07-09T17:01:00Z">
              <w:del w:id="4594" w:author="Della Faille Philippe" w:date="2019-08-09T12:08:00Z">
                <w:r w:rsidRPr="00614D51" w:rsidDel="00381E4A">
                  <w:rPr>
                    <w:rFonts w:ascii="Calibri" w:eastAsia="Times New Roman" w:hAnsi="Calibri" w:cs="Calibri"/>
                    <w:color w:val="000000"/>
                  </w:rPr>
                  <w:delText>80</w:delText>
                </w:r>
              </w:del>
            </w:moveTo>
          </w:p>
        </w:tc>
        <w:tc>
          <w:tcPr>
            <w:tcW w:w="2680" w:type="dxa"/>
            <w:tcBorders>
              <w:top w:val="nil"/>
              <w:left w:val="nil"/>
              <w:bottom w:val="nil"/>
              <w:right w:val="nil"/>
            </w:tcBorders>
            <w:shd w:val="clear" w:color="auto" w:fill="8DB3E2" w:themeFill="text2" w:themeFillTint="66"/>
            <w:noWrap/>
            <w:vAlign w:val="bottom"/>
            <w:tcPrChange w:id="4595"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275D71FB" w14:textId="7B7C9899" w:rsidR="00F536BB" w:rsidRPr="00614D51" w:rsidDel="00E27DD8" w:rsidRDefault="00F536BB" w:rsidP="00381E4A">
            <w:pPr>
              <w:spacing w:after="0"/>
              <w:jc w:val="left"/>
              <w:rPr>
                <w:del w:id="4596" w:author="Della Faille Philippe" w:date="2019-08-09T13:27:00Z"/>
                <w:moveTo w:id="4597" w:author="Della Faille Philippe" w:date="2019-07-09T17:01:00Z"/>
                <w:rFonts w:ascii="Calibri" w:eastAsia="Times New Roman" w:hAnsi="Calibri" w:cs="Calibri"/>
                <w:color w:val="000000"/>
              </w:rPr>
            </w:pPr>
            <w:moveTo w:id="4598" w:author="Della Faille Philippe" w:date="2019-07-09T17:01:00Z">
              <w:del w:id="4599" w:author="Della Faille Philippe" w:date="2019-08-09T12:08:00Z">
                <w:r w:rsidRPr="00614D51" w:rsidDel="00381E4A">
                  <w:rPr>
                    <w:rFonts w:ascii="Calibri" w:eastAsia="Times New Roman" w:hAnsi="Calibri" w:cs="Calibri"/>
                    <w:color w:val="000000"/>
                  </w:rPr>
                  <w:delText>VSWR combiner</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600"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6EA818D" w14:textId="75F71B37" w:rsidR="00F536BB" w:rsidRPr="00614D51" w:rsidDel="00E27DD8" w:rsidRDefault="00F536BB" w:rsidP="00381E4A">
            <w:pPr>
              <w:spacing w:after="0"/>
              <w:jc w:val="center"/>
              <w:rPr>
                <w:del w:id="4601" w:author="Della Faille Philippe" w:date="2019-08-09T13:27:00Z"/>
                <w:moveTo w:id="4602" w:author="Della Faille Philippe" w:date="2019-07-09T17:01:00Z"/>
                <w:rFonts w:ascii="Calibri" w:eastAsia="Times New Roman" w:hAnsi="Calibri" w:cs="Calibri"/>
                <w:color w:val="000000"/>
              </w:rPr>
            </w:pPr>
            <w:moveTo w:id="4603" w:author="Della Faille Philippe" w:date="2019-07-09T17:01:00Z">
              <w:del w:id="4604"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605"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2D78D01F" w14:textId="23DC1414" w:rsidR="00F536BB" w:rsidRPr="00614D51" w:rsidDel="00E27DD8" w:rsidRDefault="00F536BB" w:rsidP="00381E4A">
            <w:pPr>
              <w:spacing w:after="0"/>
              <w:jc w:val="center"/>
              <w:rPr>
                <w:del w:id="4606" w:author="Della Faille Philippe" w:date="2019-08-09T13:27:00Z"/>
                <w:moveTo w:id="4607" w:author="Della Faille Philippe" w:date="2019-07-09T17:01:00Z"/>
                <w:rFonts w:ascii="Calibri" w:eastAsia="Times New Roman" w:hAnsi="Calibri" w:cs="Calibri"/>
                <w:color w:val="000000"/>
              </w:rPr>
            </w:pPr>
            <w:moveTo w:id="4608" w:author="Della Faille Philippe" w:date="2019-07-09T17:01:00Z">
              <w:del w:id="4609"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610"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0ED4FD32" w14:textId="4CFB09EC" w:rsidR="00F536BB" w:rsidRPr="00614D51" w:rsidDel="00E27DD8" w:rsidRDefault="00F536BB" w:rsidP="00381E4A">
            <w:pPr>
              <w:spacing w:after="0"/>
              <w:jc w:val="center"/>
              <w:rPr>
                <w:del w:id="4611" w:author="Della Faille Philippe" w:date="2019-08-09T13:27:00Z"/>
                <w:moveTo w:id="4612" w:author="Della Faille Philippe" w:date="2019-07-09T17:01:00Z"/>
                <w:rFonts w:ascii="Calibri" w:eastAsia="Times New Roman" w:hAnsi="Calibri" w:cs="Calibri"/>
                <w:color w:val="000000"/>
              </w:rPr>
            </w:pPr>
            <w:moveTo w:id="4613" w:author="Della Faille Philippe" w:date="2019-07-09T17:01:00Z">
              <w:del w:id="4614"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615"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1C022907" w14:textId="55B88796" w:rsidR="00F536BB" w:rsidRPr="00614D51" w:rsidDel="00E27DD8" w:rsidRDefault="00F536BB" w:rsidP="00381E4A">
            <w:pPr>
              <w:spacing w:after="0"/>
              <w:jc w:val="center"/>
              <w:rPr>
                <w:del w:id="4616" w:author="Della Faille Philippe" w:date="2019-08-09T13:27:00Z"/>
                <w:moveTo w:id="4617" w:author="Della Faille Philippe" w:date="2019-07-09T17:01:00Z"/>
                <w:rFonts w:ascii="Calibri" w:eastAsia="Times New Roman" w:hAnsi="Calibri" w:cs="Calibri"/>
                <w:color w:val="000000"/>
              </w:rPr>
            </w:pPr>
            <w:moveTo w:id="4618" w:author="Della Faille Philippe" w:date="2019-07-09T17:01:00Z">
              <w:del w:id="4619" w:author="Della Faille Philippe" w:date="2019-08-09T12:08:00Z">
                <w:r w:rsidRPr="00614D51" w:rsidDel="00381E4A">
                  <w:rPr>
                    <w:rFonts w:ascii="Calibri" w:eastAsia="Times New Roman" w:hAnsi="Calibri" w:cs="Calibri"/>
                    <w:color w:val="000000"/>
                  </w:rPr>
                  <w:delText>134</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620"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19ECBE6C" w14:textId="23367211" w:rsidR="00F536BB" w:rsidRPr="00614D51" w:rsidDel="00E27DD8" w:rsidRDefault="00F536BB" w:rsidP="00381E4A">
            <w:pPr>
              <w:spacing w:after="0"/>
              <w:jc w:val="center"/>
              <w:rPr>
                <w:del w:id="4621" w:author="Della Faille Philippe" w:date="2019-08-09T13:27:00Z"/>
                <w:moveTo w:id="4622" w:author="Della Faille Philippe" w:date="2019-07-09T17:01:00Z"/>
                <w:rFonts w:ascii="Calibri" w:eastAsia="Times New Roman" w:hAnsi="Calibri" w:cs="Calibri"/>
                <w:color w:val="000000"/>
              </w:rPr>
            </w:pPr>
            <w:moveTo w:id="4623" w:author="Della Faille Philippe" w:date="2019-07-09T17:01:00Z">
              <w:del w:id="4624" w:author="Della Faille Philippe" w:date="2019-08-09T12:08:00Z">
                <w:r w:rsidRPr="00614D51" w:rsidDel="00381E4A">
                  <w:rPr>
                    <w:rFonts w:ascii="Calibri" w:eastAsia="Times New Roman" w:hAnsi="Calibri" w:cs="Calibri"/>
                    <w:color w:val="000000"/>
                  </w:rPr>
                  <w:delText>0x0086</w:delText>
                </w:r>
              </w:del>
            </w:moveTo>
          </w:p>
        </w:tc>
      </w:tr>
      <w:tr w:rsidR="00F536BB" w:rsidRPr="00614D51" w:rsidDel="00E27DD8" w14:paraId="397F2AA1" w14:textId="294E48A0" w:rsidTr="00381E4A">
        <w:trPr>
          <w:trHeight w:val="288"/>
          <w:del w:id="4625" w:author="Della Faille Philippe" w:date="2019-08-09T13:27:00Z"/>
          <w:trPrChange w:id="4626"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627"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257007BD" w14:textId="1A159048" w:rsidR="00F536BB" w:rsidRPr="00614D51" w:rsidDel="00E27DD8" w:rsidRDefault="00F536BB" w:rsidP="00381E4A">
            <w:pPr>
              <w:spacing w:after="0"/>
              <w:jc w:val="left"/>
              <w:rPr>
                <w:del w:id="4628" w:author="Della Faille Philippe" w:date="2019-08-09T13:27:00Z"/>
                <w:moveTo w:id="462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630"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55E5916F" w14:textId="484CD307" w:rsidR="00F536BB" w:rsidRPr="00614D51" w:rsidDel="00E27DD8" w:rsidRDefault="00F536BB" w:rsidP="00381E4A">
            <w:pPr>
              <w:spacing w:after="0"/>
              <w:jc w:val="left"/>
              <w:rPr>
                <w:del w:id="4631" w:author="Della Faille Philippe" w:date="2019-08-09T13:27:00Z"/>
                <w:moveTo w:id="463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633"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3093CDE" w14:textId="46488836" w:rsidR="00F536BB" w:rsidRPr="00614D51" w:rsidDel="00E27DD8" w:rsidRDefault="00F536BB" w:rsidP="00381E4A">
            <w:pPr>
              <w:spacing w:after="0"/>
              <w:jc w:val="center"/>
              <w:rPr>
                <w:del w:id="4634" w:author="Della Faille Philippe" w:date="2019-08-09T13:27:00Z"/>
                <w:moveTo w:id="4635" w:author="Della Faille Philippe" w:date="2019-07-09T17:01:00Z"/>
                <w:rFonts w:ascii="Calibri" w:eastAsia="Times New Roman" w:hAnsi="Calibri" w:cs="Calibri"/>
                <w:color w:val="000000"/>
              </w:rPr>
            </w:pPr>
            <w:moveTo w:id="4636" w:author="Della Faille Philippe" w:date="2019-07-09T17:01:00Z">
              <w:del w:id="4637" w:author="Della Faille Philippe" w:date="2019-08-09T12:08:00Z">
                <w:r w:rsidRPr="00614D51" w:rsidDel="00381E4A">
                  <w:rPr>
                    <w:rFonts w:ascii="Calibri" w:eastAsia="Times New Roman" w:hAnsi="Calibri" w:cs="Calibri"/>
                    <w:color w:val="000000"/>
                  </w:rPr>
                  <w:delText>81</w:delText>
                </w:r>
              </w:del>
            </w:moveTo>
          </w:p>
        </w:tc>
        <w:tc>
          <w:tcPr>
            <w:tcW w:w="2680" w:type="dxa"/>
            <w:tcBorders>
              <w:top w:val="nil"/>
              <w:left w:val="nil"/>
              <w:bottom w:val="nil"/>
              <w:right w:val="nil"/>
            </w:tcBorders>
            <w:shd w:val="clear" w:color="auto" w:fill="8DB3E2" w:themeFill="text2" w:themeFillTint="66"/>
            <w:noWrap/>
            <w:vAlign w:val="bottom"/>
            <w:tcPrChange w:id="4638"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7470FFEA" w14:textId="679E6332" w:rsidR="00F536BB" w:rsidRPr="00614D51" w:rsidDel="00E27DD8" w:rsidRDefault="00F536BB" w:rsidP="00381E4A">
            <w:pPr>
              <w:spacing w:after="0"/>
              <w:jc w:val="left"/>
              <w:rPr>
                <w:del w:id="4639" w:author="Della Faille Philippe" w:date="2019-08-09T13:27:00Z"/>
                <w:moveTo w:id="4640" w:author="Della Faille Philippe" w:date="2019-07-09T17:01:00Z"/>
                <w:rFonts w:ascii="Calibri" w:eastAsia="Times New Roman" w:hAnsi="Calibri" w:cs="Calibri"/>
                <w:color w:val="000000"/>
              </w:rPr>
            </w:pPr>
            <w:moveTo w:id="4641" w:author="Della Faille Philippe" w:date="2019-07-09T17:01:00Z">
              <w:del w:id="4642" w:author="Della Faille Philippe" w:date="2019-08-09T12:08:00Z">
                <w:r w:rsidRPr="00614D51" w:rsidDel="00381E4A">
                  <w:rPr>
                    <w:rFonts w:ascii="Calibri" w:eastAsia="Times New Roman" w:hAnsi="Calibri" w:cs="Calibri"/>
                    <w:color w:val="000000"/>
                  </w:rPr>
                  <w:delText>VSWR load</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643"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E16AA19" w14:textId="42505E5D" w:rsidR="00F536BB" w:rsidRPr="00614D51" w:rsidDel="00E27DD8" w:rsidRDefault="00F536BB" w:rsidP="00381E4A">
            <w:pPr>
              <w:spacing w:after="0"/>
              <w:jc w:val="center"/>
              <w:rPr>
                <w:del w:id="4644" w:author="Della Faille Philippe" w:date="2019-08-09T13:27:00Z"/>
                <w:moveTo w:id="4645" w:author="Della Faille Philippe" w:date="2019-07-09T17:01:00Z"/>
                <w:rFonts w:ascii="Calibri" w:eastAsia="Times New Roman" w:hAnsi="Calibri" w:cs="Calibri"/>
                <w:color w:val="000000"/>
              </w:rPr>
            </w:pPr>
            <w:moveTo w:id="4646" w:author="Della Faille Philippe" w:date="2019-07-09T17:01:00Z">
              <w:del w:id="4647"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648"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36883EC0" w14:textId="2040F087" w:rsidR="00F536BB" w:rsidRPr="00614D51" w:rsidDel="00E27DD8" w:rsidRDefault="00F536BB" w:rsidP="00381E4A">
            <w:pPr>
              <w:spacing w:after="0"/>
              <w:jc w:val="center"/>
              <w:rPr>
                <w:del w:id="4649" w:author="Della Faille Philippe" w:date="2019-08-09T13:27:00Z"/>
                <w:moveTo w:id="4650" w:author="Della Faille Philippe" w:date="2019-07-09T17:01:00Z"/>
                <w:rFonts w:ascii="Calibri" w:eastAsia="Times New Roman" w:hAnsi="Calibri" w:cs="Calibri"/>
                <w:color w:val="000000"/>
              </w:rPr>
            </w:pPr>
            <w:moveTo w:id="4651" w:author="Della Faille Philippe" w:date="2019-07-09T17:01:00Z">
              <w:del w:id="465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653"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23DC1209" w14:textId="76581D3E" w:rsidR="00F536BB" w:rsidRPr="00614D51" w:rsidDel="00E27DD8" w:rsidRDefault="00F536BB" w:rsidP="00381E4A">
            <w:pPr>
              <w:spacing w:after="0"/>
              <w:jc w:val="center"/>
              <w:rPr>
                <w:del w:id="4654" w:author="Della Faille Philippe" w:date="2019-08-09T13:27:00Z"/>
                <w:moveTo w:id="4655" w:author="Della Faille Philippe" w:date="2019-07-09T17:01:00Z"/>
                <w:rFonts w:ascii="Calibri" w:eastAsia="Times New Roman" w:hAnsi="Calibri" w:cs="Calibri"/>
                <w:color w:val="000000"/>
              </w:rPr>
            </w:pPr>
            <w:moveTo w:id="4656" w:author="Della Faille Philippe" w:date="2019-07-09T17:01:00Z">
              <w:del w:id="465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658"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4CACA548" w14:textId="2D66C830" w:rsidR="00F536BB" w:rsidRPr="00614D51" w:rsidDel="00E27DD8" w:rsidRDefault="00F536BB" w:rsidP="00381E4A">
            <w:pPr>
              <w:spacing w:after="0"/>
              <w:jc w:val="center"/>
              <w:rPr>
                <w:del w:id="4659" w:author="Della Faille Philippe" w:date="2019-08-09T13:27:00Z"/>
                <w:moveTo w:id="4660" w:author="Della Faille Philippe" w:date="2019-07-09T17:01:00Z"/>
                <w:rFonts w:ascii="Calibri" w:eastAsia="Times New Roman" w:hAnsi="Calibri" w:cs="Calibri"/>
                <w:color w:val="000000"/>
              </w:rPr>
            </w:pPr>
            <w:moveTo w:id="4661" w:author="Della Faille Philippe" w:date="2019-07-09T17:01:00Z">
              <w:del w:id="4662" w:author="Della Faille Philippe" w:date="2019-08-09T12:08:00Z">
                <w:r w:rsidRPr="00614D51" w:rsidDel="00381E4A">
                  <w:rPr>
                    <w:rFonts w:ascii="Calibri" w:eastAsia="Times New Roman" w:hAnsi="Calibri" w:cs="Calibri"/>
                    <w:color w:val="000000"/>
                  </w:rPr>
                  <w:delText>136</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663"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164D95F9" w14:textId="5B1AAC3B" w:rsidR="00F536BB" w:rsidRPr="00614D51" w:rsidDel="00E27DD8" w:rsidRDefault="00F536BB" w:rsidP="00381E4A">
            <w:pPr>
              <w:spacing w:after="0"/>
              <w:jc w:val="center"/>
              <w:rPr>
                <w:del w:id="4664" w:author="Della Faille Philippe" w:date="2019-08-09T13:27:00Z"/>
                <w:moveTo w:id="4665" w:author="Della Faille Philippe" w:date="2019-07-09T17:01:00Z"/>
                <w:rFonts w:ascii="Calibri" w:eastAsia="Times New Roman" w:hAnsi="Calibri" w:cs="Calibri"/>
                <w:color w:val="000000"/>
              </w:rPr>
            </w:pPr>
            <w:moveTo w:id="4666" w:author="Della Faille Philippe" w:date="2019-07-09T17:01:00Z">
              <w:del w:id="4667" w:author="Della Faille Philippe" w:date="2019-08-09T12:08:00Z">
                <w:r w:rsidRPr="00614D51" w:rsidDel="00381E4A">
                  <w:rPr>
                    <w:rFonts w:ascii="Calibri" w:eastAsia="Times New Roman" w:hAnsi="Calibri" w:cs="Calibri"/>
                    <w:color w:val="000000"/>
                  </w:rPr>
                  <w:delText>0x0088</w:delText>
                </w:r>
              </w:del>
            </w:moveTo>
          </w:p>
        </w:tc>
      </w:tr>
      <w:tr w:rsidR="00F536BB" w:rsidRPr="00614D51" w:rsidDel="00E27DD8" w14:paraId="0BFEBA56" w14:textId="55E5AE16" w:rsidTr="00381E4A">
        <w:trPr>
          <w:trHeight w:val="288"/>
          <w:del w:id="4668" w:author="Della Faille Philippe" w:date="2019-08-09T13:27:00Z"/>
          <w:trPrChange w:id="4669"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670"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5E932CAA" w14:textId="3B44D8E6" w:rsidR="00F536BB" w:rsidRPr="00614D51" w:rsidDel="00E27DD8" w:rsidRDefault="00F536BB" w:rsidP="00381E4A">
            <w:pPr>
              <w:spacing w:after="0"/>
              <w:jc w:val="left"/>
              <w:rPr>
                <w:del w:id="4671" w:author="Della Faille Philippe" w:date="2019-08-09T13:27:00Z"/>
                <w:moveTo w:id="467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673"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4F256F37" w14:textId="5B41C0ED" w:rsidR="00F536BB" w:rsidRPr="00614D51" w:rsidDel="00E27DD8" w:rsidRDefault="00F536BB" w:rsidP="00381E4A">
            <w:pPr>
              <w:spacing w:after="0"/>
              <w:jc w:val="left"/>
              <w:rPr>
                <w:del w:id="4674" w:author="Della Faille Philippe" w:date="2019-08-09T13:27:00Z"/>
                <w:moveTo w:id="467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676"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A287BAD" w14:textId="049327FB" w:rsidR="00F536BB" w:rsidRPr="00614D51" w:rsidDel="00E27DD8" w:rsidRDefault="00F536BB" w:rsidP="00381E4A">
            <w:pPr>
              <w:spacing w:after="0"/>
              <w:jc w:val="center"/>
              <w:rPr>
                <w:del w:id="4677" w:author="Della Faille Philippe" w:date="2019-08-09T13:27:00Z"/>
                <w:moveTo w:id="4678" w:author="Della Faille Philippe" w:date="2019-07-09T17:01:00Z"/>
                <w:rFonts w:ascii="Calibri" w:eastAsia="Times New Roman" w:hAnsi="Calibri" w:cs="Calibri"/>
                <w:color w:val="000000"/>
              </w:rPr>
            </w:pPr>
            <w:moveTo w:id="4679" w:author="Della Faille Philippe" w:date="2019-07-09T17:01:00Z">
              <w:del w:id="4680" w:author="Della Faille Philippe" w:date="2019-08-09T12:08:00Z">
                <w:r w:rsidRPr="00614D51" w:rsidDel="00381E4A">
                  <w:rPr>
                    <w:rFonts w:ascii="Calibri" w:eastAsia="Times New Roman" w:hAnsi="Calibri" w:cs="Calibri"/>
                    <w:color w:val="000000"/>
                  </w:rPr>
                  <w:delText>74</w:delText>
                </w:r>
              </w:del>
            </w:moveTo>
          </w:p>
        </w:tc>
        <w:tc>
          <w:tcPr>
            <w:tcW w:w="2680" w:type="dxa"/>
            <w:tcBorders>
              <w:top w:val="nil"/>
              <w:left w:val="nil"/>
              <w:bottom w:val="nil"/>
              <w:right w:val="nil"/>
            </w:tcBorders>
            <w:shd w:val="clear" w:color="auto" w:fill="8DB3E2" w:themeFill="text2" w:themeFillTint="66"/>
            <w:noWrap/>
            <w:vAlign w:val="bottom"/>
            <w:tcPrChange w:id="4681"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2E1D8EDD" w14:textId="1C718088" w:rsidR="00F536BB" w:rsidRPr="00614D51" w:rsidDel="00E27DD8" w:rsidRDefault="00F536BB" w:rsidP="00381E4A">
            <w:pPr>
              <w:spacing w:after="0"/>
              <w:jc w:val="left"/>
              <w:rPr>
                <w:del w:id="4682" w:author="Della Faille Philippe" w:date="2019-08-09T13:27:00Z"/>
                <w:moveTo w:id="4683" w:author="Della Faille Philippe" w:date="2019-07-09T17:01:00Z"/>
                <w:rFonts w:ascii="Calibri" w:eastAsia="Times New Roman" w:hAnsi="Calibri" w:cs="Calibri"/>
                <w:color w:val="000000"/>
              </w:rPr>
            </w:pPr>
            <w:moveTo w:id="4684" w:author="Della Faille Philippe" w:date="2019-07-09T17:01:00Z">
              <w:del w:id="4685" w:author="Della Faille Philippe" w:date="2019-08-09T12:08:00Z">
                <w:r w:rsidRPr="00614D51" w:rsidDel="00381E4A">
                  <w:rPr>
                    <w:rFonts w:ascii="Calibri" w:eastAsia="Times New Roman" w:hAnsi="Calibri" w:cs="Calibri"/>
                    <w:color w:val="000000"/>
                  </w:rPr>
                  <w:delText>hardware reset</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686"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3EFE8728" w14:textId="495CABA9" w:rsidR="00F536BB" w:rsidRPr="00614D51" w:rsidDel="00E27DD8" w:rsidRDefault="00F536BB" w:rsidP="00381E4A">
            <w:pPr>
              <w:spacing w:after="0"/>
              <w:jc w:val="center"/>
              <w:rPr>
                <w:del w:id="4687" w:author="Della Faille Philippe" w:date="2019-08-09T13:27:00Z"/>
                <w:moveTo w:id="4688" w:author="Della Faille Philippe" w:date="2019-07-09T17:01:00Z"/>
                <w:rFonts w:ascii="Calibri" w:eastAsia="Times New Roman" w:hAnsi="Calibri" w:cs="Calibri"/>
                <w:color w:val="000000"/>
              </w:rPr>
            </w:pPr>
            <w:moveTo w:id="4689" w:author="Della Faille Philippe" w:date="2019-07-09T17:01:00Z">
              <w:del w:id="4690"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691"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4593DF53" w14:textId="03324C76" w:rsidR="00F536BB" w:rsidRPr="00614D51" w:rsidDel="00E27DD8" w:rsidRDefault="00F536BB" w:rsidP="00381E4A">
            <w:pPr>
              <w:spacing w:after="0"/>
              <w:jc w:val="center"/>
              <w:rPr>
                <w:del w:id="4692" w:author="Della Faille Philippe" w:date="2019-08-09T13:27:00Z"/>
                <w:moveTo w:id="4693" w:author="Della Faille Philippe" w:date="2019-07-09T17:01:00Z"/>
                <w:rFonts w:ascii="Calibri" w:eastAsia="Times New Roman" w:hAnsi="Calibri" w:cs="Calibri"/>
                <w:color w:val="000000"/>
              </w:rPr>
            </w:pPr>
            <w:moveTo w:id="4694" w:author="Della Faille Philippe" w:date="2019-07-09T17:01:00Z">
              <w:del w:id="4695"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696"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54EB4C2B" w14:textId="3BAC0B15" w:rsidR="00F536BB" w:rsidRPr="00614D51" w:rsidDel="00E27DD8" w:rsidRDefault="00F536BB" w:rsidP="00381E4A">
            <w:pPr>
              <w:spacing w:after="0"/>
              <w:jc w:val="center"/>
              <w:rPr>
                <w:del w:id="4697" w:author="Della Faille Philippe" w:date="2019-08-09T13:27:00Z"/>
                <w:moveTo w:id="4698" w:author="Della Faille Philippe" w:date="2019-07-09T17:01:00Z"/>
                <w:rFonts w:ascii="Calibri" w:eastAsia="Times New Roman" w:hAnsi="Calibri" w:cs="Calibri"/>
                <w:color w:val="000000"/>
              </w:rPr>
            </w:pPr>
            <w:moveTo w:id="4699" w:author="Della Faille Philippe" w:date="2019-07-09T17:01:00Z">
              <w:del w:id="4700"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701"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61D5DF5E" w14:textId="5231F1A8" w:rsidR="00F536BB" w:rsidRPr="00614D51" w:rsidDel="00E27DD8" w:rsidRDefault="00F536BB" w:rsidP="00381E4A">
            <w:pPr>
              <w:spacing w:after="0"/>
              <w:jc w:val="center"/>
              <w:rPr>
                <w:del w:id="4702" w:author="Della Faille Philippe" w:date="2019-08-09T13:27:00Z"/>
                <w:moveTo w:id="4703" w:author="Della Faille Philippe" w:date="2019-07-09T17:01:00Z"/>
                <w:rFonts w:ascii="Calibri" w:eastAsia="Times New Roman" w:hAnsi="Calibri" w:cs="Calibri"/>
                <w:color w:val="000000"/>
              </w:rPr>
            </w:pPr>
            <w:moveTo w:id="4704" w:author="Della Faille Philippe" w:date="2019-07-09T17:01:00Z">
              <w:del w:id="4705" w:author="Della Faille Philippe" w:date="2019-08-09T12:08:00Z">
                <w:r w:rsidRPr="00614D51" w:rsidDel="00381E4A">
                  <w:rPr>
                    <w:rFonts w:ascii="Calibri" w:eastAsia="Times New Roman" w:hAnsi="Calibri" w:cs="Calibri"/>
                    <w:color w:val="000000"/>
                  </w:rPr>
                  <w:delText>138</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706"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64E6F981" w14:textId="6110A062" w:rsidR="00F536BB" w:rsidRPr="00614D51" w:rsidDel="00E27DD8" w:rsidRDefault="00F536BB" w:rsidP="00381E4A">
            <w:pPr>
              <w:spacing w:after="0"/>
              <w:jc w:val="center"/>
              <w:rPr>
                <w:del w:id="4707" w:author="Della Faille Philippe" w:date="2019-08-09T13:27:00Z"/>
                <w:moveTo w:id="4708" w:author="Della Faille Philippe" w:date="2019-07-09T17:01:00Z"/>
                <w:rFonts w:ascii="Calibri" w:eastAsia="Times New Roman" w:hAnsi="Calibri" w:cs="Calibri"/>
                <w:color w:val="000000"/>
              </w:rPr>
            </w:pPr>
            <w:moveTo w:id="4709" w:author="Della Faille Philippe" w:date="2019-07-09T17:01:00Z">
              <w:del w:id="4710" w:author="Della Faille Philippe" w:date="2019-08-09T12:08:00Z">
                <w:r w:rsidRPr="00614D51" w:rsidDel="00381E4A">
                  <w:rPr>
                    <w:rFonts w:ascii="Calibri" w:eastAsia="Times New Roman" w:hAnsi="Calibri" w:cs="Calibri"/>
                    <w:color w:val="000000"/>
                  </w:rPr>
                  <w:delText>0x008A</w:delText>
                </w:r>
              </w:del>
            </w:moveTo>
          </w:p>
        </w:tc>
      </w:tr>
      <w:tr w:rsidR="00F536BB" w:rsidRPr="00614D51" w:rsidDel="00E27DD8" w14:paraId="1114CBD5" w14:textId="7B7FEBC4" w:rsidTr="00381E4A">
        <w:trPr>
          <w:trHeight w:val="288"/>
          <w:del w:id="4711" w:author="Della Faille Philippe" w:date="2019-08-09T13:27:00Z"/>
          <w:trPrChange w:id="4712"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713"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463F1B02" w14:textId="67545DB4" w:rsidR="00F536BB" w:rsidRPr="00614D51" w:rsidDel="00E27DD8" w:rsidRDefault="00F536BB" w:rsidP="00381E4A">
            <w:pPr>
              <w:spacing w:after="0"/>
              <w:jc w:val="left"/>
              <w:rPr>
                <w:del w:id="4714" w:author="Della Faille Philippe" w:date="2019-08-09T13:27:00Z"/>
                <w:moveTo w:id="471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716"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7DFBE42E" w14:textId="2A9BA8D2" w:rsidR="00F536BB" w:rsidRPr="00614D51" w:rsidDel="00E27DD8" w:rsidRDefault="00F536BB" w:rsidP="00381E4A">
            <w:pPr>
              <w:spacing w:after="0"/>
              <w:jc w:val="left"/>
              <w:rPr>
                <w:del w:id="4717" w:author="Della Faille Philippe" w:date="2019-08-09T13:27:00Z"/>
                <w:moveTo w:id="471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719"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36DAB5A" w14:textId="30A83F61" w:rsidR="00F536BB" w:rsidRPr="00614D51" w:rsidDel="00E27DD8" w:rsidRDefault="00F536BB" w:rsidP="00381E4A">
            <w:pPr>
              <w:spacing w:after="0"/>
              <w:jc w:val="center"/>
              <w:rPr>
                <w:del w:id="4720" w:author="Della Faille Philippe" w:date="2019-08-09T13:27:00Z"/>
                <w:moveTo w:id="4721" w:author="Della Faille Philippe" w:date="2019-07-09T17:01:00Z"/>
                <w:rFonts w:ascii="Calibri" w:eastAsia="Times New Roman" w:hAnsi="Calibri" w:cs="Calibri"/>
                <w:color w:val="000000"/>
              </w:rPr>
            </w:pPr>
            <w:moveTo w:id="4722" w:author="Della Faille Philippe" w:date="2019-07-09T17:01:00Z">
              <w:del w:id="4723" w:author="Della Faille Philippe" w:date="2019-08-09T12:08:00Z">
                <w:r w:rsidRPr="00614D51" w:rsidDel="00381E4A">
                  <w:rPr>
                    <w:rFonts w:ascii="Calibri" w:eastAsia="Times New Roman" w:hAnsi="Calibri" w:cs="Calibri"/>
                    <w:color w:val="000000"/>
                  </w:rPr>
                  <w:delText>75</w:delText>
                </w:r>
              </w:del>
            </w:moveTo>
          </w:p>
        </w:tc>
        <w:tc>
          <w:tcPr>
            <w:tcW w:w="2680" w:type="dxa"/>
            <w:tcBorders>
              <w:top w:val="nil"/>
              <w:left w:val="nil"/>
              <w:bottom w:val="nil"/>
              <w:right w:val="nil"/>
            </w:tcBorders>
            <w:shd w:val="clear" w:color="auto" w:fill="8DB3E2" w:themeFill="text2" w:themeFillTint="66"/>
            <w:noWrap/>
            <w:vAlign w:val="bottom"/>
            <w:tcPrChange w:id="4724"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6153723C" w14:textId="419443D4" w:rsidR="00F536BB" w:rsidRPr="00614D51" w:rsidDel="00E27DD8" w:rsidRDefault="00F536BB" w:rsidP="00381E4A">
            <w:pPr>
              <w:spacing w:after="0"/>
              <w:jc w:val="left"/>
              <w:rPr>
                <w:del w:id="4725" w:author="Della Faille Philippe" w:date="2019-08-09T13:27:00Z"/>
                <w:moveTo w:id="4726" w:author="Della Faille Philippe" w:date="2019-07-09T17:01:00Z"/>
                <w:rFonts w:ascii="Calibri" w:eastAsia="Times New Roman" w:hAnsi="Calibri" w:cs="Calibri"/>
                <w:color w:val="000000"/>
              </w:rPr>
            </w:pPr>
            <w:moveTo w:id="4727" w:author="Della Faille Philippe" w:date="2019-07-09T17:01:00Z">
              <w:del w:id="4728" w:author="Della Faille Philippe" w:date="2019-08-09T12:08:00Z">
                <w:r w:rsidRPr="00614D51" w:rsidDel="00381E4A">
                  <w:rPr>
                    <w:rFonts w:ascii="Calibri" w:eastAsia="Times New Roman" w:hAnsi="Calibri" w:cs="Calibri"/>
                    <w:color w:val="000000"/>
                  </w:rPr>
                  <w:delText>software reset</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729"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9526021" w14:textId="6FFB02D1" w:rsidR="00F536BB" w:rsidRPr="00614D51" w:rsidDel="00E27DD8" w:rsidRDefault="00F536BB" w:rsidP="00381E4A">
            <w:pPr>
              <w:spacing w:after="0"/>
              <w:jc w:val="center"/>
              <w:rPr>
                <w:del w:id="4730" w:author="Della Faille Philippe" w:date="2019-08-09T13:27:00Z"/>
                <w:moveTo w:id="4731" w:author="Della Faille Philippe" w:date="2019-07-09T17:01:00Z"/>
                <w:rFonts w:ascii="Calibri" w:eastAsia="Times New Roman" w:hAnsi="Calibri" w:cs="Calibri"/>
                <w:color w:val="000000"/>
              </w:rPr>
            </w:pPr>
            <w:moveTo w:id="4732" w:author="Della Faille Philippe" w:date="2019-07-09T17:01:00Z">
              <w:del w:id="4733"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734"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483EC740" w14:textId="0BA7EDDC" w:rsidR="00F536BB" w:rsidRPr="00614D51" w:rsidDel="00E27DD8" w:rsidRDefault="00F536BB" w:rsidP="00381E4A">
            <w:pPr>
              <w:spacing w:after="0"/>
              <w:jc w:val="center"/>
              <w:rPr>
                <w:del w:id="4735" w:author="Della Faille Philippe" w:date="2019-08-09T13:27:00Z"/>
                <w:moveTo w:id="4736" w:author="Della Faille Philippe" w:date="2019-07-09T17:01:00Z"/>
                <w:rFonts w:ascii="Calibri" w:eastAsia="Times New Roman" w:hAnsi="Calibri" w:cs="Calibri"/>
                <w:color w:val="000000"/>
              </w:rPr>
            </w:pPr>
            <w:moveTo w:id="4737" w:author="Della Faille Philippe" w:date="2019-07-09T17:01:00Z">
              <w:del w:id="4738"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739"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2B6EC65B" w14:textId="445CD3FC" w:rsidR="00F536BB" w:rsidRPr="00614D51" w:rsidDel="00E27DD8" w:rsidRDefault="00F536BB" w:rsidP="00381E4A">
            <w:pPr>
              <w:spacing w:after="0"/>
              <w:jc w:val="center"/>
              <w:rPr>
                <w:del w:id="4740" w:author="Della Faille Philippe" w:date="2019-08-09T13:27:00Z"/>
                <w:moveTo w:id="4741" w:author="Della Faille Philippe" w:date="2019-07-09T17:01:00Z"/>
                <w:rFonts w:ascii="Calibri" w:eastAsia="Times New Roman" w:hAnsi="Calibri" w:cs="Calibri"/>
                <w:color w:val="000000"/>
              </w:rPr>
            </w:pPr>
            <w:moveTo w:id="4742" w:author="Della Faille Philippe" w:date="2019-07-09T17:01:00Z">
              <w:del w:id="4743"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744"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53BC5E4F" w14:textId="383D33D4" w:rsidR="00F536BB" w:rsidRPr="00614D51" w:rsidDel="00E27DD8" w:rsidRDefault="00F536BB" w:rsidP="00381E4A">
            <w:pPr>
              <w:spacing w:after="0"/>
              <w:jc w:val="center"/>
              <w:rPr>
                <w:del w:id="4745" w:author="Della Faille Philippe" w:date="2019-08-09T13:27:00Z"/>
                <w:moveTo w:id="4746" w:author="Della Faille Philippe" w:date="2019-07-09T17:01:00Z"/>
                <w:rFonts w:ascii="Calibri" w:eastAsia="Times New Roman" w:hAnsi="Calibri" w:cs="Calibri"/>
                <w:color w:val="000000"/>
              </w:rPr>
            </w:pPr>
            <w:moveTo w:id="4747" w:author="Della Faille Philippe" w:date="2019-07-09T17:01:00Z">
              <w:del w:id="4748" w:author="Della Faille Philippe" w:date="2019-08-09T12:08:00Z">
                <w:r w:rsidRPr="00614D51" w:rsidDel="00381E4A">
                  <w:rPr>
                    <w:rFonts w:ascii="Calibri" w:eastAsia="Times New Roman" w:hAnsi="Calibri" w:cs="Calibri"/>
                    <w:color w:val="000000"/>
                  </w:rPr>
                  <w:delText>139</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749"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7C7AE0F3" w14:textId="1EFA1838" w:rsidR="00F536BB" w:rsidRPr="00614D51" w:rsidDel="00E27DD8" w:rsidRDefault="00F536BB" w:rsidP="00381E4A">
            <w:pPr>
              <w:spacing w:after="0"/>
              <w:jc w:val="center"/>
              <w:rPr>
                <w:del w:id="4750" w:author="Della Faille Philippe" w:date="2019-08-09T13:27:00Z"/>
                <w:moveTo w:id="4751" w:author="Della Faille Philippe" w:date="2019-07-09T17:01:00Z"/>
                <w:rFonts w:ascii="Calibri" w:eastAsia="Times New Roman" w:hAnsi="Calibri" w:cs="Calibri"/>
                <w:color w:val="000000"/>
              </w:rPr>
            </w:pPr>
            <w:moveTo w:id="4752" w:author="Della Faille Philippe" w:date="2019-07-09T17:01:00Z">
              <w:del w:id="4753" w:author="Della Faille Philippe" w:date="2019-08-09T12:08:00Z">
                <w:r w:rsidRPr="00614D51" w:rsidDel="00381E4A">
                  <w:rPr>
                    <w:rFonts w:ascii="Calibri" w:eastAsia="Times New Roman" w:hAnsi="Calibri" w:cs="Calibri"/>
                    <w:color w:val="000000"/>
                  </w:rPr>
                  <w:delText>0x008B</w:delText>
                </w:r>
              </w:del>
            </w:moveTo>
          </w:p>
        </w:tc>
      </w:tr>
      <w:tr w:rsidR="00F536BB" w:rsidRPr="00614D51" w:rsidDel="00E27DD8" w14:paraId="2C7DFE64" w14:textId="5555E022" w:rsidTr="00381E4A">
        <w:trPr>
          <w:trHeight w:val="288"/>
          <w:del w:id="4754" w:author="Della Faille Philippe" w:date="2019-08-09T13:27:00Z"/>
          <w:trPrChange w:id="4755"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756"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65DC601A" w14:textId="7584ACB8" w:rsidR="00F536BB" w:rsidRPr="00614D51" w:rsidDel="00E27DD8" w:rsidRDefault="00F536BB" w:rsidP="00381E4A">
            <w:pPr>
              <w:spacing w:after="0"/>
              <w:jc w:val="left"/>
              <w:rPr>
                <w:del w:id="4757" w:author="Della Faille Philippe" w:date="2019-08-09T13:27:00Z"/>
                <w:moveTo w:id="475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759"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525FA85A" w14:textId="7DE30C0C" w:rsidR="00F536BB" w:rsidRPr="00614D51" w:rsidDel="00E27DD8" w:rsidRDefault="00F536BB" w:rsidP="00381E4A">
            <w:pPr>
              <w:spacing w:after="0"/>
              <w:jc w:val="left"/>
              <w:rPr>
                <w:del w:id="4760" w:author="Della Faille Philippe" w:date="2019-08-09T13:27:00Z"/>
                <w:moveTo w:id="476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76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3ACA558B" w14:textId="0A521648" w:rsidR="00F536BB" w:rsidRPr="00614D51" w:rsidDel="00E27DD8" w:rsidRDefault="00F536BB" w:rsidP="00381E4A">
            <w:pPr>
              <w:spacing w:after="0"/>
              <w:jc w:val="center"/>
              <w:rPr>
                <w:del w:id="4763" w:author="Della Faille Philippe" w:date="2019-08-09T13:27:00Z"/>
                <w:moveTo w:id="4764" w:author="Della Faille Philippe" w:date="2019-07-09T17:01:00Z"/>
                <w:rFonts w:ascii="Calibri" w:eastAsia="Times New Roman" w:hAnsi="Calibri" w:cs="Calibri"/>
                <w:color w:val="000000"/>
              </w:rPr>
            </w:pPr>
            <w:moveTo w:id="4765" w:author="Della Faille Philippe" w:date="2019-07-09T17:01:00Z">
              <w:del w:id="4766" w:author="Della Faille Philippe" w:date="2019-08-09T12:08:00Z">
                <w:r w:rsidRPr="00614D51" w:rsidDel="00381E4A">
                  <w:rPr>
                    <w:rFonts w:ascii="Calibri" w:eastAsia="Times New Roman" w:hAnsi="Calibri" w:cs="Calibri"/>
                    <w:color w:val="000000"/>
                  </w:rPr>
                  <w:delText>76</w:delText>
                </w:r>
              </w:del>
            </w:moveTo>
          </w:p>
        </w:tc>
        <w:tc>
          <w:tcPr>
            <w:tcW w:w="2680" w:type="dxa"/>
            <w:tcBorders>
              <w:top w:val="nil"/>
              <w:left w:val="nil"/>
              <w:bottom w:val="nil"/>
              <w:right w:val="nil"/>
            </w:tcBorders>
            <w:shd w:val="clear" w:color="auto" w:fill="8DB3E2" w:themeFill="text2" w:themeFillTint="66"/>
            <w:noWrap/>
            <w:vAlign w:val="bottom"/>
            <w:tcPrChange w:id="4767"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7F408EF5" w14:textId="0A2D8D9E" w:rsidR="00F536BB" w:rsidRPr="00614D51" w:rsidDel="00E27DD8" w:rsidRDefault="00F536BB" w:rsidP="00381E4A">
            <w:pPr>
              <w:spacing w:after="0"/>
              <w:jc w:val="left"/>
              <w:rPr>
                <w:del w:id="4768" w:author="Della Faille Philippe" w:date="2019-08-09T13:27:00Z"/>
                <w:moveTo w:id="4769" w:author="Della Faille Philippe" w:date="2019-07-09T17:01:00Z"/>
                <w:rFonts w:ascii="Calibri" w:eastAsia="Times New Roman" w:hAnsi="Calibri" w:cs="Calibri"/>
                <w:color w:val="000000"/>
              </w:rPr>
            </w:pPr>
            <w:moveTo w:id="4770" w:author="Della Faille Philippe" w:date="2019-07-09T17:01:00Z">
              <w:del w:id="4771" w:author="Della Faille Philippe" w:date="2019-08-09T12:08:00Z">
                <w:r w:rsidRPr="00614D51" w:rsidDel="00381E4A">
                  <w:rPr>
                    <w:rFonts w:ascii="Calibri" w:eastAsia="Times New Roman" w:hAnsi="Calibri" w:cs="Calibri"/>
                    <w:color w:val="000000"/>
                  </w:rPr>
                  <w:delText>watchdog reset</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77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AB9488F" w14:textId="109EA87D" w:rsidR="00F536BB" w:rsidRPr="00614D51" w:rsidDel="00E27DD8" w:rsidRDefault="00F536BB" w:rsidP="00381E4A">
            <w:pPr>
              <w:spacing w:after="0"/>
              <w:jc w:val="center"/>
              <w:rPr>
                <w:del w:id="4773" w:author="Della Faille Philippe" w:date="2019-08-09T13:27:00Z"/>
                <w:moveTo w:id="4774" w:author="Della Faille Philippe" w:date="2019-07-09T17:01:00Z"/>
                <w:rFonts w:ascii="Calibri" w:eastAsia="Times New Roman" w:hAnsi="Calibri" w:cs="Calibri"/>
                <w:color w:val="000000"/>
              </w:rPr>
            </w:pPr>
            <w:moveTo w:id="4775" w:author="Della Faille Philippe" w:date="2019-07-09T17:01:00Z">
              <w:del w:id="4776" w:author="Della Faille Philippe" w:date="2019-08-09T12:08:00Z">
                <w:r w:rsidRPr="00614D51" w:rsidDel="00381E4A">
                  <w:rPr>
                    <w:rFonts w:ascii="Calibri" w:eastAsia="Times New Roman" w:hAnsi="Calibri" w:cs="Calibri"/>
                    <w:color w:val="000000"/>
                  </w:rPr>
                  <w:delText> </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777"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61218404" w14:textId="31B27ED4" w:rsidR="00F536BB" w:rsidRPr="00614D51" w:rsidDel="00E27DD8" w:rsidRDefault="00F536BB" w:rsidP="00381E4A">
            <w:pPr>
              <w:spacing w:after="0"/>
              <w:jc w:val="center"/>
              <w:rPr>
                <w:del w:id="4778" w:author="Della Faille Philippe" w:date="2019-08-09T13:27:00Z"/>
                <w:moveTo w:id="4779" w:author="Della Faille Philippe" w:date="2019-07-09T17:01:00Z"/>
                <w:rFonts w:ascii="Calibri" w:eastAsia="Times New Roman" w:hAnsi="Calibri" w:cs="Calibri"/>
                <w:color w:val="000000"/>
              </w:rPr>
            </w:pPr>
            <w:moveTo w:id="4780" w:author="Della Faille Philippe" w:date="2019-07-09T17:01:00Z">
              <w:del w:id="4781" w:author="Della Faille Philippe" w:date="2019-08-09T12:08:00Z">
                <w:r w:rsidRPr="00614D51" w:rsidDel="00381E4A">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782"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5DD28723" w14:textId="27B8666E" w:rsidR="00F536BB" w:rsidRPr="00614D51" w:rsidDel="00E27DD8" w:rsidRDefault="00F536BB" w:rsidP="00381E4A">
            <w:pPr>
              <w:spacing w:after="0"/>
              <w:jc w:val="center"/>
              <w:rPr>
                <w:del w:id="4783" w:author="Della Faille Philippe" w:date="2019-08-09T13:27:00Z"/>
                <w:moveTo w:id="4784" w:author="Della Faille Philippe" w:date="2019-07-09T17:01:00Z"/>
                <w:rFonts w:ascii="Calibri" w:eastAsia="Times New Roman" w:hAnsi="Calibri" w:cs="Calibri"/>
                <w:color w:val="000000"/>
              </w:rPr>
            </w:pPr>
            <w:moveTo w:id="4785" w:author="Della Faille Philippe" w:date="2019-07-09T17:01:00Z">
              <w:del w:id="4786" w:author="Della Faille Philippe" w:date="2019-08-09T12:08:00Z">
                <w:r w:rsidRPr="00614D51" w:rsidDel="00381E4A">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787"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709722F4" w14:textId="683E5483" w:rsidR="00F536BB" w:rsidRPr="00614D51" w:rsidDel="00E27DD8" w:rsidRDefault="00F536BB" w:rsidP="00381E4A">
            <w:pPr>
              <w:spacing w:after="0"/>
              <w:jc w:val="center"/>
              <w:rPr>
                <w:del w:id="4788" w:author="Della Faille Philippe" w:date="2019-08-09T13:27:00Z"/>
                <w:moveTo w:id="4789" w:author="Della Faille Philippe" w:date="2019-07-09T17:01:00Z"/>
                <w:rFonts w:ascii="Calibri" w:eastAsia="Times New Roman" w:hAnsi="Calibri" w:cs="Calibri"/>
                <w:color w:val="000000"/>
              </w:rPr>
            </w:pPr>
            <w:moveTo w:id="4790" w:author="Della Faille Philippe" w:date="2019-07-09T17:01:00Z">
              <w:del w:id="4791" w:author="Della Faille Philippe" w:date="2019-08-09T12:08:00Z">
                <w:r w:rsidRPr="00614D51" w:rsidDel="00381E4A">
                  <w:rPr>
                    <w:rFonts w:ascii="Calibri" w:eastAsia="Times New Roman" w:hAnsi="Calibri" w:cs="Calibri"/>
                    <w:color w:val="000000"/>
                  </w:rPr>
                  <w:delText>140</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792"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7124D14A" w14:textId="3A3D1B87" w:rsidR="00F536BB" w:rsidRPr="00614D51" w:rsidDel="00E27DD8" w:rsidRDefault="00F536BB" w:rsidP="00381E4A">
            <w:pPr>
              <w:spacing w:after="0"/>
              <w:jc w:val="center"/>
              <w:rPr>
                <w:del w:id="4793" w:author="Della Faille Philippe" w:date="2019-08-09T13:27:00Z"/>
                <w:moveTo w:id="4794" w:author="Della Faille Philippe" w:date="2019-07-09T17:01:00Z"/>
                <w:rFonts w:ascii="Calibri" w:eastAsia="Times New Roman" w:hAnsi="Calibri" w:cs="Calibri"/>
                <w:color w:val="000000"/>
              </w:rPr>
            </w:pPr>
            <w:moveTo w:id="4795" w:author="Della Faille Philippe" w:date="2019-07-09T17:01:00Z">
              <w:del w:id="4796" w:author="Della Faille Philippe" w:date="2019-08-09T12:08:00Z">
                <w:r w:rsidRPr="00614D51" w:rsidDel="00381E4A">
                  <w:rPr>
                    <w:rFonts w:ascii="Calibri" w:eastAsia="Times New Roman" w:hAnsi="Calibri" w:cs="Calibri"/>
                    <w:color w:val="000000"/>
                  </w:rPr>
                  <w:delText>0x008C</w:delText>
                </w:r>
              </w:del>
            </w:moveTo>
          </w:p>
        </w:tc>
      </w:tr>
      <w:tr w:rsidR="00F536BB" w:rsidRPr="00614D51" w:rsidDel="00E27DD8" w14:paraId="6E214B2B" w14:textId="1855E63A" w:rsidTr="00381E4A">
        <w:trPr>
          <w:trHeight w:val="288"/>
          <w:del w:id="4797" w:author="Della Faille Philippe" w:date="2019-08-09T13:27:00Z"/>
          <w:trPrChange w:id="4798"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799"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78951B91" w14:textId="5A846D3D" w:rsidR="00F536BB" w:rsidRPr="00614D51" w:rsidDel="00E27DD8" w:rsidRDefault="00F536BB" w:rsidP="00381E4A">
            <w:pPr>
              <w:spacing w:after="0"/>
              <w:jc w:val="left"/>
              <w:rPr>
                <w:del w:id="4800" w:author="Della Faille Philippe" w:date="2019-08-09T13:27:00Z"/>
                <w:moveTo w:id="480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802"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0B4F7055" w14:textId="255FA4CA" w:rsidR="00F536BB" w:rsidRPr="00614D51" w:rsidDel="00E27DD8" w:rsidRDefault="00F536BB" w:rsidP="00381E4A">
            <w:pPr>
              <w:spacing w:after="0"/>
              <w:jc w:val="left"/>
              <w:rPr>
                <w:del w:id="4803" w:author="Della Faille Philippe" w:date="2019-08-09T13:27:00Z"/>
                <w:moveTo w:id="480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80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1951AAA" w14:textId="614194E0" w:rsidR="00F536BB" w:rsidRPr="00614D51" w:rsidDel="00E27DD8" w:rsidRDefault="00F536BB" w:rsidP="00381E4A">
            <w:pPr>
              <w:spacing w:after="0"/>
              <w:jc w:val="center"/>
              <w:rPr>
                <w:del w:id="4806" w:author="Della Faille Philippe" w:date="2019-08-09T13:27:00Z"/>
                <w:moveTo w:id="4807" w:author="Della Faille Philippe" w:date="2019-07-09T17:01:00Z"/>
                <w:rFonts w:ascii="Calibri" w:eastAsia="Times New Roman" w:hAnsi="Calibri" w:cs="Calibri"/>
                <w:color w:val="000000"/>
              </w:rPr>
            </w:pPr>
            <w:moveTo w:id="4808" w:author="Della Faille Philippe" w:date="2019-07-09T17:01:00Z">
              <w:del w:id="4809" w:author="Della Faille Philippe" w:date="2019-08-09T12:08:00Z">
                <w:r w:rsidRPr="00614D51" w:rsidDel="00381E4A">
                  <w:rPr>
                    <w:rFonts w:ascii="Calibri" w:eastAsia="Times New Roman" w:hAnsi="Calibri" w:cs="Calibri"/>
                    <w:color w:val="000000"/>
                  </w:rPr>
                  <w:delText>77</w:delText>
                </w:r>
              </w:del>
            </w:moveTo>
          </w:p>
        </w:tc>
        <w:tc>
          <w:tcPr>
            <w:tcW w:w="2680" w:type="dxa"/>
            <w:tcBorders>
              <w:top w:val="nil"/>
              <w:left w:val="nil"/>
              <w:bottom w:val="nil"/>
              <w:right w:val="nil"/>
            </w:tcBorders>
            <w:shd w:val="clear" w:color="auto" w:fill="8DB3E2" w:themeFill="text2" w:themeFillTint="66"/>
            <w:noWrap/>
            <w:vAlign w:val="bottom"/>
            <w:tcPrChange w:id="4810"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502C9E8F" w14:textId="2BF937C2" w:rsidR="00F536BB" w:rsidRPr="00614D51" w:rsidDel="00E27DD8" w:rsidRDefault="00F536BB" w:rsidP="00381E4A">
            <w:pPr>
              <w:spacing w:after="0"/>
              <w:jc w:val="left"/>
              <w:rPr>
                <w:del w:id="4811" w:author="Della Faille Philippe" w:date="2019-08-09T13:27:00Z"/>
                <w:moveTo w:id="4812" w:author="Della Faille Philippe" w:date="2019-07-09T17:01:00Z"/>
                <w:rFonts w:ascii="Calibri" w:eastAsia="Times New Roman" w:hAnsi="Calibri" w:cs="Calibri"/>
                <w:color w:val="000000"/>
              </w:rPr>
            </w:pPr>
            <w:moveTo w:id="4813" w:author="Della Faille Philippe" w:date="2019-07-09T17:01:00Z">
              <w:del w:id="4814" w:author="Della Faille Philippe" w:date="2019-08-09T12:08:00Z">
                <w:r w:rsidRPr="00614D51" w:rsidDel="00381E4A">
                  <w:rPr>
                    <w:rFonts w:ascii="Calibri" w:eastAsia="Times New Roman" w:hAnsi="Calibri" w:cs="Calibri"/>
                    <w:color w:val="000000"/>
                  </w:rPr>
                  <w:delText>Sanity current open P1</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81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ACBB3A2" w14:textId="12DCD3EA" w:rsidR="00F536BB" w:rsidRPr="00614D51" w:rsidDel="00E27DD8" w:rsidRDefault="00F536BB" w:rsidP="00381E4A">
            <w:pPr>
              <w:spacing w:after="0"/>
              <w:jc w:val="center"/>
              <w:rPr>
                <w:del w:id="4816" w:author="Della Faille Philippe" w:date="2019-08-09T13:27:00Z"/>
                <w:moveTo w:id="4817" w:author="Della Faille Philippe" w:date="2019-07-09T17:01:00Z"/>
                <w:rFonts w:ascii="Calibri" w:eastAsia="Times New Roman" w:hAnsi="Calibri" w:cs="Calibri"/>
                <w:color w:val="000000"/>
              </w:rPr>
            </w:pPr>
            <w:moveTo w:id="4818" w:author="Della Faille Philippe" w:date="2019-07-09T17:01:00Z">
              <w:del w:id="4819"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820"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3B7316E" w14:textId="3CBA6198" w:rsidR="00F536BB" w:rsidRPr="00614D51" w:rsidDel="00E27DD8" w:rsidRDefault="00F536BB" w:rsidP="00381E4A">
            <w:pPr>
              <w:spacing w:after="0"/>
              <w:jc w:val="center"/>
              <w:rPr>
                <w:del w:id="4821" w:author="Della Faille Philippe" w:date="2019-08-09T13:27:00Z"/>
                <w:moveTo w:id="4822" w:author="Della Faille Philippe" w:date="2019-07-09T17:01:00Z"/>
                <w:rFonts w:ascii="Calibri" w:eastAsia="Times New Roman" w:hAnsi="Calibri" w:cs="Calibri"/>
                <w:color w:val="000000"/>
              </w:rPr>
            </w:pPr>
            <w:moveTo w:id="4823" w:author="Della Faille Philippe" w:date="2019-07-09T17:01:00Z">
              <w:del w:id="4824"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825"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35F03229" w14:textId="553ED6CA" w:rsidR="00F536BB" w:rsidRPr="00614D51" w:rsidDel="00E27DD8" w:rsidRDefault="00F536BB" w:rsidP="00381E4A">
            <w:pPr>
              <w:spacing w:after="0"/>
              <w:jc w:val="center"/>
              <w:rPr>
                <w:del w:id="4826" w:author="Della Faille Philippe" w:date="2019-08-09T13:27:00Z"/>
                <w:moveTo w:id="4827" w:author="Della Faille Philippe" w:date="2019-07-09T17:01:00Z"/>
                <w:rFonts w:ascii="Calibri" w:eastAsia="Times New Roman" w:hAnsi="Calibri" w:cs="Calibri"/>
                <w:color w:val="000000"/>
              </w:rPr>
            </w:pPr>
            <w:moveTo w:id="4828" w:author="Della Faille Philippe" w:date="2019-07-09T17:01:00Z">
              <w:del w:id="4829"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830"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5AC129A2" w14:textId="66C2E3AA" w:rsidR="00F536BB" w:rsidRPr="00614D51" w:rsidDel="00E27DD8" w:rsidRDefault="00F536BB" w:rsidP="00381E4A">
            <w:pPr>
              <w:spacing w:after="0"/>
              <w:jc w:val="center"/>
              <w:rPr>
                <w:del w:id="4831" w:author="Della Faille Philippe" w:date="2019-08-09T13:27:00Z"/>
                <w:moveTo w:id="4832" w:author="Della Faille Philippe" w:date="2019-07-09T17:01:00Z"/>
                <w:rFonts w:ascii="Calibri" w:eastAsia="Times New Roman" w:hAnsi="Calibri" w:cs="Calibri"/>
                <w:color w:val="000000"/>
              </w:rPr>
            </w:pPr>
            <w:moveTo w:id="4833" w:author="Della Faille Philippe" w:date="2019-07-09T17:01:00Z">
              <w:del w:id="4834" w:author="Della Faille Philippe" w:date="2019-08-09T12:08:00Z">
                <w:r w:rsidRPr="00614D51" w:rsidDel="00381E4A">
                  <w:rPr>
                    <w:rFonts w:ascii="Calibri" w:eastAsia="Times New Roman" w:hAnsi="Calibri" w:cs="Calibri"/>
                    <w:color w:val="000000"/>
                  </w:rPr>
                  <w:delText>141</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835"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3F67046B" w14:textId="5DA4DA41" w:rsidR="00F536BB" w:rsidRPr="00614D51" w:rsidDel="00E27DD8" w:rsidRDefault="00F536BB" w:rsidP="00381E4A">
            <w:pPr>
              <w:spacing w:after="0"/>
              <w:jc w:val="center"/>
              <w:rPr>
                <w:del w:id="4836" w:author="Della Faille Philippe" w:date="2019-08-09T13:27:00Z"/>
                <w:moveTo w:id="4837" w:author="Della Faille Philippe" w:date="2019-07-09T17:01:00Z"/>
                <w:rFonts w:ascii="Calibri" w:eastAsia="Times New Roman" w:hAnsi="Calibri" w:cs="Calibri"/>
                <w:color w:val="000000"/>
              </w:rPr>
            </w:pPr>
            <w:moveTo w:id="4838" w:author="Della Faille Philippe" w:date="2019-07-09T17:01:00Z">
              <w:del w:id="4839" w:author="Della Faille Philippe" w:date="2019-08-09T12:08:00Z">
                <w:r w:rsidRPr="00614D51" w:rsidDel="00381E4A">
                  <w:rPr>
                    <w:rFonts w:ascii="Calibri" w:eastAsia="Times New Roman" w:hAnsi="Calibri" w:cs="Calibri"/>
                    <w:color w:val="000000"/>
                  </w:rPr>
                  <w:delText>0x008D</w:delText>
                </w:r>
              </w:del>
            </w:moveTo>
          </w:p>
        </w:tc>
      </w:tr>
      <w:tr w:rsidR="00F536BB" w:rsidRPr="00614D51" w:rsidDel="00E27DD8" w14:paraId="2ECB128A" w14:textId="1BF189C7" w:rsidTr="00381E4A">
        <w:trPr>
          <w:trHeight w:val="288"/>
          <w:del w:id="4840" w:author="Della Faille Philippe" w:date="2019-08-09T13:27:00Z"/>
          <w:trPrChange w:id="4841"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842"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0E4DA9B5" w14:textId="326E0727" w:rsidR="00F536BB" w:rsidRPr="00614D51" w:rsidDel="00E27DD8" w:rsidRDefault="00F536BB" w:rsidP="00381E4A">
            <w:pPr>
              <w:spacing w:after="0"/>
              <w:jc w:val="left"/>
              <w:rPr>
                <w:del w:id="4843" w:author="Della Faille Philippe" w:date="2019-08-09T13:27:00Z"/>
                <w:moveTo w:id="484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845"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54744C9C" w14:textId="421532F8" w:rsidR="00F536BB" w:rsidRPr="00614D51" w:rsidDel="00E27DD8" w:rsidRDefault="00F536BB" w:rsidP="00381E4A">
            <w:pPr>
              <w:spacing w:after="0"/>
              <w:jc w:val="left"/>
              <w:rPr>
                <w:del w:id="4846" w:author="Della Faille Philippe" w:date="2019-08-09T13:27:00Z"/>
                <w:moveTo w:id="484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848"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CABDDEF" w14:textId="425118BA" w:rsidR="00F536BB" w:rsidRPr="00614D51" w:rsidDel="00E27DD8" w:rsidRDefault="00F536BB" w:rsidP="00381E4A">
            <w:pPr>
              <w:spacing w:after="0"/>
              <w:jc w:val="center"/>
              <w:rPr>
                <w:del w:id="4849" w:author="Della Faille Philippe" w:date="2019-08-09T13:27:00Z"/>
                <w:moveTo w:id="4850" w:author="Della Faille Philippe" w:date="2019-07-09T17:01:00Z"/>
                <w:rFonts w:ascii="Calibri" w:eastAsia="Times New Roman" w:hAnsi="Calibri" w:cs="Calibri"/>
                <w:color w:val="000000"/>
              </w:rPr>
            </w:pPr>
            <w:moveTo w:id="4851" w:author="Della Faille Philippe" w:date="2019-07-09T17:01:00Z">
              <w:del w:id="4852" w:author="Della Faille Philippe" w:date="2019-08-09T12:08:00Z">
                <w:r w:rsidRPr="00614D51" w:rsidDel="00381E4A">
                  <w:rPr>
                    <w:rFonts w:ascii="Calibri" w:eastAsia="Times New Roman" w:hAnsi="Calibri" w:cs="Calibri"/>
                    <w:color w:val="000000"/>
                  </w:rPr>
                  <w:delText>78</w:delText>
                </w:r>
              </w:del>
            </w:moveTo>
          </w:p>
        </w:tc>
        <w:tc>
          <w:tcPr>
            <w:tcW w:w="2680" w:type="dxa"/>
            <w:tcBorders>
              <w:top w:val="nil"/>
              <w:left w:val="nil"/>
              <w:bottom w:val="nil"/>
              <w:right w:val="nil"/>
            </w:tcBorders>
            <w:shd w:val="clear" w:color="auto" w:fill="8DB3E2" w:themeFill="text2" w:themeFillTint="66"/>
            <w:noWrap/>
            <w:vAlign w:val="bottom"/>
            <w:tcPrChange w:id="4853"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386DC476" w14:textId="3C2E8019" w:rsidR="00F536BB" w:rsidRPr="00614D51" w:rsidDel="00E27DD8" w:rsidRDefault="00F536BB" w:rsidP="00381E4A">
            <w:pPr>
              <w:spacing w:after="0"/>
              <w:jc w:val="left"/>
              <w:rPr>
                <w:del w:id="4854" w:author="Della Faille Philippe" w:date="2019-08-09T13:27:00Z"/>
                <w:moveTo w:id="4855" w:author="Della Faille Philippe" w:date="2019-07-09T17:01:00Z"/>
                <w:rFonts w:ascii="Calibri" w:eastAsia="Times New Roman" w:hAnsi="Calibri" w:cs="Calibri"/>
                <w:color w:val="000000"/>
              </w:rPr>
            </w:pPr>
            <w:moveTo w:id="4856" w:author="Della Faille Philippe" w:date="2019-07-09T17:01:00Z">
              <w:del w:id="4857" w:author="Della Faille Philippe" w:date="2019-08-09T12:08:00Z">
                <w:r w:rsidRPr="00614D51" w:rsidDel="00381E4A">
                  <w:rPr>
                    <w:rFonts w:ascii="Calibri" w:eastAsia="Times New Roman" w:hAnsi="Calibri" w:cs="Calibri"/>
                    <w:color w:val="000000"/>
                  </w:rPr>
                  <w:delText>Sanity current open P2</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858"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616A3E7" w14:textId="5EF50178" w:rsidR="00F536BB" w:rsidRPr="00614D51" w:rsidDel="00E27DD8" w:rsidRDefault="00F536BB" w:rsidP="00381E4A">
            <w:pPr>
              <w:spacing w:after="0"/>
              <w:jc w:val="center"/>
              <w:rPr>
                <w:del w:id="4859" w:author="Della Faille Philippe" w:date="2019-08-09T13:27:00Z"/>
                <w:moveTo w:id="4860" w:author="Della Faille Philippe" w:date="2019-07-09T17:01:00Z"/>
                <w:rFonts w:ascii="Calibri" w:eastAsia="Times New Roman" w:hAnsi="Calibri" w:cs="Calibri"/>
                <w:color w:val="000000"/>
              </w:rPr>
            </w:pPr>
            <w:moveTo w:id="4861" w:author="Della Faille Philippe" w:date="2019-07-09T17:01:00Z">
              <w:del w:id="4862"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863"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0D9AC83C" w14:textId="78462FE2" w:rsidR="00F536BB" w:rsidRPr="00614D51" w:rsidDel="00E27DD8" w:rsidRDefault="00F536BB" w:rsidP="00381E4A">
            <w:pPr>
              <w:spacing w:after="0"/>
              <w:jc w:val="center"/>
              <w:rPr>
                <w:del w:id="4864" w:author="Della Faille Philippe" w:date="2019-08-09T13:27:00Z"/>
                <w:moveTo w:id="4865" w:author="Della Faille Philippe" w:date="2019-07-09T17:01:00Z"/>
                <w:rFonts w:ascii="Calibri" w:eastAsia="Times New Roman" w:hAnsi="Calibri" w:cs="Calibri"/>
                <w:color w:val="000000"/>
              </w:rPr>
            </w:pPr>
            <w:moveTo w:id="4866" w:author="Della Faille Philippe" w:date="2019-07-09T17:01:00Z">
              <w:del w:id="4867"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868"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06006E2E" w14:textId="37A7E265" w:rsidR="00F536BB" w:rsidRPr="00614D51" w:rsidDel="00E27DD8" w:rsidRDefault="00F536BB" w:rsidP="00381E4A">
            <w:pPr>
              <w:spacing w:after="0"/>
              <w:jc w:val="center"/>
              <w:rPr>
                <w:del w:id="4869" w:author="Della Faille Philippe" w:date="2019-08-09T13:27:00Z"/>
                <w:moveTo w:id="4870" w:author="Della Faille Philippe" w:date="2019-07-09T17:01:00Z"/>
                <w:rFonts w:ascii="Calibri" w:eastAsia="Times New Roman" w:hAnsi="Calibri" w:cs="Calibri"/>
                <w:color w:val="000000"/>
              </w:rPr>
            </w:pPr>
            <w:moveTo w:id="4871" w:author="Della Faille Philippe" w:date="2019-07-09T17:01:00Z">
              <w:del w:id="4872"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873"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598FA005" w14:textId="3EA508BE" w:rsidR="00F536BB" w:rsidRPr="00614D51" w:rsidDel="00E27DD8" w:rsidRDefault="00F536BB" w:rsidP="00381E4A">
            <w:pPr>
              <w:spacing w:after="0"/>
              <w:jc w:val="center"/>
              <w:rPr>
                <w:del w:id="4874" w:author="Della Faille Philippe" w:date="2019-08-09T13:27:00Z"/>
                <w:moveTo w:id="4875" w:author="Della Faille Philippe" w:date="2019-07-09T17:01:00Z"/>
                <w:rFonts w:ascii="Calibri" w:eastAsia="Times New Roman" w:hAnsi="Calibri" w:cs="Calibri"/>
                <w:color w:val="000000"/>
              </w:rPr>
            </w:pPr>
            <w:moveTo w:id="4876" w:author="Della Faille Philippe" w:date="2019-07-09T17:01:00Z">
              <w:del w:id="4877" w:author="Della Faille Philippe" w:date="2019-08-09T12:08:00Z">
                <w:r w:rsidRPr="00614D51" w:rsidDel="00381E4A">
                  <w:rPr>
                    <w:rFonts w:ascii="Calibri" w:eastAsia="Times New Roman" w:hAnsi="Calibri" w:cs="Calibri"/>
                    <w:color w:val="000000"/>
                  </w:rPr>
                  <w:delText>143</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878"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75FABA54" w14:textId="5C4D48DF" w:rsidR="00F536BB" w:rsidRPr="00614D51" w:rsidDel="00E27DD8" w:rsidRDefault="00F536BB" w:rsidP="00381E4A">
            <w:pPr>
              <w:spacing w:after="0"/>
              <w:jc w:val="center"/>
              <w:rPr>
                <w:del w:id="4879" w:author="Della Faille Philippe" w:date="2019-08-09T13:27:00Z"/>
                <w:moveTo w:id="4880" w:author="Della Faille Philippe" w:date="2019-07-09T17:01:00Z"/>
                <w:rFonts w:ascii="Calibri" w:eastAsia="Times New Roman" w:hAnsi="Calibri" w:cs="Calibri"/>
                <w:color w:val="000000"/>
              </w:rPr>
            </w:pPr>
            <w:moveTo w:id="4881" w:author="Della Faille Philippe" w:date="2019-07-09T17:01:00Z">
              <w:del w:id="4882" w:author="Della Faille Philippe" w:date="2019-08-09T12:08:00Z">
                <w:r w:rsidRPr="00614D51" w:rsidDel="00381E4A">
                  <w:rPr>
                    <w:rFonts w:ascii="Calibri" w:eastAsia="Times New Roman" w:hAnsi="Calibri" w:cs="Calibri"/>
                    <w:color w:val="000000"/>
                  </w:rPr>
                  <w:delText>0x008F</w:delText>
                </w:r>
              </w:del>
            </w:moveTo>
          </w:p>
        </w:tc>
      </w:tr>
      <w:tr w:rsidR="00F536BB" w:rsidRPr="00614D51" w:rsidDel="00E27DD8" w14:paraId="6B5A88F6" w14:textId="0FD812A0" w:rsidTr="00381E4A">
        <w:trPr>
          <w:trHeight w:val="288"/>
          <w:del w:id="4883" w:author="Della Faille Philippe" w:date="2019-08-09T13:27:00Z"/>
          <w:trPrChange w:id="4884"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885"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3F9312DF" w14:textId="1C3F46F3" w:rsidR="00F536BB" w:rsidRPr="00614D51" w:rsidDel="00E27DD8" w:rsidRDefault="00F536BB" w:rsidP="00381E4A">
            <w:pPr>
              <w:spacing w:after="0"/>
              <w:jc w:val="left"/>
              <w:rPr>
                <w:del w:id="4886" w:author="Della Faille Philippe" w:date="2019-08-09T13:27:00Z"/>
                <w:moveTo w:id="488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888"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0847CD95" w14:textId="42919FD6" w:rsidR="00F536BB" w:rsidRPr="00614D51" w:rsidDel="00E27DD8" w:rsidRDefault="00F536BB" w:rsidP="00381E4A">
            <w:pPr>
              <w:spacing w:after="0"/>
              <w:jc w:val="left"/>
              <w:rPr>
                <w:del w:id="4889" w:author="Della Faille Philippe" w:date="2019-08-09T13:27:00Z"/>
                <w:moveTo w:id="489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891"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5A67511" w14:textId="67AD9A20" w:rsidR="00F536BB" w:rsidRPr="00614D51" w:rsidDel="00E27DD8" w:rsidRDefault="00F536BB" w:rsidP="00381E4A">
            <w:pPr>
              <w:spacing w:after="0"/>
              <w:jc w:val="center"/>
              <w:rPr>
                <w:del w:id="4892" w:author="Della Faille Philippe" w:date="2019-08-09T13:27:00Z"/>
                <w:moveTo w:id="4893" w:author="Della Faille Philippe" w:date="2019-07-09T17:01:00Z"/>
                <w:rFonts w:ascii="Calibri" w:eastAsia="Times New Roman" w:hAnsi="Calibri" w:cs="Calibri"/>
                <w:color w:val="000000"/>
              </w:rPr>
            </w:pPr>
            <w:moveTo w:id="4894" w:author="Della Faille Philippe" w:date="2019-07-09T17:01:00Z">
              <w:del w:id="4895" w:author="Della Faille Philippe" w:date="2019-08-09T12:08:00Z">
                <w:r w:rsidRPr="00614D51" w:rsidDel="00381E4A">
                  <w:rPr>
                    <w:rFonts w:ascii="Calibri" w:eastAsia="Times New Roman" w:hAnsi="Calibri" w:cs="Calibri"/>
                    <w:color w:val="000000"/>
                  </w:rPr>
                  <w:delText>79</w:delText>
                </w:r>
              </w:del>
            </w:moveTo>
          </w:p>
        </w:tc>
        <w:tc>
          <w:tcPr>
            <w:tcW w:w="2680" w:type="dxa"/>
            <w:tcBorders>
              <w:top w:val="nil"/>
              <w:left w:val="nil"/>
              <w:bottom w:val="nil"/>
              <w:right w:val="nil"/>
            </w:tcBorders>
            <w:shd w:val="clear" w:color="auto" w:fill="8DB3E2" w:themeFill="text2" w:themeFillTint="66"/>
            <w:noWrap/>
            <w:vAlign w:val="bottom"/>
            <w:tcPrChange w:id="4896"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1DE5DFE6" w14:textId="09FE9F1C" w:rsidR="00F536BB" w:rsidRPr="00614D51" w:rsidDel="00E27DD8" w:rsidRDefault="00F536BB" w:rsidP="00381E4A">
            <w:pPr>
              <w:spacing w:after="0"/>
              <w:jc w:val="left"/>
              <w:rPr>
                <w:del w:id="4897" w:author="Della Faille Philippe" w:date="2019-08-09T13:27:00Z"/>
                <w:moveTo w:id="4898" w:author="Della Faille Philippe" w:date="2019-07-09T17:01:00Z"/>
                <w:rFonts w:ascii="Calibri" w:eastAsia="Times New Roman" w:hAnsi="Calibri" w:cs="Calibri"/>
                <w:color w:val="000000"/>
              </w:rPr>
            </w:pPr>
            <w:moveTo w:id="4899" w:author="Della Faille Philippe" w:date="2019-07-09T17:01:00Z">
              <w:del w:id="4900" w:author="Della Faille Philippe" w:date="2019-08-09T12:08:00Z">
                <w:r w:rsidRPr="00614D51" w:rsidDel="00381E4A">
                  <w:rPr>
                    <w:rFonts w:ascii="Calibri" w:eastAsia="Times New Roman" w:hAnsi="Calibri" w:cs="Calibri"/>
                    <w:color w:val="000000"/>
                  </w:rPr>
                  <w:delText>Sanity current open P3</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901"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16CB426A" w14:textId="082AB4B7" w:rsidR="00F536BB" w:rsidRPr="00614D51" w:rsidDel="00E27DD8" w:rsidRDefault="00F536BB" w:rsidP="00381E4A">
            <w:pPr>
              <w:spacing w:after="0"/>
              <w:jc w:val="center"/>
              <w:rPr>
                <w:del w:id="4902" w:author="Della Faille Philippe" w:date="2019-08-09T13:27:00Z"/>
                <w:moveTo w:id="4903" w:author="Della Faille Philippe" w:date="2019-07-09T17:01:00Z"/>
                <w:rFonts w:ascii="Calibri" w:eastAsia="Times New Roman" w:hAnsi="Calibri" w:cs="Calibri"/>
                <w:color w:val="000000"/>
              </w:rPr>
            </w:pPr>
            <w:moveTo w:id="4904" w:author="Della Faille Philippe" w:date="2019-07-09T17:01:00Z">
              <w:del w:id="4905"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906"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0EBF9768" w14:textId="69638527" w:rsidR="00F536BB" w:rsidRPr="00614D51" w:rsidDel="00E27DD8" w:rsidRDefault="00F536BB" w:rsidP="00381E4A">
            <w:pPr>
              <w:spacing w:after="0"/>
              <w:jc w:val="center"/>
              <w:rPr>
                <w:del w:id="4907" w:author="Della Faille Philippe" w:date="2019-08-09T13:27:00Z"/>
                <w:moveTo w:id="4908" w:author="Della Faille Philippe" w:date="2019-07-09T17:01:00Z"/>
                <w:rFonts w:ascii="Calibri" w:eastAsia="Times New Roman" w:hAnsi="Calibri" w:cs="Calibri"/>
                <w:color w:val="000000"/>
              </w:rPr>
            </w:pPr>
            <w:moveTo w:id="4909" w:author="Della Faille Philippe" w:date="2019-07-09T17:01:00Z">
              <w:del w:id="4910"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911"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67201B6A" w14:textId="29F81D9C" w:rsidR="00F536BB" w:rsidRPr="00614D51" w:rsidDel="00E27DD8" w:rsidRDefault="00F536BB" w:rsidP="00381E4A">
            <w:pPr>
              <w:spacing w:after="0"/>
              <w:jc w:val="center"/>
              <w:rPr>
                <w:del w:id="4912" w:author="Della Faille Philippe" w:date="2019-08-09T13:27:00Z"/>
                <w:moveTo w:id="4913" w:author="Della Faille Philippe" w:date="2019-07-09T17:01:00Z"/>
                <w:rFonts w:ascii="Calibri" w:eastAsia="Times New Roman" w:hAnsi="Calibri" w:cs="Calibri"/>
                <w:color w:val="000000"/>
              </w:rPr>
            </w:pPr>
            <w:moveTo w:id="4914" w:author="Della Faille Philippe" w:date="2019-07-09T17:01:00Z">
              <w:del w:id="4915"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916"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55C898E8" w14:textId="2E94A77D" w:rsidR="00F536BB" w:rsidRPr="00614D51" w:rsidDel="00E27DD8" w:rsidRDefault="00F536BB" w:rsidP="00381E4A">
            <w:pPr>
              <w:spacing w:after="0"/>
              <w:jc w:val="center"/>
              <w:rPr>
                <w:del w:id="4917" w:author="Della Faille Philippe" w:date="2019-08-09T13:27:00Z"/>
                <w:moveTo w:id="4918" w:author="Della Faille Philippe" w:date="2019-07-09T17:01:00Z"/>
                <w:rFonts w:ascii="Calibri" w:eastAsia="Times New Roman" w:hAnsi="Calibri" w:cs="Calibri"/>
                <w:color w:val="000000"/>
              </w:rPr>
            </w:pPr>
            <w:moveTo w:id="4919" w:author="Della Faille Philippe" w:date="2019-07-09T17:01:00Z">
              <w:del w:id="4920" w:author="Della Faille Philippe" w:date="2019-08-09T12:08:00Z">
                <w:r w:rsidRPr="00614D51" w:rsidDel="00381E4A">
                  <w:rPr>
                    <w:rFonts w:ascii="Calibri" w:eastAsia="Times New Roman" w:hAnsi="Calibri" w:cs="Calibri"/>
                    <w:color w:val="000000"/>
                  </w:rPr>
                  <w:delText>145</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921"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0B9EEF99" w14:textId="17EA3AA2" w:rsidR="00F536BB" w:rsidRPr="00614D51" w:rsidDel="00E27DD8" w:rsidRDefault="00F536BB" w:rsidP="00381E4A">
            <w:pPr>
              <w:spacing w:after="0"/>
              <w:jc w:val="center"/>
              <w:rPr>
                <w:del w:id="4922" w:author="Della Faille Philippe" w:date="2019-08-09T13:27:00Z"/>
                <w:moveTo w:id="4923" w:author="Della Faille Philippe" w:date="2019-07-09T17:01:00Z"/>
                <w:rFonts w:ascii="Calibri" w:eastAsia="Times New Roman" w:hAnsi="Calibri" w:cs="Calibri"/>
                <w:color w:val="000000"/>
              </w:rPr>
            </w:pPr>
            <w:moveTo w:id="4924" w:author="Della Faille Philippe" w:date="2019-07-09T17:01:00Z">
              <w:del w:id="4925" w:author="Della Faille Philippe" w:date="2019-08-09T12:08:00Z">
                <w:r w:rsidRPr="00614D51" w:rsidDel="00381E4A">
                  <w:rPr>
                    <w:rFonts w:ascii="Calibri" w:eastAsia="Times New Roman" w:hAnsi="Calibri" w:cs="Calibri"/>
                    <w:color w:val="000000"/>
                  </w:rPr>
                  <w:delText>0x0091</w:delText>
                </w:r>
              </w:del>
            </w:moveTo>
          </w:p>
        </w:tc>
      </w:tr>
      <w:tr w:rsidR="00F536BB" w:rsidRPr="00614D51" w:rsidDel="00E27DD8" w14:paraId="342208A7" w14:textId="6403609E" w:rsidTr="00381E4A">
        <w:trPr>
          <w:trHeight w:val="288"/>
          <w:del w:id="4926" w:author="Della Faille Philippe" w:date="2019-08-09T13:27:00Z"/>
          <w:trPrChange w:id="4927"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928"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0B45310B" w14:textId="6F4F3952" w:rsidR="00F536BB" w:rsidRPr="00614D51" w:rsidDel="00E27DD8" w:rsidRDefault="00F536BB" w:rsidP="00381E4A">
            <w:pPr>
              <w:spacing w:after="0"/>
              <w:jc w:val="left"/>
              <w:rPr>
                <w:del w:id="4929" w:author="Della Faille Philippe" w:date="2019-08-09T13:27:00Z"/>
                <w:moveTo w:id="493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931"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78772738" w14:textId="4D56FDA4" w:rsidR="00F536BB" w:rsidRPr="00614D51" w:rsidDel="00E27DD8" w:rsidRDefault="00F536BB" w:rsidP="00381E4A">
            <w:pPr>
              <w:spacing w:after="0"/>
              <w:jc w:val="left"/>
              <w:rPr>
                <w:del w:id="4932" w:author="Della Faille Philippe" w:date="2019-08-09T13:27:00Z"/>
                <w:moveTo w:id="493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934"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E288057" w14:textId="1D4D6A5A" w:rsidR="00F536BB" w:rsidRPr="00614D51" w:rsidDel="00E27DD8" w:rsidRDefault="00F536BB" w:rsidP="00381E4A">
            <w:pPr>
              <w:spacing w:after="0"/>
              <w:jc w:val="center"/>
              <w:rPr>
                <w:del w:id="4935" w:author="Della Faille Philippe" w:date="2019-08-09T13:27:00Z"/>
                <w:moveTo w:id="4936" w:author="Della Faille Philippe" w:date="2019-07-09T17:01:00Z"/>
                <w:rFonts w:ascii="Calibri" w:eastAsia="Times New Roman" w:hAnsi="Calibri" w:cs="Calibri"/>
                <w:color w:val="000000"/>
              </w:rPr>
            </w:pPr>
            <w:moveTo w:id="4937" w:author="Della Faille Philippe" w:date="2019-07-09T17:01:00Z">
              <w:del w:id="4938" w:author="Della Faille Philippe" w:date="2019-08-09T12:08:00Z">
                <w:r w:rsidRPr="00614D51" w:rsidDel="00381E4A">
                  <w:rPr>
                    <w:rFonts w:ascii="Calibri" w:eastAsia="Times New Roman" w:hAnsi="Calibri" w:cs="Calibri"/>
                    <w:color w:val="000000"/>
                  </w:rPr>
                  <w:delText>80</w:delText>
                </w:r>
              </w:del>
            </w:moveTo>
          </w:p>
        </w:tc>
        <w:tc>
          <w:tcPr>
            <w:tcW w:w="2680" w:type="dxa"/>
            <w:tcBorders>
              <w:top w:val="nil"/>
              <w:left w:val="nil"/>
              <w:bottom w:val="nil"/>
              <w:right w:val="nil"/>
            </w:tcBorders>
            <w:shd w:val="clear" w:color="auto" w:fill="8DB3E2" w:themeFill="text2" w:themeFillTint="66"/>
            <w:noWrap/>
            <w:vAlign w:val="bottom"/>
            <w:tcPrChange w:id="4939"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42D039C9" w14:textId="3DF5B625" w:rsidR="00F536BB" w:rsidRPr="00614D51" w:rsidDel="00E27DD8" w:rsidRDefault="00F536BB" w:rsidP="00381E4A">
            <w:pPr>
              <w:spacing w:after="0"/>
              <w:jc w:val="left"/>
              <w:rPr>
                <w:del w:id="4940" w:author="Della Faille Philippe" w:date="2019-08-09T13:27:00Z"/>
                <w:moveTo w:id="4941" w:author="Della Faille Philippe" w:date="2019-07-09T17:01:00Z"/>
                <w:rFonts w:ascii="Calibri" w:eastAsia="Times New Roman" w:hAnsi="Calibri" w:cs="Calibri"/>
                <w:color w:val="000000"/>
              </w:rPr>
            </w:pPr>
            <w:moveTo w:id="4942" w:author="Della Faille Philippe" w:date="2019-07-09T17:01:00Z">
              <w:del w:id="4943" w:author="Della Faille Philippe" w:date="2019-08-09T12:08:00Z">
                <w:r w:rsidRPr="00614D51" w:rsidDel="00381E4A">
                  <w:rPr>
                    <w:rFonts w:ascii="Calibri" w:eastAsia="Times New Roman" w:hAnsi="Calibri" w:cs="Calibri"/>
                    <w:color w:val="000000"/>
                  </w:rPr>
                  <w:delText>Sanity current open P4</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944"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945A5FE" w14:textId="16596CCE" w:rsidR="00F536BB" w:rsidRPr="00614D51" w:rsidDel="00E27DD8" w:rsidRDefault="00F536BB" w:rsidP="00381E4A">
            <w:pPr>
              <w:spacing w:after="0"/>
              <w:jc w:val="center"/>
              <w:rPr>
                <w:del w:id="4945" w:author="Della Faille Philippe" w:date="2019-08-09T13:27:00Z"/>
                <w:moveTo w:id="4946" w:author="Della Faille Philippe" w:date="2019-07-09T17:01:00Z"/>
                <w:rFonts w:ascii="Calibri" w:eastAsia="Times New Roman" w:hAnsi="Calibri" w:cs="Calibri"/>
                <w:color w:val="000000"/>
              </w:rPr>
            </w:pPr>
            <w:moveTo w:id="4947" w:author="Della Faille Philippe" w:date="2019-07-09T17:01:00Z">
              <w:del w:id="4948"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949"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0FFDD02D" w14:textId="7FAFD99F" w:rsidR="00F536BB" w:rsidRPr="00614D51" w:rsidDel="00E27DD8" w:rsidRDefault="00F536BB" w:rsidP="00381E4A">
            <w:pPr>
              <w:spacing w:after="0"/>
              <w:jc w:val="center"/>
              <w:rPr>
                <w:del w:id="4950" w:author="Della Faille Philippe" w:date="2019-08-09T13:27:00Z"/>
                <w:moveTo w:id="4951" w:author="Della Faille Philippe" w:date="2019-07-09T17:01:00Z"/>
                <w:rFonts w:ascii="Calibri" w:eastAsia="Times New Roman" w:hAnsi="Calibri" w:cs="Calibri"/>
                <w:color w:val="000000"/>
              </w:rPr>
            </w:pPr>
            <w:moveTo w:id="4952" w:author="Della Faille Philippe" w:date="2019-07-09T17:01:00Z">
              <w:del w:id="4953"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954"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17280C17" w14:textId="183CB135" w:rsidR="00F536BB" w:rsidRPr="00614D51" w:rsidDel="00E27DD8" w:rsidRDefault="00F536BB" w:rsidP="00381E4A">
            <w:pPr>
              <w:spacing w:after="0"/>
              <w:jc w:val="center"/>
              <w:rPr>
                <w:del w:id="4955" w:author="Della Faille Philippe" w:date="2019-08-09T13:27:00Z"/>
                <w:moveTo w:id="4956" w:author="Della Faille Philippe" w:date="2019-07-09T17:01:00Z"/>
                <w:rFonts w:ascii="Calibri" w:eastAsia="Times New Roman" w:hAnsi="Calibri" w:cs="Calibri"/>
                <w:color w:val="000000"/>
              </w:rPr>
            </w:pPr>
            <w:moveTo w:id="4957" w:author="Della Faille Philippe" w:date="2019-07-09T17:01:00Z">
              <w:del w:id="4958"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4959"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76649B9B" w14:textId="6B670F40" w:rsidR="00F536BB" w:rsidRPr="00614D51" w:rsidDel="00E27DD8" w:rsidRDefault="00F536BB" w:rsidP="00381E4A">
            <w:pPr>
              <w:spacing w:after="0"/>
              <w:jc w:val="center"/>
              <w:rPr>
                <w:del w:id="4960" w:author="Della Faille Philippe" w:date="2019-08-09T13:27:00Z"/>
                <w:moveTo w:id="4961" w:author="Della Faille Philippe" w:date="2019-07-09T17:01:00Z"/>
                <w:rFonts w:ascii="Calibri" w:eastAsia="Times New Roman" w:hAnsi="Calibri" w:cs="Calibri"/>
                <w:color w:val="000000"/>
              </w:rPr>
            </w:pPr>
            <w:moveTo w:id="4962" w:author="Della Faille Philippe" w:date="2019-07-09T17:01:00Z">
              <w:del w:id="4963" w:author="Della Faille Philippe" w:date="2019-08-09T12:08:00Z">
                <w:r w:rsidRPr="00614D51" w:rsidDel="00381E4A">
                  <w:rPr>
                    <w:rFonts w:ascii="Calibri" w:eastAsia="Times New Roman" w:hAnsi="Calibri" w:cs="Calibri"/>
                    <w:color w:val="000000"/>
                  </w:rPr>
                  <w:delText>147</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4964"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0CB26D91" w14:textId="6BC0F1A6" w:rsidR="00F536BB" w:rsidRPr="00614D51" w:rsidDel="00E27DD8" w:rsidRDefault="00F536BB" w:rsidP="00381E4A">
            <w:pPr>
              <w:spacing w:after="0"/>
              <w:jc w:val="center"/>
              <w:rPr>
                <w:del w:id="4965" w:author="Della Faille Philippe" w:date="2019-08-09T13:27:00Z"/>
                <w:moveTo w:id="4966" w:author="Della Faille Philippe" w:date="2019-07-09T17:01:00Z"/>
                <w:rFonts w:ascii="Calibri" w:eastAsia="Times New Roman" w:hAnsi="Calibri" w:cs="Calibri"/>
                <w:color w:val="000000"/>
              </w:rPr>
            </w:pPr>
            <w:moveTo w:id="4967" w:author="Della Faille Philippe" w:date="2019-07-09T17:01:00Z">
              <w:del w:id="4968" w:author="Della Faille Philippe" w:date="2019-08-09T12:08:00Z">
                <w:r w:rsidRPr="00614D51" w:rsidDel="00381E4A">
                  <w:rPr>
                    <w:rFonts w:ascii="Calibri" w:eastAsia="Times New Roman" w:hAnsi="Calibri" w:cs="Calibri"/>
                    <w:color w:val="000000"/>
                  </w:rPr>
                  <w:delText>0x0093</w:delText>
                </w:r>
              </w:del>
            </w:moveTo>
          </w:p>
        </w:tc>
      </w:tr>
      <w:tr w:rsidR="00F536BB" w:rsidRPr="00614D51" w:rsidDel="00E27DD8" w14:paraId="03F375DE" w14:textId="79A8F46B" w:rsidTr="00381E4A">
        <w:trPr>
          <w:trHeight w:val="288"/>
          <w:del w:id="4969" w:author="Della Faille Philippe" w:date="2019-08-09T13:27:00Z"/>
          <w:trPrChange w:id="4970"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4971"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18B2B242" w14:textId="709E7C37" w:rsidR="00F536BB" w:rsidRPr="00614D51" w:rsidDel="00E27DD8" w:rsidRDefault="00F536BB" w:rsidP="00381E4A">
            <w:pPr>
              <w:spacing w:after="0"/>
              <w:jc w:val="left"/>
              <w:rPr>
                <w:del w:id="4972" w:author="Della Faille Philippe" w:date="2019-08-09T13:27:00Z"/>
                <w:moveTo w:id="497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4974"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1A6D3B50" w14:textId="0B103CA0" w:rsidR="00F536BB" w:rsidRPr="00614D51" w:rsidDel="00E27DD8" w:rsidRDefault="00F536BB" w:rsidP="00381E4A">
            <w:pPr>
              <w:spacing w:after="0"/>
              <w:jc w:val="left"/>
              <w:rPr>
                <w:del w:id="4975" w:author="Della Faille Philippe" w:date="2019-08-09T13:27:00Z"/>
                <w:moveTo w:id="497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977"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B891B6A" w14:textId="08F2764F" w:rsidR="00F536BB" w:rsidRPr="00614D51" w:rsidDel="00E27DD8" w:rsidRDefault="00F536BB" w:rsidP="00381E4A">
            <w:pPr>
              <w:spacing w:after="0"/>
              <w:jc w:val="center"/>
              <w:rPr>
                <w:del w:id="4978" w:author="Della Faille Philippe" w:date="2019-08-09T13:27:00Z"/>
                <w:moveTo w:id="4979" w:author="Della Faille Philippe" w:date="2019-07-09T17:01:00Z"/>
                <w:rFonts w:ascii="Calibri" w:eastAsia="Times New Roman" w:hAnsi="Calibri" w:cs="Calibri"/>
                <w:color w:val="000000"/>
              </w:rPr>
            </w:pPr>
            <w:moveTo w:id="4980" w:author="Della Faille Philippe" w:date="2019-07-09T17:01:00Z">
              <w:del w:id="4981" w:author="Della Faille Philippe" w:date="2019-08-09T12:08:00Z">
                <w:r w:rsidRPr="00614D51" w:rsidDel="00381E4A">
                  <w:rPr>
                    <w:rFonts w:ascii="Calibri" w:eastAsia="Times New Roman" w:hAnsi="Calibri" w:cs="Calibri"/>
                    <w:color w:val="000000"/>
                  </w:rPr>
                  <w:delText>81</w:delText>
                </w:r>
              </w:del>
            </w:moveTo>
          </w:p>
        </w:tc>
        <w:tc>
          <w:tcPr>
            <w:tcW w:w="2680" w:type="dxa"/>
            <w:tcBorders>
              <w:top w:val="nil"/>
              <w:left w:val="nil"/>
              <w:bottom w:val="nil"/>
              <w:right w:val="nil"/>
            </w:tcBorders>
            <w:shd w:val="clear" w:color="auto" w:fill="8DB3E2" w:themeFill="text2" w:themeFillTint="66"/>
            <w:noWrap/>
            <w:vAlign w:val="bottom"/>
            <w:tcPrChange w:id="4982"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05EDA9EC" w14:textId="58B1604E" w:rsidR="00F536BB" w:rsidRPr="00614D51" w:rsidDel="00E27DD8" w:rsidRDefault="00F536BB" w:rsidP="00381E4A">
            <w:pPr>
              <w:spacing w:after="0"/>
              <w:jc w:val="left"/>
              <w:rPr>
                <w:del w:id="4983" w:author="Della Faille Philippe" w:date="2019-08-09T13:27:00Z"/>
                <w:moveTo w:id="4984" w:author="Della Faille Philippe" w:date="2019-07-09T17:01:00Z"/>
                <w:rFonts w:ascii="Calibri" w:eastAsia="Times New Roman" w:hAnsi="Calibri" w:cs="Calibri"/>
                <w:color w:val="000000"/>
              </w:rPr>
            </w:pPr>
            <w:moveTo w:id="4985" w:author="Della Faille Philippe" w:date="2019-07-09T17:01:00Z">
              <w:del w:id="4986" w:author="Della Faille Philippe" w:date="2019-08-09T12:08:00Z">
                <w:r w:rsidRPr="00614D51" w:rsidDel="00381E4A">
                  <w:rPr>
                    <w:rFonts w:ascii="Calibri" w:eastAsia="Times New Roman" w:hAnsi="Calibri" w:cs="Calibri"/>
                    <w:color w:val="000000"/>
                  </w:rPr>
                  <w:delText>Sanity current open P5</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4987"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99C7251" w14:textId="27C8859A" w:rsidR="00F536BB" w:rsidRPr="00614D51" w:rsidDel="00E27DD8" w:rsidRDefault="00F536BB" w:rsidP="00381E4A">
            <w:pPr>
              <w:spacing w:after="0"/>
              <w:jc w:val="center"/>
              <w:rPr>
                <w:del w:id="4988" w:author="Della Faille Philippe" w:date="2019-08-09T13:27:00Z"/>
                <w:moveTo w:id="4989" w:author="Della Faille Philippe" w:date="2019-07-09T17:01:00Z"/>
                <w:rFonts w:ascii="Calibri" w:eastAsia="Times New Roman" w:hAnsi="Calibri" w:cs="Calibri"/>
                <w:color w:val="000000"/>
              </w:rPr>
            </w:pPr>
            <w:moveTo w:id="4990" w:author="Della Faille Philippe" w:date="2019-07-09T17:01:00Z">
              <w:del w:id="4991"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4992"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1DA4E03" w14:textId="52BA22AF" w:rsidR="00F536BB" w:rsidRPr="00614D51" w:rsidDel="00E27DD8" w:rsidRDefault="00F536BB" w:rsidP="00381E4A">
            <w:pPr>
              <w:spacing w:after="0"/>
              <w:jc w:val="center"/>
              <w:rPr>
                <w:del w:id="4993" w:author="Della Faille Philippe" w:date="2019-08-09T13:27:00Z"/>
                <w:moveTo w:id="4994" w:author="Della Faille Philippe" w:date="2019-07-09T17:01:00Z"/>
                <w:rFonts w:ascii="Calibri" w:eastAsia="Times New Roman" w:hAnsi="Calibri" w:cs="Calibri"/>
                <w:color w:val="000000"/>
              </w:rPr>
            </w:pPr>
            <w:moveTo w:id="4995" w:author="Della Faille Philippe" w:date="2019-07-09T17:01:00Z">
              <w:del w:id="4996"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4997"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3EEFB8F5" w14:textId="49D18730" w:rsidR="00F536BB" w:rsidRPr="00614D51" w:rsidDel="00E27DD8" w:rsidRDefault="00F536BB" w:rsidP="00381E4A">
            <w:pPr>
              <w:spacing w:after="0"/>
              <w:jc w:val="center"/>
              <w:rPr>
                <w:del w:id="4998" w:author="Della Faille Philippe" w:date="2019-08-09T13:27:00Z"/>
                <w:moveTo w:id="4999" w:author="Della Faille Philippe" w:date="2019-07-09T17:01:00Z"/>
                <w:rFonts w:ascii="Calibri" w:eastAsia="Times New Roman" w:hAnsi="Calibri" w:cs="Calibri"/>
                <w:color w:val="000000"/>
              </w:rPr>
            </w:pPr>
            <w:moveTo w:id="5000" w:author="Della Faille Philippe" w:date="2019-07-09T17:01:00Z">
              <w:del w:id="5001"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002"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0D97701D" w14:textId="063C20B2" w:rsidR="00F536BB" w:rsidRPr="00614D51" w:rsidDel="00E27DD8" w:rsidRDefault="00F536BB" w:rsidP="00381E4A">
            <w:pPr>
              <w:spacing w:after="0"/>
              <w:jc w:val="center"/>
              <w:rPr>
                <w:del w:id="5003" w:author="Della Faille Philippe" w:date="2019-08-09T13:27:00Z"/>
                <w:moveTo w:id="5004" w:author="Della Faille Philippe" w:date="2019-07-09T17:01:00Z"/>
                <w:rFonts w:ascii="Calibri" w:eastAsia="Times New Roman" w:hAnsi="Calibri" w:cs="Calibri"/>
                <w:color w:val="000000"/>
              </w:rPr>
            </w:pPr>
            <w:moveTo w:id="5005" w:author="Della Faille Philippe" w:date="2019-07-09T17:01:00Z">
              <w:del w:id="5006" w:author="Della Faille Philippe" w:date="2019-08-09T12:08:00Z">
                <w:r w:rsidRPr="00614D51" w:rsidDel="00381E4A">
                  <w:rPr>
                    <w:rFonts w:ascii="Calibri" w:eastAsia="Times New Roman" w:hAnsi="Calibri" w:cs="Calibri"/>
                    <w:color w:val="000000"/>
                  </w:rPr>
                  <w:delText>149</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007"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05B4CB9A" w14:textId="4BBF017D" w:rsidR="00F536BB" w:rsidRPr="00614D51" w:rsidDel="00E27DD8" w:rsidRDefault="00F536BB" w:rsidP="00381E4A">
            <w:pPr>
              <w:spacing w:after="0"/>
              <w:jc w:val="center"/>
              <w:rPr>
                <w:del w:id="5008" w:author="Della Faille Philippe" w:date="2019-08-09T13:27:00Z"/>
                <w:moveTo w:id="5009" w:author="Della Faille Philippe" w:date="2019-07-09T17:01:00Z"/>
                <w:rFonts w:ascii="Calibri" w:eastAsia="Times New Roman" w:hAnsi="Calibri" w:cs="Calibri"/>
                <w:color w:val="000000"/>
              </w:rPr>
            </w:pPr>
            <w:moveTo w:id="5010" w:author="Della Faille Philippe" w:date="2019-07-09T17:01:00Z">
              <w:del w:id="5011" w:author="Della Faille Philippe" w:date="2019-08-09T12:08:00Z">
                <w:r w:rsidRPr="00614D51" w:rsidDel="00381E4A">
                  <w:rPr>
                    <w:rFonts w:ascii="Calibri" w:eastAsia="Times New Roman" w:hAnsi="Calibri" w:cs="Calibri"/>
                    <w:color w:val="000000"/>
                  </w:rPr>
                  <w:delText>0x0095</w:delText>
                </w:r>
              </w:del>
            </w:moveTo>
          </w:p>
        </w:tc>
      </w:tr>
      <w:tr w:rsidR="00F536BB" w:rsidRPr="00614D51" w:rsidDel="00E27DD8" w14:paraId="4BFEDAEE" w14:textId="34939050" w:rsidTr="00381E4A">
        <w:trPr>
          <w:trHeight w:val="288"/>
          <w:del w:id="5012" w:author="Della Faille Philippe" w:date="2019-08-09T13:27:00Z"/>
          <w:trPrChange w:id="5013"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014"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2DFD6B7D" w14:textId="61B5AF2B" w:rsidR="00F536BB" w:rsidRPr="00614D51" w:rsidDel="00E27DD8" w:rsidRDefault="00F536BB" w:rsidP="00381E4A">
            <w:pPr>
              <w:spacing w:after="0"/>
              <w:jc w:val="left"/>
              <w:rPr>
                <w:del w:id="5015" w:author="Della Faille Philippe" w:date="2019-08-09T13:27:00Z"/>
                <w:moveTo w:id="501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017"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6E1169D5" w14:textId="120E0008" w:rsidR="00F536BB" w:rsidRPr="00614D51" w:rsidDel="00E27DD8" w:rsidRDefault="00F536BB" w:rsidP="00381E4A">
            <w:pPr>
              <w:spacing w:after="0"/>
              <w:jc w:val="left"/>
              <w:rPr>
                <w:del w:id="5018" w:author="Della Faille Philippe" w:date="2019-08-09T13:27:00Z"/>
                <w:moveTo w:id="501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020"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D15FEE6" w14:textId="3E23EC9A" w:rsidR="00F536BB" w:rsidRPr="00614D51" w:rsidDel="00E27DD8" w:rsidRDefault="00F536BB" w:rsidP="00381E4A">
            <w:pPr>
              <w:spacing w:after="0"/>
              <w:jc w:val="center"/>
              <w:rPr>
                <w:del w:id="5021" w:author="Della Faille Philippe" w:date="2019-08-09T13:27:00Z"/>
                <w:moveTo w:id="5022" w:author="Della Faille Philippe" w:date="2019-07-09T17:01:00Z"/>
                <w:rFonts w:ascii="Calibri" w:eastAsia="Times New Roman" w:hAnsi="Calibri" w:cs="Calibri"/>
                <w:color w:val="000000"/>
              </w:rPr>
            </w:pPr>
            <w:moveTo w:id="5023" w:author="Della Faille Philippe" w:date="2019-07-09T17:01:00Z">
              <w:del w:id="5024" w:author="Della Faille Philippe" w:date="2019-08-09T12:08:00Z">
                <w:r w:rsidRPr="00614D51" w:rsidDel="00381E4A">
                  <w:rPr>
                    <w:rFonts w:ascii="Calibri" w:eastAsia="Times New Roman" w:hAnsi="Calibri" w:cs="Calibri"/>
                    <w:color w:val="000000"/>
                  </w:rPr>
                  <w:delText>82</w:delText>
                </w:r>
              </w:del>
            </w:moveTo>
          </w:p>
        </w:tc>
        <w:tc>
          <w:tcPr>
            <w:tcW w:w="2680" w:type="dxa"/>
            <w:tcBorders>
              <w:top w:val="nil"/>
              <w:left w:val="nil"/>
              <w:bottom w:val="nil"/>
              <w:right w:val="nil"/>
            </w:tcBorders>
            <w:shd w:val="clear" w:color="auto" w:fill="8DB3E2" w:themeFill="text2" w:themeFillTint="66"/>
            <w:noWrap/>
            <w:vAlign w:val="bottom"/>
            <w:tcPrChange w:id="5025"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3FE09466" w14:textId="0338A48B" w:rsidR="00F536BB" w:rsidRPr="00614D51" w:rsidDel="00E27DD8" w:rsidRDefault="00F536BB" w:rsidP="00381E4A">
            <w:pPr>
              <w:spacing w:after="0"/>
              <w:jc w:val="left"/>
              <w:rPr>
                <w:del w:id="5026" w:author="Della Faille Philippe" w:date="2019-08-09T13:27:00Z"/>
                <w:moveTo w:id="5027" w:author="Della Faille Philippe" w:date="2019-07-09T17:01:00Z"/>
                <w:rFonts w:ascii="Calibri" w:eastAsia="Times New Roman" w:hAnsi="Calibri" w:cs="Calibri"/>
                <w:color w:val="000000"/>
              </w:rPr>
            </w:pPr>
            <w:moveTo w:id="5028" w:author="Della Faille Philippe" w:date="2019-07-09T17:01:00Z">
              <w:del w:id="5029" w:author="Della Faille Philippe" w:date="2019-08-09T12:08:00Z">
                <w:r w:rsidRPr="00614D51" w:rsidDel="00381E4A">
                  <w:rPr>
                    <w:rFonts w:ascii="Calibri" w:eastAsia="Times New Roman" w:hAnsi="Calibri" w:cs="Calibri"/>
                    <w:color w:val="000000"/>
                  </w:rPr>
                  <w:delText>Sanity current open P6</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030"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5A9D48A" w14:textId="2F0D1EBF" w:rsidR="00F536BB" w:rsidRPr="00614D51" w:rsidDel="00E27DD8" w:rsidRDefault="00F536BB" w:rsidP="00381E4A">
            <w:pPr>
              <w:spacing w:after="0"/>
              <w:jc w:val="center"/>
              <w:rPr>
                <w:del w:id="5031" w:author="Della Faille Philippe" w:date="2019-08-09T13:27:00Z"/>
                <w:moveTo w:id="5032" w:author="Della Faille Philippe" w:date="2019-07-09T17:01:00Z"/>
                <w:rFonts w:ascii="Calibri" w:eastAsia="Times New Roman" w:hAnsi="Calibri" w:cs="Calibri"/>
                <w:color w:val="000000"/>
              </w:rPr>
            </w:pPr>
            <w:moveTo w:id="5033" w:author="Della Faille Philippe" w:date="2019-07-09T17:01:00Z">
              <w:del w:id="5034"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035"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7F4B708B" w14:textId="25614C59" w:rsidR="00F536BB" w:rsidRPr="00614D51" w:rsidDel="00E27DD8" w:rsidRDefault="00F536BB" w:rsidP="00381E4A">
            <w:pPr>
              <w:spacing w:after="0"/>
              <w:jc w:val="center"/>
              <w:rPr>
                <w:del w:id="5036" w:author="Della Faille Philippe" w:date="2019-08-09T13:27:00Z"/>
                <w:moveTo w:id="5037" w:author="Della Faille Philippe" w:date="2019-07-09T17:01:00Z"/>
                <w:rFonts w:ascii="Calibri" w:eastAsia="Times New Roman" w:hAnsi="Calibri" w:cs="Calibri"/>
                <w:color w:val="000000"/>
              </w:rPr>
            </w:pPr>
            <w:moveTo w:id="5038" w:author="Della Faille Philippe" w:date="2019-07-09T17:01:00Z">
              <w:del w:id="5039"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040"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0C299077" w14:textId="20BABD56" w:rsidR="00F536BB" w:rsidRPr="00614D51" w:rsidDel="00E27DD8" w:rsidRDefault="00F536BB" w:rsidP="00381E4A">
            <w:pPr>
              <w:spacing w:after="0"/>
              <w:jc w:val="center"/>
              <w:rPr>
                <w:del w:id="5041" w:author="Della Faille Philippe" w:date="2019-08-09T13:27:00Z"/>
                <w:moveTo w:id="5042" w:author="Della Faille Philippe" w:date="2019-07-09T17:01:00Z"/>
                <w:rFonts w:ascii="Calibri" w:eastAsia="Times New Roman" w:hAnsi="Calibri" w:cs="Calibri"/>
                <w:color w:val="000000"/>
              </w:rPr>
            </w:pPr>
            <w:moveTo w:id="5043" w:author="Della Faille Philippe" w:date="2019-07-09T17:01:00Z">
              <w:del w:id="5044"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045"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3197E465" w14:textId="36FE5F43" w:rsidR="00F536BB" w:rsidRPr="00614D51" w:rsidDel="00E27DD8" w:rsidRDefault="00F536BB" w:rsidP="00381E4A">
            <w:pPr>
              <w:spacing w:after="0"/>
              <w:jc w:val="center"/>
              <w:rPr>
                <w:del w:id="5046" w:author="Della Faille Philippe" w:date="2019-08-09T13:27:00Z"/>
                <w:moveTo w:id="5047" w:author="Della Faille Philippe" w:date="2019-07-09T17:01:00Z"/>
                <w:rFonts w:ascii="Calibri" w:eastAsia="Times New Roman" w:hAnsi="Calibri" w:cs="Calibri"/>
                <w:color w:val="000000"/>
              </w:rPr>
            </w:pPr>
            <w:moveTo w:id="5048" w:author="Della Faille Philippe" w:date="2019-07-09T17:01:00Z">
              <w:del w:id="5049" w:author="Della Faille Philippe" w:date="2019-08-09T12:08:00Z">
                <w:r w:rsidRPr="00614D51" w:rsidDel="00381E4A">
                  <w:rPr>
                    <w:rFonts w:ascii="Calibri" w:eastAsia="Times New Roman" w:hAnsi="Calibri" w:cs="Calibri"/>
                    <w:color w:val="000000"/>
                  </w:rPr>
                  <w:delText>151</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050"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2B21D541" w14:textId="57997111" w:rsidR="00F536BB" w:rsidRPr="00614D51" w:rsidDel="00E27DD8" w:rsidRDefault="00F536BB" w:rsidP="00381E4A">
            <w:pPr>
              <w:spacing w:after="0"/>
              <w:jc w:val="center"/>
              <w:rPr>
                <w:del w:id="5051" w:author="Della Faille Philippe" w:date="2019-08-09T13:27:00Z"/>
                <w:moveTo w:id="5052" w:author="Della Faille Philippe" w:date="2019-07-09T17:01:00Z"/>
                <w:rFonts w:ascii="Calibri" w:eastAsia="Times New Roman" w:hAnsi="Calibri" w:cs="Calibri"/>
                <w:color w:val="000000"/>
              </w:rPr>
            </w:pPr>
            <w:moveTo w:id="5053" w:author="Della Faille Philippe" w:date="2019-07-09T17:01:00Z">
              <w:del w:id="5054" w:author="Della Faille Philippe" w:date="2019-08-09T12:08:00Z">
                <w:r w:rsidRPr="00614D51" w:rsidDel="00381E4A">
                  <w:rPr>
                    <w:rFonts w:ascii="Calibri" w:eastAsia="Times New Roman" w:hAnsi="Calibri" w:cs="Calibri"/>
                    <w:color w:val="000000"/>
                  </w:rPr>
                  <w:delText>0x0097</w:delText>
                </w:r>
              </w:del>
            </w:moveTo>
          </w:p>
        </w:tc>
      </w:tr>
      <w:tr w:rsidR="00F536BB" w:rsidRPr="00614D51" w:rsidDel="00E27DD8" w14:paraId="29E651FF" w14:textId="691CF49E" w:rsidTr="00381E4A">
        <w:trPr>
          <w:trHeight w:val="288"/>
          <w:del w:id="5055" w:author="Della Faille Philippe" w:date="2019-08-09T13:27:00Z"/>
          <w:trPrChange w:id="5056"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057"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0B21BEC5" w14:textId="1C141F90" w:rsidR="00F536BB" w:rsidRPr="00614D51" w:rsidDel="00E27DD8" w:rsidRDefault="00F536BB" w:rsidP="00381E4A">
            <w:pPr>
              <w:spacing w:after="0"/>
              <w:jc w:val="left"/>
              <w:rPr>
                <w:del w:id="5058" w:author="Della Faille Philippe" w:date="2019-08-09T13:27:00Z"/>
                <w:moveTo w:id="505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060"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28A04B08" w14:textId="4B0B8A43" w:rsidR="00F536BB" w:rsidRPr="00614D51" w:rsidDel="00E27DD8" w:rsidRDefault="00F536BB" w:rsidP="00381E4A">
            <w:pPr>
              <w:spacing w:after="0"/>
              <w:jc w:val="left"/>
              <w:rPr>
                <w:del w:id="5061" w:author="Della Faille Philippe" w:date="2019-08-09T13:27:00Z"/>
                <w:moveTo w:id="506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063"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86B45FA" w14:textId="14C419F7" w:rsidR="00F536BB" w:rsidRPr="00614D51" w:rsidDel="00E27DD8" w:rsidRDefault="00F536BB" w:rsidP="00381E4A">
            <w:pPr>
              <w:spacing w:after="0"/>
              <w:jc w:val="center"/>
              <w:rPr>
                <w:del w:id="5064" w:author="Della Faille Philippe" w:date="2019-08-09T13:27:00Z"/>
                <w:moveTo w:id="5065" w:author="Della Faille Philippe" w:date="2019-07-09T17:01:00Z"/>
                <w:rFonts w:ascii="Calibri" w:eastAsia="Times New Roman" w:hAnsi="Calibri" w:cs="Calibri"/>
                <w:color w:val="000000"/>
              </w:rPr>
            </w:pPr>
            <w:moveTo w:id="5066" w:author="Della Faille Philippe" w:date="2019-07-09T17:01:00Z">
              <w:del w:id="5067" w:author="Della Faille Philippe" w:date="2019-08-09T12:08:00Z">
                <w:r w:rsidRPr="00614D51" w:rsidDel="00381E4A">
                  <w:rPr>
                    <w:rFonts w:ascii="Calibri" w:eastAsia="Times New Roman" w:hAnsi="Calibri" w:cs="Calibri"/>
                    <w:color w:val="000000"/>
                  </w:rPr>
                  <w:delText>83</w:delText>
                </w:r>
              </w:del>
            </w:moveTo>
          </w:p>
        </w:tc>
        <w:tc>
          <w:tcPr>
            <w:tcW w:w="2680" w:type="dxa"/>
            <w:tcBorders>
              <w:top w:val="nil"/>
              <w:left w:val="nil"/>
              <w:bottom w:val="nil"/>
              <w:right w:val="nil"/>
            </w:tcBorders>
            <w:shd w:val="clear" w:color="auto" w:fill="8DB3E2" w:themeFill="text2" w:themeFillTint="66"/>
            <w:noWrap/>
            <w:vAlign w:val="bottom"/>
            <w:tcPrChange w:id="5068"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36685A04" w14:textId="4224C23E" w:rsidR="00F536BB" w:rsidRPr="00614D51" w:rsidDel="00E27DD8" w:rsidRDefault="00F536BB" w:rsidP="00381E4A">
            <w:pPr>
              <w:spacing w:after="0"/>
              <w:jc w:val="left"/>
              <w:rPr>
                <w:del w:id="5069" w:author="Della Faille Philippe" w:date="2019-08-09T13:27:00Z"/>
                <w:moveTo w:id="5070" w:author="Della Faille Philippe" w:date="2019-07-09T17:01:00Z"/>
                <w:rFonts w:ascii="Calibri" w:eastAsia="Times New Roman" w:hAnsi="Calibri" w:cs="Calibri"/>
                <w:color w:val="000000"/>
              </w:rPr>
            </w:pPr>
            <w:moveTo w:id="5071" w:author="Della Faille Philippe" w:date="2019-07-09T17:01:00Z">
              <w:del w:id="5072" w:author="Della Faille Philippe" w:date="2019-08-09T12:08:00Z">
                <w:r w:rsidRPr="00614D51" w:rsidDel="00381E4A">
                  <w:rPr>
                    <w:rFonts w:ascii="Calibri" w:eastAsia="Times New Roman" w:hAnsi="Calibri" w:cs="Calibri"/>
                    <w:color w:val="000000"/>
                  </w:rPr>
                  <w:delText>Sanity current close P1</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073"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C522F42" w14:textId="173C9021" w:rsidR="00F536BB" w:rsidRPr="00614D51" w:rsidDel="00E27DD8" w:rsidRDefault="00F536BB" w:rsidP="00381E4A">
            <w:pPr>
              <w:spacing w:after="0"/>
              <w:jc w:val="center"/>
              <w:rPr>
                <w:del w:id="5074" w:author="Della Faille Philippe" w:date="2019-08-09T13:27:00Z"/>
                <w:moveTo w:id="5075" w:author="Della Faille Philippe" w:date="2019-07-09T17:01:00Z"/>
                <w:rFonts w:ascii="Calibri" w:eastAsia="Times New Roman" w:hAnsi="Calibri" w:cs="Calibri"/>
                <w:color w:val="000000"/>
              </w:rPr>
            </w:pPr>
            <w:moveTo w:id="5076" w:author="Della Faille Philippe" w:date="2019-07-09T17:01:00Z">
              <w:del w:id="5077"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078"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7EBCEB7" w14:textId="09720008" w:rsidR="00F536BB" w:rsidRPr="00614D51" w:rsidDel="00E27DD8" w:rsidRDefault="00F536BB" w:rsidP="00381E4A">
            <w:pPr>
              <w:spacing w:after="0"/>
              <w:jc w:val="center"/>
              <w:rPr>
                <w:del w:id="5079" w:author="Della Faille Philippe" w:date="2019-08-09T13:27:00Z"/>
                <w:moveTo w:id="5080" w:author="Della Faille Philippe" w:date="2019-07-09T17:01:00Z"/>
                <w:rFonts w:ascii="Calibri" w:eastAsia="Times New Roman" w:hAnsi="Calibri" w:cs="Calibri"/>
                <w:color w:val="000000"/>
              </w:rPr>
            </w:pPr>
            <w:moveTo w:id="5081" w:author="Della Faille Philippe" w:date="2019-07-09T17:01:00Z">
              <w:del w:id="5082"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083"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0C663739" w14:textId="7577F5AA" w:rsidR="00F536BB" w:rsidRPr="00614D51" w:rsidDel="00E27DD8" w:rsidRDefault="00F536BB" w:rsidP="00381E4A">
            <w:pPr>
              <w:spacing w:after="0"/>
              <w:jc w:val="center"/>
              <w:rPr>
                <w:del w:id="5084" w:author="Della Faille Philippe" w:date="2019-08-09T13:27:00Z"/>
                <w:moveTo w:id="5085" w:author="Della Faille Philippe" w:date="2019-07-09T17:01:00Z"/>
                <w:rFonts w:ascii="Calibri" w:eastAsia="Times New Roman" w:hAnsi="Calibri" w:cs="Calibri"/>
                <w:color w:val="000000"/>
              </w:rPr>
            </w:pPr>
            <w:moveTo w:id="5086" w:author="Della Faille Philippe" w:date="2019-07-09T17:01:00Z">
              <w:del w:id="5087"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088"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48613908" w14:textId="161874E5" w:rsidR="00F536BB" w:rsidRPr="00614D51" w:rsidDel="00E27DD8" w:rsidRDefault="00F536BB" w:rsidP="00381E4A">
            <w:pPr>
              <w:spacing w:after="0"/>
              <w:jc w:val="center"/>
              <w:rPr>
                <w:del w:id="5089" w:author="Della Faille Philippe" w:date="2019-08-09T13:27:00Z"/>
                <w:moveTo w:id="5090" w:author="Della Faille Philippe" w:date="2019-07-09T17:01:00Z"/>
                <w:rFonts w:ascii="Calibri" w:eastAsia="Times New Roman" w:hAnsi="Calibri" w:cs="Calibri"/>
                <w:color w:val="000000"/>
              </w:rPr>
            </w:pPr>
            <w:moveTo w:id="5091" w:author="Della Faille Philippe" w:date="2019-07-09T17:01:00Z">
              <w:del w:id="5092" w:author="Della Faille Philippe" w:date="2019-08-09T12:08:00Z">
                <w:r w:rsidRPr="00614D51" w:rsidDel="00381E4A">
                  <w:rPr>
                    <w:rFonts w:ascii="Calibri" w:eastAsia="Times New Roman" w:hAnsi="Calibri" w:cs="Calibri"/>
                    <w:color w:val="000000"/>
                  </w:rPr>
                  <w:delText>153</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093"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54D5D201" w14:textId="43492BAA" w:rsidR="00F536BB" w:rsidRPr="00614D51" w:rsidDel="00E27DD8" w:rsidRDefault="00F536BB" w:rsidP="00381E4A">
            <w:pPr>
              <w:spacing w:after="0"/>
              <w:jc w:val="center"/>
              <w:rPr>
                <w:del w:id="5094" w:author="Della Faille Philippe" w:date="2019-08-09T13:27:00Z"/>
                <w:moveTo w:id="5095" w:author="Della Faille Philippe" w:date="2019-07-09T17:01:00Z"/>
                <w:rFonts w:ascii="Calibri" w:eastAsia="Times New Roman" w:hAnsi="Calibri" w:cs="Calibri"/>
                <w:color w:val="000000"/>
              </w:rPr>
            </w:pPr>
            <w:moveTo w:id="5096" w:author="Della Faille Philippe" w:date="2019-07-09T17:01:00Z">
              <w:del w:id="5097" w:author="Della Faille Philippe" w:date="2019-08-09T12:08:00Z">
                <w:r w:rsidRPr="00614D51" w:rsidDel="00381E4A">
                  <w:rPr>
                    <w:rFonts w:ascii="Calibri" w:eastAsia="Times New Roman" w:hAnsi="Calibri" w:cs="Calibri"/>
                    <w:color w:val="000000"/>
                  </w:rPr>
                  <w:delText>0x0099</w:delText>
                </w:r>
              </w:del>
            </w:moveTo>
          </w:p>
        </w:tc>
      </w:tr>
      <w:tr w:rsidR="00F536BB" w:rsidRPr="00614D51" w:rsidDel="00E27DD8" w14:paraId="4904CDA1" w14:textId="10D8EFA6" w:rsidTr="00381E4A">
        <w:trPr>
          <w:trHeight w:val="288"/>
          <w:del w:id="5098" w:author="Della Faille Philippe" w:date="2019-08-09T13:27:00Z"/>
          <w:trPrChange w:id="5099"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100"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03E4711E" w14:textId="16E145C4" w:rsidR="00F536BB" w:rsidRPr="00614D51" w:rsidDel="00E27DD8" w:rsidRDefault="00F536BB" w:rsidP="00381E4A">
            <w:pPr>
              <w:spacing w:after="0"/>
              <w:jc w:val="left"/>
              <w:rPr>
                <w:del w:id="5101" w:author="Della Faille Philippe" w:date="2019-08-09T13:27:00Z"/>
                <w:moveTo w:id="510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103"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6DD43854" w14:textId="5B3E270D" w:rsidR="00F536BB" w:rsidRPr="00614D51" w:rsidDel="00E27DD8" w:rsidRDefault="00F536BB" w:rsidP="00381E4A">
            <w:pPr>
              <w:spacing w:after="0"/>
              <w:jc w:val="left"/>
              <w:rPr>
                <w:del w:id="5104" w:author="Della Faille Philippe" w:date="2019-08-09T13:27:00Z"/>
                <w:moveTo w:id="510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106"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181E3B5" w14:textId="7A6CF60F" w:rsidR="00F536BB" w:rsidRPr="00614D51" w:rsidDel="00E27DD8" w:rsidRDefault="00F536BB" w:rsidP="00381E4A">
            <w:pPr>
              <w:spacing w:after="0"/>
              <w:jc w:val="center"/>
              <w:rPr>
                <w:del w:id="5107" w:author="Della Faille Philippe" w:date="2019-08-09T13:27:00Z"/>
                <w:moveTo w:id="5108" w:author="Della Faille Philippe" w:date="2019-07-09T17:01:00Z"/>
                <w:rFonts w:ascii="Calibri" w:eastAsia="Times New Roman" w:hAnsi="Calibri" w:cs="Calibri"/>
                <w:color w:val="000000"/>
              </w:rPr>
            </w:pPr>
            <w:moveTo w:id="5109" w:author="Della Faille Philippe" w:date="2019-07-09T17:01:00Z">
              <w:del w:id="5110" w:author="Della Faille Philippe" w:date="2019-08-09T12:08:00Z">
                <w:r w:rsidRPr="00614D51" w:rsidDel="00381E4A">
                  <w:rPr>
                    <w:rFonts w:ascii="Calibri" w:eastAsia="Times New Roman" w:hAnsi="Calibri" w:cs="Calibri"/>
                    <w:color w:val="000000"/>
                  </w:rPr>
                  <w:delText>84</w:delText>
                </w:r>
              </w:del>
            </w:moveTo>
          </w:p>
        </w:tc>
        <w:tc>
          <w:tcPr>
            <w:tcW w:w="2680" w:type="dxa"/>
            <w:tcBorders>
              <w:top w:val="nil"/>
              <w:left w:val="nil"/>
              <w:bottom w:val="nil"/>
              <w:right w:val="nil"/>
            </w:tcBorders>
            <w:shd w:val="clear" w:color="auto" w:fill="8DB3E2" w:themeFill="text2" w:themeFillTint="66"/>
            <w:noWrap/>
            <w:vAlign w:val="bottom"/>
            <w:tcPrChange w:id="5111"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6F094D86" w14:textId="4128A392" w:rsidR="00F536BB" w:rsidRPr="00614D51" w:rsidDel="00E27DD8" w:rsidRDefault="00F536BB" w:rsidP="00381E4A">
            <w:pPr>
              <w:spacing w:after="0"/>
              <w:jc w:val="left"/>
              <w:rPr>
                <w:del w:id="5112" w:author="Della Faille Philippe" w:date="2019-08-09T13:27:00Z"/>
                <w:moveTo w:id="5113" w:author="Della Faille Philippe" w:date="2019-07-09T17:01:00Z"/>
                <w:rFonts w:ascii="Calibri" w:eastAsia="Times New Roman" w:hAnsi="Calibri" w:cs="Calibri"/>
                <w:color w:val="000000"/>
              </w:rPr>
            </w:pPr>
            <w:moveTo w:id="5114" w:author="Della Faille Philippe" w:date="2019-07-09T17:01:00Z">
              <w:del w:id="5115" w:author="Della Faille Philippe" w:date="2019-08-09T12:08:00Z">
                <w:r w:rsidRPr="00614D51" w:rsidDel="00381E4A">
                  <w:rPr>
                    <w:rFonts w:ascii="Calibri" w:eastAsia="Times New Roman" w:hAnsi="Calibri" w:cs="Calibri"/>
                    <w:color w:val="000000"/>
                  </w:rPr>
                  <w:delText>Sanity current close P2</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116"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52F0056A" w14:textId="4F17F746" w:rsidR="00F536BB" w:rsidRPr="00614D51" w:rsidDel="00E27DD8" w:rsidRDefault="00F536BB" w:rsidP="00381E4A">
            <w:pPr>
              <w:spacing w:after="0"/>
              <w:jc w:val="center"/>
              <w:rPr>
                <w:del w:id="5117" w:author="Della Faille Philippe" w:date="2019-08-09T13:27:00Z"/>
                <w:moveTo w:id="5118" w:author="Della Faille Philippe" w:date="2019-07-09T17:01:00Z"/>
                <w:rFonts w:ascii="Calibri" w:eastAsia="Times New Roman" w:hAnsi="Calibri" w:cs="Calibri"/>
                <w:color w:val="000000"/>
              </w:rPr>
            </w:pPr>
            <w:moveTo w:id="5119" w:author="Della Faille Philippe" w:date="2019-07-09T17:01:00Z">
              <w:del w:id="5120"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121"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5D0CA2ED" w14:textId="65760D19" w:rsidR="00F536BB" w:rsidRPr="00614D51" w:rsidDel="00E27DD8" w:rsidRDefault="00F536BB" w:rsidP="00381E4A">
            <w:pPr>
              <w:spacing w:after="0"/>
              <w:jc w:val="center"/>
              <w:rPr>
                <w:del w:id="5122" w:author="Della Faille Philippe" w:date="2019-08-09T13:27:00Z"/>
                <w:moveTo w:id="5123" w:author="Della Faille Philippe" w:date="2019-07-09T17:01:00Z"/>
                <w:rFonts w:ascii="Calibri" w:eastAsia="Times New Roman" w:hAnsi="Calibri" w:cs="Calibri"/>
                <w:color w:val="000000"/>
              </w:rPr>
            </w:pPr>
            <w:moveTo w:id="5124" w:author="Della Faille Philippe" w:date="2019-07-09T17:01:00Z">
              <w:del w:id="5125"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126"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48D33BC2" w14:textId="7CE15BA9" w:rsidR="00F536BB" w:rsidRPr="00614D51" w:rsidDel="00E27DD8" w:rsidRDefault="00F536BB" w:rsidP="00381E4A">
            <w:pPr>
              <w:spacing w:after="0"/>
              <w:jc w:val="center"/>
              <w:rPr>
                <w:del w:id="5127" w:author="Della Faille Philippe" w:date="2019-08-09T13:27:00Z"/>
                <w:moveTo w:id="5128" w:author="Della Faille Philippe" w:date="2019-07-09T17:01:00Z"/>
                <w:rFonts w:ascii="Calibri" w:eastAsia="Times New Roman" w:hAnsi="Calibri" w:cs="Calibri"/>
                <w:color w:val="000000"/>
              </w:rPr>
            </w:pPr>
            <w:moveTo w:id="5129" w:author="Della Faille Philippe" w:date="2019-07-09T17:01:00Z">
              <w:del w:id="5130"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131"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6AA85D43" w14:textId="6C864B97" w:rsidR="00F536BB" w:rsidRPr="00614D51" w:rsidDel="00E27DD8" w:rsidRDefault="00F536BB" w:rsidP="00381E4A">
            <w:pPr>
              <w:spacing w:after="0"/>
              <w:jc w:val="center"/>
              <w:rPr>
                <w:del w:id="5132" w:author="Della Faille Philippe" w:date="2019-08-09T13:27:00Z"/>
                <w:moveTo w:id="5133" w:author="Della Faille Philippe" w:date="2019-07-09T17:01:00Z"/>
                <w:rFonts w:ascii="Calibri" w:eastAsia="Times New Roman" w:hAnsi="Calibri" w:cs="Calibri"/>
                <w:color w:val="000000"/>
              </w:rPr>
            </w:pPr>
            <w:moveTo w:id="5134" w:author="Della Faille Philippe" w:date="2019-07-09T17:01:00Z">
              <w:del w:id="5135" w:author="Della Faille Philippe" w:date="2019-08-09T12:08:00Z">
                <w:r w:rsidRPr="00614D51" w:rsidDel="00381E4A">
                  <w:rPr>
                    <w:rFonts w:ascii="Calibri" w:eastAsia="Times New Roman" w:hAnsi="Calibri" w:cs="Calibri"/>
                    <w:color w:val="000000"/>
                  </w:rPr>
                  <w:delText>155</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136"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580EC0BC" w14:textId="770EE0F4" w:rsidR="00F536BB" w:rsidRPr="00614D51" w:rsidDel="00E27DD8" w:rsidRDefault="00F536BB" w:rsidP="00381E4A">
            <w:pPr>
              <w:spacing w:after="0"/>
              <w:jc w:val="center"/>
              <w:rPr>
                <w:del w:id="5137" w:author="Della Faille Philippe" w:date="2019-08-09T13:27:00Z"/>
                <w:moveTo w:id="5138" w:author="Della Faille Philippe" w:date="2019-07-09T17:01:00Z"/>
                <w:rFonts w:ascii="Calibri" w:eastAsia="Times New Roman" w:hAnsi="Calibri" w:cs="Calibri"/>
                <w:color w:val="000000"/>
              </w:rPr>
            </w:pPr>
            <w:moveTo w:id="5139" w:author="Della Faille Philippe" w:date="2019-07-09T17:01:00Z">
              <w:del w:id="5140" w:author="Della Faille Philippe" w:date="2019-08-09T12:08:00Z">
                <w:r w:rsidRPr="00614D51" w:rsidDel="00381E4A">
                  <w:rPr>
                    <w:rFonts w:ascii="Calibri" w:eastAsia="Times New Roman" w:hAnsi="Calibri" w:cs="Calibri"/>
                    <w:color w:val="000000"/>
                  </w:rPr>
                  <w:delText>0x009B</w:delText>
                </w:r>
              </w:del>
            </w:moveTo>
          </w:p>
        </w:tc>
      </w:tr>
      <w:tr w:rsidR="00F536BB" w:rsidRPr="00614D51" w:rsidDel="00E27DD8" w14:paraId="51828CCE" w14:textId="692205E0" w:rsidTr="00381E4A">
        <w:trPr>
          <w:trHeight w:val="288"/>
          <w:del w:id="5141" w:author="Della Faille Philippe" w:date="2019-08-09T13:27:00Z"/>
          <w:trPrChange w:id="5142"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143"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58517174" w14:textId="6D6E6248" w:rsidR="00F536BB" w:rsidRPr="00614D51" w:rsidDel="00E27DD8" w:rsidRDefault="00F536BB" w:rsidP="00381E4A">
            <w:pPr>
              <w:spacing w:after="0"/>
              <w:jc w:val="left"/>
              <w:rPr>
                <w:del w:id="5144" w:author="Della Faille Philippe" w:date="2019-08-09T13:27:00Z"/>
                <w:moveTo w:id="514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146"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477A526C" w14:textId="3EBD6017" w:rsidR="00F536BB" w:rsidRPr="00614D51" w:rsidDel="00E27DD8" w:rsidRDefault="00F536BB" w:rsidP="00381E4A">
            <w:pPr>
              <w:spacing w:after="0"/>
              <w:jc w:val="left"/>
              <w:rPr>
                <w:del w:id="5147" w:author="Della Faille Philippe" w:date="2019-08-09T13:27:00Z"/>
                <w:moveTo w:id="514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149"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3AB8C690" w14:textId="021C169F" w:rsidR="00F536BB" w:rsidRPr="00614D51" w:rsidDel="00E27DD8" w:rsidRDefault="00F536BB" w:rsidP="00381E4A">
            <w:pPr>
              <w:spacing w:after="0"/>
              <w:jc w:val="center"/>
              <w:rPr>
                <w:del w:id="5150" w:author="Della Faille Philippe" w:date="2019-08-09T13:27:00Z"/>
                <w:moveTo w:id="5151" w:author="Della Faille Philippe" w:date="2019-07-09T17:01:00Z"/>
                <w:rFonts w:ascii="Calibri" w:eastAsia="Times New Roman" w:hAnsi="Calibri" w:cs="Calibri"/>
                <w:color w:val="000000"/>
              </w:rPr>
            </w:pPr>
            <w:moveTo w:id="5152" w:author="Della Faille Philippe" w:date="2019-07-09T17:01:00Z">
              <w:del w:id="5153" w:author="Della Faille Philippe" w:date="2019-08-09T12:08:00Z">
                <w:r w:rsidRPr="00614D51" w:rsidDel="00381E4A">
                  <w:rPr>
                    <w:rFonts w:ascii="Calibri" w:eastAsia="Times New Roman" w:hAnsi="Calibri" w:cs="Calibri"/>
                    <w:color w:val="000000"/>
                  </w:rPr>
                  <w:delText>85</w:delText>
                </w:r>
              </w:del>
            </w:moveTo>
          </w:p>
        </w:tc>
        <w:tc>
          <w:tcPr>
            <w:tcW w:w="2680" w:type="dxa"/>
            <w:tcBorders>
              <w:top w:val="nil"/>
              <w:left w:val="nil"/>
              <w:bottom w:val="nil"/>
              <w:right w:val="nil"/>
            </w:tcBorders>
            <w:shd w:val="clear" w:color="auto" w:fill="8DB3E2" w:themeFill="text2" w:themeFillTint="66"/>
            <w:noWrap/>
            <w:vAlign w:val="bottom"/>
            <w:tcPrChange w:id="5154"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5DA6472C" w14:textId="0A9C7116" w:rsidR="00F536BB" w:rsidRPr="00614D51" w:rsidDel="00E27DD8" w:rsidRDefault="00F536BB" w:rsidP="00381E4A">
            <w:pPr>
              <w:spacing w:after="0"/>
              <w:jc w:val="left"/>
              <w:rPr>
                <w:del w:id="5155" w:author="Della Faille Philippe" w:date="2019-08-09T13:27:00Z"/>
                <w:moveTo w:id="5156" w:author="Della Faille Philippe" w:date="2019-07-09T17:01:00Z"/>
                <w:rFonts w:ascii="Calibri" w:eastAsia="Times New Roman" w:hAnsi="Calibri" w:cs="Calibri"/>
                <w:color w:val="000000"/>
              </w:rPr>
            </w:pPr>
            <w:moveTo w:id="5157" w:author="Della Faille Philippe" w:date="2019-07-09T17:01:00Z">
              <w:del w:id="5158" w:author="Della Faille Philippe" w:date="2019-08-09T12:08:00Z">
                <w:r w:rsidRPr="00614D51" w:rsidDel="00381E4A">
                  <w:rPr>
                    <w:rFonts w:ascii="Calibri" w:eastAsia="Times New Roman" w:hAnsi="Calibri" w:cs="Calibri"/>
                    <w:color w:val="000000"/>
                  </w:rPr>
                  <w:delText>Sanity current close P3</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159"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4F053A0D" w14:textId="2EAB09A0" w:rsidR="00F536BB" w:rsidRPr="00614D51" w:rsidDel="00E27DD8" w:rsidRDefault="00F536BB" w:rsidP="00381E4A">
            <w:pPr>
              <w:spacing w:after="0"/>
              <w:jc w:val="center"/>
              <w:rPr>
                <w:del w:id="5160" w:author="Della Faille Philippe" w:date="2019-08-09T13:27:00Z"/>
                <w:moveTo w:id="5161" w:author="Della Faille Philippe" w:date="2019-07-09T17:01:00Z"/>
                <w:rFonts w:ascii="Calibri" w:eastAsia="Times New Roman" w:hAnsi="Calibri" w:cs="Calibri"/>
                <w:color w:val="000000"/>
              </w:rPr>
            </w:pPr>
            <w:moveTo w:id="5162" w:author="Della Faille Philippe" w:date="2019-07-09T17:01:00Z">
              <w:del w:id="5163"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164"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1690E11D" w14:textId="729D052C" w:rsidR="00F536BB" w:rsidRPr="00614D51" w:rsidDel="00E27DD8" w:rsidRDefault="00F536BB" w:rsidP="00381E4A">
            <w:pPr>
              <w:spacing w:after="0"/>
              <w:jc w:val="center"/>
              <w:rPr>
                <w:del w:id="5165" w:author="Della Faille Philippe" w:date="2019-08-09T13:27:00Z"/>
                <w:moveTo w:id="5166" w:author="Della Faille Philippe" w:date="2019-07-09T17:01:00Z"/>
                <w:rFonts w:ascii="Calibri" w:eastAsia="Times New Roman" w:hAnsi="Calibri" w:cs="Calibri"/>
                <w:color w:val="000000"/>
              </w:rPr>
            </w:pPr>
            <w:moveTo w:id="5167" w:author="Della Faille Philippe" w:date="2019-07-09T17:01:00Z">
              <w:del w:id="5168"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169"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4F18C796" w14:textId="0CDC5393" w:rsidR="00F536BB" w:rsidRPr="00614D51" w:rsidDel="00E27DD8" w:rsidRDefault="00F536BB" w:rsidP="00381E4A">
            <w:pPr>
              <w:spacing w:after="0"/>
              <w:jc w:val="center"/>
              <w:rPr>
                <w:del w:id="5170" w:author="Della Faille Philippe" w:date="2019-08-09T13:27:00Z"/>
                <w:moveTo w:id="5171" w:author="Della Faille Philippe" w:date="2019-07-09T17:01:00Z"/>
                <w:rFonts w:ascii="Calibri" w:eastAsia="Times New Roman" w:hAnsi="Calibri" w:cs="Calibri"/>
                <w:color w:val="000000"/>
              </w:rPr>
            </w:pPr>
            <w:moveTo w:id="5172" w:author="Della Faille Philippe" w:date="2019-07-09T17:01:00Z">
              <w:del w:id="5173"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174"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04ADAC39" w14:textId="7B7EDD87" w:rsidR="00F536BB" w:rsidRPr="00614D51" w:rsidDel="00E27DD8" w:rsidRDefault="00F536BB" w:rsidP="00381E4A">
            <w:pPr>
              <w:spacing w:after="0"/>
              <w:jc w:val="center"/>
              <w:rPr>
                <w:del w:id="5175" w:author="Della Faille Philippe" w:date="2019-08-09T13:27:00Z"/>
                <w:moveTo w:id="5176" w:author="Della Faille Philippe" w:date="2019-07-09T17:01:00Z"/>
                <w:rFonts w:ascii="Calibri" w:eastAsia="Times New Roman" w:hAnsi="Calibri" w:cs="Calibri"/>
                <w:color w:val="000000"/>
              </w:rPr>
            </w:pPr>
            <w:moveTo w:id="5177" w:author="Della Faille Philippe" w:date="2019-07-09T17:01:00Z">
              <w:del w:id="5178" w:author="Della Faille Philippe" w:date="2019-08-09T12:08:00Z">
                <w:r w:rsidRPr="00614D51" w:rsidDel="00381E4A">
                  <w:rPr>
                    <w:rFonts w:ascii="Calibri" w:eastAsia="Times New Roman" w:hAnsi="Calibri" w:cs="Calibri"/>
                    <w:color w:val="000000"/>
                  </w:rPr>
                  <w:delText>157</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179"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15B4BB4F" w14:textId="4D058DE9" w:rsidR="00F536BB" w:rsidRPr="00614D51" w:rsidDel="00E27DD8" w:rsidRDefault="00F536BB" w:rsidP="00381E4A">
            <w:pPr>
              <w:spacing w:after="0"/>
              <w:jc w:val="center"/>
              <w:rPr>
                <w:del w:id="5180" w:author="Della Faille Philippe" w:date="2019-08-09T13:27:00Z"/>
                <w:moveTo w:id="5181" w:author="Della Faille Philippe" w:date="2019-07-09T17:01:00Z"/>
                <w:rFonts w:ascii="Calibri" w:eastAsia="Times New Roman" w:hAnsi="Calibri" w:cs="Calibri"/>
                <w:color w:val="000000"/>
              </w:rPr>
            </w:pPr>
            <w:moveTo w:id="5182" w:author="Della Faille Philippe" w:date="2019-07-09T17:01:00Z">
              <w:del w:id="5183" w:author="Della Faille Philippe" w:date="2019-08-09T12:08:00Z">
                <w:r w:rsidRPr="00614D51" w:rsidDel="00381E4A">
                  <w:rPr>
                    <w:rFonts w:ascii="Calibri" w:eastAsia="Times New Roman" w:hAnsi="Calibri" w:cs="Calibri"/>
                    <w:color w:val="000000"/>
                  </w:rPr>
                  <w:delText>0x009D</w:delText>
                </w:r>
              </w:del>
            </w:moveTo>
          </w:p>
        </w:tc>
      </w:tr>
      <w:tr w:rsidR="00F536BB" w:rsidRPr="00614D51" w:rsidDel="00E27DD8" w14:paraId="3CFEA0AF" w14:textId="0B47E763" w:rsidTr="00381E4A">
        <w:trPr>
          <w:trHeight w:val="288"/>
          <w:del w:id="5184" w:author="Della Faille Philippe" w:date="2019-08-09T13:27:00Z"/>
          <w:trPrChange w:id="5185"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186"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1860A324" w14:textId="5948413C" w:rsidR="00F536BB" w:rsidRPr="00614D51" w:rsidDel="00E27DD8" w:rsidRDefault="00F536BB" w:rsidP="00381E4A">
            <w:pPr>
              <w:spacing w:after="0"/>
              <w:jc w:val="left"/>
              <w:rPr>
                <w:del w:id="5187" w:author="Della Faille Philippe" w:date="2019-08-09T13:27:00Z"/>
                <w:moveTo w:id="518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189"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4E5F498F" w14:textId="43FB72FD" w:rsidR="00F536BB" w:rsidRPr="00614D51" w:rsidDel="00E27DD8" w:rsidRDefault="00F536BB" w:rsidP="00381E4A">
            <w:pPr>
              <w:spacing w:after="0"/>
              <w:jc w:val="left"/>
              <w:rPr>
                <w:del w:id="5190" w:author="Della Faille Philippe" w:date="2019-08-09T13:27:00Z"/>
                <w:moveTo w:id="519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19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3895D69B" w14:textId="207725BC" w:rsidR="00F536BB" w:rsidRPr="00614D51" w:rsidDel="00E27DD8" w:rsidRDefault="00F536BB" w:rsidP="00381E4A">
            <w:pPr>
              <w:spacing w:after="0"/>
              <w:jc w:val="center"/>
              <w:rPr>
                <w:del w:id="5193" w:author="Della Faille Philippe" w:date="2019-08-09T13:27:00Z"/>
                <w:moveTo w:id="5194" w:author="Della Faille Philippe" w:date="2019-07-09T17:01:00Z"/>
                <w:rFonts w:ascii="Calibri" w:eastAsia="Times New Roman" w:hAnsi="Calibri" w:cs="Calibri"/>
                <w:color w:val="000000"/>
              </w:rPr>
            </w:pPr>
            <w:moveTo w:id="5195" w:author="Della Faille Philippe" w:date="2019-07-09T17:01:00Z">
              <w:del w:id="5196" w:author="Della Faille Philippe" w:date="2019-08-09T12:08:00Z">
                <w:r w:rsidRPr="00614D51" w:rsidDel="00381E4A">
                  <w:rPr>
                    <w:rFonts w:ascii="Calibri" w:eastAsia="Times New Roman" w:hAnsi="Calibri" w:cs="Calibri"/>
                    <w:color w:val="000000"/>
                  </w:rPr>
                  <w:delText>86</w:delText>
                </w:r>
              </w:del>
            </w:moveTo>
          </w:p>
        </w:tc>
        <w:tc>
          <w:tcPr>
            <w:tcW w:w="2680" w:type="dxa"/>
            <w:tcBorders>
              <w:top w:val="nil"/>
              <w:left w:val="nil"/>
              <w:bottom w:val="nil"/>
              <w:right w:val="nil"/>
            </w:tcBorders>
            <w:shd w:val="clear" w:color="auto" w:fill="8DB3E2" w:themeFill="text2" w:themeFillTint="66"/>
            <w:noWrap/>
            <w:vAlign w:val="bottom"/>
            <w:tcPrChange w:id="5197"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6756C21C" w14:textId="15EF5E43" w:rsidR="00F536BB" w:rsidRPr="00614D51" w:rsidDel="00E27DD8" w:rsidRDefault="00F536BB" w:rsidP="00381E4A">
            <w:pPr>
              <w:spacing w:after="0"/>
              <w:jc w:val="left"/>
              <w:rPr>
                <w:del w:id="5198" w:author="Della Faille Philippe" w:date="2019-08-09T13:27:00Z"/>
                <w:moveTo w:id="5199" w:author="Della Faille Philippe" w:date="2019-07-09T17:01:00Z"/>
                <w:rFonts w:ascii="Calibri" w:eastAsia="Times New Roman" w:hAnsi="Calibri" w:cs="Calibri"/>
                <w:color w:val="000000"/>
              </w:rPr>
            </w:pPr>
            <w:moveTo w:id="5200" w:author="Della Faille Philippe" w:date="2019-07-09T17:01:00Z">
              <w:del w:id="5201" w:author="Della Faille Philippe" w:date="2019-08-09T12:08:00Z">
                <w:r w:rsidRPr="00614D51" w:rsidDel="00381E4A">
                  <w:rPr>
                    <w:rFonts w:ascii="Calibri" w:eastAsia="Times New Roman" w:hAnsi="Calibri" w:cs="Calibri"/>
                    <w:color w:val="000000"/>
                  </w:rPr>
                  <w:delText>Sanity current close P4</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202"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0661A928" w14:textId="1AFFF653" w:rsidR="00F536BB" w:rsidRPr="00614D51" w:rsidDel="00E27DD8" w:rsidRDefault="00F536BB" w:rsidP="00381E4A">
            <w:pPr>
              <w:spacing w:after="0"/>
              <w:jc w:val="center"/>
              <w:rPr>
                <w:del w:id="5203" w:author="Della Faille Philippe" w:date="2019-08-09T13:27:00Z"/>
                <w:moveTo w:id="5204" w:author="Della Faille Philippe" w:date="2019-07-09T17:01:00Z"/>
                <w:rFonts w:ascii="Calibri" w:eastAsia="Times New Roman" w:hAnsi="Calibri" w:cs="Calibri"/>
                <w:color w:val="000000"/>
              </w:rPr>
            </w:pPr>
            <w:moveTo w:id="5205" w:author="Della Faille Philippe" w:date="2019-07-09T17:01:00Z">
              <w:del w:id="5206"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207"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6BA3161B" w14:textId="68999AA7" w:rsidR="00F536BB" w:rsidRPr="00614D51" w:rsidDel="00E27DD8" w:rsidRDefault="00F536BB" w:rsidP="00381E4A">
            <w:pPr>
              <w:spacing w:after="0"/>
              <w:jc w:val="center"/>
              <w:rPr>
                <w:del w:id="5208" w:author="Della Faille Philippe" w:date="2019-08-09T13:27:00Z"/>
                <w:moveTo w:id="5209" w:author="Della Faille Philippe" w:date="2019-07-09T17:01:00Z"/>
                <w:rFonts w:ascii="Calibri" w:eastAsia="Times New Roman" w:hAnsi="Calibri" w:cs="Calibri"/>
                <w:color w:val="000000"/>
              </w:rPr>
            </w:pPr>
            <w:moveTo w:id="5210" w:author="Della Faille Philippe" w:date="2019-07-09T17:01:00Z">
              <w:del w:id="5211"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212"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6A93FAF3" w14:textId="67CEE3F7" w:rsidR="00F536BB" w:rsidRPr="00614D51" w:rsidDel="00E27DD8" w:rsidRDefault="00F536BB" w:rsidP="00381E4A">
            <w:pPr>
              <w:spacing w:after="0"/>
              <w:jc w:val="center"/>
              <w:rPr>
                <w:del w:id="5213" w:author="Della Faille Philippe" w:date="2019-08-09T13:27:00Z"/>
                <w:moveTo w:id="5214" w:author="Della Faille Philippe" w:date="2019-07-09T17:01:00Z"/>
                <w:rFonts w:ascii="Calibri" w:eastAsia="Times New Roman" w:hAnsi="Calibri" w:cs="Calibri"/>
                <w:color w:val="000000"/>
              </w:rPr>
            </w:pPr>
            <w:moveTo w:id="5215" w:author="Della Faille Philippe" w:date="2019-07-09T17:01:00Z">
              <w:del w:id="5216"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217"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4A0F20E8" w14:textId="070C58C5" w:rsidR="00F536BB" w:rsidRPr="00614D51" w:rsidDel="00E27DD8" w:rsidRDefault="00F536BB" w:rsidP="00381E4A">
            <w:pPr>
              <w:spacing w:after="0"/>
              <w:jc w:val="center"/>
              <w:rPr>
                <w:del w:id="5218" w:author="Della Faille Philippe" w:date="2019-08-09T13:27:00Z"/>
                <w:moveTo w:id="5219" w:author="Della Faille Philippe" w:date="2019-07-09T17:01:00Z"/>
                <w:rFonts w:ascii="Calibri" w:eastAsia="Times New Roman" w:hAnsi="Calibri" w:cs="Calibri"/>
                <w:color w:val="000000"/>
              </w:rPr>
            </w:pPr>
            <w:moveTo w:id="5220" w:author="Della Faille Philippe" w:date="2019-07-09T17:01:00Z">
              <w:del w:id="5221" w:author="Della Faille Philippe" w:date="2019-08-09T12:08:00Z">
                <w:r w:rsidRPr="00614D51" w:rsidDel="00381E4A">
                  <w:rPr>
                    <w:rFonts w:ascii="Calibri" w:eastAsia="Times New Roman" w:hAnsi="Calibri" w:cs="Calibri"/>
                    <w:color w:val="000000"/>
                  </w:rPr>
                  <w:delText>159</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222"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416E3BF3" w14:textId="7FB62F77" w:rsidR="00F536BB" w:rsidRPr="00614D51" w:rsidDel="00E27DD8" w:rsidRDefault="00F536BB" w:rsidP="00381E4A">
            <w:pPr>
              <w:spacing w:after="0"/>
              <w:jc w:val="center"/>
              <w:rPr>
                <w:del w:id="5223" w:author="Della Faille Philippe" w:date="2019-08-09T13:27:00Z"/>
                <w:moveTo w:id="5224" w:author="Della Faille Philippe" w:date="2019-07-09T17:01:00Z"/>
                <w:rFonts w:ascii="Calibri" w:eastAsia="Times New Roman" w:hAnsi="Calibri" w:cs="Calibri"/>
                <w:color w:val="000000"/>
              </w:rPr>
            </w:pPr>
            <w:moveTo w:id="5225" w:author="Della Faille Philippe" w:date="2019-07-09T17:01:00Z">
              <w:del w:id="5226" w:author="Della Faille Philippe" w:date="2019-08-09T12:08:00Z">
                <w:r w:rsidRPr="00614D51" w:rsidDel="00381E4A">
                  <w:rPr>
                    <w:rFonts w:ascii="Calibri" w:eastAsia="Times New Roman" w:hAnsi="Calibri" w:cs="Calibri"/>
                    <w:color w:val="000000"/>
                  </w:rPr>
                  <w:delText>0x009F</w:delText>
                </w:r>
              </w:del>
            </w:moveTo>
          </w:p>
        </w:tc>
      </w:tr>
      <w:tr w:rsidR="00F536BB" w:rsidRPr="00614D51" w:rsidDel="00E27DD8" w14:paraId="4598B4A1" w14:textId="06FE55A6" w:rsidTr="00381E4A">
        <w:trPr>
          <w:trHeight w:val="288"/>
          <w:del w:id="5227" w:author="Della Faille Philippe" w:date="2019-08-09T13:27:00Z"/>
          <w:trPrChange w:id="5228" w:author="Della Faille Philippe" w:date="2019-08-09T12:08: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tcPrChange w:id="5229" w:author="Della Faille Philippe" w:date="2019-08-09T12:08:00Z">
              <w:tcPr>
                <w:tcW w:w="960" w:type="dxa"/>
                <w:vMerge/>
                <w:tcBorders>
                  <w:top w:val="nil"/>
                  <w:left w:val="nil"/>
                  <w:bottom w:val="single" w:sz="8" w:space="0" w:color="000000"/>
                  <w:right w:val="nil"/>
                </w:tcBorders>
                <w:shd w:val="clear" w:color="auto" w:fill="8DB3E2" w:themeFill="text2" w:themeFillTint="66"/>
                <w:vAlign w:val="center"/>
              </w:tcPr>
            </w:tcPrChange>
          </w:tcPr>
          <w:p w14:paraId="0F673763" w14:textId="60847DE1" w:rsidR="00F536BB" w:rsidRPr="00614D51" w:rsidDel="00E27DD8" w:rsidRDefault="00F536BB" w:rsidP="00381E4A">
            <w:pPr>
              <w:spacing w:after="0"/>
              <w:jc w:val="left"/>
              <w:rPr>
                <w:del w:id="5230" w:author="Della Faille Philippe" w:date="2019-08-09T13:27:00Z"/>
                <w:moveTo w:id="523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tcPrChange w:id="5232" w:author="Della Faille Philippe" w:date="2019-08-09T12:08:00Z">
              <w:tcPr>
                <w:tcW w:w="960" w:type="dxa"/>
                <w:vMerge/>
                <w:tcBorders>
                  <w:top w:val="single" w:sz="4" w:space="0" w:color="auto"/>
                  <w:left w:val="nil"/>
                  <w:bottom w:val="single" w:sz="12" w:space="0" w:color="000000"/>
                  <w:right w:val="nil"/>
                </w:tcBorders>
                <w:shd w:val="clear" w:color="auto" w:fill="8DB3E2" w:themeFill="text2" w:themeFillTint="66"/>
                <w:vAlign w:val="center"/>
              </w:tcPr>
            </w:tcPrChange>
          </w:tcPr>
          <w:p w14:paraId="05C49454" w14:textId="55DE146D" w:rsidR="00F536BB" w:rsidRPr="00614D51" w:rsidDel="00E27DD8" w:rsidRDefault="00F536BB" w:rsidP="00381E4A">
            <w:pPr>
              <w:spacing w:after="0"/>
              <w:jc w:val="left"/>
              <w:rPr>
                <w:del w:id="5233" w:author="Della Faille Philippe" w:date="2019-08-09T13:27:00Z"/>
                <w:moveTo w:id="523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23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617B194E" w14:textId="43C284D2" w:rsidR="00F536BB" w:rsidRPr="00614D51" w:rsidDel="00E27DD8" w:rsidRDefault="00F536BB" w:rsidP="00381E4A">
            <w:pPr>
              <w:spacing w:after="0"/>
              <w:jc w:val="center"/>
              <w:rPr>
                <w:del w:id="5236" w:author="Della Faille Philippe" w:date="2019-08-09T13:27:00Z"/>
                <w:moveTo w:id="5237" w:author="Della Faille Philippe" w:date="2019-07-09T17:01:00Z"/>
                <w:rFonts w:ascii="Calibri" w:eastAsia="Times New Roman" w:hAnsi="Calibri" w:cs="Calibri"/>
                <w:color w:val="000000"/>
              </w:rPr>
            </w:pPr>
            <w:moveTo w:id="5238" w:author="Della Faille Philippe" w:date="2019-07-09T17:01:00Z">
              <w:del w:id="5239" w:author="Della Faille Philippe" w:date="2019-08-09T12:08:00Z">
                <w:r w:rsidRPr="00614D51" w:rsidDel="00381E4A">
                  <w:rPr>
                    <w:rFonts w:ascii="Calibri" w:eastAsia="Times New Roman" w:hAnsi="Calibri" w:cs="Calibri"/>
                    <w:color w:val="000000"/>
                  </w:rPr>
                  <w:delText>87</w:delText>
                </w:r>
              </w:del>
            </w:moveTo>
          </w:p>
        </w:tc>
        <w:tc>
          <w:tcPr>
            <w:tcW w:w="2680" w:type="dxa"/>
            <w:tcBorders>
              <w:top w:val="nil"/>
              <w:left w:val="nil"/>
              <w:bottom w:val="nil"/>
              <w:right w:val="nil"/>
            </w:tcBorders>
            <w:shd w:val="clear" w:color="auto" w:fill="8DB3E2" w:themeFill="text2" w:themeFillTint="66"/>
            <w:noWrap/>
            <w:vAlign w:val="bottom"/>
            <w:tcPrChange w:id="5240" w:author="Della Faille Philippe" w:date="2019-08-09T12:08:00Z">
              <w:tcPr>
                <w:tcW w:w="2680" w:type="dxa"/>
                <w:tcBorders>
                  <w:top w:val="nil"/>
                  <w:left w:val="nil"/>
                  <w:bottom w:val="nil"/>
                  <w:right w:val="nil"/>
                </w:tcBorders>
                <w:shd w:val="clear" w:color="auto" w:fill="8DB3E2" w:themeFill="text2" w:themeFillTint="66"/>
                <w:noWrap/>
                <w:vAlign w:val="bottom"/>
              </w:tcPr>
            </w:tcPrChange>
          </w:tcPr>
          <w:p w14:paraId="4A86A76B" w14:textId="186E435C" w:rsidR="00F536BB" w:rsidRPr="00614D51" w:rsidDel="00E27DD8" w:rsidRDefault="00F536BB" w:rsidP="00381E4A">
            <w:pPr>
              <w:spacing w:after="0"/>
              <w:jc w:val="left"/>
              <w:rPr>
                <w:del w:id="5241" w:author="Della Faille Philippe" w:date="2019-08-09T13:27:00Z"/>
                <w:moveTo w:id="5242" w:author="Della Faille Philippe" w:date="2019-07-09T17:01:00Z"/>
                <w:rFonts w:ascii="Calibri" w:eastAsia="Times New Roman" w:hAnsi="Calibri" w:cs="Calibri"/>
                <w:color w:val="000000"/>
              </w:rPr>
            </w:pPr>
            <w:moveTo w:id="5243" w:author="Della Faille Philippe" w:date="2019-07-09T17:01:00Z">
              <w:del w:id="5244" w:author="Della Faille Philippe" w:date="2019-08-09T12:08:00Z">
                <w:r w:rsidRPr="00614D51" w:rsidDel="00381E4A">
                  <w:rPr>
                    <w:rFonts w:ascii="Calibri" w:eastAsia="Times New Roman" w:hAnsi="Calibri" w:cs="Calibri"/>
                    <w:color w:val="000000"/>
                  </w:rPr>
                  <w:delText>Sanity current close P5</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tcPrChange w:id="5245" w:author="Della Faille Philippe" w:date="2019-08-09T12:08:00Z">
              <w:tcPr>
                <w:tcW w:w="960" w:type="dxa"/>
                <w:tcBorders>
                  <w:top w:val="nil"/>
                  <w:left w:val="single" w:sz="4" w:space="0" w:color="auto"/>
                  <w:bottom w:val="nil"/>
                  <w:right w:val="single" w:sz="4" w:space="0" w:color="auto"/>
                </w:tcBorders>
                <w:shd w:val="clear" w:color="auto" w:fill="8DB3E2" w:themeFill="text2" w:themeFillTint="66"/>
                <w:noWrap/>
                <w:vAlign w:val="bottom"/>
              </w:tcPr>
            </w:tcPrChange>
          </w:tcPr>
          <w:p w14:paraId="2AD184CC" w14:textId="591AD672" w:rsidR="00F536BB" w:rsidRPr="00614D51" w:rsidDel="00E27DD8" w:rsidRDefault="00F536BB" w:rsidP="00381E4A">
            <w:pPr>
              <w:spacing w:after="0"/>
              <w:jc w:val="center"/>
              <w:rPr>
                <w:del w:id="5246" w:author="Della Faille Philippe" w:date="2019-08-09T13:27:00Z"/>
                <w:moveTo w:id="5247" w:author="Della Faille Philippe" w:date="2019-07-09T17:01:00Z"/>
                <w:rFonts w:ascii="Calibri" w:eastAsia="Times New Roman" w:hAnsi="Calibri" w:cs="Calibri"/>
                <w:color w:val="000000"/>
              </w:rPr>
            </w:pPr>
            <w:moveTo w:id="5248" w:author="Della Faille Philippe" w:date="2019-07-09T17:01:00Z">
              <w:del w:id="5249" w:author="Della Faille Philippe" w:date="2019-08-09T12:08:00Z">
                <w:r w:rsidRPr="00614D51" w:rsidDel="00381E4A">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tcPrChange w:id="5250" w:author="Della Faille Philippe" w:date="2019-08-09T12:08:00Z">
              <w:tcPr>
                <w:tcW w:w="978" w:type="dxa"/>
                <w:tcBorders>
                  <w:top w:val="nil"/>
                  <w:left w:val="nil"/>
                  <w:bottom w:val="nil"/>
                  <w:right w:val="single" w:sz="4" w:space="0" w:color="auto"/>
                </w:tcBorders>
                <w:shd w:val="clear" w:color="auto" w:fill="8DB3E2" w:themeFill="text2" w:themeFillTint="66"/>
                <w:noWrap/>
                <w:vAlign w:val="bottom"/>
              </w:tcPr>
            </w:tcPrChange>
          </w:tcPr>
          <w:p w14:paraId="42E0402E" w14:textId="75A1ABD4" w:rsidR="00F536BB" w:rsidRPr="00614D51" w:rsidDel="00E27DD8" w:rsidRDefault="00F536BB" w:rsidP="00381E4A">
            <w:pPr>
              <w:spacing w:after="0"/>
              <w:jc w:val="center"/>
              <w:rPr>
                <w:del w:id="5251" w:author="Della Faille Philippe" w:date="2019-08-09T13:27:00Z"/>
                <w:moveTo w:id="5252" w:author="Della Faille Philippe" w:date="2019-07-09T17:01:00Z"/>
                <w:rFonts w:ascii="Calibri" w:eastAsia="Times New Roman" w:hAnsi="Calibri" w:cs="Calibri"/>
                <w:color w:val="000000"/>
              </w:rPr>
            </w:pPr>
            <w:moveTo w:id="5253" w:author="Della Faille Philippe" w:date="2019-07-09T17:01:00Z">
              <w:del w:id="5254" w:author="Della Faille Philippe" w:date="2019-08-09T12:08:00Z">
                <w:r w:rsidRPr="00614D51" w:rsidDel="00381E4A">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tcPrChange w:id="5255" w:author="Della Faille Philippe" w:date="2019-08-09T12:08:00Z">
              <w:tcPr>
                <w:tcW w:w="960" w:type="dxa"/>
                <w:tcBorders>
                  <w:top w:val="nil"/>
                  <w:left w:val="nil"/>
                  <w:bottom w:val="nil"/>
                  <w:right w:val="single" w:sz="4" w:space="0" w:color="auto"/>
                </w:tcBorders>
                <w:shd w:val="clear" w:color="auto" w:fill="8DB3E2" w:themeFill="text2" w:themeFillTint="66"/>
                <w:noWrap/>
                <w:vAlign w:val="bottom"/>
              </w:tcPr>
            </w:tcPrChange>
          </w:tcPr>
          <w:p w14:paraId="300AF5C9" w14:textId="5649CABE" w:rsidR="00F536BB" w:rsidRPr="00614D51" w:rsidDel="00E27DD8" w:rsidRDefault="00F536BB" w:rsidP="00381E4A">
            <w:pPr>
              <w:spacing w:after="0"/>
              <w:jc w:val="center"/>
              <w:rPr>
                <w:del w:id="5256" w:author="Della Faille Philippe" w:date="2019-08-09T13:27:00Z"/>
                <w:moveTo w:id="5257" w:author="Della Faille Philippe" w:date="2019-07-09T17:01:00Z"/>
                <w:rFonts w:ascii="Calibri" w:eastAsia="Times New Roman" w:hAnsi="Calibri" w:cs="Calibri"/>
                <w:color w:val="000000"/>
              </w:rPr>
            </w:pPr>
            <w:moveTo w:id="5258" w:author="Della Faille Philippe" w:date="2019-07-09T17:01:00Z">
              <w:del w:id="5259" w:author="Della Faille Philippe" w:date="2019-08-09T12:08:00Z">
                <w:r w:rsidRPr="00614D51" w:rsidDel="00381E4A">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tcPrChange w:id="5260" w:author="Della Faille Philippe" w:date="2019-08-09T12:08:00Z">
              <w:tcPr>
                <w:tcW w:w="644" w:type="dxa"/>
                <w:tcBorders>
                  <w:top w:val="nil"/>
                  <w:left w:val="nil"/>
                  <w:bottom w:val="nil"/>
                  <w:right w:val="single" w:sz="4" w:space="0" w:color="auto"/>
                </w:tcBorders>
                <w:shd w:val="clear" w:color="auto" w:fill="8DB3E2" w:themeFill="text2" w:themeFillTint="66"/>
                <w:noWrap/>
                <w:vAlign w:val="bottom"/>
              </w:tcPr>
            </w:tcPrChange>
          </w:tcPr>
          <w:p w14:paraId="2F83E807" w14:textId="67F3B60F" w:rsidR="00F536BB" w:rsidRPr="00614D51" w:rsidDel="00E27DD8" w:rsidRDefault="00F536BB" w:rsidP="00381E4A">
            <w:pPr>
              <w:spacing w:after="0"/>
              <w:jc w:val="center"/>
              <w:rPr>
                <w:del w:id="5261" w:author="Della Faille Philippe" w:date="2019-08-09T13:27:00Z"/>
                <w:moveTo w:id="5262" w:author="Della Faille Philippe" w:date="2019-07-09T17:01:00Z"/>
                <w:rFonts w:ascii="Calibri" w:eastAsia="Times New Roman" w:hAnsi="Calibri" w:cs="Calibri"/>
                <w:color w:val="000000"/>
              </w:rPr>
            </w:pPr>
            <w:moveTo w:id="5263" w:author="Della Faille Philippe" w:date="2019-07-09T17:01:00Z">
              <w:del w:id="5264" w:author="Della Faille Philippe" w:date="2019-08-09T12:08:00Z">
                <w:r w:rsidRPr="00614D51" w:rsidDel="00381E4A">
                  <w:rPr>
                    <w:rFonts w:ascii="Calibri" w:eastAsia="Times New Roman" w:hAnsi="Calibri" w:cs="Calibri"/>
                    <w:color w:val="000000"/>
                  </w:rPr>
                  <w:delText>161</w:delText>
                </w:r>
              </w:del>
            </w:moveTo>
          </w:p>
        </w:tc>
        <w:tc>
          <w:tcPr>
            <w:tcW w:w="1276" w:type="dxa"/>
            <w:tcBorders>
              <w:top w:val="nil"/>
              <w:left w:val="nil"/>
              <w:bottom w:val="nil"/>
              <w:right w:val="single" w:sz="4" w:space="0" w:color="auto"/>
            </w:tcBorders>
            <w:shd w:val="clear" w:color="auto" w:fill="8DB3E2" w:themeFill="text2" w:themeFillTint="66"/>
            <w:noWrap/>
            <w:vAlign w:val="bottom"/>
            <w:tcPrChange w:id="5265" w:author="Della Faille Philippe" w:date="2019-08-09T12:08:00Z">
              <w:tcPr>
                <w:tcW w:w="1276" w:type="dxa"/>
                <w:tcBorders>
                  <w:top w:val="nil"/>
                  <w:left w:val="nil"/>
                  <w:bottom w:val="nil"/>
                  <w:right w:val="single" w:sz="4" w:space="0" w:color="auto"/>
                </w:tcBorders>
                <w:shd w:val="clear" w:color="auto" w:fill="8DB3E2" w:themeFill="text2" w:themeFillTint="66"/>
                <w:noWrap/>
                <w:vAlign w:val="bottom"/>
              </w:tcPr>
            </w:tcPrChange>
          </w:tcPr>
          <w:p w14:paraId="72691D5F" w14:textId="0B9C51E4" w:rsidR="00F536BB" w:rsidRPr="00614D51" w:rsidDel="00E27DD8" w:rsidRDefault="00F536BB" w:rsidP="00381E4A">
            <w:pPr>
              <w:spacing w:after="0"/>
              <w:jc w:val="center"/>
              <w:rPr>
                <w:del w:id="5266" w:author="Della Faille Philippe" w:date="2019-08-09T13:27:00Z"/>
                <w:moveTo w:id="5267" w:author="Della Faille Philippe" w:date="2019-07-09T17:01:00Z"/>
                <w:rFonts w:ascii="Calibri" w:eastAsia="Times New Roman" w:hAnsi="Calibri" w:cs="Calibri"/>
                <w:color w:val="000000"/>
              </w:rPr>
            </w:pPr>
            <w:moveTo w:id="5268" w:author="Della Faille Philippe" w:date="2019-07-09T17:01:00Z">
              <w:del w:id="5269" w:author="Della Faille Philippe" w:date="2019-08-09T12:08:00Z">
                <w:r w:rsidRPr="00614D51" w:rsidDel="00381E4A">
                  <w:rPr>
                    <w:rFonts w:ascii="Calibri" w:eastAsia="Times New Roman" w:hAnsi="Calibri" w:cs="Calibri"/>
                    <w:color w:val="000000"/>
                  </w:rPr>
                  <w:delText>0x00A1</w:delText>
                </w:r>
              </w:del>
            </w:moveTo>
          </w:p>
        </w:tc>
      </w:tr>
      <w:tr w:rsidR="00F536BB" w:rsidRPr="00614D51" w:rsidDel="00E27DD8" w14:paraId="5BC1AD56" w14:textId="68F9A59C" w:rsidTr="00381E4A">
        <w:trPr>
          <w:trHeight w:val="288"/>
          <w:del w:id="5270" w:author="Della Faille Philippe" w:date="2019-08-09T13:27:00Z"/>
          <w:trPrChange w:id="5271"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272"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0E566CB8" w14:textId="66286F29" w:rsidR="00F536BB" w:rsidRPr="00614D51" w:rsidDel="00E27DD8" w:rsidRDefault="00F536BB" w:rsidP="00381E4A">
            <w:pPr>
              <w:spacing w:after="0"/>
              <w:jc w:val="left"/>
              <w:rPr>
                <w:del w:id="5273" w:author="Della Faille Philippe" w:date="2019-08-09T13:27:00Z"/>
                <w:moveTo w:id="527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275"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2495755C" w14:textId="383D5807" w:rsidR="00F536BB" w:rsidRPr="00614D51" w:rsidDel="00E27DD8" w:rsidRDefault="00F536BB" w:rsidP="00381E4A">
            <w:pPr>
              <w:spacing w:after="0"/>
              <w:jc w:val="left"/>
              <w:rPr>
                <w:del w:id="5276" w:author="Della Faille Philippe" w:date="2019-08-09T13:27:00Z"/>
                <w:moveTo w:id="527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278"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4C40BD6" w14:textId="19B0444D" w:rsidR="00F536BB" w:rsidRPr="00614D51" w:rsidDel="00E27DD8" w:rsidRDefault="00F536BB" w:rsidP="00381E4A">
            <w:pPr>
              <w:spacing w:after="0"/>
              <w:jc w:val="center"/>
              <w:rPr>
                <w:del w:id="5279" w:author="Della Faille Philippe" w:date="2019-08-09T13:27:00Z"/>
                <w:moveTo w:id="5280" w:author="Della Faille Philippe" w:date="2019-07-09T17:01:00Z"/>
                <w:rFonts w:ascii="Calibri" w:eastAsia="Times New Roman" w:hAnsi="Calibri" w:cs="Calibri"/>
                <w:color w:val="000000"/>
              </w:rPr>
            </w:pPr>
            <w:moveTo w:id="5281" w:author="Della Faille Philippe" w:date="2019-07-09T17:01:00Z">
              <w:del w:id="5282" w:author="Della Faille Philippe" w:date="2019-08-09T13:27:00Z">
                <w:r w:rsidRPr="00614D51" w:rsidDel="00E27DD8">
                  <w:rPr>
                    <w:rFonts w:ascii="Calibri" w:eastAsia="Times New Roman" w:hAnsi="Calibri" w:cs="Calibri"/>
                    <w:color w:val="000000"/>
                  </w:rPr>
                  <w:delText>88</w:delText>
                </w:r>
              </w:del>
            </w:moveTo>
          </w:p>
        </w:tc>
        <w:tc>
          <w:tcPr>
            <w:tcW w:w="2680" w:type="dxa"/>
            <w:tcBorders>
              <w:top w:val="nil"/>
              <w:left w:val="nil"/>
              <w:bottom w:val="nil"/>
              <w:right w:val="nil"/>
            </w:tcBorders>
            <w:shd w:val="clear" w:color="auto" w:fill="8DB3E2" w:themeFill="text2" w:themeFillTint="66"/>
            <w:noWrap/>
            <w:vAlign w:val="bottom"/>
            <w:hideMark/>
            <w:tcPrChange w:id="5283"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4006DA2C" w14:textId="188D582E" w:rsidR="00F536BB" w:rsidRPr="00614D51" w:rsidDel="00E27DD8" w:rsidRDefault="00F536BB" w:rsidP="00381E4A">
            <w:pPr>
              <w:spacing w:after="0"/>
              <w:jc w:val="left"/>
              <w:rPr>
                <w:del w:id="5284" w:author="Della Faille Philippe" w:date="2019-08-09T13:27:00Z"/>
                <w:moveTo w:id="5285" w:author="Della Faille Philippe" w:date="2019-07-09T17:01:00Z"/>
                <w:rFonts w:ascii="Calibri" w:eastAsia="Times New Roman" w:hAnsi="Calibri" w:cs="Calibri"/>
                <w:color w:val="000000"/>
              </w:rPr>
            </w:pPr>
            <w:moveTo w:id="5286" w:author="Della Faille Philippe" w:date="2019-07-09T17:01:00Z">
              <w:del w:id="5287" w:author="Della Faille Philippe" w:date="2019-08-09T13:27:00Z">
                <w:r w:rsidRPr="00614D51" w:rsidDel="00E27DD8">
                  <w:rPr>
                    <w:rFonts w:ascii="Calibri" w:eastAsia="Times New Roman" w:hAnsi="Calibri" w:cs="Calibri"/>
                    <w:color w:val="000000"/>
                  </w:rPr>
                  <w:delText>Sanity current close P6</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288"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61ECA41F" w14:textId="25B3D095" w:rsidR="00F536BB" w:rsidRPr="00614D51" w:rsidDel="00E27DD8" w:rsidRDefault="00F536BB" w:rsidP="00381E4A">
            <w:pPr>
              <w:spacing w:after="0"/>
              <w:jc w:val="center"/>
              <w:rPr>
                <w:del w:id="5289" w:author="Della Faille Philippe" w:date="2019-08-09T13:27:00Z"/>
                <w:moveTo w:id="5290" w:author="Della Faille Philippe" w:date="2019-07-09T17:01:00Z"/>
                <w:rFonts w:ascii="Calibri" w:eastAsia="Times New Roman" w:hAnsi="Calibri" w:cs="Calibri"/>
                <w:color w:val="000000"/>
              </w:rPr>
            </w:pPr>
            <w:moveTo w:id="5291" w:author="Della Faille Philippe" w:date="2019-07-09T17:01:00Z">
              <w:del w:id="5292" w:author="Della Faille Philippe" w:date="2019-08-09T13:27:00Z">
                <w:r w:rsidRPr="00614D51" w:rsidDel="00E27DD8">
                  <w:rPr>
                    <w:rFonts w:ascii="Calibri" w:eastAsia="Times New Roman" w:hAnsi="Calibri" w:cs="Calibri"/>
                    <w:color w:val="000000"/>
                  </w:rPr>
                  <w:delText>A</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293"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4E6126CE" w14:textId="36693E2E" w:rsidR="00F536BB" w:rsidRPr="00614D51" w:rsidDel="00E27DD8" w:rsidRDefault="00F536BB" w:rsidP="00381E4A">
            <w:pPr>
              <w:spacing w:after="0"/>
              <w:jc w:val="center"/>
              <w:rPr>
                <w:del w:id="5294" w:author="Della Faille Philippe" w:date="2019-08-09T13:27:00Z"/>
                <w:moveTo w:id="5295" w:author="Della Faille Philippe" w:date="2019-07-09T17:01:00Z"/>
                <w:rFonts w:ascii="Calibri" w:eastAsia="Times New Roman" w:hAnsi="Calibri" w:cs="Calibri"/>
                <w:color w:val="000000"/>
              </w:rPr>
            </w:pPr>
            <w:moveTo w:id="5296" w:author="Della Faille Philippe" w:date="2019-07-09T17:01:00Z">
              <w:del w:id="5297" w:author="Della Faille Philippe" w:date="2019-08-09T13:27:00Z">
                <w:r w:rsidRPr="00614D51" w:rsidDel="00E27DD8">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298"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001A9C1C" w14:textId="0A15477D" w:rsidR="00F536BB" w:rsidRPr="00614D51" w:rsidDel="00E27DD8" w:rsidRDefault="00F536BB" w:rsidP="00381E4A">
            <w:pPr>
              <w:spacing w:after="0"/>
              <w:jc w:val="center"/>
              <w:rPr>
                <w:del w:id="5299" w:author="Della Faille Philippe" w:date="2019-08-09T13:27:00Z"/>
                <w:moveTo w:id="5300" w:author="Della Faille Philippe" w:date="2019-07-09T17:01:00Z"/>
                <w:rFonts w:ascii="Calibri" w:eastAsia="Times New Roman" w:hAnsi="Calibri" w:cs="Calibri"/>
                <w:color w:val="000000"/>
              </w:rPr>
            </w:pPr>
            <w:moveTo w:id="5301" w:author="Della Faille Philippe" w:date="2019-07-09T17:01:00Z">
              <w:del w:id="5302" w:author="Della Faille Philippe" w:date="2019-08-09T13:27:00Z">
                <w:r w:rsidRPr="00614D51" w:rsidDel="00E27DD8">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303"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17E38789" w14:textId="39698700" w:rsidR="00F536BB" w:rsidRPr="00614D51" w:rsidDel="00E27DD8" w:rsidRDefault="00F536BB" w:rsidP="00381E4A">
            <w:pPr>
              <w:spacing w:after="0"/>
              <w:jc w:val="center"/>
              <w:rPr>
                <w:del w:id="5304" w:author="Della Faille Philippe" w:date="2019-08-09T13:27:00Z"/>
                <w:moveTo w:id="5305" w:author="Della Faille Philippe" w:date="2019-07-09T17:01:00Z"/>
                <w:rFonts w:ascii="Calibri" w:eastAsia="Times New Roman" w:hAnsi="Calibri" w:cs="Calibri"/>
                <w:color w:val="000000"/>
              </w:rPr>
            </w:pPr>
            <w:moveTo w:id="5306" w:author="Della Faille Philippe" w:date="2019-07-09T17:01:00Z">
              <w:del w:id="5307" w:author="Della Faille Philippe" w:date="2019-08-09T13:27:00Z">
                <w:r w:rsidRPr="00614D51" w:rsidDel="00E27DD8">
                  <w:rPr>
                    <w:rFonts w:ascii="Calibri" w:eastAsia="Times New Roman" w:hAnsi="Calibri" w:cs="Calibri"/>
                    <w:color w:val="000000"/>
                  </w:rPr>
                  <w:delText>163</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308"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0ED35071" w14:textId="0A047B44" w:rsidR="00F536BB" w:rsidRPr="00614D51" w:rsidDel="00E27DD8" w:rsidRDefault="00F536BB" w:rsidP="00381E4A">
            <w:pPr>
              <w:spacing w:after="0"/>
              <w:jc w:val="center"/>
              <w:rPr>
                <w:del w:id="5309" w:author="Della Faille Philippe" w:date="2019-08-09T13:27:00Z"/>
                <w:moveTo w:id="5310" w:author="Della Faille Philippe" w:date="2019-07-09T17:01:00Z"/>
                <w:rFonts w:ascii="Calibri" w:eastAsia="Times New Roman" w:hAnsi="Calibri" w:cs="Calibri"/>
                <w:color w:val="000000"/>
              </w:rPr>
            </w:pPr>
            <w:moveTo w:id="5311" w:author="Della Faille Philippe" w:date="2019-07-09T17:01:00Z">
              <w:del w:id="5312" w:author="Della Faille Philippe" w:date="2019-08-09T13:27:00Z">
                <w:r w:rsidRPr="00614D51" w:rsidDel="00E27DD8">
                  <w:rPr>
                    <w:rFonts w:ascii="Calibri" w:eastAsia="Times New Roman" w:hAnsi="Calibri" w:cs="Calibri"/>
                    <w:color w:val="000000"/>
                  </w:rPr>
                  <w:delText>0x00A3</w:delText>
                </w:r>
              </w:del>
            </w:moveTo>
          </w:p>
        </w:tc>
      </w:tr>
      <w:tr w:rsidR="00F536BB" w:rsidRPr="00614D51" w:rsidDel="00E27DD8" w14:paraId="4EBFAF63" w14:textId="668611A3" w:rsidTr="00381E4A">
        <w:trPr>
          <w:trHeight w:val="288"/>
          <w:del w:id="5313" w:author="Della Faille Philippe" w:date="2019-08-09T13:27:00Z"/>
          <w:trPrChange w:id="5314"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315"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3023A7AC" w14:textId="4C533D91" w:rsidR="00F536BB" w:rsidRPr="00614D51" w:rsidDel="00E27DD8" w:rsidRDefault="00F536BB" w:rsidP="00381E4A">
            <w:pPr>
              <w:spacing w:after="0"/>
              <w:jc w:val="left"/>
              <w:rPr>
                <w:del w:id="5316" w:author="Della Faille Philippe" w:date="2019-08-09T13:27:00Z"/>
                <w:moveTo w:id="531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318"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62E43EF5" w14:textId="306DD318" w:rsidR="00F536BB" w:rsidRPr="00614D51" w:rsidDel="00E27DD8" w:rsidRDefault="00F536BB" w:rsidP="00381E4A">
            <w:pPr>
              <w:spacing w:after="0"/>
              <w:jc w:val="left"/>
              <w:rPr>
                <w:del w:id="5319" w:author="Della Faille Philippe" w:date="2019-08-09T13:27:00Z"/>
                <w:moveTo w:id="532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321"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69503629" w14:textId="699BEE06" w:rsidR="00F536BB" w:rsidRPr="00614D51" w:rsidDel="00E27DD8" w:rsidRDefault="00F536BB" w:rsidP="00381E4A">
            <w:pPr>
              <w:spacing w:after="0"/>
              <w:jc w:val="center"/>
              <w:rPr>
                <w:del w:id="5322" w:author="Della Faille Philippe" w:date="2019-08-09T13:27:00Z"/>
                <w:moveTo w:id="5323" w:author="Della Faille Philippe" w:date="2019-07-09T17:01:00Z"/>
                <w:rFonts w:ascii="Calibri" w:eastAsia="Times New Roman" w:hAnsi="Calibri" w:cs="Calibri"/>
                <w:color w:val="000000"/>
              </w:rPr>
            </w:pPr>
            <w:moveTo w:id="5324" w:author="Della Faille Philippe" w:date="2019-07-09T17:01:00Z">
              <w:del w:id="5325" w:author="Della Faille Philippe" w:date="2019-08-09T13:27:00Z">
                <w:r w:rsidRPr="00614D51" w:rsidDel="00E27DD8">
                  <w:rPr>
                    <w:rFonts w:ascii="Calibri" w:eastAsia="Times New Roman" w:hAnsi="Calibri" w:cs="Calibri"/>
                    <w:color w:val="000000"/>
                  </w:rPr>
                  <w:delText>89</w:delText>
                </w:r>
              </w:del>
            </w:moveTo>
          </w:p>
        </w:tc>
        <w:tc>
          <w:tcPr>
            <w:tcW w:w="2680" w:type="dxa"/>
            <w:tcBorders>
              <w:top w:val="nil"/>
              <w:left w:val="nil"/>
              <w:bottom w:val="nil"/>
              <w:right w:val="nil"/>
            </w:tcBorders>
            <w:shd w:val="clear" w:color="auto" w:fill="8DB3E2" w:themeFill="text2" w:themeFillTint="66"/>
            <w:noWrap/>
            <w:vAlign w:val="bottom"/>
            <w:hideMark/>
            <w:tcPrChange w:id="5326"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453AB815" w14:textId="189E7C20" w:rsidR="00F536BB" w:rsidRPr="00614D51" w:rsidDel="00E27DD8" w:rsidRDefault="00F536BB" w:rsidP="00381E4A">
            <w:pPr>
              <w:spacing w:after="0"/>
              <w:jc w:val="left"/>
              <w:rPr>
                <w:del w:id="5327" w:author="Della Faille Philippe" w:date="2019-08-09T13:27:00Z"/>
                <w:moveTo w:id="5328" w:author="Della Faille Philippe" w:date="2019-07-09T17:01:00Z"/>
                <w:rFonts w:ascii="Calibri" w:eastAsia="Times New Roman" w:hAnsi="Calibri" w:cs="Calibri"/>
                <w:color w:val="000000"/>
              </w:rPr>
            </w:pPr>
            <w:moveTo w:id="5329" w:author="Della Faille Philippe" w:date="2019-07-09T17:01:00Z">
              <w:del w:id="5330" w:author="Della Faille Philippe" w:date="2019-08-09T13:27:00Z">
                <w:r w:rsidRPr="00614D51" w:rsidDel="00E27DD8">
                  <w:rPr>
                    <w:rFonts w:ascii="Calibri" w:eastAsia="Times New Roman" w:hAnsi="Calibri" w:cs="Calibri"/>
                    <w:color w:val="000000"/>
                  </w:rPr>
                  <w:delText>Bias P1</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331"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78B4DAC3" w14:textId="624161A0" w:rsidR="00F536BB" w:rsidRPr="00614D51" w:rsidDel="00E27DD8" w:rsidRDefault="00F536BB" w:rsidP="00381E4A">
            <w:pPr>
              <w:spacing w:after="0"/>
              <w:jc w:val="center"/>
              <w:rPr>
                <w:del w:id="5332" w:author="Della Faille Philippe" w:date="2019-08-09T13:27:00Z"/>
                <w:moveTo w:id="5333" w:author="Della Faille Philippe" w:date="2019-07-09T17:01:00Z"/>
                <w:rFonts w:ascii="Calibri" w:eastAsia="Times New Roman" w:hAnsi="Calibri" w:cs="Calibri"/>
                <w:color w:val="000000"/>
              </w:rPr>
            </w:pPr>
            <w:moveTo w:id="5334" w:author="Della Faille Philippe" w:date="2019-07-09T17:01:00Z">
              <w:del w:id="5335"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336"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4D396293" w14:textId="3AFE6110" w:rsidR="00F536BB" w:rsidRPr="00614D51" w:rsidDel="00E27DD8" w:rsidRDefault="00F536BB" w:rsidP="00381E4A">
            <w:pPr>
              <w:spacing w:after="0"/>
              <w:jc w:val="center"/>
              <w:rPr>
                <w:del w:id="5337" w:author="Della Faille Philippe" w:date="2019-08-09T13:27:00Z"/>
                <w:moveTo w:id="5338" w:author="Della Faille Philippe" w:date="2019-07-09T17:01:00Z"/>
                <w:rFonts w:ascii="Calibri" w:eastAsia="Times New Roman" w:hAnsi="Calibri" w:cs="Calibri"/>
                <w:color w:val="000000"/>
              </w:rPr>
            </w:pPr>
            <w:moveTo w:id="5339" w:author="Della Faille Philippe" w:date="2019-07-09T17:01:00Z">
              <w:del w:id="5340"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341"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2D87856F" w14:textId="303E9CDE" w:rsidR="00F536BB" w:rsidRPr="00614D51" w:rsidDel="00E27DD8" w:rsidRDefault="00F536BB" w:rsidP="00381E4A">
            <w:pPr>
              <w:spacing w:after="0"/>
              <w:jc w:val="center"/>
              <w:rPr>
                <w:del w:id="5342" w:author="Della Faille Philippe" w:date="2019-08-09T13:27:00Z"/>
                <w:moveTo w:id="5343" w:author="Della Faille Philippe" w:date="2019-07-09T17:01:00Z"/>
                <w:rFonts w:ascii="Calibri" w:eastAsia="Times New Roman" w:hAnsi="Calibri" w:cs="Calibri"/>
                <w:color w:val="000000"/>
              </w:rPr>
            </w:pPr>
            <w:moveTo w:id="5344" w:author="Della Faille Philippe" w:date="2019-07-09T17:01:00Z">
              <w:del w:id="5345"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346"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4316B99B" w14:textId="4F86C7A7" w:rsidR="00F536BB" w:rsidRPr="00614D51" w:rsidDel="00E27DD8" w:rsidRDefault="00F536BB" w:rsidP="00381E4A">
            <w:pPr>
              <w:spacing w:after="0"/>
              <w:jc w:val="center"/>
              <w:rPr>
                <w:del w:id="5347" w:author="Della Faille Philippe" w:date="2019-08-09T13:27:00Z"/>
                <w:moveTo w:id="5348" w:author="Della Faille Philippe" w:date="2019-07-09T17:01:00Z"/>
                <w:rFonts w:ascii="Calibri" w:eastAsia="Times New Roman" w:hAnsi="Calibri" w:cs="Calibri"/>
                <w:color w:val="000000"/>
              </w:rPr>
            </w:pPr>
            <w:moveTo w:id="5349" w:author="Della Faille Philippe" w:date="2019-07-09T17:01:00Z">
              <w:del w:id="5350" w:author="Della Faille Philippe" w:date="2019-08-09T13:27:00Z">
                <w:r w:rsidRPr="00614D51" w:rsidDel="00E27DD8">
                  <w:rPr>
                    <w:rFonts w:ascii="Calibri" w:eastAsia="Times New Roman" w:hAnsi="Calibri" w:cs="Calibri"/>
                    <w:color w:val="000000"/>
                  </w:rPr>
                  <w:delText>165</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351"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59DB57AF" w14:textId="042A5185" w:rsidR="00F536BB" w:rsidRPr="00614D51" w:rsidDel="00E27DD8" w:rsidRDefault="00F536BB" w:rsidP="00381E4A">
            <w:pPr>
              <w:spacing w:after="0"/>
              <w:jc w:val="center"/>
              <w:rPr>
                <w:del w:id="5352" w:author="Della Faille Philippe" w:date="2019-08-09T13:27:00Z"/>
                <w:moveTo w:id="5353" w:author="Della Faille Philippe" w:date="2019-07-09T17:01:00Z"/>
                <w:rFonts w:ascii="Calibri" w:eastAsia="Times New Roman" w:hAnsi="Calibri" w:cs="Calibri"/>
                <w:color w:val="000000"/>
              </w:rPr>
            </w:pPr>
            <w:moveTo w:id="5354" w:author="Della Faille Philippe" w:date="2019-07-09T17:01:00Z">
              <w:del w:id="5355" w:author="Della Faille Philippe" w:date="2019-08-09T13:27:00Z">
                <w:r w:rsidRPr="00614D51" w:rsidDel="00E27DD8">
                  <w:rPr>
                    <w:rFonts w:ascii="Calibri" w:eastAsia="Times New Roman" w:hAnsi="Calibri" w:cs="Calibri"/>
                    <w:color w:val="000000"/>
                  </w:rPr>
                  <w:delText>0x00A5</w:delText>
                </w:r>
              </w:del>
            </w:moveTo>
          </w:p>
        </w:tc>
      </w:tr>
      <w:tr w:rsidR="00F536BB" w:rsidRPr="00614D51" w:rsidDel="00E27DD8" w14:paraId="6973977E" w14:textId="7C5D779B" w:rsidTr="00381E4A">
        <w:trPr>
          <w:trHeight w:val="288"/>
          <w:del w:id="5356" w:author="Della Faille Philippe" w:date="2019-08-09T13:27:00Z"/>
          <w:trPrChange w:id="5357"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358"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2AB84880" w14:textId="405F9A00" w:rsidR="00F536BB" w:rsidRPr="00614D51" w:rsidDel="00E27DD8" w:rsidRDefault="00F536BB" w:rsidP="00381E4A">
            <w:pPr>
              <w:spacing w:after="0"/>
              <w:jc w:val="left"/>
              <w:rPr>
                <w:del w:id="5359" w:author="Della Faille Philippe" w:date="2019-08-09T13:27:00Z"/>
                <w:moveTo w:id="536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361"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7AC220AD" w14:textId="2EA3CF49" w:rsidR="00F536BB" w:rsidRPr="00614D51" w:rsidDel="00E27DD8" w:rsidRDefault="00F536BB" w:rsidP="00381E4A">
            <w:pPr>
              <w:spacing w:after="0"/>
              <w:jc w:val="left"/>
              <w:rPr>
                <w:del w:id="5362" w:author="Della Faille Philippe" w:date="2019-08-09T13:27:00Z"/>
                <w:moveTo w:id="536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364"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046C864F" w14:textId="7AFD5AA6" w:rsidR="00F536BB" w:rsidRPr="00614D51" w:rsidDel="00E27DD8" w:rsidRDefault="00F536BB" w:rsidP="00381E4A">
            <w:pPr>
              <w:spacing w:after="0"/>
              <w:jc w:val="center"/>
              <w:rPr>
                <w:del w:id="5365" w:author="Della Faille Philippe" w:date="2019-08-09T13:27:00Z"/>
                <w:moveTo w:id="5366" w:author="Della Faille Philippe" w:date="2019-07-09T17:01:00Z"/>
                <w:rFonts w:ascii="Calibri" w:eastAsia="Times New Roman" w:hAnsi="Calibri" w:cs="Calibri"/>
                <w:color w:val="000000"/>
              </w:rPr>
            </w:pPr>
            <w:moveTo w:id="5367" w:author="Della Faille Philippe" w:date="2019-07-09T17:01:00Z">
              <w:del w:id="5368" w:author="Della Faille Philippe" w:date="2019-08-09T13:27:00Z">
                <w:r w:rsidRPr="00614D51" w:rsidDel="00E27DD8">
                  <w:rPr>
                    <w:rFonts w:ascii="Calibri" w:eastAsia="Times New Roman" w:hAnsi="Calibri" w:cs="Calibri"/>
                    <w:color w:val="000000"/>
                  </w:rPr>
                  <w:delText>90</w:delText>
                </w:r>
              </w:del>
            </w:moveTo>
          </w:p>
        </w:tc>
        <w:tc>
          <w:tcPr>
            <w:tcW w:w="2680" w:type="dxa"/>
            <w:tcBorders>
              <w:top w:val="nil"/>
              <w:left w:val="nil"/>
              <w:bottom w:val="nil"/>
              <w:right w:val="nil"/>
            </w:tcBorders>
            <w:shd w:val="clear" w:color="auto" w:fill="8DB3E2" w:themeFill="text2" w:themeFillTint="66"/>
            <w:noWrap/>
            <w:vAlign w:val="bottom"/>
            <w:hideMark/>
            <w:tcPrChange w:id="5369"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5269491C" w14:textId="5A57ED59" w:rsidR="00F536BB" w:rsidRPr="00614D51" w:rsidDel="00E27DD8" w:rsidRDefault="00F536BB" w:rsidP="00381E4A">
            <w:pPr>
              <w:spacing w:after="0"/>
              <w:jc w:val="left"/>
              <w:rPr>
                <w:del w:id="5370" w:author="Della Faille Philippe" w:date="2019-08-09T13:27:00Z"/>
                <w:moveTo w:id="5371" w:author="Della Faille Philippe" w:date="2019-07-09T17:01:00Z"/>
                <w:rFonts w:ascii="Calibri" w:eastAsia="Times New Roman" w:hAnsi="Calibri" w:cs="Calibri"/>
                <w:color w:val="000000"/>
              </w:rPr>
            </w:pPr>
            <w:moveTo w:id="5372" w:author="Della Faille Philippe" w:date="2019-07-09T17:01:00Z">
              <w:del w:id="5373" w:author="Della Faille Philippe" w:date="2019-08-09T13:27:00Z">
                <w:r w:rsidRPr="00614D51" w:rsidDel="00E27DD8">
                  <w:rPr>
                    <w:rFonts w:ascii="Calibri" w:eastAsia="Times New Roman" w:hAnsi="Calibri" w:cs="Calibri"/>
                    <w:color w:val="000000"/>
                  </w:rPr>
                  <w:delText>Bias P2</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374"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2C268ACB" w14:textId="046AFB22" w:rsidR="00F536BB" w:rsidRPr="00614D51" w:rsidDel="00E27DD8" w:rsidRDefault="00F536BB" w:rsidP="00381E4A">
            <w:pPr>
              <w:spacing w:after="0"/>
              <w:jc w:val="center"/>
              <w:rPr>
                <w:del w:id="5375" w:author="Della Faille Philippe" w:date="2019-08-09T13:27:00Z"/>
                <w:moveTo w:id="5376" w:author="Della Faille Philippe" w:date="2019-07-09T17:01:00Z"/>
                <w:rFonts w:ascii="Calibri" w:eastAsia="Times New Roman" w:hAnsi="Calibri" w:cs="Calibri"/>
                <w:color w:val="000000"/>
              </w:rPr>
            </w:pPr>
            <w:moveTo w:id="5377" w:author="Della Faille Philippe" w:date="2019-07-09T17:01:00Z">
              <w:del w:id="5378"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379"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5DA75C7F" w14:textId="4BC037F3" w:rsidR="00F536BB" w:rsidRPr="00614D51" w:rsidDel="00E27DD8" w:rsidRDefault="00F536BB" w:rsidP="00381E4A">
            <w:pPr>
              <w:spacing w:after="0"/>
              <w:jc w:val="center"/>
              <w:rPr>
                <w:del w:id="5380" w:author="Della Faille Philippe" w:date="2019-08-09T13:27:00Z"/>
                <w:moveTo w:id="5381" w:author="Della Faille Philippe" w:date="2019-07-09T17:01:00Z"/>
                <w:rFonts w:ascii="Calibri" w:eastAsia="Times New Roman" w:hAnsi="Calibri" w:cs="Calibri"/>
                <w:color w:val="000000"/>
              </w:rPr>
            </w:pPr>
            <w:moveTo w:id="5382" w:author="Della Faille Philippe" w:date="2019-07-09T17:01:00Z">
              <w:del w:id="5383"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384"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78944A4D" w14:textId="35A6C9D1" w:rsidR="00F536BB" w:rsidRPr="00614D51" w:rsidDel="00E27DD8" w:rsidRDefault="00F536BB" w:rsidP="00381E4A">
            <w:pPr>
              <w:spacing w:after="0"/>
              <w:jc w:val="center"/>
              <w:rPr>
                <w:del w:id="5385" w:author="Della Faille Philippe" w:date="2019-08-09T13:27:00Z"/>
                <w:moveTo w:id="5386" w:author="Della Faille Philippe" w:date="2019-07-09T17:01:00Z"/>
                <w:rFonts w:ascii="Calibri" w:eastAsia="Times New Roman" w:hAnsi="Calibri" w:cs="Calibri"/>
                <w:color w:val="000000"/>
              </w:rPr>
            </w:pPr>
            <w:moveTo w:id="5387" w:author="Della Faille Philippe" w:date="2019-07-09T17:01:00Z">
              <w:del w:id="5388"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389"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6BF367D4" w14:textId="3EDD0450" w:rsidR="00F536BB" w:rsidRPr="00614D51" w:rsidDel="00E27DD8" w:rsidRDefault="00F536BB" w:rsidP="00381E4A">
            <w:pPr>
              <w:spacing w:after="0"/>
              <w:jc w:val="center"/>
              <w:rPr>
                <w:del w:id="5390" w:author="Della Faille Philippe" w:date="2019-08-09T13:27:00Z"/>
                <w:moveTo w:id="5391" w:author="Della Faille Philippe" w:date="2019-07-09T17:01:00Z"/>
                <w:rFonts w:ascii="Calibri" w:eastAsia="Times New Roman" w:hAnsi="Calibri" w:cs="Calibri"/>
                <w:color w:val="000000"/>
              </w:rPr>
            </w:pPr>
            <w:moveTo w:id="5392" w:author="Della Faille Philippe" w:date="2019-07-09T17:01:00Z">
              <w:del w:id="5393" w:author="Della Faille Philippe" w:date="2019-08-09T13:27:00Z">
                <w:r w:rsidRPr="00614D51" w:rsidDel="00E27DD8">
                  <w:rPr>
                    <w:rFonts w:ascii="Calibri" w:eastAsia="Times New Roman" w:hAnsi="Calibri" w:cs="Calibri"/>
                    <w:color w:val="000000"/>
                  </w:rPr>
                  <w:delText>166</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394"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73E31398" w14:textId="232277DF" w:rsidR="00F536BB" w:rsidRPr="00614D51" w:rsidDel="00E27DD8" w:rsidRDefault="00F536BB" w:rsidP="00381E4A">
            <w:pPr>
              <w:spacing w:after="0"/>
              <w:jc w:val="center"/>
              <w:rPr>
                <w:del w:id="5395" w:author="Della Faille Philippe" w:date="2019-08-09T13:27:00Z"/>
                <w:moveTo w:id="5396" w:author="Della Faille Philippe" w:date="2019-07-09T17:01:00Z"/>
                <w:rFonts w:ascii="Calibri" w:eastAsia="Times New Roman" w:hAnsi="Calibri" w:cs="Calibri"/>
                <w:color w:val="000000"/>
              </w:rPr>
            </w:pPr>
            <w:moveTo w:id="5397" w:author="Della Faille Philippe" w:date="2019-07-09T17:01:00Z">
              <w:del w:id="5398" w:author="Della Faille Philippe" w:date="2019-08-09T13:27:00Z">
                <w:r w:rsidRPr="00614D51" w:rsidDel="00E27DD8">
                  <w:rPr>
                    <w:rFonts w:ascii="Calibri" w:eastAsia="Times New Roman" w:hAnsi="Calibri" w:cs="Calibri"/>
                    <w:color w:val="000000"/>
                  </w:rPr>
                  <w:delText>0x00A6</w:delText>
                </w:r>
              </w:del>
            </w:moveTo>
          </w:p>
        </w:tc>
      </w:tr>
      <w:tr w:rsidR="00F536BB" w:rsidRPr="00614D51" w:rsidDel="00E27DD8" w14:paraId="009B107F" w14:textId="28917AC7" w:rsidTr="00381E4A">
        <w:trPr>
          <w:trHeight w:val="288"/>
          <w:del w:id="5399" w:author="Della Faille Philippe" w:date="2019-08-09T13:27:00Z"/>
          <w:trPrChange w:id="5400"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401"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12879E8F" w14:textId="28C26E18" w:rsidR="00F536BB" w:rsidRPr="00614D51" w:rsidDel="00E27DD8" w:rsidRDefault="00F536BB" w:rsidP="00381E4A">
            <w:pPr>
              <w:spacing w:after="0"/>
              <w:jc w:val="left"/>
              <w:rPr>
                <w:del w:id="5402" w:author="Della Faille Philippe" w:date="2019-08-09T13:27:00Z"/>
                <w:moveTo w:id="540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404"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77DA88FF" w14:textId="46066111" w:rsidR="00F536BB" w:rsidRPr="00614D51" w:rsidDel="00E27DD8" w:rsidRDefault="00F536BB" w:rsidP="00381E4A">
            <w:pPr>
              <w:spacing w:after="0"/>
              <w:jc w:val="left"/>
              <w:rPr>
                <w:del w:id="5405" w:author="Della Faille Philippe" w:date="2019-08-09T13:27:00Z"/>
                <w:moveTo w:id="540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407"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5C68F8E" w14:textId="463DDB16" w:rsidR="00F536BB" w:rsidRPr="00614D51" w:rsidDel="00E27DD8" w:rsidRDefault="00F536BB" w:rsidP="00381E4A">
            <w:pPr>
              <w:spacing w:after="0"/>
              <w:jc w:val="center"/>
              <w:rPr>
                <w:del w:id="5408" w:author="Della Faille Philippe" w:date="2019-08-09T13:27:00Z"/>
                <w:moveTo w:id="5409" w:author="Della Faille Philippe" w:date="2019-07-09T17:01:00Z"/>
                <w:rFonts w:ascii="Calibri" w:eastAsia="Times New Roman" w:hAnsi="Calibri" w:cs="Calibri"/>
                <w:color w:val="000000"/>
              </w:rPr>
            </w:pPr>
            <w:moveTo w:id="5410" w:author="Della Faille Philippe" w:date="2019-07-09T17:01:00Z">
              <w:del w:id="5411" w:author="Della Faille Philippe" w:date="2019-08-09T13:27:00Z">
                <w:r w:rsidRPr="00614D51" w:rsidDel="00E27DD8">
                  <w:rPr>
                    <w:rFonts w:ascii="Calibri" w:eastAsia="Times New Roman" w:hAnsi="Calibri" w:cs="Calibri"/>
                    <w:color w:val="000000"/>
                  </w:rPr>
                  <w:delText>91</w:delText>
                </w:r>
              </w:del>
            </w:moveTo>
          </w:p>
        </w:tc>
        <w:tc>
          <w:tcPr>
            <w:tcW w:w="2680" w:type="dxa"/>
            <w:tcBorders>
              <w:top w:val="nil"/>
              <w:left w:val="nil"/>
              <w:bottom w:val="nil"/>
              <w:right w:val="nil"/>
            </w:tcBorders>
            <w:shd w:val="clear" w:color="auto" w:fill="8DB3E2" w:themeFill="text2" w:themeFillTint="66"/>
            <w:noWrap/>
            <w:vAlign w:val="bottom"/>
            <w:hideMark/>
            <w:tcPrChange w:id="5412"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7D7E0A3B" w14:textId="0A2FF36B" w:rsidR="00F536BB" w:rsidRPr="00614D51" w:rsidDel="00E27DD8" w:rsidRDefault="00F536BB" w:rsidP="00381E4A">
            <w:pPr>
              <w:spacing w:after="0"/>
              <w:jc w:val="left"/>
              <w:rPr>
                <w:del w:id="5413" w:author="Della Faille Philippe" w:date="2019-08-09T13:27:00Z"/>
                <w:moveTo w:id="5414" w:author="Della Faille Philippe" w:date="2019-07-09T17:01:00Z"/>
                <w:rFonts w:ascii="Calibri" w:eastAsia="Times New Roman" w:hAnsi="Calibri" w:cs="Calibri"/>
                <w:color w:val="000000"/>
              </w:rPr>
            </w:pPr>
            <w:moveTo w:id="5415" w:author="Della Faille Philippe" w:date="2019-07-09T17:01:00Z">
              <w:del w:id="5416" w:author="Della Faille Philippe" w:date="2019-08-09T13:27:00Z">
                <w:r w:rsidRPr="00614D51" w:rsidDel="00E27DD8">
                  <w:rPr>
                    <w:rFonts w:ascii="Calibri" w:eastAsia="Times New Roman" w:hAnsi="Calibri" w:cs="Calibri"/>
                    <w:color w:val="000000"/>
                  </w:rPr>
                  <w:delText>Bias P3</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417"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675B7CDB" w14:textId="6CE3AEF7" w:rsidR="00F536BB" w:rsidRPr="00614D51" w:rsidDel="00E27DD8" w:rsidRDefault="00F536BB" w:rsidP="00381E4A">
            <w:pPr>
              <w:spacing w:after="0"/>
              <w:jc w:val="center"/>
              <w:rPr>
                <w:del w:id="5418" w:author="Della Faille Philippe" w:date="2019-08-09T13:27:00Z"/>
                <w:moveTo w:id="5419" w:author="Della Faille Philippe" w:date="2019-07-09T17:01:00Z"/>
                <w:rFonts w:ascii="Calibri" w:eastAsia="Times New Roman" w:hAnsi="Calibri" w:cs="Calibri"/>
                <w:color w:val="000000"/>
              </w:rPr>
            </w:pPr>
            <w:moveTo w:id="5420" w:author="Della Faille Philippe" w:date="2019-07-09T17:01:00Z">
              <w:del w:id="5421"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422"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3BD1CE7A" w14:textId="4F246D4C" w:rsidR="00F536BB" w:rsidRPr="00614D51" w:rsidDel="00E27DD8" w:rsidRDefault="00F536BB" w:rsidP="00381E4A">
            <w:pPr>
              <w:spacing w:after="0"/>
              <w:jc w:val="center"/>
              <w:rPr>
                <w:del w:id="5423" w:author="Della Faille Philippe" w:date="2019-08-09T13:27:00Z"/>
                <w:moveTo w:id="5424" w:author="Della Faille Philippe" w:date="2019-07-09T17:01:00Z"/>
                <w:rFonts w:ascii="Calibri" w:eastAsia="Times New Roman" w:hAnsi="Calibri" w:cs="Calibri"/>
                <w:color w:val="000000"/>
              </w:rPr>
            </w:pPr>
            <w:moveTo w:id="5425" w:author="Della Faille Philippe" w:date="2019-07-09T17:01:00Z">
              <w:del w:id="5426"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427"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7AEAEDE4" w14:textId="684EBCF6" w:rsidR="00F536BB" w:rsidRPr="00614D51" w:rsidDel="00E27DD8" w:rsidRDefault="00F536BB" w:rsidP="00381E4A">
            <w:pPr>
              <w:spacing w:after="0"/>
              <w:jc w:val="center"/>
              <w:rPr>
                <w:del w:id="5428" w:author="Della Faille Philippe" w:date="2019-08-09T13:27:00Z"/>
                <w:moveTo w:id="5429" w:author="Della Faille Philippe" w:date="2019-07-09T17:01:00Z"/>
                <w:rFonts w:ascii="Calibri" w:eastAsia="Times New Roman" w:hAnsi="Calibri" w:cs="Calibri"/>
                <w:color w:val="000000"/>
              </w:rPr>
            </w:pPr>
            <w:moveTo w:id="5430" w:author="Della Faille Philippe" w:date="2019-07-09T17:01:00Z">
              <w:del w:id="5431"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432"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21B54049" w14:textId="2D6C5A8F" w:rsidR="00F536BB" w:rsidRPr="00614D51" w:rsidDel="00E27DD8" w:rsidRDefault="00F536BB" w:rsidP="00381E4A">
            <w:pPr>
              <w:spacing w:after="0"/>
              <w:jc w:val="center"/>
              <w:rPr>
                <w:del w:id="5433" w:author="Della Faille Philippe" w:date="2019-08-09T13:27:00Z"/>
                <w:moveTo w:id="5434" w:author="Della Faille Philippe" w:date="2019-07-09T17:01:00Z"/>
                <w:rFonts w:ascii="Calibri" w:eastAsia="Times New Roman" w:hAnsi="Calibri" w:cs="Calibri"/>
                <w:color w:val="000000"/>
              </w:rPr>
            </w:pPr>
            <w:moveTo w:id="5435" w:author="Della Faille Philippe" w:date="2019-07-09T17:01:00Z">
              <w:del w:id="5436" w:author="Della Faille Philippe" w:date="2019-08-09T13:27:00Z">
                <w:r w:rsidRPr="00614D51" w:rsidDel="00E27DD8">
                  <w:rPr>
                    <w:rFonts w:ascii="Calibri" w:eastAsia="Times New Roman" w:hAnsi="Calibri" w:cs="Calibri"/>
                    <w:color w:val="000000"/>
                  </w:rPr>
                  <w:delText>167</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437"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416FFF1F" w14:textId="57F336FD" w:rsidR="00F536BB" w:rsidRPr="00614D51" w:rsidDel="00E27DD8" w:rsidRDefault="00F536BB" w:rsidP="00381E4A">
            <w:pPr>
              <w:spacing w:after="0"/>
              <w:jc w:val="center"/>
              <w:rPr>
                <w:del w:id="5438" w:author="Della Faille Philippe" w:date="2019-08-09T13:27:00Z"/>
                <w:moveTo w:id="5439" w:author="Della Faille Philippe" w:date="2019-07-09T17:01:00Z"/>
                <w:rFonts w:ascii="Calibri" w:eastAsia="Times New Roman" w:hAnsi="Calibri" w:cs="Calibri"/>
                <w:color w:val="000000"/>
              </w:rPr>
            </w:pPr>
            <w:moveTo w:id="5440" w:author="Della Faille Philippe" w:date="2019-07-09T17:01:00Z">
              <w:del w:id="5441" w:author="Della Faille Philippe" w:date="2019-08-09T13:27:00Z">
                <w:r w:rsidRPr="00614D51" w:rsidDel="00E27DD8">
                  <w:rPr>
                    <w:rFonts w:ascii="Calibri" w:eastAsia="Times New Roman" w:hAnsi="Calibri" w:cs="Calibri"/>
                    <w:color w:val="000000"/>
                  </w:rPr>
                  <w:delText>0x00A7</w:delText>
                </w:r>
              </w:del>
            </w:moveTo>
          </w:p>
        </w:tc>
      </w:tr>
      <w:tr w:rsidR="00F536BB" w:rsidRPr="00614D51" w:rsidDel="00E27DD8" w14:paraId="134E9A4C" w14:textId="0C0E70C2" w:rsidTr="00381E4A">
        <w:trPr>
          <w:trHeight w:val="288"/>
          <w:del w:id="5442" w:author="Della Faille Philippe" w:date="2019-08-09T13:27:00Z"/>
          <w:trPrChange w:id="5443"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444"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57D48F82" w14:textId="701FE939" w:rsidR="00F536BB" w:rsidRPr="00614D51" w:rsidDel="00E27DD8" w:rsidRDefault="00F536BB" w:rsidP="00381E4A">
            <w:pPr>
              <w:spacing w:after="0"/>
              <w:jc w:val="left"/>
              <w:rPr>
                <w:del w:id="5445" w:author="Della Faille Philippe" w:date="2019-08-09T13:27:00Z"/>
                <w:moveTo w:id="544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447"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109250FD" w14:textId="1343341C" w:rsidR="00F536BB" w:rsidRPr="00614D51" w:rsidDel="00E27DD8" w:rsidRDefault="00F536BB" w:rsidP="00381E4A">
            <w:pPr>
              <w:spacing w:after="0"/>
              <w:jc w:val="left"/>
              <w:rPr>
                <w:del w:id="5448" w:author="Della Faille Philippe" w:date="2019-08-09T13:27:00Z"/>
                <w:moveTo w:id="544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450"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5839A1EC" w14:textId="7B35398F" w:rsidR="00F536BB" w:rsidRPr="00614D51" w:rsidDel="00E27DD8" w:rsidRDefault="00F536BB" w:rsidP="00381E4A">
            <w:pPr>
              <w:spacing w:after="0"/>
              <w:jc w:val="center"/>
              <w:rPr>
                <w:del w:id="5451" w:author="Della Faille Philippe" w:date="2019-08-09T13:27:00Z"/>
                <w:moveTo w:id="5452" w:author="Della Faille Philippe" w:date="2019-07-09T17:01:00Z"/>
                <w:rFonts w:ascii="Calibri" w:eastAsia="Times New Roman" w:hAnsi="Calibri" w:cs="Calibri"/>
                <w:color w:val="000000"/>
              </w:rPr>
            </w:pPr>
            <w:moveTo w:id="5453" w:author="Della Faille Philippe" w:date="2019-07-09T17:01:00Z">
              <w:del w:id="5454" w:author="Della Faille Philippe" w:date="2019-08-09T13:27:00Z">
                <w:r w:rsidRPr="00614D51" w:rsidDel="00E27DD8">
                  <w:rPr>
                    <w:rFonts w:ascii="Calibri" w:eastAsia="Times New Roman" w:hAnsi="Calibri" w:cs="Calibri"/>
                    <w:color w:val="000000"/>
                  </w:rPr>
                  <w:delText>92</w:delText>
                </w:r>
              </w:del>
            </w:moveTo>
          </w:p>
        </w:tc>
        <w:tc>
          <w:tcPr>
            <w:tcW w:w="2680" w:type="dxa"/>
            <w:tcBorders>
              <w:top w:val="nil"/>
              <w:left w:val="nil"/>
              <w:bottom w:val="nil"/>
              <w:right w:val="nil"/>
            </w:tcBorders>
            <w:shd w:val="clear" w:color="auto" w:fill="8DB3E2" w:themeFill="text2" w:themeFillTint="66"/>
            <w:noWrap/>
            <w:vAlign w:val="bottom"/>
            <w:hideMark/>
            <w:tcPrChange w:id="5455"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3605B46D" w14:textId="229097DD" w:rsidR="00F536BB" w:rsidRPr="00614D51" w:rsidDel="00E27DD8" w:rsidRDefault="00F536BB" w:rsidP="00381E4A">
            <w:pPr>
              <w:spacing w:after="0"/>
              <w:jc w:val="left"/>
              <w:rPr>
                <w:del w:id="5456" w:author="Della Faille Philippe" w:date="2019-08-09T13:27:00Z"/>
                <w:moveTo w:id="5457" w:author="Della Faille Philippe" w:date="2019-07-09T17:01:00Z"/>
                <w:rFonts w:ascii="Calibri" w:eastAsia="Times New Roman" w:hAnsi="Calibri" w:cs="Calibri"/>
                <w:color w:val="000000"/>
              </w:rPr>
            </w:pPr>
            <w:moveTo w:id="5458" w:author="Della Faille Philippe" w:date="2019-07-09T17:01:00Z">
              <w:del w:id="5459" w:author="Della Faille Philippe" w:date="2019-08-09T13:27:00Z">
                <w:r w:rsidRPr="00614D51" w:rsidDel="00E27DD8">
                  <w:rPr>
                    <w:rFonts w:ascii="Calibri" w:eastAsia="Times New Roman" w:hAnsi="Calibri" w:cs="Calibri"/>
                    <w:color w:val="000000"/>
                  </w:rPr>
                  <w:delText>Bias P4</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460"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3E77D56" w14:textId="5793BB72" w:rsidR="00F536BB" w:rsidRPr="00614D51" w:rsidDel="00E27DD8" w:rsidRDefault="00F536BB" w:rsidP="00381E4A">
            <w:pPr>
              <w:spacing w:after="0"/>
              <w:jc w:val="center"/>
              <w:rPr>
                <w:del w:id="5461" w:author="Della Faille Philippe" w:date="2019-08-09T13:27:00Z"/>
                <w:moveTo w:id="5462" w:author="Della Faille Philippe" w:date="2019-07-09T17:01:00Z"/>
                <w:rFonts w:ascii="Calibri" w:eastAsia="Times New Roman" w:hAnsi="Calibri" w:cs="Calibri"/>
                <w:color w:val="000000"/>
              </w:rPr>
            </w:pPr>
            <w:moveTo w:id="5463" w:author="Della Faille Philippe" w:date="2019-07-09T17:01:00Z">
              <w:del w:id="5464"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465"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32C00783" w14:textId="40BC46EE" w:rsidR="00F536BB" w:rsidRPr="00614D51" w:rsidDel="00E27DD8" w:rsidRDefault="00F536BB" w:rsidP="00381E4A">
            <w:pPr>
              <w:spacing w:after="0"/>
              <w:jc w:val="center"/>
              <w:rPr>
                <w:del w:id="5466" w:author="Della Faille Philippe" w:date="2019-08-09T13:27:00Z"/>
                <w:moveTo w:id="5467" w:author="Della Faille Philippe" w:date="2019-07-09T17:01:00Z"/>
                <w:rFonts w:ascii="Calibri" w:eastAsia="Times New Roman" w:hAnsi="Calibri" w:cs="Calibri"/>
                <w:color w:val="000000"/>
              </w:rPr>
            </w:pPr>
            <w:moveTo w:id="5468" w:author="Della Faille Philippe" w:date="2019-07-09T17:01:00Z">
              <w:del w:id="5469"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470"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0BECFA12" w14:textId="3D302161" w:rsidR="00F536BB" w:rsidRPr="00614D51" w:rsidDel="00E27DD8" w:rsidRDefault="00F536BB" w:rsidP="00381E4A">
            <w:pPr>
              <w:spacing w:after="0"/>
              <w:jc w:val="center"/>
              <w:rPr>
                <w:del w:id="5471" w:author="Della Faille Philippe" w:date="2019-08-09T13:27:00Z"/>
                <w:moveTo w:id="5472" w:author="Della Faille Philippe" w:date="2019-07-09T17:01:00Z"/>
                <w:rFonts w:ascii="Calibri" w:eastAsia="Times New Roman" w:hAnsi="Calibri" w:cs="Calibri"/>
                <w:color w:val="000000"/>
              </w:rPr>
            </w:pPr>
            <w:moveTo w:id="5473" w:author="Della Faille Philippe" w:date="2019-07-09T17:01:00Z">
              <w:del w:id="5474"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475"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1D4230F9" w14:textId="33A875CC" w:rsidR="00F536BB" w:rsidRPr="00614D51" w:rsidDel="00E27DD8" w:rsidRDefault="00F536BB" w:rsidP="00381E4A">
            <w:pPr>
              <w:spacing w:after="0"/>
              <w:jc w:val="center"/>
              <w:rPr>
                <w:del w:id="5476" w:author="Della Faille Philippe" w:date="2019-08-09T13:27:00Z"/>
                <w:moveTo w:id="5477" w:author="Della Faille Philippe" w:date="2019-07-09T17:01:00Z"/>
                <w:rFonts w:ascii="Calibri" w:eastAsia="Times New Roman" w:hAnsi="Calibri" w:cs="Calibri"/>
                <w:color w:val="000000"/>
              </w:rPr>
            </w:pPr>
            <w:moveTo w:id="5478" w:author="Della Faille Philippe" w:date="2019-07-09T17:01:00Z">
              <w:del w:id="5479" w:author="Della Faille Philippe" w:date="2019-08-09T13:27:00Z">
                <w:r w:rsidRPr="00614D51" w:rsidDel="00E27DD8">
                  <w:rPr>
                    <w:rFonts w:ascii="Calibri" w:eastAsia="Times New Roman" w:hAnsi="Calibri" w:cs="Calibri"/>
                    <w:color w:val="000000"/>
                  </w:rPr>
                  <w:delText>168</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480"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0F5D8F49" w14:textId="22395213" w:rsidR="00F536BB" w:rsidRPr="00614D51" w:rsidDel="00E27DD8" w:rsidRDefault="00F536BB" w:rsidP="00381E4A">
            <w:pPr>
              <w:spacing w:after="0"/>
              <w:jc w:val="center"/>
              <w:rPr>
                <w:del w:id="5481" w:author="Della Faille Philippe" w:date="2019-08-09T13:27:00Z"/>
                <w:moveTo w:id="5482" w:author="Della Faille Philippe" w:date="2019-07-09T17:01:00Z"/>
                <w:rFonts w:ascii="Calibri" w:eastAsia="Times New Roman" w:hAnsi="Calibri" w:cs="Calibri"/>
                <w:color w:val="000000"/>
              </w:rPr>
            </w:pPr>
            <w:moveTo w:id="5483" w:author="Della Faille Philippe" w:date="2019-07-09T17:01:00Z">
              <w:del w:id="5484" w:author="Della Faille Philippe" w:date="2019-08-09T13:27:00Z">
                <w:r w:rsidRPr="00614D51" w:rsidDel="00E27DD8">
                  <w:rPr>
                    <w:rFonts w:ascii="Calibri" w:eastAsia="Times New Roman" w:hAnsi="Calibri" w:cs="Calibri"/>
                    <w:color w:val="000000"/>
                  </w:rPr>
                  <w:delText>0x00A8</w:delText>
                </w:r>
              </w:del>
            </w:moveTo>
          </w:p>
        </w:tc>
      </w:tr>
      <w:tr w:rsidR="00F536BB" w:rsidRPr="00614D51" w:rsidDel="00E27DD8" w14:paraId="1BB3214F" w14:textId="75FFE7CD" w:rsidTr="00381E4A">
        <w:trPr>
          <w:trHeight w:val="288"/>
          <w:del w:id="5485" w:author="Della Faille Philippe" w:date="2019-08-09T13:27:00Z"/>
          <w:trPrChange w:id="5486"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487"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4982009E" w14:textId="21086B64" w:rsidR="00F536BB" w:rsidRPr="00614D51" w:rsidDel="00E27DD8" w:rsidRDefault="00F536BB" w:rsidP="00381E4A">
            <w:pPr>
              <w:spacing w:after="0"/>
              <w:jc w:val="left"/>
              <w:rPr>
                <w:del w:id="5488" w:author="Della Faille Philippe" w:date="2019-08-09T13:27:00Z"/>
                <w:moveTo w:id="548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490"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1B5E9148" w14:textId="5B0C958C" w:rsidR="00F536BB" w:rsidRPr="00614D51" w:rsidDel="00E27DD8" w:rsidRDefault="00F536BB" w:rsidP="00381E4A">
            <w:pPr>
              <w:spacing w:after="0"/>
              <w:jc w:val="left"/>
              <w:rPr>
                <w:del w:id="5491" w:author="Della Faille Philippe" w:date="2019-08-09T13:27:00Z"/>
                <w:moveTo w:id="549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493"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5F82F81" w14:textId="6E91FCC6" w:rsidR="00F536BB" w:rsidRPr="00614D51" w:rsidDel="00E27DD8" w:rsidRDefault="00F536BB" w:rsidP="00381E4A">
            <w:pPr>
              <w:spacing w:after="0"/>
              <w:jc w:val="center"/>
              <w:rPr>
                <w:del w:id="5494" w:author="Della Faille Philippe" w:date="2019-08-09T13:27:00Z"/>
                <w:moveTo w:id="5495" w:author="Della Faille Philippe" w:date="2019-07-09T17:01:00Z"/>
                <w:rFonts w:ascii="Calibri" w:eastAsia="Times New Roman" w:hAnsi="Calibri" w:cs="Calibri"/>
                <w:color w:val="000000"/>
              </w:rPr>
            </w:pPr>
            <w:moveTo w:id="5496" w:author="Della Faille Philippe" w:date="2019-07-09T17:01:00Z">
              <w:del w:id="5497" w:author="Della Faille Philippe" w:date="2019-08-09T13:27:00Z">
                <w:r w:rsidRPr="00614D51" w:rsidDel="00E27DD8">
                  <w:rPr>
                    <w:rFonts w:ascii="Calibri" w:eastAsia="Times New Roman" w:hAnsi="Calibri" w:cs="Calibri"/>
                    <w:color w:val="000000"/>
                  </w:rPr>
                  <w:delText>93</w:delText>
                </w:r>
              </w:del>
            </w:moveTo>
          </w:p>
        </w:tc>
        <w:tc>
          <w:tcPr>
            <w:tcW w:w="2680" w:type="dxa"/>
            <w:tcBorders>
              <w:top w:val="nil"/>
              <w:left w:val="nil"/>
              <w:bottom w:val="nil"/>
              <w:right w:val="nil"/>
            </w:tcBorders>
            <w:shd w:val="clear" w:color="auto" w:fill="8DB3E2" w:themeFill="text2" w:themeFillTint="66"/>
            <w:noWrap/>
            <w:vAlign w:val="bottom"/>
            <w:hideMark/>
            <w:tcPrChange w:id="5498"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6D43321D" w14:textId="68557E3C" w:rsidR="00F536BB" w:rsidRPr="00614D51" w:rsidDel="00E27DD8" w:rsidRDefault="00F536BB" w:rsidP="00381E4A">
            <w:pPr>
              <w:spacing w:after="0"/>
              <w:jc w:val="left"/>
              <w:rPr>
                <w:del w:id="5499" w:author="Della Faille Philippe" w:date="2019-08-09T13:27:00Z"/>
                <w:moveTo w:id="5500" w:author="Della Faille Philippe" w:date="2019-07-09T17:01:00Z"/>
                <w:rFonts w:ascii="Calibri" w:eastAsia="Times New Roman" w:hAnsi="Calibri" w:cs="Calibri"/>
                <w:color w:val="000000"/>
              </w:rPr>
            </w:pPr>
            <w:moveTo w:id="5501" w:author="Della Faille Philippe" w:date="2019-07-09T17:01:00Z">
              <w:del w:id="5502" w:author="Della Faille Philippe" w:date="2019-08-09T13:27:00Z">
                <w:r w:rsidRPr="00614D51" w:rsidDel="00E27DD8">
                  <w:rPr>
                    <w:rFonts w:ascii="Calibri" w:eastAsia="Times New Roman" w:hAnsi="Calibri" w:cs="Calibri"/>
                    <w:color w:val="000000"/>
                  </w:rPr>
                  <w:delText>Bias P5</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503"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45E682F6" w14:textId="3EF59BEB" w:rsidR="00F536BB" w:rsidRPr="00614D51" w:rsidDel="00E27DD8" w:rsidRDefault="00F536BB" w:rsidP="00381E4A">
            <w:pPr>
              <w:spacing w:after="0"/>
              <w:jc w:val="center"/>
              <w:rPr>
                <w:del w:id="5504" w:author="Della Faille Philippe" w:date="2019-08-09T13:27:00Z"/>
                <w:moveTo w:id="5505" w:author="Della Faille Philippe" w:date="2019-07-09T17:01:00Z"/>
                <w:rFonts w:ascii="Calibri" w:eastAsia="Times New Roman" w:hAnsi="Calibri" w:cs="Calibri"/>
                <w:color w:val="000000"/>
              </w:rPr>
            </w:pPr>
            <w:moveTo w:id="5506" w:author="Della Faille Philippe" w:date="2019-07-09T17:01:00Z">
              <w:del w:id="5507"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508"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373AFE18" w14:textId="02432CBA" w:rsidR="00F536BB" w:rsidRPr="00614D51" w:rsidDel="00E27DD8" w:rsidRDefault="00F536BB" w:rsidP="00381E4A">
            <w:pPr>
              <w:spacing w:after="0"/>
              <w:jc w:val="center"/>
              <w:rPr>
                <w:del w:id="5509" w:author="Della Faille Philippe" w:date="2019-08-09T13:27:00Z"/>
                <w:moveTo w:id="5510" w:author="Della Faille Philippe" w:date="2019-07-09T17:01:00Z"/>
                <w:rFonts w:ascii="Calibri" w:eastAsia="Times New Roman" w:hAnsi="Calibri" w:cs="Calibri"/>
                <w:color w:val="000000"/>
              </w:rPr>
            </w:pPr>
            <w:moveTo w:id="5511" w:author="Della Faille Philippe" w:date="2019-07-09T17:01:00Z">
              <w:del w:id="5512"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513"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6D32B9AE" w14:textId="3344751A" w:rsidR="00F536BB" w:rsidRPr="00614D51" w:rsidDel="00E27DD8" w:rsidRDefault="00F536BB" w:rsidP="00381E4A">
            <w:pPr>
              <w:spacing w:after="0"/>
              <w:jc w:val="center"/>
              <w:rPr>
                <w:del w:id="5514" w:author="Della Faille Philippe" w:date="2019-08-09T13:27:00Z"/>
                <w:moveTo w:id="5515" w:author="Della Faille Philippe" w:date="2019-07-09T17:01:00Z"/>
                <w:rFonts w:ascii="Calibri" w:eastAsia="Times New Roman" w:hAnsi="Calibri" w:cs="Calibri"/>
                <w:color w:val="000000"/>
              </w:rPr>
            </w:pPr>
            <w:moveTo w:id="5516" w:author="Della Faille Philippe" w:date="2019-07-09T17:01:00Z">
              <w:del w:id="5517"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518"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4E0A35AE" w14:textId="7F1E8AED" w:rsidR="00F536BB" w:rsidRPr="00614D51" w:rsidDel="00E27DD8" w:rsidRDefault="00F536BB" w:rsidP="00381E4A">
            <w:pPr>
              <w:spacing w:after="0"/>
              <w:jc w:val="center"/>
              <w:rPr>
                <w:del w:id="5519" w:author="Della Faille Philippe" w:date="2019-08-09T13:27:00Z"/>
                <w:moveTo w:id="5520" w:author="Della Faille Philippe" w:date="2019-07-09T17:01:00Z"/>
                <w:rFonts w:ascii="Calibri" w:eastAsia="Times New Roman" w:hAnsi="Calibri" w:cs="Calibri"/>
                <w:color w:val="000000"/>
              </w:rPr>
            </w:pPr>
            <w:moveTo w:id="5521" w:author="Della Faille Philippe" w:date="2019-07-09T17:01:00Z">
              <w:del w:id="5522" w:author="Della Faille Philippe" w:date="2019-08-09T13:27:00Z">
                <w:r w:rsidRPr="00614D51" w:rsidDel="00E27DD8">
                  <w:rPr>
                    <w:rFonts w:ascii="Calibri" w:eastAsia="Times New Roman" w:hAnsi="Calibri" w:cs="Calibri"/>
                    <w:color w:val="000000"/>
                  </w:rPr>
                  <w:delText>169</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523"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78BA3C95" w14:textId="7F2CD54D" w:rsidR="00F536BB" w:rsidRPr="00614D51" w:rsidDel="00E27DD8" w:rsidRDefault="00F536BB" w:rsidP="00381E4A">
            <w:pPr>
              <w:spacing w:after="0"/>
              <w:jc w:val="center"/>
              <w:rPr>
                <w:del w:id="5524" w:author="Della Faille Philippe" w:date="2019-08-09T13:27:00Z"/>
                <w:moveTo w:id="5525" w:author="Della Faille Philippe" w:date="2019-07-09T17:01:00Z"/>
                <w:rFonts w:ascii="Calibri" w:eastAsia="Times New Roman" w:hAnsi="Calibri" w:cs="Calibri"/>
                <w:color w:val="000000"/>
              </w:rPr>
            </w:pPr>
            <w:moveTo w:id="5526" w:author="Della Faille Philippe" w:date="2019-07-09T17:01:00Z">
              <w:del w:id="5527" w:author="Della Faille Philippe" w:date="2019-08-09T13:27:00Z">
                <w:r w:rsidRPr="00614D51" w:rsidDel="00E27DD8">
                  <w:rPr>
                    <w:rFonts w:ascii="Calibri" w:eastAsia="Times New Roman" w:hAnsi="Calibri" w:cs="Calibri"/>
                    <w:color w:val="000000"/>
                  </w:rPr>
                  <w:delText>0x00A9</w:delText>
                </w:r>
              </w:del>
            </w:moveTo>
          </w:p>
        </w:tc>
      </w:tr>
      <w:tr w:rsidR="00F536BB" w:rsidRPr="00614D51" w:rsidDel="00E27DD8" w14:paraId="33DFC1C8" w14:textId="5F9CA346" w:rsidTr="00381E4A">
        <w:trPr>
          <w:trHeight w:val="288"/>
          <w:del w:id="5528" w:author="Della Faille Philippe" w:date="2019-08-09T13:27:00Z"/>
          <w:trPrChange w:id="5529"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530"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42118CDF" w14:textId="756C94FC" w:rsidR="00F536BB" w:rsidRPr="00614D51" w:rsidDel="00E27DD8" w:rsidRDefault="00F536BB" w:rsidP="00381E4A">
            <w:pPr>
              <w:spacing w:after="0"/>
              <w:jc w:val="left"/>
              <w:rPr>
                <w:del w:id="5531" w:author="Della Faille Philippe" w:date="2019-08-09T13:27:00Z"/>
                <w:moveTo w:id="553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533"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36561131" w14:textId="619C8EF1" w:rsidR="00F536BB" w:rsidRPr="00614D51" w:rsidDel="00E27DD8" w:rsidRDefault="00F536BB" w:rsidP="00381E4A">
            <w:pPr>
              <w:spacing w:after="0"/>
              <w:jc w:val="left"/>
              <w:rPr>
                <w:del w:id="5534" w:author="Della Faille Philippe" w:date="2019-08-09T13:27:00Z"/>
                <w:moveTo w:id="553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536"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EDE57E6" w14:textId="6C9E77FF" w:rsidR="00F536BB" w:rsidRPr="00614D51" w:rsidDel="00E27DD8" w:rsidRDefault="00F536BB" w:rsidP="00381E4A">
            <w:pPr>
              <w:spacing w:after="0"/>
              <w:jc w:val="center"/>
              <w:rPr>
                <w:del w:id="5537" w:author="Della Faille Philippe" w:date="2019-08-09T13:27:00Z"/>
                <w:moveTo w:id="5538" w:author="Della Faille Philippe" w:date="2019-07-09T17:01:00Z"/>
                <w:rFonts w:ascii="Calibri" w:eastAsia="Times New Roman" w:hAnsi="Calibri" w:cs="Calibri"/>
                <w:color w:val="000000"/>
              </w:rPr>
            </w:pPr>
            <w:moveTo w:id="5539" w:author="Della Faille Philippe" w:date="2019-07-09T17:01:00Z">
              <w:del w:id="5540" w:author="Della Faille Philippe" w:date="2019-08-09T13:27:00Z">
                <w:r w:rsidRPr="00614D51" w:rsidDel="00E27DD8">
                  <w:rPr>
                    <w:rFonts w:ascii="Calibri" w:eastAsia="Times New Roman" w:hAnsi="Calibri" w:cs="Calibri"/>
                    <w:color w:val="000000"/>
                  </w:rPr>
                  <w:delText>94</w:delText>
                </w:r>
              </w:del>
            </w:moveTo>
          </w:p>
        </w:tc>
        <w:tc>
          <w:tcPr>
            <w:tcW w:w="2680" w:type="dxa"/>
            <w:tcBorders>
              <w:top w:val="nil"/>
              <w:left w:val="nil"/>
              <w:bottom w:val="nil"/>
              <w:right w:val="nil"/>
            </w:tcBorders>
            <w:shd w:val="clear" w:color="auto" w:fill="8DB3E2" w:themeFill="text2" w:themeFillTint="66"/>
            <w:noWrap/>
            <w:vAlign w:val="bottom"/>
            <w:hideMark/>
            <w:tcPrChange w:id="5541"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52DED6E3" w14:textId="235A7627" w:rsidR="00F536BB" w:rsidRPr="00614D51" w:rsidDel="00E27DD8" w:rsidRDefault="00F536BB" w:rsidP="00381E4A">
            <w:pPr>
              <w:spacing w:after="0"/>
              <w:jc w:val="left"/>
              <w:rPr>
                <w:del w:id="5542" w:author="Della Faille Philippe" w:date="2019-08-09T13:27:00Z"/>
                <w:moveTo w:id="5543" w:author="Della Faille Philippe" w:date="2019-07-09T17:01:00Z"/>
                <w:rFonts w:ascii="Calibri" w:eastAsia="Times New Roman" w:hAnsi="Calibri" w:cs="Calibri"/>
                <w:color w:val="000000"/>
              </w:rPr>
            </w:pPr>
            <w:moveTo w:id="5544" w:author="Della Faille Philippe" w:date="2019-07-09T17:01:00Z">
              <w:del w:id="5545" w:author="Della Faille Philippe" w:date="2019-08-09T13:27:00Z">
                <w:r w:rsidRPr="00614D51" w:rsidDel="00E27DD8">
                  <w:rPr>
                    <w:rFonts w:ascii="Calibri" w:eastAsia="Times New Roman" w:hAnsi="Calibri" w:cs="Calibri"/>
                    <w:color w:val="000000"/>
                  </w:rPr>
                  <w:delText>Bias P6</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546"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49E6B57B" w14:textId="479D059F" w:rsidR="00F536BB" w:rsidRPr="00614D51" w:rsidDel="00E27DD8" w:rsidRDefault="00F536BB" w:rsidP="00381E4A">
            <w:pPr>
              <w:spacing w:after="0"/>
              <w:jc w:val="center"/>
              <w:rPr>
                <w:del w:id="5547" w:author="Della Faille Philippe" w:date="2019-08-09T13:27:00Z"/>
                <w:moveTo w:id="5548" w:author="Della Faille Philippe" w:date="2019-07-09T17:01:00Z"/>
                <w:rFonts w:ascii="Calibri" w:eastAsia="Times New Roman" w:hAnsi="Calibri" w:cs="Calibri"/>
                <w:color w:val="000000"/>
              </w:rPr>
            </w:pPr>
            <w:moveTo w:id="5549" w:author="Della Faille Philippe" w:date="2019-07-09T17:01:00Z">
              <w:del w:id="5550" w:author="Della Faille Philippe" w:date="2019-08-09T13:27:00Z">
                <w:r w:rsidRPr="00614D51" w:rsidDel="00E27DD8">
                  <w:rPr>
                    <w:rFonts w:ascii="Calibri" w:eastAsia="Times New Roman" w:hAnsi="Calibri" w:cs="Calibri"/>
                    <w:color w:val="000000"/>
                  </w:rPr>
                  <w:delText>digit</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551"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32CD028E" w14:textId="4A4CD50F" w:rsidR="00F536BB" w:rsidRPr="00614D51" w:rsidDel="00E27DD8" w:rsidRDefault="00F536BB" w:rsidP="00381E4A">
            <w:pPr>
              <w:spacing w:after="0"/>
              <w:jc w:val="center"/>
              <w:rPr>
                <w:del w:id="5552" w:author="Della Faille Philippe" w:date="2019-08-09T13:27:00Z"/>
                <w:moveTo w:id="5553" w:author="Della Faille Philippe" w:date="2019-07-09T17:01:00Z"/>
                <w:rFonts w:ascii="Calibri" w:eastAsia="Times New Roman" w:hAnsi="Calibri" w:cs="Calibri"/>
                <w:color w:val="000000"/>
              </w:rPr>
            </w:pPr>
            <w:moveTo w:id="5554" w:author="Della Faille Philippe" w:date="2019-07-09T17:01:00Z">
              <w:del w:id="5555"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556"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7DE7D760" w14:textId="26E705AE" w:rsidR="00F536BB" w:rsidRPr="00614D51" w:rsidDel="00E27DD8" w:rsidRDefault="00F536BB" w:rsidP="00381E4A">
            <w:pPr>
              <w:spacing w:after="0"/>
              <w:jc w:val="center"/>
              <w:rPr>
                <w:del w:id="5557" w:author="Della Faille Philippe" w:date="2019-08-09T13:27:00Z"/>
                <w:moveTo w:id="5558" w:author="Della Faille Philippe" w:date="2019-07-09T17:01:00Z"/>
                <w:rFonts w:ascii="Calibri" w:eastAsia="Times New Roman" w:hAnsi="Calibri" w:cs="Calibri"/>
                <w:color w:val="000000"/>
              </w:rPr>
            </w:pPr>
            <w:moveTo w:id="5559" w:author="Della Faille Philippe" w:date="2019-07-09T17:01:00Z">
              <w:del w:id="5560" w:author="Della Faille Philippe" w:date="2019-08-09T13:27:00Z">
                <w:r w:rsidRPr="00614D51" w:rsidDel="00E27DD8">
                  <w:rPr>
                    <w:rFonts w:ascii="Calibri" w:eastAsia="Times New Roman" w:hAnsi="Calibri" w:cs="Calibri"/>
                    <w:color w:val="000000"/>
                  </w:rPr>
                  <w:delText>1</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561"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423E7D41" w14:textId="1002891D" w:rsidR="00F536BB" w:rsidRPr="00614D51" w:rsidDel="00E27DD8" w:rsidRDefault="00F536BB" w:rsidP="00381E4A">
            <w:pPr>
              <w:spacing w:after="0"/>
              <w:jc w:val="center"/>
              <w:rPr>
                <w:del w:id="5562" w:author="Della Faille Philippe" w:date="2019-08-09T13:27:00Z"/>
                <w:moveTo w:id="5563" w:author="Della Faille Philippe" w:date="2019-07-09T17:01:00Z"/>
                <w:rFonts w:ascii="Calibri" w:eastAsia="Times New Roman" w:hAnsi="Calibri" w:cs="Calibri"/>
                <w:color w:val="000000"/>
              </w:rPr>
            </w:pPr>
            <w:moveTo w:id="5564" w:author="Della Faille Philippe" w:date="2019-07-09T17:01:00Z">
              <w:del w:id="5565" w:author="Della Faille Philippe" w:date="2019-08-09T13:27:00Z">
                <w:r w:rsidRPr="00614D51" w:rsidDel="00E27DD8">
                  <w:rPr>
                    <w:rFonts w:ascii="Calibri" w:eastAsia="Times New Roman" w:hAnsi="Calibri" w:cs="Calibri"/>
                    <w:color w:val="000000"/>
                  </w:rPr>
                  <w:delText>170</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566"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7257F85B" w14:textId="1FA387C7" w:rsidR="00F536BB" w:rsidRPr="00614D51" w:rsidDel="00E27DD8" w:rsidRDefault="00F536BB" w:rsidP="00381E4A">
            <w:pPr>
              <w:spacing w:after="0"/>
              <w:jc w:val="center"/>
              <w:rPr>
                <w:del w:id="5567" w:author="Della Faille Philippe" w:date="2019-08-09T13:27:00Z"/>
                <w:moveTo w:id="5568" w:author="Della Faille Philippe" w:date="2019-07-09T17:01:00Z"/>
                <w:rFonts w:ascii="Calibri" w:eastAsia="Times New Roman" w:hAnsi="Calibri" w:cs="Calibri"/>
                <w:color w:val="000000"/>
              </w:rPr>
            </w:pPr>
            <w:moveTo w:id="5569" w:author="Della Faille Philippe" w:date="2019-07-09T17:01:00Z">
              <w:del w:id="5570" w:author="Della Faille Philippe" w:date="2019-08-09T13:27:00Z">
                <w:r w:rsidRPr="00614D51" w:rsidDel="00E27DD8">
                  <w:rPr>
                    <w:rFonts w:ascii="Calibri" w:eastAsia="Times New Roman" w:hAnsi="Calibri" w:cs="Calibri"/>
                    <w:color w:val="000000"/>
                  </w:rPr>
                  <w:delText>0x00AA</w:delText>
                </w:r>
              </w:del>
            </w:moveTo>
          </w:p>
        </w:tc>
      </w:tr>
      <w:tr w:rsidR="00F536BB" w:rsidRPr="00614D51" w:rsidDel="00E27DD8" w14:paraId="311A8ACE" w14:textId="46B70030" w:rsidTr="00381E4A">
        <w:trPr>
          <w:trHeight w:val="288"/>
          <w:del w:id="5571" w:author="Della Faille Philippe" w:date="2019-08-09T13:27:00Z"/>
          <w:trPrChange w:id="5572"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573"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2A19DFE9" w14:textId="1730A74C" w:rsidR="00F536BB" w:rsidRPr="00614D51" w:rsidDel="00E27DD8" w:rsidRDefault="00F536BB" w:rsidP="00381E4A">
            <w:pPr>
              <w:spacing w:after="0"/>
              <w:jc w:val="left"/>
              <w:rPr>
                <w:del w:id="5574" w:author="Della Faille Philippe" w:date="2019-08-09T13:27:00Z"/>
                <w:moveTo w:id="557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576"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3DAFC7B5" w14:textId="408ED38B" w:rsidR="00F536BB" w:rsidRPr="00614D51" w:rsidDel="00E27DD8" w:rsidRDefault="00F536BB" w:rsidP="00381E4A">
            <w:pPr>
              <w:spacing w:after="0"/>
              <w:jc w:val="left"/>
              <w:rPr>
                <w:del w:id="5577" w:author="Della Faille Philippe" w:date="2019-08-09T13:27:00Z"/>
                <w:moveTo w:id="557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579"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B8D5155" w14:textId="05B58EAD" w:rsidR="00F536BB" w:rsidRPr="00614D51" w:rsidDel="00E27DD8" w:rsidRDefault="00F536BB" w:rsidP="00381E4A">
            <w:pPr>
              <w:spacing w:after="0"/>
              <w:jc w:val="center"/>
              <w:rPr>
                <w:del w:id="5580" w:author="Della Faille Philippe" w:date="2019-08-09T13:27:00Z"/>
                <w:moveTo w:id="5581" w:author="Della Faille Philippe" w:date="2019-07-09T17:01:00Z"/>
                <w:rFonts w:ascii="Calibri" w:eastAsia="Times New Roman" w:hAnsi="Calibri" w:cs="Calibri"/>
                <w:color w:val="000000"/>
              </w:rPr>
            </w:pPr>
            <w:moveTo w:id="5582" w:author="Della Faille Philippe" w:date="2019-07-09T17:01:00Z">
              <w:del w:id="5583" w:author="Della Faille Philippe" w:date="2019-08-09T13:27:00Z">
                <w:r w:rsidRPr="00614D51" w:rsidDel="00E27DD8">
                  <w:rPr>
                    <w:rFonts w:ascii="Calibri" w:eastAsia="Times New Roman" w:hAnsi="Calibri" w:cs="Calibri"/>
                    <w:color w:val="000000"/>
                  </w:rPr>
                  <w:delText>95</w:delText>
                </w:r>
              </w:del>
            </w:moveTo>
          </w:p>
        </w:tc>
        <w:tc>
          <w:tcPr>
            <w:tcW w:w="2680" w:type="dxa"/>
            <w:tcBorders>
              <w:top w:val="nil"/>
              <w:left w:val="nil"/>
              <w:bottom w:val="nil"/>
              <w:right w:val="nil"/>
            </w:tcBorders>
            <w:shd w:val="clear" w:color="auto" w:fill="8DB3E2" w:themeFill="text2" w:themeFillTint="66"/>
            <w:noWrap/>
            <w:vAlign w:val="bottom"/>
            <w:hideMark/>
            <w:tcPrChange w:id="5584"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1775F6E8" w14:textId="2B1BA1A3" w:rsidR="00F536BB" w:rsidRPr="00614D51" w:rsidDel="00E27DD8" w:rsidRDefault="00F536BB" w:rsidP="00381E4A">
            <w:pPr>
              <w:spacing w:after="0"/>
              <w:jc w:val="left"/>
              <w:rPr>
                <w:del w:id="5585" w:author="Della Faille Philippe" w:date="2019-08-09T13:27:00Z"/>
                <w:moveTo w:id="5586" w:author="Della Faille Philippe" w:date="2019-07-09T17:01:00Z"/>
                <w:rFonts w:ascii="Calibri" w:eastAsia="Times New Roman" w:hAnsi="Calibri" w:cs="Calibri"/>
                <w:color w:val="000000"/>
              </w:rPr>
            </w:pPr>
            <w:moveTo w:id="5587" w:author="Della Faille Philippe" w:date="2019-07-09T17:01:00Z">
              <w:del w:id="5588" w:author="Della Faille Philippe" w:date="2019-08-09T13:27:00Z">
                <w:r w:rsidRPr="00614D51" w:rsidDel="00E27DD8">
                  <w:rPr>
                    <w:rFonts w:ascii="Calibri" w:eastAsia="Times New Roman" w:hAnsi="Calibri" w:cs="Calibri"/>
                    <w:color w:val="000000"/>
                  </w:rPr>
                  <w:delText>Flow rate on request</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589"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238DF1A2" w14:textId="5AC6C062" w:rsidR="00F536BB" w:rsidRPr="00614D51" w:rsidDel="00E27DD8" w:rsidRDefault="00F536BB" w:rsidP="00381E4A">
            <w:pPr>
              <w:spacing w:after="0"/>
              <w:jc w:val="center"/>
              <w:rPr>
                <w:del w:id="5590" w:author="Della Faille Philippe" w:date="2019-08-09T13:27:00Z"/>
                <w:moveTo w:id="5591" w:author="Della Faille Philippe" w:date="2019-07-09T17:01:00Z"/>
                <w:rFonts w:ascii="Calibri" w:eastAsia="Times New Roman" w:hAnsi="Calibri" w:cs="Calibri"/>
                <w:color w:val="000000"/>
              </w:rPr>
            </w:pPr>
            <w:moveTo w:id="5592" w:author="Della Faille Philippe" w:date="2019-07-09T17:01:00Z">
              <w:del w:id="5593" w:author="Della Faille Philippe" w:date="2019-08-09T13:27:00Z">
                <w:r w:rsidRPr="00614D51" w:rsidDel="00E27DD8">
                  <w:rPr>
                    <w:rFonts w:ascii="Calibri" w:eastAsia="Times New Roman" w:hAnsi="Calibri" w:cs="Calibri"/>
                    <w:color w:val="000000"/>
                  </w:rPr>
                  <w:delText>l/min</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594"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177B950B" w14:textId="4BC88B27" w:rsidR="00F536BB" w:rsidRPr="00614D51" w:rsidDel="00E27DD8" w:rsidRDefault="00F536BB" w:rsidP="00381E4A">
            <w:pPr>
              <w:spacing w:after="0"/>
              <w:jc w:val="center"/>
              <w:rPr>
                <w:del w:id="5595" w:author="Della Faille Philippe" w:date="2019-08-09T13:27:00Z"/>
                <w:moveTo w:id="5596" w:author="Della Faille Philippe" w:date="2019-07-09T17:01:00Z"/>
                <w:rFonts w:ascii="Calibri" w:eastAsia="Times New Roman" w:hAnsi="Calibri" w:cs="Calibri"/>
                <w:color w:val="000000"/>
              </w:rPr>
            </w:pPr>
            <w:moveTo w:id="5597" w:author="Della Faille Philippe" w:date="2019-07-09T17:01:00Z">
              <w:del w:id="5598" w:author="Della Faille Philippe" w:date="2019-08-09T13:27:00Z">
                <w:r w:rsidRPr="00614D51" w:rsidDel="00E27DD8">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599"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7B117B84" w14:textId="7E37CA4A" w:rsidR="00F536BB" w:rsidRPr="00614D51" w:rsidDel="00E27DD8" w:rsidRDefault="00F536BB" w:rsidP="00381E4A">
            <w:pPr>
              <w:spacing w:after="0"/>
              <w:jc w:val="center"/>
              <w:rPr>
                <w:del w:id="5600" w:author="Della Faille Philippe" w:date="2019-08-09T13:27:00Z"/>
                <w:moveTo w:id="5601" w:author="Della Faille Philippe" w:date="2019-07-09T17:01:00Z"/>
                <w:rFonts w:ascii="Calibri" w:eastAsia="Times New Roman" w:hAnsi="Calibri" w:cs="Calibri"/>
                <w:color w:val="000000"/>
              </w:rPr>
            </w:pPr>
            <w:moveTo w:id="5602" w:author="Della Faille Philippe" w:date="2019-07-09T17:01:00Z">
              <w:del w:id="5603" w:author="Della Faille Philippe" w:date="2019-08-09T13:27:00Z">
                <w:r w:rsidRPr="00614D51" w:rsidDel="00E27DD8">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604"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68BC83D1" w14:textId="0338F4A0" w:rsidR="00F536BB" w:rsidRPr="00614D51" w:rsidDel="00E27DD8" w:rsidRDefault="00F536BB" w:rsidP="00381E4A">
            <w:pPr>
              <w:spacing w:after="0"/>
              <w:jc w:val="center"/>
              <w:rPr>
                <w:del w:id="5605" w:author="Della Faille Philippe" w:date="2019-08-09T13:27:00Z"/>
                <w:moveTo w:id="5606" w:author="Della Faille Philippe" w:date="2019-07-09T17:01:00Z"/>
                <w:rFonts w:ascii="Calibri" w:eastAsia="Times New Roman" w:hAnsi="Calibri" w:cs="Calibri"/>
                <w:color w:val="000000"/>
              </w:rPr>
            </w:pPr>
            <w:moveTo w:id="5607" w:author="Della Faille Philippe" w:date="2019-07-09T17:01:00Z">
              <w:del w:id="5608" w:author="Della Faille Philippe" w:date="2019-08-09T13:27:00Z">
                <w:r w:rsidRPr="00614D51" w:rsidDel="00E27DD8">
                  <w:rPr>
                    <w:rFonts w:ascii="Calibri" w:eastAsia="Times New Roman" w:hAnsi="Calibri" w:cs="Calibri"/>
                    <w:color w:val="000000"/>
                  </w:rPr>
                  <w:delText>171</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609"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2319D559" w14:textId="0ACF1DCD" w:rsidR="00F536BB" w:rsidRPr="00614D51" w:rsidDel="00E27DD8" w:rsidRDefault="00F536BB" w:rsidP="00381E4A">
            <w:pPr>
              <w:spacing w:after="0"/>
              <w:jc w:val="center"/>
              <w:rPr>
                <w:del w:id="5610" w:author="Della Faille Philippe" w:date="2019-08-09T13:27:00Z"/>
                <w:moveTo w:id="5611" w:author="Della Faille Philippe" w:date="2019-07-09T17:01:00Z"/>
                <w:rFonts w:ascii="Calibri" w:eastAsia="Times New Roman" w:hAnsi="Calibri" w:cs="Calibri"/>
                <w:color w:val="000000"/>
              </w:rPr>
            </w:pPr>
            <w:moveTo w:id="5612" w:author="Della Faille Philippe" w:date="2019-07-09T17:01:00Z">
              <w:del w:id="5613" w:author="Della Faille Philippe" w:date="2019-08-09T13:27:00Z">
                <w:r w:rsidRPr="00614D51" w:rsidDel="00E27DD8">
                  <w:rPr>
                    <w:rFonts w:ascii="Calibri" w:eastAsia="Times New Roman" w:hAnsi="Calibri" w:cs="Calibri"/>
                    <w:color w:val="000000"/>
                  </w:rPr>
                  <w:delText>0x00AB</w:delText>
                </w:r>
              </w:del>
            </w:moveTo>
          </w:p>
        </w:tc>
      </w:tr>
      <w:tr w:rsidR="00F536BB" w:rsidRPr="00614D51" w:rsidDel="00E27DD8" w14:paraId="5A690C6F" w14:textId="570BA4D8" w:rsidTr="00381E4A">
        <w:trPr>
          <w:trHeight w:val="288"/>
          <w:del w:id="5614" w:author="Della Faille Philippe" w:date="2019-08-09T13:27:00Z"/>
          <w:trPrChange w:id="5615"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616"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624BC1A6" w14:textId="758F0C8C" w:rsidR="00F536BB" w:rsidRPr="00614D51" w:rsidDel="00E27DD8" w:rsidRDefault="00F536BB" w:rsidP="00381E4A">
            <w:pPr>
              <w:spacing w:after="0"/>
              <w:jc w:val="left"/>
              <w:rPr>
                <w:del w:id="5617" w:author="Della Faille Philippe" w:date="2019-08-09T13:27:00Z"/>
                <w:moveTo w:id="561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619"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0F50DBB8" w14:textId="0BE15245" w:rsidR="00F536BB" w:rsidRPr="00614D51" w:rsidDel="00E27DD8" w:rsidRDefault="00F536BB" w:rsidP="00381E4A">
            <w:pPr>
              <w:spacing w:after="0"/>
              <w:jc w:val="left"/>
              <w:rPr>
                <w:del w:id="5620" w:author="Della Faille Philippe" w:date="2019-08-09T13:27:00Z"/>
                <w:moveTo w:id="562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622"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2C09D03A" w14:textId="3A611F4E" w:rsidR="00F536BB" w:rsidRPr="00614D51" w:rsidDel="00E27DD8" w:rsidRDefault="00F536BB" w:rsidP="00381E4A">
            <w:pPr>
              <w:spacing w:after="0"/>
              <w:jc w:val="center"/>
              <w:rPr>
                <w:del w:id="5623" w:author="Della Faille Philippe" w:date="2019-08-09T13:27:00Z"/>
                <w:moveTo w:id="5624" w:author="Della Faille Philippe" w:date="2019-07-09T17:01:00Z"/>
                <w:rFonts w:ascii="Calibri" w:eastAsia="Times New Roman" w:hAnsi="Calibri" w:cs="Calibri"/>
                <w:color w:val="000000"/>
              </w:rPr>
            </w:pPr>
            <w:moveTo w:id="5625" w:author="Della Faille Philippe" w:date="2019-07-09T17:01:00Z">
              <w:del w:id="5626" w:author="Della Faille Philippe" w:date="2019-08-09T13:27:00Z">
                <w:r w:rsidRPr="00614D51" w:rsidDel="00E27DD8">
                  <w:rPr>
                    <w:rFonts w:ascii="Calibri" w:eastAsia="Times New Roman" w:hAnsi="Calibri" w:cs="Calibri"/>
                    <w:color w:val="000000"/>
                  </w:rPr>
                  <w:delText>96</w:delText>
                </w:r>
              </w:del>
            </w:moveTo>
          </w:p>
        </w:tc>
        <w:tc>
          <w:tcPr>
            <w:tcW w:w="2680" w:type="dxa"/>
            <w:tcBorders>
              <w:top w:val="nil"/>
              <w:left w:val="nil"/>
              <w:bottom w:val="nil"/>
              <w:right w:val="nil"/>
            </w:tcBorders>
            <w:shd w:val="clear" w:color="auto" w:fill="8DB3E2" w:themeFill="text2" w:themeFillTint="66"/>
            <w:noWrap/>
            <w:vAlign w:val="bottom"/>
            <w:hideMark/>
            <w:tcPrChange w:id="5627"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0F860542" w14:textId="426A4B59" w:rsidR="00F536BB" w:rsidRPr="00614D51" w:rsidDel="00E27DD8" w:rsidRDefault="00F536BB" w:rsidP="00381E4A">
            <w:pPr>
              <w:spacing w:after="0"/>
              <w:jc w:val="left"/>
              <w:rPr>
                <w:del w:id="5628" w:author="Della Faille Philippe" w:date="2019-08-09T13:27:00Z"/>
                <w:moveTo w:id="5629" w:author="Della Faille Philippe" w:date="2019-07-09T17:01:00Z"/>
                <w:rFonts w:ascii="Calibri" w:eastAsia="Times New Roman" w:hAnsi="Calibri" w:cs="Calibri"/>
                <w:color w:val="000000"/>
              </w:rPr>
            </w:pPr>
            <w:moveTo w:id="5630" w:author="Della Faille Philippe" w:date="2019-07-09T17:01:00Z">
              <w:del w:id="5631" w:author="Della Faille Philippe" w:date="2019-08-09T13:27:00Z">
                <w:r w:rsidRPr="00614D51" w:rsidDel="00E27DD8">
                  <w:rPr>
                    <w:rFonts w:ascii="Calibri" w:eastAsia="Times New Roman" w:hAnsi="Calibri" w:cs="Calibri"/>
                    <w:color w:val="000000"/>
                  </w:rPr>
                  <w:delText>Flow rate</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632"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238473B2" w14:textId="6A17C1D4" w:rsidR="00F536BB" w:rsidRPr="00614D51" w:rsidDel="00E27DD8" w:rsidRDefault="00F536BB" w:rsidP="00381E4A">
            <w:pPr>
              <w:spacing w:after="0"/>
              <w:jc w:val="center"/>
              <w:rPr>
                <w:del w:id="5633" w:author="Della Faille Philippe" w:date="2019-08-09T13:27:00Z"/>
                <w:moveTo w:id="5634" w:author="Della Faille Philippe" w:date="2019-07-09T17:01:00Z"/>
                <w:rFonts w:ascii="Calibri" w:eastAsia="Times New Roman" w:hAnsi="Calibri" w:cs="Calibri"/>
                <w:color w:val="000000"/>
              </w:rPr>
            </w:pPr>
            <w:moveTo w:id="5635" w:author="Della Faille Philippe" w:date="2019-07-09T17:01:00Z">
              <w:del w:id="5636" w:author="Della Faille Philippe" w:date="2019-08-09T13:27:00Z">
                <w:r w:rsidRPr="00614D51" w:rsidDel="00E27DD8">
                  <w:rPr>
                    <w:rFonts w:ascii="Calibri" w:eastAsia="Times New Roman" w:hAnsi="Calibri" w:cs="Calibri"/>
                    <w:color w:val="000000"/>
                  </w:rPr>
                  <w:delText>l/min</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637"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2B57286A" w14:textId="709E5659" w:rsidR="00F536BB" w:rsidRPr="00614D51" w:rsidDel="00E27DD8" w:rsidRDefault="00F536BB" w:rsidP="00381E4A">
            <w:pPr>
              <w:spacing w:after="0"/>
              <w:jc w:val="center"/>
              <w:rPr>
                <w:del w:id="5638" w:author="Della Faille Philippe" w:date="2019-08-09T13:27:00Z"/>
                <w:moveTo w:id="5639" w:author="Della Faille Philippe" w:date="2019-07-09T17:01:00Z"/>
                <w:rFonts w:ascii="Calibri" w:eastAsia="Times New Roman" w:hAnsi="Calibri" w:cs="Calibri"/>
                <w:color w:val="000000"/>
              </w:rPr>
            </w:pPr>
            <w:moveTo w:id="5640" w:author="Della Faille Philippe" w:date="2019-07-09T17:01:00Z">
              <w:del w:id="5641" w:author="Della Faille Philippe" w:date="2019-08-09T13:27:00Z">
                <w:r w:rsidRPr="00614D51" w:rsidDel="00E27DD8">
                  <w:rPr>
                    <w:rFonts w:ascii="Calibri" w:eastAsia="Times New Roman" w:hAnsi="Calibri" w:cs="Calibri"/>
                    <w:color w:val="000000"/>
                  </w:rPr>
                  <w:delText>float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642"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49B63F8D" w14:textId="58AAB910" w:rsidR="00F536BB" w:rsidRPr="00614D51" w:rsidDel="00E27DD8" w:rsidRDefault="00F536BB" w:rsidP="00381E4A">
            <w:pPr>
              <w:spacing w:after="0"/>
              <w:jc w:val="center"/>
              <w:rPr>
                <w:del w:id="5643" w:author="Della Faille Philippe" w:date="2019-08-09T13:27:00Z"/>
                <w:moveTo w:id="5644" w:author="Della Faille Philippe" w:date="2019-07-09T17:01:00Z"/>
                <w:rFonts w:ascii="Calibri" w:eastAsia="Times New Roman" w:hAnsi="Calibri" w:cs="Calibri"/>
                <w:color w:val="000000"/>
              </w:rPr>
            </w:pPr>
            <w:moveTo w:id="5645" w:author="Della Faille Philippe" w:date="2019-07-09T17:01:00Z">
              <w:del w:id="5646" w:author="Della Faille Philippe" w:date="2019-08-09T13:27:00Z">
                <w:r w:rsidRPr="00614D51" w:rsidDel="00E27DD8">
                  <w:rPr>
                    <w:rFonts w:ascii="Calibri" w:eastAsia="Times New Roman" w:hAnsi="Calibri" w:cs="Calibri"/>
                    <w:color w:val="000000"/>
                  </w:rPr>
                  <w:delText>2</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647"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6FB0E447" w14:textId="6610F527" w:rsidR="00F536BB" w:rsidRPr="00614D51" w:rsidDel="00E27DD8" w:rsidRDefault="00F536BB" w:rsidP="00381E4A">
            <w:pPr>
              <w:spacing w:after="0"/>
              <w:jc w:val="center"/>
              <w:rPr>
                <w:del w:id="5648" w:author="Della Faille Philippe" w:date="2019-08-09T13:27:00Z"/>
                <w:moveTo w:id="5649" w:author="Della Faille Philippe" w:date="2019-07-09T17:01:00Z"/>
                <w:rFonts w:ascii="Calibri" w:eastAsia="Times New Roman" w:hAnsi="Calibri" w:cs="Calibri"/>
                <w:color w:val="000000"/>
              </w:rPr>
            </w:pPr>
            <w:moveTo w:id="5650" w:author="Della Faille Philippe" w:date="2019-07-09T17:01:00Z">
              <w:del w:id="5651" w:author="Della Faille Philippe" w:date="2019-08-09T13:27:00Z">
                <w:r w:rsidRPr="00614D51" w:rsidDel="00E27DD8">
                  <w:rPr>
                    <w:rFonts w:ascii="Calibri" w:eastAsia="Times New Roman" w:hAnsi="Calibri" w:cs="Calibri"/>
                    <w:color w:val="000000"/>
                  </w:rPr>
                  <w:delText>173</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652"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703272BF" w14:textId="2CFBE84D" w:rsidR="00F536BB" w:rsidRPr="00614D51" w:rsidDel="00E27DD8" w:rsidRDefault="00F536BB" w:rsidP="00381E4A">
            <w:pPr>
              <w:spacing w:after="0"/>
              <w:jc w:val="center"/>
              <w:rPr>
                <w:del w:id="5653" w:author="Della Faille Philippe" w:date="2019-08-09T13:27:00Z"/>
                <w:moveTo w:id="5654" w:author="Della Faille Philippe" w:date="2019-07-09T17:01:00Z"/>
                <w:rFonts w:ascii="Calibri" w:eastAsia="Times New Roman" w:hAnsi="Calibri" w:cs="Calibri"/>
                <w:color w:val="000000"/>
              </w:rPr>
            </w:pPr>
            <w:moveTo w:id="5655" w:author="Della Faille Philippe" w:date="2019-07-09T17:01:00Z">
              <w:del w:id="5656" w:author="Della Faille Philippe" w:date="2019-08-09T13:27:00Z">
                <w:r w:rsidRPr="00614D51" w:rsidDel="00E27DD8">
                  <w:rPr>
                    <w:rFonts w:ascii="Calibri" w:eastAsia="Times New Roman" w:hAnsi="Calibri" w:cs="Calibri"/>
                    <w:color w:val="000000"/>
                  </w:rPr>
                  <w:delText>0x00AD</w:delText>
                </w:r>
              </w:del>
            </w:moveTo>
          </w:p>
        </w:tc>
      </w:tr>
      <w:tr w:rsidR="00F536BB" w:rsidRPr="00614D51" w:rsidDel="00E27DD8" w14:paraId="3DF5918E" w14:textId="6ECD48F5" w:rsidTr="00381E4A">
        <w:trPr>
          <w:trHeight w:val="288"/>
          <w:del w:id="5657" w:author="Della Faille Philippe" w:date="2019-08-09T13:27:00Z"/>
          <w:trPrChange w:id="5658" w:author="Della Faille Philippe" w:date="2019-08-09T12:01:00Z">
            <w:trPr>
              <w:trHeight w:val="288"/>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659"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0B0EF2B1" w14:textId="74BFC842" w:rsidR="00F536BB" w:rsidRPr="00614D51" w:rsidDel="00E27DD8" w:rsidRDefault="00F536BB" w:rsidP="00381E4A">
            <w:pPr>
              <w:spacing w:after="0"/>
              <w:jc w:val="left"/>
              <w:rPr>
                <w:del w:id="5660" w:author="Della Faille Philippe" w:date="2019-08-09T13:27:00Z"/>
                <w:moveTo w:id="566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662"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57812726" w14:textId="7C728B5A" w:rsidR="00F536BB" w:rsidRPr="00614D51" w:rsidDel="00E27DD8" w:rsidRDefault="00F536BB" w:rsidP="00381E4A">
            <w:pPr>
              <w:spacing w:after="0"/>
              <w:jc w:val="left"/>
              <w:rPr>
                <w:del w:id="5663" w:author="Della Faille Philippe" w:date="2019-08-09T13:27:00Z"/>
                <w:moveTo w:id="566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665"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10C7B526" w14:textId="5C8E0644" w:rsidR="00F536BB" w:rsidRPr="00614D51" w:rsidDel="00E27DD8" w:rsidRDefault="00F536BB" w:rsidP="00381E4A">
            <w:pPr>
              <w:spacing w:after="0"/>
              <w:jc w:val="center"/>
              <w:rPr>
                <w:del w:id="5666" w:author="Della Faille Philippe" w:date="2019-08-09T13:27:00Z"/>
                <w:moveTo w:id="5667" w:author="Della Faille Philippe" w:date="2019-07-09T17:01:00Z"/>
                <w:rFonts w:ascii="Calibri" w:eastAsia="Times New Roman" w:hAnsi="Calibri" w:cs="Calibri"/>
                <w:color w:val="000000"/>
              </w:rPr>
            </w:pPr>
            <w:moveTo w:id="5668" w:author="Della Faille Philippe" w:date="2019-07-09T17:01:00Z">
              <w:del w:id="5669" w:author="Della Faille Philippe" w:date="2019-08-09T13:27:00Z">
                <w:r w:rsidRPr="00614D51" w:rsidDel="00E27DD8">
                  <w:rPr>
                    <w:rFonts w:ascii="Calibri" w:eastAsia="Times New Roman" w:hAnsi="Calibri" w:cs="Calibri"/>
                    <w:color w:val="000000"/>
                  </w:rPr>
                  <w:delText>97</w:delText>
                </w:r>
              </w:del>
            </w:moveTo>
          </w:p>
        </w:tc>
        <w:tc>
          <w:tcPr>
            <w:tcW w:w="2680" w:type="dxa"/>
            <w:tcBorders>
              <w:top w:val="nil"/>
              <w:left w:val="nil"/>
              <w:bottom w:val="nil"/>
              <w:right w:val="nil"/>
            </w:tcBorders>
            <w:shd w:val="clear" w:color="auto" w:fill="8DB3E2" w:themeFill="text2" w:themeFillTint="66"/>
            <w:noWrap/>
            <w:vAlign w:val="bottom"/>
            <w:hideMark/>
            <w:tcPrChange w:id="5670" w:author="Della Faille Philippe" w:date="2019-08-09T12:01:00Z">
              <w:tcPr>
                <w:tcW w:w="2680" w:type="dxa"/>
                <w:tcBorders>
                  <w:top w:val="nil"/>
                  <w:left w:val="nil"/>
                  <w:bottom w:val="nil"/>
                  <w:right w:val="nil"/>
                </w:tcBorders>
                <w:shd w:val="clear" w:color="auto" w:fill="8DB3E2" w:themeFill="text2" w:themeFillTint="66"/>
                <w:noWrap/>
                <w:vAlign w:val="bottom"/>
                <w:hideMark/>
              </w:tcPr>
            </w:tcPrChange>
          </w:tcPr>
          <w:p w14:paraId="587D2C33" w14:textId="625C6B15" w:rsidR="00F536BB" w:rsidRPr="00614D51" w:rsidDel="00E27DD8" w:rsidRDefault="00F536BB" w:rsidP="00381E4A">
            <w:pPr>
              <w:spacing w:after="0"/>
              <w:jc w:val="left"/>
              <w:rPr>
                <w:del w:id="5671" w:author="Della Faille Philippe" w:date="2019-08-09T13:27:00Z"/>
                <w:moveTo w:id="5672" w:author="Della Faille Philippe" w:date="2019-07-09T17:01:00Z"/>
                <w:rFonts w:ascii="Calibri" w:eastAsia="Times New Roman" w:hAnsi="Calibri" w:cs="Calibri"/>
                <w:color w:val="000000"/>
              </w:rPr>
            </w:pPr>
            <w:moveTo w:id="5673" w:author="Della Faille Philippe" w:date="2019-07-09T17:01:00Z">
              <w:del w:id="5674" w:author="Della Faille Philippe" w:date="2019-08-09T13:27:00Z">
                <w:r w:rsidRPr="00614D51" w:rsidDel="00E27DD8">
                  <w:rPr>
                    <w:rFonts w:ascii="Calibri" w:eastAsia="Times New Roman" w:hAnsi="Calibri" w:cs="Calibri"/>
                    <w:color w:val="000000"/>
                  </w:rPr>
                  <w:delText>Time stamp</w:delText>
                </w:r>
              </w:del>
            </w:moveTo>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Change w:id="5675" w:author="Della Faille Philippe" w:date="2019-08-09T12:01:00Z">
              <w:tcPr>
                <w:tcW w:w="960" w:type="dxa"/>
                <w:tcBorders>
                  <w:top w:val="nil"/>
                  <w:left w:val="single" w:sz="4" w:space="0" w:color="auto"/>
                  <w:bottom w:val="nil"/>
                  <w:right w:val="single" w:sz="4" w:space="0" w:color="auto"/>
                </w:tcBorders>
                <w:shd w:val="clear" w:color="auto" w:fill="8DB3E2" w:themeFill="text2" w:themeFillTint="66"/>
                <w:noWrap/>
                <w:vAlign w:val="bottom"/>
                <w:hideMark/>
              </w:tcPr>
            </w:tcPrChange>
          </w:tcPr>
          <w:p w14:paraId="55157F9C" w14:textId="1D8AAE69" w:rsidR="00F536BB" w:rsidRPr="00614D51" w:rsidDel="00E27DD8" w:rsidRDefault="00F536BB" w:rsidP="00381E4A">
            <w:pPr>
              <w:spacing w:after="0"/>
              <w:jc w:val="center"/>
              <w:rPr>
                <w:del w:id="5676" w:author="Della Faille Philippe" w:date="2019-08-09T13:27:00Z"/>
                <w:moveTo w:id="5677" w:author="Della Faille Philippe" w:date="2019-07-09T17:01:00Z"/>
                <w:rFonts w:ascii="Calibri" w:eastAsia="Times New Roman" w:hAnsi="Calibri" w:cs="Calibri"/>
                <w:color w:val="000000"/>
              </w:rPr>
            </w:pPr>
            <w:moveTo w:id="5678" w:author="Della Faille Philippe" w:date="2019-07-09T17:01:00Z">
              <w:del w:id="5679" w:author="Della Faille Philippe" w:date="2019-08-09T13:27:00Z">
                <w:r w:rsidRPr="00614D51" w:rsidDel="00E27DD8">
                  <w:rPr>
                    <w:rFonts w:ascii="Calibri" w:eastAsia="Times New Roman" w:hAnsi="Calibri" w:cs="Calibri"/>
                    <w:color w:val="000000"/>
                  </w:rPr>
                  <w:delText>s</w:delText>
                </w:r>
              </w:del>
            </w:moveTo>
          </w:p>
        </w:tc>
        <w:tc>
          <w:tcPr>
            <w:tcW w:w="978" w:type="dxa"/>
            <w:tcBorders>
              <w:top w:val="nil"/>
              <w:left w:val="nil"/>
              <w:bottom w:val="nil"/>
              <w:right w:val="single" w:sz="4" w:space="0" w:color="auto"/>
            </w:tcBorders>
            <w:shd w:val="clear" w:color="auto" w:fill="8DB3E2" w:themeFill="text2" w:themeFillTint="66"/>
            <w:noWrap/>
            <w:vAlign w:val="bottom"/>
            <w:hideMark/>
            <w:tcPrChange w:id="5680" w:author="Della Faille Philippe" w:date="2019-08-09T12:01:00Z">
              <w:tcPr>
                <w:tcW w:w="978" w:type="dxa"/>
                <w:tcBorders>
                  <w:top w:val="nil"/>
                  <w:left w:val="nil"/>
                  <w:bottom w:val="nil"/>
                  <w:right w:val="single" w:sz="4" w:space="0" w:color="auto"/>
                </w:tcBorders>
                <w:shd w:val="clear" w:color="auto" w:fill="8DB3E2" w:themeFill="text2" w:themeFillTint="66"/>
                <w:noWrap/>
                <w:vAlign w:val="bottom"/>
                <w:hideMark/>
              </w:tcPr>
            </w:tcPrChange>
          </w:tcPr>
          <w:p w14:paraId="34CD70C5" w14:textId="15709DBC" w:rsidR="00F536BB" w:rsidRPr="00614D51" w:rsidDel="00E27DD8" w:rsidRDefault="00F536BB" w:rsidP="00381E4A">
            <w:pPr>
              <w:spacing w:after="0"/>
              <w:jc w:val="center"/>
              <w:rPr>
                <w:del w:id="5681" w:author="Della Faille Philippe" w:date="2019-08-09T13:27:00Z"/>
                <w:moveTo w:id="5682" w:author="Della Faille Philippe" w:date="2019-07-09T17:01:00Z"/>
                <w:rFonts w:ascii="Calibri" w:eastAsia="Times New Roman" w:hAnsi="Calibri" w:cs="Calibri"/>
                <w:color w:val="000000"/>
              </w:rPr>
            </w:pPr>
            <w:moveTo w:id="5683" w:author="Della Faille Philippe" w:date="2019-07-09T17:01:00Z">
              <w:del w:id="5684" w:author="Della Faille Philippe" w:date="2019-08-09T13:27:00Z">
                <w:r w:rsidRPr="00614D51" w:rsidDel="00E27DD8">
                  <w:rPr>
                    <w:rFonts w:ascii="Calibri" w:eastAsia="Times New Roman" w:hAnsi="Calibri" w:cs="Calibri"/>
                    <w:color w:val="000000"/>
                  </w:rPr>
                  <w:delText>uint64_t</w:delText>
                </w:r>
              </w:del>
            </w:moveTo>
          </w:p>
        </w:tc>
        <w:tc>
          <w:tcPr>
            <w:tcW w:w="960" w:type="dxa"/>
            <w:tcBorders>
              <w:top w:val="nil"/>
              <w:left w:val="nil"/>
              <w:bottom w:val="nil"/>
              <w:right w:val="single" w:sz="4" w:space="0" w:color="auto"/>
            </w:tcBorders>
            <w:shd w:val="clear" w:color="auto" w:fill="8DB3E2" w:themeFill="text2" w:themeFillTint="66"/>
            <w:noWrap/>
            <w:vAlign w:val="bottom"/>
            <w:hideMark/>
            <w:tcPrChange w:id="5685" w:author="Della Faille Philippe" w:date="2019-08-09T12:01:00Z">
              <w:tcPr>
                <w:tcW w:w="960" w:type="dxa"/>
                <w:tcBorders>
                  <w:top w:val="nil"/>
                  <w:left w:val="nil"/>
                  <w:bottom w:val="nil"/>
                  <w:right w:val="single" w:sz="4" w:space="0" w:color="auto"/>
                </w:tcBorders>
                <w:shd w:val="clear" w:color="auto" w:fill="8DB3E2" w:themeFill="text2" w:themeFillTint="66"/>
                <w:noWrap/>
                <w:vAlign w:val="bottom"/>
                <w:hideMark/>
              </w:tcPr>
            </w:tcPrChange>
          </w:tcPr>
          <w:p w14:paraId="486BFB06" w14:textId="2929664E" w:rsidR="00F536BB" w:rsidRPr="00614D51" w:rsidDel="00E27DD8" w:rsidRDefault="00F536BB" w:rsidP="00381E4A">
            <w:pPr>
              <w:spacing w:after="0"/>
              <w:jc w:val="center"/>
              <w:rPr>
                <w:del w:id="5686" w:author="Della Faille Philippe" w:date="2019-08-09T13:27:00Z"/>
                <w:moveTo w:id="5687" w:author="Della Faille Philippe" w:date="2019-07-09T17:01:00Z"/>
                <w:rFonts w:ascii="Calibri" w:eastAsia="Times New Roman" w:hAnsi="Calibri" w:cs="Calibri"/>
                <w:color w:val="000000"/>
              </w:rPr>
            </w:pPr>
            <w:moveTo w:id="5688" w:author="Della Faille Philippe" w:date="2019-07-09T17:01:00Z">
              <w:del w:id="5689" w:author="Della Faille Philippe" w:date="2019-08-09T13:27:00Z">
                <w:r w:rsidRPr="00614D51" w:rsidDel="00E27DD8">
                  <w:rPr>
                    <w:rFonts w:ascii="Calibri" w:eastAsia="Times New Roman" w:hAnsi="Calibri" w:cs="Calibri"/>
                    <w:color w:val="000000"/>
                  </w:rPr>
                  <w:delText>4</w:delText>
                </w:r>
              </w:del>
            </w:moveTo>
          </w:p>
        </w:tc>
        <w:tc>
          <w:tcPr>
            <w:tcW w:w="644" w:type="dxa"/>
            <w:tcBorders>
              <w:top w:val="nil"/>
              <w:left w:val="nil"/>
              <w:bottom w:val="nil"/>
              <w:right w:val="single" w:sz="4" w:space="0" w:color="auto"/>
            </w:tcBorders>
            <w:shd w:val="clear" w:color="auto" w:fill="8DB3E2" w:themeFill="text2" w:themeFillTint="66"/>
            <w:noWrap/>
            <w:vAlign w:val="bottom"/>
            <w:hideMark/>
            <w:tcPrChange w:id="5690" w:author="Della Faille Philippe" w:date="2019-08-09T12:01:00Z">
              <w:tcPr>
                <w:tcW w:w="644" w:type="dxa"/>
                <w:tcBorders>
                  <w:top w:val="nil"/>
                  <w:left w:val="nil"/>
                  <w:bottom w:val="nil"/>
                  <w:right w:val="single" w:sz="4" w:space="0" w:color="auto"/>
                </w:tcBorders>
                <w:shd w:val="clear" w:color="auto" w:fill="8DB3E2" w:themeFill="text2" w:themeFillTint="66"/>
                <w:noWrap/>
                <w:vAlign w:val="bottom"/>
                <w:hideMark/>
              </w:tcPr>
            </w:tcPrChange>
          </w:tcPr>
          <w:p w14:paraId="7189FDA1" w14:textId="133D488A" w:rsidR="00F536BB" w:rsidRPr="00614D51" w:rsidDel="00E27DD8" w:rsidRDefault="00F536BB" w:rsidP="00381E4A">
            <w:pPr>
              <w:spacing w:after="0"/>
              <w:jc w:val="center"/>
              <w:rPr>
                <w:del w:id="5691" w:author="Della Faille Philippe" w:date="2019-08-09T13:27:00Z"/>
                <w:moveTo w:id="5692" w:author="Della Faille Philippe" w:date="2019-07-09T17:01:00Z"/>
                <w:rFonts w:ascii="Calibri" w:eastAsia="Times New Roman" w:hAnsi="Calibri" w:cs="Calibri"/>
                <w:color w:val="000000"/>
              </w:rPr>
            </w:pPr>
            <w:moveTo w:id="5693" w:author="Della Faille Philippe" w:date="2019-07-09T17:01:00Z">
              <w:del w:id="5694" w:author="Della Faille Philippe" w:date="2019-08-09T13:27:00Z">
                <w:r w:rsidRPr="00614D51" w:rsidDel="00E27DD8">
                  <w:rPr>
                    <w:rFonts w:ascii="Calibri" w:eastAsia="Times New Roman" w:hAnsi="Calibri" w:cs="Calibri"/>
                    <w:color w:val="000000"/>
                  </w:rPr>
                  <w:delText>175</w:delText>
                </w:r>
              </w:del>
            </w:moveTo>
          </w:p>
        </w:tc>
        <w:tc>
          <w:tcPr>
            <w:tcW w:w="1276" w:type="dxa"/>
            <w:tcBorders>
              <w:top w:val="nil"/>
              <w:left w:val="nil"/>
              <w:bottom w:val="nil"/>
              <w:right w:val="single" w:sz="4" w:space="0" w:color="auto"/>
            </w:tcBorders>
            <w:shd w:val="clear" w:color="auto" w:fill="8DB3E2" w:themeFill="text2" w:themeFillTint="66"/>
            <w:noWrap/>
            <w:vAlign w:val="bottom"/>
            <w:hideMark/>
            <w:tcPrChange w:id="5695" w:author="Della Faille Philippe" w:date="2019-08-09T12:01:00Z">
              <w:tcPr>
                <w:tcW w:w="1276" w:type="dxa"/>
                <w:tcBorders>
                  <w:top w:val="nil"/>
                  <w:left w:val="nil"/>
                  <w:bottom w:val="nil"/>
                  <w:right w:val="single" w:sz="4" w:space="0" w:color="auto"/>
                </w:tcBorders>
                <w:shd w:val="clear" w:color="auto" w:fill="8DB3E2" w:themeFill="text2" w:themeFillTint="66"/>
                <w:noWrap/>
                <w:vAlign w:val="bottom"/>
                <w:hideMark/>
              </w:tcPr>
            </w:tcPrChange>
          </w:tcPr>
          <w:p w14:paraId="55D3EB45" w14:textId="7E571BAA" w:rsidR="00F536BB" w:rsidRPr="00614D51" w:rsidDel="00E27DD8" w:rsidRDefault="00F536BB" w:rsidP="00381E4A">
            <w:pPr>
              <w:spacing w:after="0"/>
              <w:jc w:val="center"/>
              <w:rPr>
                <w:del w:id="5696" w:author="Della Faille Philippe" w:date="2019-08-09T13:27:00Z"/>
                <w:moveTo w:id="5697" w:author="Della Faille Philippe" w:date="2019-07-09T17:01:00Z"/>
                <w:rFonts w:ascii="Calibri" w:eastAsia="Times New Roman" w:hAnsi="Calibri" w:cs="Calibri"/>
                <w:color w:val="000000"/>
              </w:rPr>
            </w:pPr>
            <w:moveTo w:id="5698" w:author="Della Faille Philippe" w:date="2019-07-09T17:01:00Z">
              <w:del w:id="5699" w:author="Della Faille Philippe" w:date="2019-08-09T13:27:00Z">
                <w:r w:rsidRPr="00614D51" w:rsidDel="00E27DD8">
                  <w:rPr>
                    <w:rFonts w:ascii="Calibri" w:eastAsia="Times New Roman" w:hAnsi="Calibri" w:cs="Calibri"/>
                    <w:color w:val="000000"/>
                  </w:rPr>
                  <w:delText>0x00AF</w:delText>
                </w:r>
              </w:del>
            </w:moveTo>
          </w:p>
        </w:tc>
      </w:tr>
      <w:tr w:rsidR="00F536BB" w:rsidRPr="00614D51" w:rsidDel="00E27DD8" w14:paraId="77B0E938" w14:textId="1F7747EA" w:rsidTr="00381E4A">
        <w:trPr>
          <w:trHeight w:val="300"/>
          <w:del w:id="5700" w:author="Della Faille Philippe" w:date="2019-08-09T13:27:00Z"/>
          <w:trPrChange w:id="5701" w:author="Della Faille Philippe" w:date="2019-08-09T12:01:00Z">
            <w:trPr>
              <w:trHeight w:val="300"/>
            </w:trPr>
          </w:trPrChange>
        </w:trPr>
        <w:tc>
          <w:tcPr>
            <w:tcW w:w="960" w:type="dxa"/>
            <w:vMerge/>
            <w:tcBorders>
              <w:top w:val="nil"/>
              <w:left w:val="nil"/>
              <w:bottom w:val="single" w:sz="8" w:space="0" w:color="000000"/>
              <w:right w:val="nil"/>
            </w:tcBorders>
            <w:shd w:val="clear" w:color="auto" w:fill="8DB3E2" w:themeFill="text2" w:themeFillTint="66"/>
            <w:vAlign w:val="center"/>
            <w:hideMark/>
            <w:tcPrChange w:id="5702" w:author="Della Faille Philippe" w:date="2019-08-09T12:01:00Z">
              <w:tcPr>
                <w:tcW w:w="960" w:type="dxa"/>
                <w:vMerge/>
                <w:tcBorders>
                  <w:top w:val="nil"/>
                  <w:left w:val="nil"/>
                  <w:bottom w:val="single" w:sz="8" w:space="0" w:color="000000"/>
                  <w:right w:val="nil"/>
                </w:tcBorders>
                <w:shd w:val="clear" w:color="auto" w:fill="8DB3E2" w:themeFill="text2" w:themeFillTint="66"/>
                <w:vAlign w:val="center"/>
                <w:hideMark/>
              </w:tcPr>
            </w:tcPrChange>
          </w:tcPr>
          <w:p w14:paraId="10DDC61C" w14:textId="5474D71D" w:rsidR="00F536BB" w:rsidRPr="00614D51" w:rsidDel="00E27DD8" w:rsidRDefault="00F536BB" w:rsidP="00381E4A">
            <w:pPr>
              <w:spacing w:after="0"/>
              <w:jc w:val="left"/>
              <w:rPr>
                <w:del w:id="5703" w:author="Della Faille Philippe" w:date="2019-08-09T13:27:00Z"/>
                <w:moveTo w:id="570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Change w:id="5705" w:author="Della Faille Philippe" w:date="2019-08-09T12:01:00Z">
              <w:tcPr>
                <w:tcW w:w="960" w:type="dxa"/>
                <w:vMerge/>
                <w:tcBorders>
                  <w:top w:val="single" w:sz="4" w:space="0" w:color="auto"/>
                  <w:left w:val="nil"/>
                  <w:bottom w:val="single" w:sz="12" w:space="0" w:color="000000"/>
                  <w:right w:val="nil"/>
                </w:tcBorders>
                <w:shd w:val="clear" w:color="auto" w:fill="8DB3E2" w:themeFill="text2" w:themeFillTint="66"/>
                <w:vAlign w:val="center"/>
                <w:hideMark/>
              </w:tcPr>
            </w:tcPrChange>
          </w:tcPr>
          <w:p w14:paraId="2705EBA0" w14:textId="216D53F8" w:rsidR="00F536BB" w:rsidRPr="00614D51" w:rsidDel="00E27DD8" w:rsidRDefault="00F536BB" w:rsidP="00381E4A">
            <w:pPr>
              <w:spacing w:after="0"/>
              <w:jc w:val="left"/>
              <w:rPr>
                <w:del w:id="5706" w:author="Della Faille Philippe" w:date="2019-08-09T13:27:00Z"/>
                <w:moveTo w:id="5707" w:author="Della Faille Philippe" w:date="2019-07-09T17:01:00Z"/>
                <w:rFonts w:ascii="Calibri" w:eastAsia="Times New Roman" w:hAnsi="Calibri" w:cs="Calibri"/>
                <w:color w:val="000000"/>
              </w:rPr>
            </w:pPr>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Change w:id="5708" w:author="Della Faille Philippe" w:date="2019-08-09T12:01:00Z">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tcPrChange>
          </w:tcPr>
          <w:p w14:paraId="292D2F98" w14:textId="499A93A0" w:rsidR="00F536BB" w:rsidRPr="00614D51" w:rsidDel="00E27DD8" w:rsidRDefault="00F536BB" w:rsidP="00381E4A">
            <w:pPr>
              <w:spacing w:after="0"/>
              <w:jc w:val="center"/>
              <w:rPr>
                <w:del w:id="5709" w:author="Della Faille Philippe" w:date="2019-08-09T13:27:00Z"/>
                <w:moveTo w:id="5710" w:author="Della Faille Philippe" w:date="2019-07-09T17:01:00Z"/>
                <w:rFonts w:ascii="Calibri" w:eastAsia="Times New Roman" w:hAnsi="Calibri" w:cs="Calibri"/>
                <w:color w:val="000000"/>
              </w:rPr>
            </w:pPr>
            <w:moveTo w:id="5711" w:author="Della Faille Philippe" w:date="2019-07-09T17:01:00Z">
              <w:del w:id="5712" w:author="Della Faille Philippe" w:date="2019-08-09T13:27:00Z">
                <w:r w:rsidRPr="00614D51" w:rsidDel="00E27DD8">
                  <w:rPr>
                    <w:rFonts w:ascii="Calibri" w:eastAsia="Times New Roman" w:hAnsi="Calibri" w:cs="Calibri"/>
                    <w:color w:val="000000"/>
                  </w:rPr>
                  <w:delText>98</w:delText>
                </w:r>
              </w:del>
            </w:moveTo>
          </w:p>
        </w:tc>
        <w:tc>
          <w:tcPr>
            <w:tcW w:w="2680" w:type="dxa"/>
            <w:tcBorders>
              <w:top w:val="nil"/>
              <w:left w:val="nil"/>
              <w:bottom w:val="single" w:sz="12" w:space="0" w:color="auto"/>
              <w:right w:val="nil"/>
            </w:tcBorders>
            <w:shd w:val="clear" w:color="auto" w:fill="8DB3E2" w:themeFill="text2" w:themeFillTint="66"/>
            <w:noWrap/>
            <w:vAlign w:val="bottom"/>
            <w:hideMark/>
            <w:tcPrChange w:id="5713" w:author="Della Faille Philippe" w:date="2019-08-09T12:01:00Z">
              <w:tcPr>
                <w:tcW w:w="2680" w:type="dxa"/>
                <w:tcBorders>
                  <w:top w:val="nil"/>
                  <w:left w:val="nil"/>
                  <w:bottom w:val="single" w:sz="12" w:space="0" w:color="auto"/>
                  <w:right w:val="nil"/>
                </w:tcBorders>
                <w:shd w:val="clear" w:color="auto" w:fill="8DB3E2" w:themeFill="text2" w:themeFillTint="66"/>
                <w:noWrap/>
                <w:vAlign w:val="bottom"/>
                <w:hideMark/>
              </w:tcPr>
            </w:tcPrChange>
          </w:tcPr>
          <w:p w14:paraId="4587A539" w14:textId="07FF026B" w:rsidR="00F536BB" w:rsidRPr="00614D51" w:rsidDel="00E27DD8" w:rsidRDefault="00F536BB" w:rsidP="00381E4A">
            <w:pPr>
              <w:spacing w:after="0"/>
              <w:jc w:val="left"/>
              <w:rPr>
                <w:del w:id="5714" w:author="Della Faille Philippe" w:date="2019-08-09T13:27:00Z"/>
                <w:moveTo w:id="5715" w:author="Della Faille Philippe" w:date="2019-07-09T17:01:00Z"/>
                <w:rFonts w:ascii="Calibri" w:eastAsia="Times New Roman" w:hAnsi="Calibri" w:cs="Calibri"/>
                <w:color w:val="000000"/>
              </w:rPr>
            </w:pPr>
            <w:moveTo w:id="5716" w:author="Della Faille Philippe" w:date="2019-07-09T17:01:00Z">
              <w:del w:id="5717" w:author="Della Faille Philippe" w:date="2019-08-09T13:27:00Z">
                <w:r w:rsidRPr="00614D51" w:rsidDel="00E27DD8">
                  <w:rPr>
                    <w:rFonts w:ascii="Calibri" w:eastAsia="Times New Roman" w:hAnsi="Calibri" w:cs="Calibri"/>
                    <w:color w:val="000000"/>
                  </w:rPr>
                  <w:delText>Time stamp ms</w:delText>
                </w:r>
              </w:del>
            </w:moveTo>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Change w:id="5718" w:author="Della Faille Philippe" w:date="2019-08-09T12:01:00Z">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tcPrChange>
          </w:tcPr>
          <w:p w14:paraId="7FDA4EB9" w14:textId="43ABF46A" w:rsidR="00F536BB" w:rsidRPr="00614D51" w:rsidDel="00E27DD8" w:rsidRDefault="00F536BB" w:rsidP="00381E4A">
            <w:pPr>
              <w:spacing w:after="0"/>
              <w:jc w:val="center"/>
              <w:rPr>
                <w:del w:id="5719" w:author="Della Faille Philippe" w:date="2019-08-09T13:27:00Z"/>
                <w:moveTo w:id="5720" w:author="Della Faille Philippe" w:date="2019-07-09T17:01:00Z"/>
                <w:rFonts w:ascii="Calibri" w:eastAsia="Times New Roman" w:hAnsi="Calibri" w:cs="Calibri"/>
                <w:color w:val="000000"/>
              </w:rPr>
            </w:pPr>
            <w:moveTo w:id="5721" w:author="Della Faille Philippe" w:date="2019-07-09T17:01:00Z">
              <w:del w:id="5722" w:author="Della Faille Philippe" w:date="2019-08-09T13:27:00Z">
                <w:r w:rsidRPr="00614D51" w:rsidDel="00E27DD8">
                  <w:rPr>
                    <w:rFonts w:ascii="Calibri" w:eastAsia="Times New Roman" w:hAnsi="Calibri" w:cs="Calibri"/>
                    <w:color w:val="000000"/>
                  </w:rPr>
                  <w:delText>ms</w:delText>
                </w:r>
              </w:del>
            </w:moveTo>
          </w:p>
        </w:tc>
        <w:tc>
          <w:tcPr>
            <w:tcW w:w="978" w:type="dxa"/>
            <w:tcBorders>
              <w:top w:val="nil"/>
              <w:left w:val="nil"/>
              <w:bottom w:val="single" w:sz="12" w:space="0" w:color="auto"/>
              <w:right w:val="single" w:sz="4" w:space="0" w:color="auto"/>
            </w:tcBorders>
            <w:shd w:val="clear" w:color="auto" w:fill="8DB3E2" w:themeFill="text2" w:themeFillTint="66"/>
            <w:noWrap/>
            <w:vAlign w:val="bottom"/>
            <w:hideMark/>
            <w:tcPrChange w:id="5723" w:author="Della Faille Philippe" w:date="2019-08-09T12:01:00Z">
              <w:tcPr>
                <w:tcW w:w="978" w:type="dxa"/>
                <w:tcBorders>
                  <w:top w:val="nil"/>
                  <w:left w:val="nil"/>
                  <w:bottom w:val="single" w:sz="12" w:space="0" w:color="auto"/>
                  <w:right w:val="single" w:sz="4" w:space="0" w:color="auto"/>
                </w:tcBorders>
                <w:shd w:val="clear" w:color="auto" w:fill="8DB3E2" w:themeFill="text2" w:themeFillTint="66"/>
                <w:noWrap/>
                <w:vAlign w:val="bottom"/>
                <w:hideMark/>
              </w:tcPr>
            </w:tcPrChange>
          </w:tcPr>
          <w:p w14:paraId="750B194C" w14:textId="5BC6AEEA" w:rsidR="00F536BB" w:rsidRPr="00614D51" w:rsidDel="00E27DD8" w:rsidRDefault="00F536BB" w:rsidP="00381E4A">
            <w:pPr>
              <w:spacing w:after="0"/>
              <w:jc w:val="center"/>
              <w:rPr>
                <w:del w:id="5724" w:author="Della Faille Philippe" w:date="2019-08-09T13:27:00Z"/>
                <w:moveTo w:id="5725" w:author="Della Faille Philippe" w:date="2019-07-09T17:01:00Z"/>
                <w:rFonts w:ascii="Calibri" w:eastAsia="Times New Roman" w:hAnsi="Calibri" w:cs="Calibri"/>
                <w:color w:val="000000"/>
              </w:rPr>
            </w:pPr>
            <w:moveTo w:id="5726" w:author="Della Faille Philippe" w:date="2019-07-09T17:01:00Z">
              <w:del w:id="5727" w:author="Della Faille Philippe" w:date="2019-08-09T13:27:00Z">
                <w:r w:rsidRPr="00614D51" w:rsidDel="00E27DD8">
                  <w:rPr>
                    <w:rFonts w:ascii="Calibri" w:eastAsia="Times New Roman" w:hAnsi="Calibri" w:cs="Calibri"/>
                    <w:color w:val="000000"/>
                  </w:rPr>
                  <w:delText>uint16_t</w:delText>
                </w:r>
              </w:del>
            </w:moveTo>
          </w:p>
        </w:tc>
        <w:tc>
          <w:tcPr>
            <w:tcW w:w="960" w:type="dxa"/>
            <w:tcBorders>
              <w:top w:val="nil"/>
              <w:left w:val="nil"/>
              <w:bottom w:val="single" w:sz="12" w:space="0" w:color="auto"/>
              <w:right w:val="single" w:sz="4" w:space="0" w:color="auto"/>
            </w:tcBorders>
            <w:shd w:val="clear" w:color="auto" w:fill="8DB3E2" w:themeFill="text2" w:themeFillTint="66"/>
            <w:noWrap/>
            <w:vAlign w:val="bottom"/>
            <w:hideMark/>
            <w:tcPrChange w:id="5728" w:author="Della Faille Philippe" w:date="2019-08-09T12:01:00Z">
              <w:tcPr>
                <w:tcW w:w="960" w:type="dxa"/>
                <w:tcBorders>
                  <w:top w:val="nil"/>
                  <w:left w:val="nil"/>
                  <w:bottom w:val="single" w:sz="12" w:space="0" w:color="auto"/>
                  <w:right w:val="single" w:sz="4" w:space="0" w:color="auto"/>
                </w:tcBorders>
                <w:shd w:val="clear" w:color="auto" w:fill="8DB3E2" w:themeFill="text2" w:themeFillTint="66"/>
                <w:noWrap/>
                <w:vAlign w:val="bottom"/>
                <w:hideMark/>
              </w:tcPr>
            </w:tcPrChange>
          </w:tcPr>
          <w:p w14:paraId="45D66FD2" w14:textId="28A06CAD" w:rsidR="00F536BB" w:rsidRPr="00614D51" w:rsidDel="00E27DD8" w:rsidRDefault="00F536BB" w:rsidP="00381E4A">
            <w:pPr>
              <w:spacing w:after="0"/>
              <w:jc w:val="center"/>
              <w:rPr>
                <w:del w:id="5729" w:author="Della Faille Philippe" w:date="2019-08-09T13:27:00Z"/>
                <w:moveTo w:id="5730" w:author="Della Faille Philippe" w:date="2019-07-09T17:01:00Z"/>
                <w:rFonts w:ascii="Calibri" w:eastAsia="Times New Roman" w:hAnsi="Calibri" w:cs="Calibri"/>
                <w:color w:val="000000"/>
              </w:rPr>
            </w:pPr>
            <w:moveTo w:id="5731" w:author="Della Faille Philippe" w:date="2019-07-09T17:01:00Z">
              <w:del w:id="5732" w:author="Della Faille Philippe" w:date="2019-08-09T13:27:00Z">
                <w:r w:rsidRPr="00614D51" w:rsidDel="00E27DD8">
                  <w:rPr>
                    <w:rFonts w:ascii="Calibri" w:eastAsia="Times New Roman" w:hAnsi="Calibri" w:cs="Calibri"/>
                    <w:color w:val="000000"/>
                  </w:rPr>
                  <w:delText>2</w:delText>
                </w:r>
              </w:del>
            </w:moveTo>
          </w:p>
        </w:tc>
        <w:tc>
          <w:tcPr>
            <w:tcW w:w="644" w:type="dxa"/>
            <w:tcBorders>
              <w:top w:val="nil"/>
              <w:left w:val="nil"/>
              <w:bottom w:val="single" w:sz="12" w:space="0" w:color="auto"/>
              <w:right w:val="single" w:sz="4" w:space="0" w:color="auto"/>
            </w:tcBorders>
            <w:shd w:val="clear" w:color="auto" w:fill="8DB3E2" w:themeFill="text2" w:themeFillTint="66"/>
            <w:noWrap/>
            <w:vAlign w:val="bottom"/>
            <w:hideMark/>
            <w:tcPrChange w:id="5733" w:author="Della Faille Philippe" w:date="2019-08-09T12:01:00Z">
              <w:tcPr>
                <w:tcW w:w="644" w:type="dxa"/>
                <w:tcBorders>
                  <w:top w:val="nil"/>
                  <w:left w:val="nil"/>
                  <w:bottom w:val="single" w:sz="12" w:space="0" w:color="auto"/>
                  <w:right w:val="single" w:sz="4" w:space="0" w:color="auto"/>
                </w:tcBorders>
                <w:shd w:val="clear" w:color="auto" w:fill="8DB3E2" w:themeFill="text2" w:themeFillTint="66"/>
                <w:noWrap/>
                <w:vAlign w:val="bottom"/>
                <w:hideMark/>
              </w:tcPr>
            </w:tcPrChange>
          </w:tcPr>
          <w:p w14:paraId="4E8CA4D4" w14:textId="2254F6FE" w:rsidR="00F536BB" w:rsidRPr="00614D51" w:rsidDel="00E27DD8" w:rsidRDefault="00F536BB" w:rsidP="00381E4A">
            <w:pPr>
              <w:spacing w:after="0"/>
              <w:jc w:val="center"/>
              <w:rPr>
                <w:del w:id="5734" w:author="Della Faille Philippe" w:date="2019-08-09T13:27:00Z"/>
                <w:moveTo w:id="5735" w:author="Della Faille Philippe" w:date="2019-07-09T17:01:00Z"/>
                <w:rFonts w:ascii="Calibri" w:eastAsia="Times New Roman" w:hAnsi="Calibri" w:cs="Calibri"/>
                <w:color w:val="000000"/>
              </w:rPr>
            </w:pPr>
            <w:moveTo w:id="5736" w:author="Della Faille Philippe" w:date="2019-07-09T17:01:00Z">
              <w:del w:id="5737" w:author="Della Faille Philippe" w:date="2019-08-09T13:27:00Z">
                <w:r w:rsidRPr="00614D51" w:rsidDel="00E27DD8">
                  <w:rPr>
                    <w:rFonts w:ascii="Calibri" w:eastAsia="Times New Roman" w:hAnsi="Calibri" w:cs="Calibri"/>
                    <w:color w:val="000000"/>
                  </w:rPr>
                  <w:delText>179</w:delText>
                </w:r>
              </w:del>
            </w:moveTo>
          </w:p>
        </w:tc>
        <w:tc>
          <w:tcPr>
            <w:tcW w:w="1276" w:type="dxa"/>
            <w:tcBorders>
              <w:top w:val="nil"/>
              <w:left w:val="nil"/>
              <w:bottom w:val="single" w:sz="12" w:space="0" w:color="auto"/>
              <w:right w:val="single" w:sz="4" w:space="0" w:color="auto"/>
            </w:tcBorders>
            <w:shd w:val="clear" w:color="auto" w:fill="8DB3E2" w:themeFill="text2" w:themeFillTint="66"/>
            <w:noWrap/>
            <w:vAlign w:val="bottom"/>
            <w:hideMark/>
            <w:tcPrChange w:id="5738" w:author="Della Faille Philippe" w:date="2019-08-09T12:01:00Z">
              <w:tcPr>
                <w:tcW w:w="1276" w:type="dxa"/>
                <w:tcBorders>
                  <w:top w:val="nil"/>
                  <w:left w:val="nil"/>
                  <w:bottom w:val="single" w:sz="12" w:space="0" w:color="auto"/>
                  <w:right w:val="single" w:sz="4" w:space="0" w:color="auto"/>
                </w:tcBorders>
                <w:shd w:val="clear" w:color="auto" w:fill="8DB3E2" w:themeFill="text2" w:themeFillTint="66"/>
                <w:noWrap/>
                <w:vAlign w:val="bottom"/>
                <w:hideMark/>
              </w:tcPr>
            </w:tcPrChange>
          </w:tcPr>
          <w:p w14:paraId="049C352E" w14:textId="40693732" w:rsidR="00F536BB" w:rsidRPr="00614D51" w:rsidDel="00E27DD8" w:rsidRDefault="00F536BB" w:rsidP="00381E4A">
            <w:pPr>
              <w:keepNext/>
              <w:spacing w:after="0"/>
              <w:jc w:val="center"/>
              <w:rPr>
                <w:del w:id="5739" w:author="Della Faille Philippe" w:date="2019-08-09T13:27:00Z"/>
                <w:moveTo w:id="5740" w:author="Della Faille Philippe" w:date="2019-07-09T17:01:00Z"/>
                <w:rFonts w:ascii="Calibri" w:eastAsia="Times New Roman" w:hAnsi="Calibri" w:cs="Calibri"/>
                <w:color w:val="000000"/>
              </w:rPr>
            </w:pPr>
            <w:moveTo w:id="5741" w:author="Della Faille Philippe" w:date="2019-07-09T17:01:00Z">
              <w:del w:id="5742" w:author="Della Faille Philippe" w:date="2019-08-09T13:27:00Z">
                <w:r w:rsidRPr="00614D51" w:rsidDel="00E27DD8">
                  <w:rPr>
                    <w:rFonts w:ascii="Calibri" w:eastAsia="Times New Roman" w:hAnsi="Calibri" w:cs="Calibri"/>
                    <w:color w:val="000000"/>
                  </w:rPr>
                  <w:delText>0x00B3</w:delText>
                </w:r>
              </w:del>
            </w:moveTo>
          </w:p>
        </w:tc>
      </w:tr>
    </w:tbl>
    <w:moveToRangeEnd w:id="963"/>
    <w:p w14:paraId="7A06AF3A" w14:textId="04D6AFDC" w:rsidR="003B7757" w:rsidRPr="00EB4FEF" w:rsidRDefault="005A1716" w:rsidP="008A385B">
      <w:pPr>
        <w:pStyle w:val="Heading3"/>
        <w:numPr>
          <w:ilvl w:val="2"/>
          <w:numId w:val="3"/>
        </w:numPr>
      </w:pPr>
      <w:r>
        <w:t xml:space="preserve">Polling with </w:t>
      </w:r>
      <w:r w:rsidR="00650622">
        <w:t>SSM</w:t>
      </w:r>
      <w:r w:rsidR="00E934C8">
        <w:t xml:space="preserve"> racks</w:t>
      </w:r>
      <w:bookmarkEnd w:id="962"/>
    </w:p>
    <w:p w14:paraId="030A0C1B" w14:textId="18C8D1DB" w:rsidR="003B7757" w:rsidRDefault="003B7757" w:rsidP="003B7757">
      <w:pPr>
        <w:pStyle w:val="ReferenceList"/>
        <w:numPr>
          <w:ilvl w:val="0"/>
          <w:numId w:val="0"/>
        </w:numPr>
      </w:pPr>
    </w:p>
    <w:p w14:paraId="6B27793A" w14:textId="35949E13" w:rsidR="00FB07D8" w:rsidRDefault="00FB07D8" w:rsidP="003B7757">
      <w:pPr>
        <w:pStyle w:val="ReferenceList"/>
        <w:numPr>
          <w:ilvl w:val="0"/>
          <w:numId w:val="0"/>
        </w:numPr>
      </w:pPr>
      <w:r>
        <w:t xml:space="preserve">The protocol used between </w:t>
      </w:r>
      <w:r w:rsidR="00E974C2">
        <w:t>SSMs</w:t>
      </w:r>
      <w:r>
        <w:t xml:space="preserve"> racks and EPICS IOCs on Controls Boxes is MODBUS TCP.</w:t>
      </w:r>
    </w:p>
    <w:p w14:paraId="347A195A" w14:textId="34FE5F4C" w:rsidR="0020114B" w:rsidRDefault="0020114B" w:rsidP="003B7757">
      <w:pPr>
        <w:pStyle w:val="ReferenceList"/>
        <w:numPr>
          <w:ilvl w:val="0"/>
          <w:numId w:val="0"/>
        </w:numPr>
      </w:pPr>
      <w:commentRangeStart w:id="5743"/>
      <w:r>
        <w:t>MODBUS input registers for the polling</w:t>
      </w:r>
      <w:r w:rsidR="00E572DC">
        <w:t xml:space="preserve"> process</w:t>
      </w:r>
      <w:r>
        <w:t xml:space="preserve"> start at address 1000</w:t>
      </w:r>
      <w:r w:rsidR="007F7208">
        <w:rPr>
          <w:vertAlign w:val="subscript"/>
        </w:rPr>
        <w:t>10</w:t>
      </w:r>
      <w:commentRangeEnd w:id="5743"/>
      <w:r w:rsidR="00682DB9">
        <w:rPr>
          <w:rStyle w:val="CommentReference"/>
          <w:rFonts w:cstheme="minorBidi"/>
          <w:lang w:val="en-US"/>
        </w:rPr>
        <w:commentReference w:id="5743"/>
      </w:r>
      <w:r>
        <w:t>.</w:t>
      </w:r>
    </w:p>
    <w:p w14:paraId="579BB26F" w14:textId="1B06128C" w:rsidR="00FB07D8" w:rsidRDefault="00FB07D8" w:rsidP="003B7757">
      <w:pPr>
        <w:pStyle w:val="ReferenceList"/>
        <w:numPr>
          <w:ilvl w:val="0"/>
          <w:numId w:val="0"/>
        </w:numPr>
      </w:pPr>
      <w:r>
        <w:t>The polling cycle is divided</w:t>
      </w:r>
      <w:r w:rsidR="009B0871">
        <w:t xml:space="preserve"> in multiple MODBUS data </w:t>
      </w:r>
      <w:proofErr w:type="gramStart"/>
      <w:r w:rsidR="009B0871">
        <w:t>frames :</w:t>
      </w:r>
      <w:proofErr w:type="gramEnd"/>
      <w:r w:rsidR="009B0871">
        <w:t xml:space="preserve"> </w:t>
      </w:r>
    </w:p>
    <w:p w14:paraId="65BD147D" w14:textId="77368286" w:rsidR="00FB07D8" w:rsidRDefault="009B0871" w:rsidP="000B0FF4">
      <w:pPr>
        <w:pStyle w:val="ReferenceList"/>
        <w:numPr>
          <w:ilvl w:val="0"/>
          <w:numId w:val="14"/>
        </w:numPr>
      </w:pPr>
      <w:r>
        <w:t xml:space="preserve">Data that never changes except </w:t>
      </w:r>
      <w:r w:rsidR="00331574">
        <w:t>in case of s</w:t>
      </w:r>
      <w:r>
        <w:t>oftware update</w:t>
      </w:r>
      <w:r w:rsidR="00940858">
        <w:t xml:space="preserve"> </w:t>
      </w:r>
      <w:r w:rsidR="00331574">
        <w:t>(</w:t>
      </w:r>
      <w:r w:rsidR="00940858">
        <w:t>white</w:t>
      </w:r>
      <w:r w:rsidR="00331574">
        <w:t xml:space="preserve"> in table below).</w:t>
      </w:r>
    </w:p>
    <w:p w14:paraId="6371BEDD" w14:textId="457CF10F" w:rsidR="00331574" w:rsidRDefault="00331574" w:rsidP="000B0FF4">
      <w:pPr>
        <w:pStyle w:val="ReferenceList"/>
        <w:numPr>
          <w:ilvl w:val="0"/>
          <w:numId w:val="14"/>
        </w:numPr>
      </w:pPr>
      <w:r w:rsidRPr="00331574">
        <w:t>M</w:t>
      </w:r>
      <w:r>
        <w:t>ain</w:t>
      </w:r>
      <w:r w:rsidRPr="00331574">
        <w:t xml:space="preserve"> </w:t>
      </w:r>
      <w:r>
        <w:t>data</w:t>
      </w:r>
      <w:r w:rsidRPr="00331574">
        <w:t xml:space="preserve"> </w:t>
      </w:r>
      <w:r>
        <w:t>frame that can be put in one MODBUS frame (green in table below).</w:t>
      </w:r>
    </w:p>
    <w:p w14:paraId="0B50F6C5" w14:textId="312F3401" w:rsidR="00331574" w:rsidRDefault="00331574" w:rsidP="000B0FF4">
      <w:pPr>
        <w:pStyle w:val="ReferenceList"/>
        <w:numPr>
          <w:ilvl w:val="0"/>
          <w:numId w:val="14"/>
        </w:numPr>
      </w:pPr>
      <w:commentRangeStart w:id="5744"/>
      <w:r w:rsidRPr="009E550C">
        <w:t>A</w:t>
      </w:r>
      <w:r w:rsidR="009E550C">
        <w:t xml:space="preserve">dditional data </w:t>
      </w:r>
      <w:r w:rsidR="002E195E">
        <w:t>which</w:t>
      </w:r>
      <w:r w:rsidR="002E195E" w:rsidRPr="009E550C">
        <w:t xml:space="preserve"> </w:t>
      </w:r>
      <w:r w:rsidRPr="009E550C">
        <w:t>doesn't fit in one Modbus frame</w:t>
      </w:r>
      <w:r w:rsidR="002E195E">
        <w:t xml:space="preserve"> but </w:t>
      </w:r>
      <w:r w:rsidRPr="009E550C">
        <w:t>can be</w:t>
      </w:r>
      <w:r w:rsidR="009E550C">
        <w:t xml:space="preserve"> re-computed from the main data frame</w:t>
      </w:r>
      <w:r w:rsidR="00D14F17">
        <w:t xml:space="preserve"> (</w:t>
      </w:r>
      <w:r w:rsidR="00526E73">
        <w:t>blue</w:t>
      </w:r>
      <w:r w:rsidR="00D14F17">
        <w:t xml:space="preserve"> in </w:t>
      </w:r>
      <w:r w:rsidR="00526E73">
        <w:t xml:space="preserve">the end of </w:t>
      </w:r>
      <w:r w:rsidR="00D14F17">
        <w:t>table below</w:t>
      </w:r>
      <w:commentRangeEnd w:id="5744"/>
      <w:r w:rsidR="00E572DC">
        <w:rPr>
          <w:rStyle w:val="CommentReference"/>
          <w:rFonts w:cstheme="minorBidi"/>
          <w:lang w:val="en-US"/>
        </w:rPr>
        <w:commentReference w:id="5744"/>
      </w:r>
      <w:r w:rsidR="00D14F17">
        <w:t>).</w:t>
      </w:r>
    </w:p>
    <w:p w14:paraId="535DA3AD" w14:textId="21C3940F" w:rsidR="000B0FF4" w:rsidRDefault="000B0FF4" w:rsidP="000B0FF4">
      <w:pPr>
        <w:pStyle w:val="ReferenceList"/>
        <w:numPr>
          <w:ilvl w:val="0"/>
          <w:numId w:val="0"/>
        </w:numPr>
        <w:rPr>
          <w:ins w:id="5745" w:author="Della Faille Philippe" w:date="2019-08-09T12:07:00Z"/>
        </w:rPr>
      </w:pPr>
      <w:commentRangeStart w:id="5746"/>
      <w:commentRangeStart w:id="5747"/>
      <w:r>
        <w:t>See</w:t>
      </w:r>
      <w:commentRangeEnd w:id="5746"/>
      <w:r w:rsidR="00F23F98">
        <w:rPr>
          <w:rStyle w:val="CommentReference"/>
          <w:rFonts w:cstheme="minorBidi"/>
          <w:lang w:val="en-US"/>
        </w:rPr>
        <w:commentReference w:id="5746"/>
      </w:r>
      <w:commentRangeEnd w:id="5747"/>
      <w:r w:rsidR="00352851">
        <w:rPr>
          <w:rStyle w:val="CommentReference"/>
          <w:rFonts w:cstheme="minorBidi"/>
          <w:lang w:val="en-US"/>
        </w:rPr>
        <w:commentReference w:id="5747"/>
      </w:r>
      <w:r>
        <w:t xml:space="preserve"> details in table bel</w:t>
      </w:r>
      <w:r w:rsidR="00E934C8">
        <w:t>ow:</w:t>
      </w:r>
    </w:p>
    <w:tbl>
      <w:tblPr>
        <w:tblpPr w:leftFromText="180" w:rightFromText="180" w:vertAnchor="text" w:tblpXSpec="center" w:tblpY="-1213"/>
        <w:tblW w:w="10360" w:type="dxa"/>
        <w:tblLook w:val="04A0" w:firstRow="1" w:lastRow="0" w:firstColumn="1" w:lastColumn="0" w:noHBand="0" w:noVBand="1"/>
      </w:tblPr>
      <w:tblGrid>
        <w:gridCol w:w="960"/>
        <w:gridCol w:w="960"/>
        <w:gridCol w:w="960"/>
        <w:gridCol w:w="2680"/>
        <w:gridCol w:w="960"/>
        <w:gridCol w:w="960"/>
        <w:gridCol w:w="960"/>
        <w:gridCol w:w="644"/>
        <w:gridCol w:w="1276"/>
      </w:tblGrid>
      <w:tr w:rsidR="00E27DD8" w:rsidRPr="00740232" w14:paraId="5E0EC3D3" w14:textId="77777777" w:rsidTr="00D54586">
        <w:trPr>
          <w:trHeight w:val="288"/>
          <w:tblHeader/>
          <w:ins w:id="5748" w:author="Della Faille Philippe" w:date="2019-08-09T13:33:00Z"/>
        </w:trPr>
        <w:tc>
          <w:tcPr>
            <w:tcW w:w="960" w:type="dxa"/>
            <w:tcBorders>
              <w:top w:val="nil"/>
              <w:left w:val="nil"/>
              <w:bottom w:val="nil"/>
              <w:right w:val="nil"/>
            </w:tcBorders>
            <w:shd w:val="clear" w:color="auto" w:fill="auto"/>
            <w:noWrap/>
            <w:vAlign w:val="bottom"/>
            <w:hideMark/>
          </w:tcPr>
          <w:p w14:paraId="0A43B52A" w14:textId="77777777" w:rsidR="00E27DD8" w:rsidRPr="00740232" w:rsidRDefault="00E27DD8" w:rsidP="00D54586">
            <w:pPr>
              <w:spacing w:after="0"/>
              <w:jc w:val="left"/>
              <w:rPr>
                <w:ins w:id="5749" w:author="Della Faille Philippe" w:date="2019-08-09T13:33:00Z"/>
                <w:rFonts w:ascii="Times New Roman" w:eastAsia="Times New Roman" w:hAnsi="Times New Roman" w:cs="Times New Roman"/>
                <w:sz w:val="18"/>
                <w:szCs w:val="24"/>
              </w:rPr>
            </w:pPr>
          </w:p>
        </w:tc>
        <w:tc>
          <w:tcPr>
            <w:tcW w:w="960" w:type="dxa"/>
            <w:tcBorders>
              <w:top w:val="nil"/>
              <w:left w:val="nil"/>
              <w:bottom w:val="nil"/>
              <w:right w:val="nil"/>
            </w:tcBorders>
            <w:shd w:val="clear" w:color="auto" w:fill="auto"/>
            <w:noWrap/>
            <w:vAlign w:val="bottom"/>
            <w:hideMark/>
          </w:tcPr>
          <w:p w14:paraId="6289B312" w14:textId="77777777" w:rsidR="00E27DD8" w:rsidRPr="00740232" w:rsidRDefault="00E27DD8" w:rsidP="00D54586">
            <w:pPr>
              <w:spacing w:after="0"/>
              <w:jc w:val="left"/>
              <w:rPr>
                <w:ins w:id="5750" w:author="Della Faille Philippe" w:date="2019-08-09T13:33:00Z"/>
                <w:rFonts w:ascii="Times New Roman" w:eastAsia="Times New Roman" w:hAnsi="Times New Roman" w:cs="Times New Roman"/>
                <w:sz w:val="14"/>
                <w:szCs w:val="20"/>
              </w:rPr>
            </w:pP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57A796D3" w14:textId="77777777" w:rsidR="00E27DD8" w:rsidRPr="00740232" w:rsidRDefault="00E27DD8" w:rsidP="00D54586">
            <w:pPr>
              <w:spacing w:after="0"/>
              <w:jc w:val="center"/>
              <w:rPr>
                <w:ins w:id="5751" w:author="Della Faille Philippe" w:date="2019-08-09T13:33:00Z"/>
                <w:rFonts w:ascii="Calibri" w:eastAsia="Times New Roman" w:hAnsi="Calibri" w:cs="Calibri"/>
                <w:color w:val="000000"/>
                <w:sz w:val="16"/>
              </w:rPr>
            </w:pPr>
            <w:ins w:id="5752" w:author="Della Faille Philippe" w:date="2019-08-09T13:33:00Z">
              <w:r w:rsidRPr="00740232">
                <w:rPr>
                  <w:rFonts w:ascii="Calibri" w:eastAsia="Times New Roman" w:hAnsi="Calibri" w:cs="Calibri"/>
                  <w:color w:val="000000"/>
                  <w:sz w:val="16"/>
                </w:rPr>
                <w:t>num</w:t>
              </w:r>
            </w:ins>
          </w:p>
        </w:tc>
        <w:tc>
          <w:tcPr>
            <w:tcW w:w="2680" w:type="dxa"/>
            <w:tcBorders>
              <w:top w:val="single" w:sz="4" w:space="0" w:color="auto"/>
              <w:left w:val="nil"/>
              <w:bottom w:val="nil"/>
              <w:right w:val="nil"/>
            </w:tcBorders>
            <w:shd w:val="clear" w:color="auto" w:fill="auto"/>
            <w:noWrap/>
            <w:vAlign w:val="bottom"/>
            <w:hideMark/>
          </w:tcPr>
          <w:p w14:paraId="5351FBF6" w14:textId="77777777" w:rsidR="00E27DD8" w:rsidRPr="00740232" w:rsidRDefault="00E27DD8" w:rsidP="00D54586">
            <w:pPr>
              <w:spacing w:after="0"/>
              <w:jc w:val="left"/>
              <w:rPr>
                <w:ins w:id="5753" w:author="Della Faille Philippe" w:date="2019-08-09T13:33:00Z"/>
                <w:rFonts w:ascii="Calibri" w:eastAsia="Times New Roman" w:hAnsi="Calibri" w:cs="Calibri"/>
                <w:color w:val="000000"/>
                <w:sz w:val="16"/>
              </w:rPr>
            </w:pPr>
            <w:ins w:id="5754" w:author="Della Faille Philippe" w:date="2019-08-09T13:33:00Z">
              <w:r w:rsidRPr="00740232">
                <w:rPr>
                  <w:rFonts w:ascii="Calibri" w:eastAsia="Times New Roman" w:hAnsi="Calibri" w:cs="Calibri"/>
                  <w:color w:val="000000"/>
                  <w:sz w:val="16"/>
                </w:rPr>
                <w:t>Name</w:t>
              </w:r>
            </w:ins>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0B3BE802" w14:textId="77777777" w:rsidR="00E27DD8" w:rsidRPr="00740232" w:rsidRDefault="00E27DD8" w:rsidP="00D54586">
            <w:pPr>
              <w:spacing w:after="0"/>
              <w:jc w:val="center"/>
              <w:rPr>
                <w:ins w:id="5755" w:author="Della Faille Philippe" w:date="2019-08-09T13:33:00Z"/>
                <w:rFonts w:ascii="Calibri" w:eastAsia="Times New Roman" w:hAnsi="Calibri" w:cs="Calibri"/>
                <w:color w:val="000000"/>
                <w:sz w:val="16"/>
              </w:rPr>
            </w:pPr>
            <w:ins w:id="5756" w:author="Della Faille Philippe" w:date="2019-08-09T13:33:00Z">
              <w:r w:rsidRPr="00740232">
                <w:rPr>
                  <w:rFonts w:ascii="Calibri" w:eastAsia="Times New Roman" w:hAnsi="Calibri" w:cs="Calibri"/>
                  <w:color w:val="000000"/>
                  <w:sz w:val="16"/>
                </w:rPr>
                <w:t>Unit</w:t>
              </w:r>
            </w:ins>
          </w:p>
        </w:tc>
        <w:tc>
          <w:tcPr>
            <w:tcW w:w="960" w:type="dxa"/>
            <w:tcBorders>
              <w:top w:val="single" w:sz="4" w:space="0" w:color="auto"/>
              <w:left w:val="nil"/>
              <w:bottom w:val="nil"/>
              <w:right w:val="single" w:sz="4" w:space="0" w:color="auto"/>
            </w:tcBorders>
            <w:shd w:val="clear" w:color="auto" w:fill="auto"/>
            <w:noWrap/>
            <w:vAlign w:val="bottom"/>
            <w:hideMark/>
          </w:tcPr>
          <w:p w14:paraId="14404DD3" w14:textId="77777777" w:rsidR="00E27DD8" w:rsidRPr="00740232" w:rsidRDefault="00E27DD8" w:rsidP="00D54586">
            <w:pPr>
              <w:spacing w:after="0"/>
              <w:jc w:val="center"/>
              <w:rPr>
                <w:ins w:id="5757" w:author="Della Faille Philippe" w:date="2019-08-09T13:33:00Z"/>
                <w:rFonts w:ascii="Calibri" w:eastAsia="Times New Roman" w:hAnsi="Calibri" w:cs="Calibri"/>
                <w:color w:val="000000"/>
                <w:sz w:val="16"/>
              </w:rPr>
            </w:pPr>
            <w:ins w:id="5758" w:author="Della Faille Philippe" w:date="2019-08-09T13:33:00Z">
              <w:r w:rsidRPr="00740232">
                <w:rPr>
                  <w:rFonts w:ascii="Calibri" w:eastAsia="Times New Roman" w:hAnsi="Calibri" w:cs="Calibri"/>
                  <w:color w:val="000000"/>
                  <w:sz w:val="16"/>
                </w:rPr>
                <w:t>Type</w:t>
              </w:r>
            </w:ins>
          </w:p>
        </w:tc>
        <w:tc>
          <w:tcPr>
            <w:tcW w:w="960" w:type="dxa"/>
            <w:tcBorders>
              <w:top w:val="single" w:sz="4" w:space="0" w:color="auto"/>
              <w:left w:val="nil"/>
              <w:bottom w:val="nil"/>
              <w:right w:val="single" w:sz="4" w:space="0" w:color="auto"/>
            </w:tcBorders>
            <w:shd w:val="clear" w:color="auto" w:fill="auto"/>
            <w:noWrap/>
            <w:vAlign w:val="bottom"/>
            <w:hideMark/>
          </w:tcPr>
          <w:p w14:paraId="01F65ADE" w14:textId="77777777" w:rsidR="00E27DD8" w:rsidRPr="00740232" w:rsidRDefault="00E27DD8" w:rsidP="00D54586">
            <w:pPr>
              <w:spacing w:after="0"/>
              <w:jc w:val="center"/>
              <w:rPr>
                <w:ins w:id="5759" w:author="Della Faille Philippe" w:date="2019-08-09T13:33:00Z"/>
                <w:rFonts w:ascii="Calibri" w:eastAsia="Times New Roman" w:hAnsi="Calibri" w:cs="Calibri"/>
                <w:color w:val="000000"/>
                <w:sz w:val="16"/>
              </w:rPr>
            </w:pPr>
            <w:ins w:id="5760" w:author="Della Faille Philippe" w:date="2019-08-09T13:33:00Z">
              <w:r w:rsidRPr="00740232">
                <w:rPr>
                  <w:rFonts w:ascii="Calibri" w:eastAsia="Times New Roman" w:hAnsi="Calibri" w:cs="Calibri"/>
                  <w:color w:val="000000"/>
                  <w:sz w:val="16"/>
                </w:rPr>
                <w:t>length</w:t>
              </w:r>
            </w:ins>
          </w:p>
        </w:tc>
        <w:tc>
          <w:tcPr>
            <w:tcW w:w="1920" w:type="dxa"/>
            <w:gridSpan w:val="2"/>
            <w:tcBorders>
              <w:top w:val="single" w:sz="4" w:space="0" w:color="auto"/>
              <w:left w:val="nil"/>
              <w:bottom w:val="nil"/>
              <w:right w:val="single" w:sz="4" w:space="0" w:color="000000"/>
            </w:tcBorders>
            <w:shd w:val="clear" w:color="auto" w:fill="auto"/>
            <w:noWrap/>
            <w:vAlign w:val="bottom"/>
            <w:hideMark/>
          </w:tcPr>
          <w:p w14:paraId="6308A780" w14:textId="77777777" w:rsidR="00E27DD8" w:rsidRPr="00740232" w:rsidRDefault="00E27DD8" w:rsidP="00D54586">
            <w:pPr>
              <w:spacing w:after="0"/>
              <w:jc w:val="center"/>
              <w:rPr>
                <w:ins w:id="5761" w:author="Della Faille Philippe" w:date="2019-08-09T13:33:00Z"/>
                <w:rFonts w:ascii="Calibri" w:eastAsia="Times New Roman" w:hAnsi="Calibri" w:cs="Calibri"/>
                <w:color w:val="000000"/>
                <w:sz w:val="16"/>
              </w:rPr>
            </w:pPr>
            <w:ins w:id="5762" w:author="Della Faille Philippe" w:date="2019-08-09T13:33:00Z">
              <w:r w:rsidRPr="00740232">
                <w:rPr>
                  <w:rFonts w:ascii="Calibri" w:eastAsia="Times New Roman" w:hAnsi="Calibri" w:cs="Calibri"/>
                  <w:color w:val="000000"/>
                  <w:sz w:val="16"/>
                </w:rPr>
                <w:t>Address</w:t>
              </w:r>
            </w:ins>
          </w:p>
        </w:tc>
      </w:tr>
      <w:tr w:rsidR="00E27DD8" w:rsidRPr="00740232" w14:paraId="424521D3" w14:textId="77777777" w:rsidTr="00D54586">
        <w:trPr>
          <w:trHeight w:val="288"/>
          <w:tblHeader/>
          <w:ins w:id="5763" w:author="Della Faille Philippe" w:date="2019-08-09T13:33:00Z"/>
        </w:trPr>
        <w:tc>
          <w:tcPr>
            <w:tcW w:w="960" w:type="dxa"/>
            <w:tcBorders>
              <w:top w:val="nil"/>
              <w:left w:val="nil"/>
              <w:bottom w:val="nil"/>
              <w:right w:val="nil"/>
            </w:tcBorders>
            <w:shd w:val="clear" w:color="auto" w:fill="auto"/>
            <w:noWrap/>
            <w:vAlign w:val="bottom"/>
            <w:hideMark/>
          </w:tcPr>
          <w:p w14:paraId="777B5CD3" w14:textId="77777777" w:rsidR="00E27DD8" w:rsidRPr="00740232" w:rsidRDefault="00E27DD8" w:rsidP="00D54586">
            <w:pPr>
              <w:spacing w:after="0"/>
              <w:jc w:val="center"/>
              <w:rPr>
                <w:ins w:id="5764" w:author="Della Faille Philippe" w:date="2019-08-09T13:33:00Z"/>
                <w:rFonts w:ascii="Calibri" w:eastAsia="Times New Roman" w:hAnsi="Calibri" w:cs="Calibri"/>
                <w:color w:val="000000"/>
                <w:sz w:val="16"/>
              </w:rPr>
            </w:pPr>
          </w:p>
        </w:tc>
        <w:tc>
          <w:tcPr>
            <w:tcW w:w="960" w:type="dxa"/>
            <w:tcBorders>
              <w:top w:val="nil"/>
              <w:left w:val="nil"/>
              <w:bottom w:val="nil"/>
              <w:right w:val="nil"/>
            </w:tcBorders>
            <w:shd w:val="clear" w:color="auto" w:fill="auto"/>
            <w:noWrap/>
            <w:vAlign w:val="bottom"/>
            <w:hideMark/>
          </w:tcPr>
          <w:p w14:paraId="52A50F6D" w14:textId="77777777" w:rsidR="00E27DD8" w:rsidRPr="00740232" w:rsidRDefault="00E27DD8" w:rsidP="00D54586">
            <w:pPr>
              <w:spacing w:after="0"/>
              <w:jc w:val="left"/>
              <w:rPr>
                <w:ins w:id="5765" w:author="Della Faille Philippe" w:date="2019-08-09T13:33:00Z"/>
                <w:rFonts w:ascii="Times New Roman" w:eastAsia="Times New Roman" w:hAnsi="Times New Roman" w:cs="Times New Roman"/>
                <w:sz w:val="14"/>
                <w:szCs w:val="2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14D9D58" w14:textId="77777777" w:rsidR="00E27DD8" w:rsidRPr="00740232" w:rsidRDefault="00E27DD8" w:rsidP="00D54586">
            <w:pPr>
              <w:spacing w:after="0"/>
              <w:jc w:val="center"/>
              <w:rPr>
                <w:ins w:id="5766" w:author="Della Faille Philippe" w:date="2019-08-09T13:33:00Z"/>
                <w:rFonts w:ascii="Calibri" w:eastAsia="Times New Roman" w:hAnsi="Calibri" w:cs="Calibri"/>
                <w:color w:val="000000"/>
                <w:sz w:val="16"/>
              </w:rPr>
            </w:pPr>
            <w:ins w:id="5767" w:author="Della Faille Philippe" w:date="2019-08-09T13:33:00Z">
              <w:r w:rsidRPr="00740232">
                <w:rPr>
                  <w:rFonts w:ascii="Calibri" w:eastAsia="Times New Roman" w:hAnsi="Calibri" w:cs="Calibri"/>
                  <w:color w:val="000000"/>
                  <w:sz w:val="16"/>
                </w:rPr>
                <w:t> </w:t>
              </w:r>
            </w:ins>
          </w:p>
        </w:tc>
        <w:tc>
          <w:tcPr>
            <w:tcW w:w="2680" w:type="dxa"/>
            <w:tcBorders>
              <w:top w:val="nil"/>
              <w:left w:val="nil"/>
              <w:bottom w:val="single" w:sz="4" w:space="0" w:color="auto"/>
              <w:right w:val="nil"/>
            </w:tcBorders>
            <w:shd w:val="clear" w:color="auto" w:fill="auto"/>
            <w:noWrap/>
            <w:vAlign w:val="bottom"/>
            <w:hideMark/>
          </w:tcPr>
          <w:p w14:paraId="3999FD27" w14:textId="77777777" w:rsidR="00E27DD8" w:rsidRPr="00740232" w:rsidRDefault="00E27DD8" w:rsidP="00D54586">
            <w:pPr>
              <w:spacing w:after="0"/>
              <w:jc w:val="left"/>
              <w:rPr>
                <w:ins w:id="5768" w:author="Della Faille Philippe" w:date="2019-08-09T13:33:00Z"/>
                <w:rFonts w:ascii="Calibri" w:eastAsia="Times New Roman" w:hAnsi="Calibri" w:cs="Calibri"/>
                <w:color w:val="000000"/>
                <w:sz w:val="16"/>
              </w:rPr>
            </w:pPr>
            <w:ins w:id="5769" w:author="Della Faille Philippe" w:date="2019-08-09T13:33:00Z">
              <w:r w:rsidRPr="00740232">
                <w:rPr>
                  <w:rFonts w:ascii="Calibri" w:eastAsia="Times New Roman" w:hAnsi="Calibri" w:cs="Calibri"/>
                  <w:color w:val="000000"/>
                  <w:sz w:val="16"/>
                </w:rPr>
                <w:t> </w:t>
              </w:r>
            </w:ins>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391A63F" w14:textId="77777777" w:rsidR="00E27DD8" w:rsidRPr="00740232" w:rsidRDefault="00E27DD8" w:rsidP="00D54586">
            <w:pPr>
              <w:spacing w:after="0"/>
              <w:jc w:val="left"/>
              <w:rPr>
                <w:ins w:id="5770" w:author="Della Faille Philippe" w:date="2019-08-09T13:33:00Z"/>
                <w:rFonts w:ascii="Calibri" w:eastAsia="Times New Roman" w:hAnsi="Calibri" w:cs="Calibri"/>
                <w:color w:val="000000"/>
                <w:sz w:val="16"/>
              </w:rPr>
            </w:pPr>
            <w:ins w:id="577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single" w:sz="4" w:space="0" w:color="auto"/>
              <w:right w:val="single" w:sz="4" w:space="0" w:color="auto"/>
            </w:tcBorders>
            <w:shd w:val="clear" w:color="auto" w:fill="auto"/>
            <w:noWrap/>
            <w:vAlign w:val="bottom"/>
            <w:hideMark/>
          </w:tcPr>
          <w:p w14:paraId="65A399FF" w14:textId="77777777" w:rsidR="00E27DD8" w:rsidRPr="00740232" w:rsidRDefault="00E27DD8" w:rsidP="00D54586">
            <w:pPr>
              <w:spacing w:after="0"/>
              <w:jc w:val="center"/>
              <w:rPr>
                <w:ins w:id="5772" w:author="Della Faille Philippe" w:date="2019-08-09T13:33:00Z"/>
                <w:rFonts w:ascii="Calibri" w:eastAsia="Times New Roman" w:hAnsi="Calibri" w:cs="Calibri"/>
                <w:color w:val="000000"/>
                <w:sz w:val="16"/>
              </w:rPr>
            </w:pPr>
            <w:ins w:id="577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single" w:sz="4" w:space="0" w:color="auto"/>
              <w:right w:val="single" w:sz="4" w:space="0" w:color="auto"/>
            </w:tcBorders>
            <w:shd w:val="clear" w:color="auto" w:fill="auto"/>
            <w:noWrap/>
            <w:vAlign w:val="bottom"/>
            <w:hideMark/>
          </w:tcPr>
          <w:p w14:paraId="5057C70B" w14:textId="77777777" w:rsidR="00E27DD8" w:rsidRPr="00740232" w:rsidRDefault="00E27DD8" w:rsidP="00D54586">
            <w:pPr>
              <w:spacing w:after="0"/>
              <w:jc w:val="center"/>
              <w:rPr>
                <w:ins w:id="5774" w:author="Della Faille Philippe" w:date="2019-08-09T13:33:00Z"/>
                <w:rFonts w:ascii="Calibri" w:eastAsia="Times New Roman" w:hAnsi="Calibri" w:cs="Calibri"/>
                <w:color w:val="000000"/>
                <w:sz w:val="16"/>
              </w:rPr>
            </w:pPr>
            <w:ins w:id="5775" w:author="Della Faille Philippe" w:date="2019-08-09T13:33:00Z">
              <w:r w:rsidRPr="00740232">
                <w:rPr>
                  <w:rFonts w:ascii="Calibri" w:eastAsia="Times New Roman" w:hAnsi="Calibri" w:cs="Calibri"/>
                  <w:color w:val="000000"/>
                  <w:sz w:val="16"/>
                </w:rPr>
                <w:t>(word)</w:t>
              </w:r>
            </w:ins>
          </w:p>
        </w:tc>
        <w:tc>
          <w:tcPr>
            <w:tcW w:w="644" w:type="dxa"/>
            <w:tcBorders>
              <w:top w:val="nil"/>
              <w:left w:val="nil"/>
              <w:bottom w:val="single" w:sz="4" w:space="0" w:color="auto"/>
              <w:right w:val="single" w:sz="4" w:space="0" w:color="auto"/>
            </w:tcBorders>
            <w:shd w:val="clear" w:color="auto" w:fill="auto"/>
            <w:noWrap/>
            <w:vAlign w:val="bottom"/>
            <w:hideMark/>
          </w:tcPr>
          <w:p w14:paraId="527BD10E" w14:textId="77777777" w:rsidR="00E27DD8" w:rsidRPr="00740232" w:rsidRDefault="00E27DD8" w:rsidP="00D54586">
            <w:pPr>
              <w:spacing w:after="0"/>
              <w:jc w:val="center"/>
              <w:rPr>
                <w:ins w:id="5776" w:author="Della Faille Philippe" w:date="2019-08-09T13:33:00Z"/>
                <w:rFonts w:ascii="Calibri" w:eastAsia="Times New Roman" w:hAnsi="Calibri" w:cs="Calibri"/>
                <w:color w:val="000000"/>
                <w:sz w:val="16"/>
              </w:rPr>
            </w:pPr>
            <w:ins w:id="5777" w:author="Della Faille Philippe" w:date="2019-08-09T13:33:00Z">
              <w:r w:rsidRPr="00740232">
                <w:rPr>
                  <w:rFonts w:ascii="Calibri" w:eastAsia="Times New Roman" w:hAnsi="Calibri" w:cs="Calibri"/>
                  <w:color w:val="000000"/>
                  <w:sz w:val="16"/>
                </w:rPr>
                <w:t>dec</w:t>
              </w:r>
            </w:ins>
          </w:p>
        </w:tc>
        <w:tc>
          <w:tcPr>
            <w:tcW w:w="1276" w:type="dxa"/>
            <w:tcBorders>
              <w:top w:val="nil"/>
              <w:left w:val="nil"/>
              <w:bottom w:val="single" w:sz="4" w:space="0" w:color="auto"/>
              <w:right w:val="single" w:sz="4" w:space="0" w:color="auto"/>
            </w:tcBorders>
            <w:shd w:val="clear" w:color="auto" w:fill="auto"/>
            <w:noWrap/>
            <w:vAlign w:val="bottom"/>
            <w:hideMark/>
          </w:tcPr>
          <w:p w14:paraId="730FDAAD" w14:textId="77777777" w:rsidR="00E27DD8" w:rsidRPr="00740232" w:rsidRDefault="00E27DD8" w:rsidP="00D54586">
            <w:pPr>
              <w:spacing w:after="0"/>
              <w:jc w:val="center"/>
              <w:rPr>
                <w:ins w:id="5778" w:author="Della Faille Philippe" w:date="2019-08-09T13:33:00Z"/>
                <w:rFonts w:ascii="Calibri" w:eastAsia="Times New Roman" w:hAnsi="Calibri" w:cs="Calibri"/>
                <w:color w:val="000000"/>
                <w:sz w:val="16"/>
              </w:rPr>
            </w:pPr>
            <w:proofErr w:type="spellStart"/>
            <w:ins w:id="5779" w:author="Della Faille Philippe" w:date="2019-08-09T13:33:00Z">
              <w:r w:rsidRPr="00740232">
                <w:rPr>
                  <w:rFonts w:ascii="Calibri" w:eastAsia="Times New Roman" w:hAnsi="Calibri" w:cs="Calibri"/>
                  <w:color w:val="000000"/>
                  <w:sz w:val="16"/>
                </w:rPr>
                <w:t>hexa</w:t>
              </w:r>
              <w:proofErr w:type="spellEnd"/>
            </w:ins>
          </w:p>
        </w:tc>
      </w:tr>
      <w:tr w:rsidR="00E27DD8" w:rsidRPr="00740232" w14:paraId="3D8B43EC" w14:textId="77777777" w:rsidTr="00D54586">
        <w:trPr>
          <w:trHeight w:val="288"/>
          <w:ins w:id="5780" w:author="Della Faille Philippe" w:date="2019-08-09T13:33:00Z"/>
        </w:trPr>
        <w:tc>
          <w:tcPr>
            <w:tcW w:w="1920" w:type="dxa"/>
            <w:gridSpan w:val="2"/>
            <w:vMerge w:val="restart"/>
            <w:tcBorders>
              <w:top w:val="single" w:sz="4" w:space="0" w:color="auto"/>
              <w:left w:val="single" w:sz="4" w:space="0" w:color="auto"/>
              <w:bottom w:val="single" w:sz="4" w:space="0" w:color="000000"/>
              <w:right w:val="single" w:sz="4" w:space="0" w:color="000000"/>
            </w:tcBorders>
            <w:shd w:val="clear" w:color="auto" w:fill="auto"/>
            <w:textDirection w:val="btLr"/>
            <w:vAlign w:val="center"/>
            <w:hideMark/>
          </w:tcPr>
          <w:p w14:paraId="712F629B" w14:textId="77777777" w:rsidR="00E27DD8" w:rsidRPr="00740232" w:rsidRDefault="00E27DD8" w:rsidP="00D54586">
            <w:pPr>
              <w:spacing w:after="0"/>
              <w:jc w:val="center"/>
              <w:rPr>
                <w:ins w:id="5781" w:author="Della Faille Philippe" w:date="2019-08-09T13:33:00Z"/>
                <w:rFonts w:ascii="Calibri" w:eastAsia="Times New Roman" w:hAnsi="Calibri" w:cs="Calibri"/>
                <w:color w:val="000000"/>
                <w:sz w:val="16"/>
              </w:rPr>
            </w:pPr>
            <w:ins w:id="5782" w:author="Della Faille Philippe" w:date="2019-08-09T13:33:00Z">
              <w:r w:rsidRPr="00740232">
                <w:rPr>
                  <w:rFonts w:ascii="Calibri" w:eastAsia="Times New Roman" w:hAnsi="Calibri" w:cs="Calibri"/>
                  <w:color w:val="000000"/>
                  <w:sz w:val="16"/>
                </w:rPr>
                <w:t>DATA THAT NEVER CHANGE (</w:t>
              </w:r>
              <w:proofErr w:type="spellStart"/>
              <w:r w:rsidRPr="00740232">
                <w:rPr>
                  <w:rFonts w:ascii="Calibri" w:eastAsia="Times New Roman" w:hAnsi="Calibri" w:cs="Calibri"/>
                  <w:color w:val="000000"/>
                  <w:sz w:val="16"/>
                </w:rPr>
                <w:t>exept</w:t>
              </w:r>
              <w:proofErr w:type="spellEnd"/>
              <w:r w:rsidRPr="00740232">
                <w:rPr>
                  <w:rFonts w:ascii="Calibri" w:eastAsia="Times New Roman" w:hAnsi="Calibri" w:cs="Calibri"/>
                  <w:color w:val="000000"/>
                  <w:sz w:val="16"/>
                </w:rPr>
                <w:t xml:space="preserve"> after a soft update)</w:t>
              </w:r>
            </w:ins>
          </w:p>
        </w:tc>
        <w:tc>
          <w:tcPr>
            <w:tcW w:w="960" w:type="dxa"/>
            <w:tcBorders>
              <w:top w:val="nil"/>
              <w:left w:val="nil"/>
              <w:bottom w:val="nil"/>
              <w:right w:val="single" w:sz="4" w:space="0" w:color="auto"/>
            </w:tcBorders>
            <w:shd w:val="clear" w:color="auto" w:fill="auto"/>
            <w:noWrap/>
            <w:vAlign w:val="bottom"/>
            <w:hideMark/>
          </w:tcPr>
          <w:p w14:paraId="41E6D509" w14:textId="77777777" w:rsidR="00E27DD8" w:rsidRPr="00740232" w:rsidRDefault="00E27DD8" w:rsidP="00D54586">
            <w:pPr>
              <w:spacing w:after="0"/>
              <w:jc w:val="center"/>
              <w:rPr>
                <w:ins w:id="5783" w:author="Della Faille Philippe" w:date="2019-08-09T13:33:00Z"/>
                <w:rFonts w:ascii="Calibri" w:eastAsia="Times New Roman" w:hAnsi="Calibri" w:cs="Calibri"/>
                <w:color w:val="000000"/>
                <w:sz w:val="16"/>
              </w:rPr>
            </w:pPr>
            <w:ins w:id="5784" w:author="Della Faille Philippe" w:date="2019-08-09T13:33:00Z">
              <w:r w:rsidRPr="00740232">
                <w:rPr>
                  <w:rFonts w:ascii="Calibri" w:eastAsia="Times New Roman" w:hAnsi="Calibri" w:cs="Calibri"/>
                  <w:color w:val="000000"/>
                  <w:sz w:val="16"/>
                </w:rPr>
                <w:t>1</w:t>
              </w:r>
            </w:ins>
          </w:p>
        </w:tc>
        <w:tc>
          <w:tcPr>
            <w:tcW w:w="2680" w:type="dxa"/>
            <w:tcBorders>
              <w:top w:val="nil"/>
              <w:left w:val="nil"/>
              <w:bottom w:val="nil"/>
              <w:right w:val="nil"/>
            </w:tcBorders>
            <w:shd w:val="clear" w:color="auto" w:fill="auto"/>
            <w:noWrap/>
            <w:vAlign w:val="bottom"/>
            <w:hideMark/>
          </w:tcPr>
          <w:p w14:paraId="4F879681" w14:textId="77777777" w:rsidR="00E27DD8" w:rsidRPr="00740232" w:rsidRDefault="00E27DD8" w:rsidP="00D54586">
            <w:pPr>
              <w:spacing w:after="0"/>
              <w:jc w:val="left"/>
              <w:rPr>
                <w:ins w:id="5785" w:author="Della Faille Philippe" w:date="2019-08-09T13:33:00Z"/>
                <w:rFonts w:ascii="Calibri" w:eastAsia="Times New Roman" w:hAnsi="Calibri" w:cs="Calibri"/>
                <w:color w:val="000000"/>
                <w:sz w:val="16"/>
              </w:rPr>
            </w:pPr>
            <w:ins w:id="5786" w:author="Della Faille Philippe" w:date="2019-08-09T13:33:00Z">
              <w:r w:rsidRPr="00740232">
                <w:rPr>
                  <w:rFonts w:ascii="Calibri" w:eastAsia="Times New Roman" w:hAnsi="Calibri" w:cs="Calibri"/>
                  <w:color w:val="000000"/>
                  <w:sz w:val="16"/>
                </w:rPr>
                <w:t>SSM address</w:t>
              </w:r>
            </w:ins>
          </w:p>
        </w:tc>
        <w:tc>
          <w:tcPr>
            <w:tcW w:w="960" w:type="dxa"/>
            <w:tcBorders>
              <w:top w:val="nil"/>
              <w:left w:val="single" w:sz="4" w:space="0" w:color="auto"/>
              <w:bottom w:val="nil"/>
              <w:right w:val="single" w:sz="4" w:space="0" w:color="auto"/>
            </w:tcBorders>
            <w:shd w:val="clear" w:color="auto" w:fill="auto"/>
            <w:noWrap/>
            <w:vAlign w:val="bottom"/>
            <w:hideMark/>
          </w:tcPr>
          <w:p w14:paraId="1FA5C3B5" w14:textId="77777777" w:rsidR="00E27DD8" w:rsidRPr="00740232" w:rsidRDefault="00E27DD8" w:rsidP="00D54586">
            <w:pPr>
              <w:spacing w:after="0"/>
              <w:jc w:val="center"/>
              <w:rPr>
                <w:ins w:id="5787" w:author="Della Faille Philippe" w:date="2019-08-09T13:33:00Z"/>
                <w:rFonts w:ascii="Calibri" w:eastAsia="Times New Roman" w:hAnsi="Calibri" w:cs="Calibri"/>
                <w:color w:val="000000"/>
                <w:sz w:val="16"/>
              </w:rPr>
            </w:pPr>
            <w:ins w:id="5788"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auto"/>
            <w:noWrap/>
            <w:vAlign w:val="bottom"/>
            <w:hideMark/>
          </w:tcPr>
          <w:p w14:paraId="3551BF5C" w14:textId="77777777" w:rsidR="00E27DD8" w:rsidRPr="00740232" w:rsidRDefault="00E27DD8" w:rsidP="00D54586">
            <w:pPr>
              <w:spacing w:after="0"/>
              <w:jc w:val="center"/>
              <w:rPr>
                <w:ins w:id="5789" w:author="Della Faille Philippe" w:date="2019-08-09T13:33:00Z"/>
                <w:rFonts w:ascii="Calibri" w:eastAsia="Times New Roman" w:hAnsi="Calibri" w:cs="Calibri"/>
                <w:color w:val="000000"/>
                <w:sz w:val="16"/>
              </w:rPr>
            </w:pPr>
            <w:ins w:id="5790"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auto"/>
            <w:noWrap/>
            <w:vAlign w:val="bottom"/>
            <w:hideMark/>
          </w:tcPr>
          <w:p w14:paraId="1C2706A3" w14:textId="77777777" w:rsidR="00E27DD8" w:rsidRPr="00740232" w:rsidRDefault="00E27DD8" w:rsidP="00D54586">
            <w:pPr>
              <w:spacing w:after="0"/>
              <w:jc w:val="center"/>
              <w:rPr>
                <w:ins w:id="5791" w:author="Della Faille Philippe" w:date="2019-08-09T13:33:00Z"/>
                <w:rFonts w:ascii="Calibri" w:eastAsia="Times New Roman" w:hAnsi="Calibri" w:cs="Calibri"/>
                <w:color w:val="000000"/>
                <w:sz w:val="16"/>
              </w:rPr>
            </w:pPr>
            <w:ins w:id="5792"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auto"/>
            <w:noWrap/>
            <w:vAlign w:val="bottom"/>
            <w:hideMark/>
          </w:tcPr>
          <w:p w14:paraId="2036695E" w14:textId="77777777" w:rsidR="00E27DD8" w:rsidRPr="00740232" w:rsidRDefault="00E27DD8" w:rsidP="00D54586">
            <w:pPr>
              <w:spacing w:after="0"/>
              <w:jc w:val="center"/>
              <w:rPr>
                <w:ins w:id="5793" w:author="Della Faille Philippe" w:date="2019-08-09T13:33:00Z"/>
                <w:rFonts w:ascii="Calibri" w:eastAsia="Times New Roman" w:hAnsi="Calibri" w:cs="Calibri"/>
                <w:color w:val="000000"/>
                <w:sz w:val="16"/>
              </w:rPr>
            </w:pPr>
            <w:ins w:id="5794" w:author="Della Faille Philippe" w:date="2019-08-09T13:33:00Z">
              <w:r w:rsidRPr="00740232">
                <w:rPr>
                  <w:rFonts w:ascii="Calibri" w:eastAsia="Times New Roman" w:hAnsi="Calibri" w:cs="Calibri"/>
                  <w:color w:val="000000"/>
                  <w:sz w:val="16"/>
                </w:rPr>
                <w:t>0</w:t>
              </w:r>
            </w:ins>
          </w:p>
        </w:tc>
        <w:tc>
          <w:tcPr>
            <w:tcW w:w="1276" w:type="dxa"/>
            <w:tcBorders>
              <w:top w:val="nil"/>
              <w:left w:val="nil"/>
              <w:bottom w:val="nil"/>
              <w:right w:val="single" w:sz="4" w:space="0" w:color="auto"/>
            </w:tcBorders>
            <w:shd w:val="clear" w:color="auto" w:fill="auto"/>
            <w:noWrap/>
            <w:vAlign w:val="bottom"/>
            <w:hideMark/>
          </w:tcPr>
          <w:p w14:paraId="6274FFEE" w14:textId="77777777" w:rsidR="00E27DD8" w:rsidRPr="00740232" w:rsidRDefault="00E27DD8" w:rsidP="00D54586">
            <w:pPr>
              <w:spacing w:after="0"/>
              <w:jc w:val="center"/>
              <w:rPr>
                <w:ins w:id="5795" w:author="Della Faille Philippe" w:date="2019-08-09T13:33:00Z"/>
                <w:rFonts w:ascii="Calibri" w:eastAsia="Times New Roman" w:hAnsi="Calibri" w:cs="Calibri"/>
                <w:color w:val="000000"/>
                <w:sz w:val="16"/>
              </w:rPr>
            </w:pPr>
            <w:ins w:id="5796" w:author="Della Faille Philippe" w:date="2019-08-09T13:33:00Z">
              <w:r w:rsidRPr="00740232">
                <w:rPr>
                  <w:rFonts w:ascii="Calibri" w:eastAsia="Times New Roman" w:hAnsi="Calibri" w:cs="Calibri"/>
                  <w:color w:val="000000"/>
                  <w:sz w:val="16"/>
                </w:rPr>
                <w:t>0x0000</w:t>
              </w:r>
            </w:ins>
          </w:p>
        </w:tc>
      </w:tr>
      <w:tr w:rsidR="00E27DD8" w:rsidRPr="00740232" w14:paraId="2B705AE2" w14:textId="77777777" w:rsidTr="00D54586">
        <w:trPr>
          <w:trHeight w:val="288"/>
          <w:ins w:id="5797"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22B9953E" w14:textId="77777777" w:rsidR="00E27DD8" w:rsidRPr="00740232" w:rsidRDefault="00E27DD8" w:rsidP="00D54586">
            <w:pPr>
              <w:spacing w:after="0"/>
              <w:jc w:val="left"/>
              <w:rPr>
                <w:ins w:id="5798" w:author="Della Faille Philippe" w:date="2019-08-09T13:33:00Z"/>
                <w:rFonts w:ascii="Calibri" w:eastAsia="Times New Roman" w:hAnsi="Calibri" w:cs="Calibri"/>
                <w:color w:val="000000"/>
                <w:sz w:val="16"/>
              </w:rPr>
            </w:pPr>
          </w:p>
        </w:tc>
        <w:tc>
          <w:tcPr>
            <w:tcW w:w="960" w:type="dxa"/>
            <w:tcBorders>
              <w:top w:val="nil"/>
              <w:left w:val="nil"/>
              <w:bottom w:val="nil"/>
              <w:right w:val="single" w:sz="4" w:space="0" w:color="auto"/>
            </w:tcBorders>
            <w:shd w:val="clear" w:color="auto" w:fill="auto"/>
            <w:noWrap/>
            <w:vAlign w:val="bottom"/>
            <w:hideMark/>
          </w:tcPr>
          <w:p w14:paraId="449F4390" w14:textId="77777777" w:rsidR="00E27DD8" w:rsidRPr="00740232" w:rsidRDefault="00E27DD8" w:rsidP="00D54586">
            <w:pPr>
              <w:spacing w:after="0"/>
              <w:jc w:val="center"/>
              <w:rPr>
                <w:ins w:id="5799" w:author="Della Faille Philippe" w:date="2019-08-09T13:33:00Z"/>
                <w:rFonts w:ascii="Calibri" w:eastAsia="Times New Roman" w:hAnsi="Calibri" w:cs="Calibri"/>
                <w:color w:val="000000"/>
                <w:sz w:val="16"/>
              </w:rPr>
            </w:pPr>
            <w:ins w:id="5800" w:author="Della Faille Philippe" w:date="2019-08-09T13:33:00Z">
              <w:r w:rsidRPr="00740232">
                <w:rPr>
                  <w:rFonts w:ascii="Calibri" w:eastAsia="Times New Roman" w:hAnsi="Calibri" w:cs="Calibri"/>
                  <w:color w:val="000000"/>
                  <w:sz w:val="16"/>
                </w:rPr>
                <w:t>2</w:t>
              </w:r>
            </w:ins>
          </w:p>
        </w:tc>
        <w:tc>
          <w:tcPr>
            <w:tcW w:w="2680" w:type="dxa"/>
            <w:tcBorders>
              <w:top w:val="nil"/>
              <w:left w:val="nil"/>
              <w:bottom w:val="nil"/>
              <w:right w:val="nil"/>
            </w:tcBorders>
            <w:shd w:val="clear" w:color="auto" w:fill="auto"/>
            <w:noWrap/>
            <w:vAlign w:val="bottom"/>
            <w:hideMark/>
          </w:tcPr>
          <w:p w14:paraId="2CEFD590" w14:textId="77777777" w:rsidR="00E27DD8" w:rsidRPr="00740232" w:rsidRDefault="00E27DD8" w:rsidP="00D54586">
            <w:pPr>
              <w:spacing w:after="0"/>
              <w:jc w:val="left"/>
              <w:rPr>
                <w:ins w:id="5801" w:author="Della Faille Philippe" w:date="2019-08-09T13:33:00Z"/>
                <w:rFonts w:ascii="Calibri" w:eastAsia="Times New Roman" w:hAnsi="Calibri" w:cs="Calibri"/>
                <w:color w:val="000000"/>
                <w:sz w:val="16"/>
              </w:rPr>
            </w:pPr>
            <w:ins w:id="5802" w:author="Della Faille Philippe" w:date="2019-08-09T13:33:00Z">
              <w:r w:rsidRPr="00740232">
                <w:rPr>
                  <w:rFonts w:ascii="Calibri" w:eastAsia="Times New Roman" w:hAnsi="Calibri" w:cs="Calibri"/>
                  <w:color w:val="000000"/>
                  <w:sz w:val="16"/>
                </w:rPr>
                <w:t>Serial Number</w:t>
              </w:r>
            </w:ins>
          </w:p>
        </w:tc>
        <w:tc>
          <w:tcPr>
            <w:tcW w:w="960" w:type="dxa"/>
            <w:tcBorders>
              <w:top w:val="nil"/>
              <w:left w:val="single" w:sz="4" w:space="0" w:color="auto"/>
              <w:bottom w:val="nil"/>
              <w:right w:val="single" w:sz="4" w:space="0" w:color="auto"/>
            </w:tcBorders>
            <w:shd w:val="clear" w:color="auto" w:fill="auto"/>
            <w:noWrap/>
            <w:vAlign w:val="bottom"/>
            <w:hideMark/>
          </w:tcPr>
          <w:p w14:paraId="07E0BE85" w14:textId="77777777" w:rsidR="00E27DD8" w:rsidRPr="00740232" w:rsidRDefault="00E27DD8" w:rsidP="00D54586">
            <w:pPr>
              <w:spacing w:after="0"/>
              <w:jc w:val="center"/>
              <w:rPr>
                <w:ins w:id="5803" w:author="Della Faille Philippe" w:date="2019-08-09T13:33:00Z"/>
                <w:rFonts w:ascii="Calibri" w:eastAsia="Times New Roman" w:hAnsi="Calibri" w:cs="Calibri"/>
                <w:color w:val="000000"/>
                <w:sz w:val="16"/>
              </w:rPr>
            </w:pPr>
            <w:ins w:id="5804"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auto"/>
            <w:noWrap/>
            <w:vAlign w:val="bottom"/>
            <w:hideMark/>
          </w:tcPr>
          <w:p w14:paraId="53F9B98D" w14:textId="77777777" w:rsidR="00E27DD8" w:rsidRPr="00740232" w:rsidRDefault="00E27DD8" w:rsidP="00D54586">
            <w:pPr>
              <w:spacing w:after="0"/>
              <w:jc w:val="center"/>
              <w:rPr>
                <w:ins w:id="5805" w:author="Della Faille Philippe" w:date="2019-08-09T13:33:00Z"/>
                <w:rFonts w:ascii="Calibri" w:eastAsia="Times New Roman" w:hAnsi="Calibri" w:cs="Calibri"/>
                <w:color w:val="000000"/>
                <w:sz w:val="16"/>
              </w:rPr>
            </w:pPr>
            <w:ins w:id="5806"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auto"/>
            <w:noWrap/>
            <w:vAlign w:val="bottom"/>
            <w:hideMark/>
          </w:tcPr>
          <w:p w14:paraId="2E5029C5" w14:textId="77777777" w:rsidR="00E27DD8" w:rsidRPr="00740232" w:rsidRDefault="00E27DD8" w:rsidP="00D54586">
            <w:pPr>
              <w:spacing w:after="0"/>
              <w:jc w:val="center"/>
              <w:rPr>
                <w:ins w:id="5807" w:author="Della Faille Philippe" w:date="2019-08-09T13:33:00Z"/>
                <w:rFonts w:ascii="Calibri" w:eastAsia="Times New Roman" w:hAnsi="Calibri" w:cs="Calibri"/>
                <w:color w:val="000000"/>
                <w:sz w:val="16"/>
              </w:rPr>
            </w:pPr>
            <w:ins w:id="5808"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auto"/>
            <w:noWrap/>
            <w:vAlign w:val="bottom"/>
            <w:hideMark/>
          </w:tcPr>
          <w:p w14:paraId="545F3259" w14:textId="77777777" w:rsidR="00E27DD8" w:rsidRPr="00740232" w:rsidRDefault="00E27DD8" w:rsidP="00D54586">
            <w:pPr>
              <w:spacing w:after="0"/>
              <w:jc w:val="center"/>
              <w:rPr>
                <w:ins w:id="5809" w:author="Della Faille Philippe" w:date="2019-08-09T13:33:00Z"/>
                <w:rFonts w:ascii="Calibri" w:eastAsia="Times New Roman" w:hAnsi="Calibri" w:cs="Calibri"/>
                <w:color w:val="000000"/>
                <w:sz w:val="16"/>
              </w:rPr>
            </w:pPr>
            <w:ins w:id="5810" w:author="Della Faille Philippe" w:date="2019-08-09T13:33:00Z">
              <w:r w:rsidRPr="00740232">
                <w:rPr>
                  <w:rFonts w:ascii="Calibri" w:eastAsia="Times New Roman" w:hAnsi="Calibri" w:cs="Calibri"/>
                  <w:color w:val="000000"/>
                  <w:sz w:val="16"/>
                </w:rPr>
                <w:t>1</w:t>
              </w:r>
            </w:ins>
          </w:p>
        </w:tc>
        <w:tc>
          <w:tcPr>
            <w:tcW w:w="1276" w:type="dxa"/>
            <w:tcBorders>
              <w:top w:val="nil"/>
              <w:left w:val="nil"/>
              <w:bottom w:val="nil"/>
              <w:right w:val="single" w:sz="4" w:space="0" w:color="auto"/>
            </w:tcBorders>
            <w:shd w:val="clear" w:color="auto" w:fill="auto"/>
            <w:noWrap/>
            <w:vAlign w:val="bottom"/>
            <w:hideMark/>
          </w:tcPr>
          <w:p w14:paraId="631B5A9E" w14:textId="77777777" w:rsidR="00E27DD8" w:rsidRPr="00740232" w:rsidRDefault="00E27DD8" w:rsidP="00D54586">
            <w:pPr>
              <w:spacing w:after="0"/>
              <w:jc w:val="center"/>
              <w:rPr>
                <w:ins w:id="5811" w:author="Della Faille Philippe" w:date="2019-08-09T13:33:00Z"/>
                <w:rFonts w:ascii="Calibri" w:eastAsia="Times New Roman" w:hAnsi="Calibri" w:cs="Calibri"/>
                <w:color w:val="000000"/>
                <w:sz w:val="16"/>
              </w:rPr>
            </w:pPr>
            <w:ins w:id="5812" w:author="Della Faille Philippe" w:date="2019-08-09T13:33:00Z">
              <w:r w:rsidRPr="00740232">
                <w:rPr>
                  <w:rFonts w:ascii="Calibri" w:eastAsia="Times New Roman" w:hAnsi="Calibri" w:cs="Calibri"/>
                  <w:color w:val="000000"/>
                  <w:sz w:val="16"/>
                </w:rPr>
                <w:t>0x0001</w:t>
              </w:r>
            </w:ins>
          </w:p>
        </w:tc>
      </w:tr>
      <w:tr w:rsidR="00E27DD8" w:rsidRPr="00740232" w14:paraId="62C720EB" w14:textId="77777777" w:rsidTr="00D54586">
        <w:trPr>
          <w:trHeight w:val="288"/>
          <w:ins w:id="5813"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105B50C5" w14:textId="77777777" w:rsidR="00E27DD8" w:rsidRPr="00740232" w:rsidRDefault="00E27DD8" w:rsidP="00D54586">
            <w:pPr>
              <w:spacing w:after="0"/>
              <w:jc w:val="left"/>
              <w:rPr>
                <w:ins w:id="5814" w:author="Della Faille Philippe" w:date="2019-08-09T13:33:00Z"/>
                <w:rFonts w:ascii="Calibri" w:eastAsia="Times New Roman" w:hAnsi="Calibri" w:cs="Calibri"/>
                <w:color w:val="000000"/>
                <w:sz w:val="16"/>
              </w:rPr>
            </w:pPr>
          </w:p>
        </w:tc>
        <w:tc>
          <w:tcPr>
            <w:tcW w:w="960" w:type="dxa"/>
            <w:tcBorders>
              <w:top w:val="nil"/>
              <w:left w:val="nil"/>
              <w:bottom w:val="nil"/>
              <w:right w:val="single" w:sz="4" w:space="0" w:color="auto"/>
            </w:tcBorders>
            <w:shd w:val="clear" w:color="auto" w:fill="auto"/>
            <w:noWrap/>
            <w:vAlign w:val="bottom"/>
            <w:hideMark/>
          </w:tcPr>
          <w:p w14:paraId="1A363FAE" w14:textId="77777777" w:rsidR="00E27DD8" w:rsidRPr="00740232" w:rsidRDefault="00E27DD8" w:rsidP="00D54586">
            <w:pPr>
              <w:spacing w:after="0"/>
              <w:jc w:val="center"/>
              <w:rPr>
                <w:ins w:id="5815" w:author="Della Faille Philippe" w:date="2019-08-09T13:33:00Z"/>
                <w:rFonts w:ascii="Calibri" w:eastAsia="Times New Roman" w:hAnsi="Calibri" w:cs="Calibri"/>
                <w:color w:val="000000"/>
                <w:sz w:val="16"/>
              </w:rPr>
            </w:pPr>
            <w:ins w:id="5816" w:author="Della Faille Philippe" w:date="2019-08-09T13:33:00Z">
              <w:r w:rsidRPr="00740232">
                <w:rPr>
                  <w:rFonts w:ascii="Calibri" w:eastAsia="Times New Roman" w:hAnsi="Calibri" w:cs="Calibri"/>
                  <w:color w:val="000000"/>
                  <w:sz w:val="16"/>
                </w:rPr>
                <w:t>3</w:t>
              </w:r>
            </w:ins>
          </w:p>
        </w:tc>
        <w:tc>
          <w:tcPr>
            <w:tcW w:w="2680" w:type="dxa"/>
            <w:tcBorders>
              <w:top w:val="nil"/>
              <w:left w:val="nil"/>
              <w:bottom w:val="nil"/>
              <w:right w:val="nil"/>
            </w:tcBorders>
            <w:shd w:val="clear" w:color="auto" w:fill="auto"/>
            <w:noWrap/>
            <w:vAlign w:val="bottom"/>
            <w:hideMark/>
          </w:tcPr>
          <w:p w14:paraId="2E35ACD6" w14:textId="77777777" w:rsidR="00E27DD8" w:rsidRPr="00740232" w:rsidRDefault="00E27DD8" w:rsidP="00D54586">
            <w:pPr>
              <w:spacing w:after="0"/>
              <w:jc w:val="left"/>
              <w:rPr>
                <w:ins w:id="5817" w:author="Della Faille Philippe" w:date="2019-08-09T13:33:00Z"/>
                <w:rFonts w:ascii="Calibri" w:eastAsia="Times New Roman" w:hAnsi="Calibri" w:cs="Calibri"/>
                <w:color w:val="000000"/>
                <w:sz w:val="16"/>
              </w:rPr>
            </w:pPr>
            <w:ins w:id="5818" w:author="Della Faille Philippe" w:date="2019-08-09T13:33:00Z">
              <w:r w:rsidRPr="00740232">
                <w:rPr>
                  <w:rFonts w:ascii="Calibri" w:eastAsia="Times New Roman" w:hAnsi="Calibri" w:cs="Calibri"/>
                  <w:color w:val="000000"/>
                  <w:sz w:val="16"/>
                </w:rPr>
                <w:t>Hardware version</w:t>
              </w:r>
            </w:ins>
          </w:p>
        </w:tc>
        <w:tc>
          <w:tcPr>
            <w:tcW w:w="960" w:type="dxa"/>
            <w:tcBorders>
              <w:top w:val="nil"/>
              <w:left w:val="single" w:sz="4" w:space="0" w:color="auto"/>
              <w:bottom w:val="nil"/>
              <w:right w:val="single" w:sz="4" w:space="0" w:color="auto"/>
            </w:tcBorders>
            <w:shd w:val="clear" w:color="auto" w:fill="auto"/>
            <w:noWrap/>
            <w:vAlign w:val="bottom"/>
            <w:hideMark/>
          </w:tcPr>
          <w:p w14:paraId="5C34512D" w14:textId="77777777" w:rsidR="00E27DD8" w:rsidRPr="00740232" w:rsidRDefault="00E27DD8" w:rsidP="00D54586">
            <w:pPr>
              <w:spacing w:after="0"/>
              <w:jc w:val="center"/>
              <w:rPr>
                <w:ins w:id="5819" w:author="Della Faille Philippe" w:date="2019-08-09T13:33:00Z"/>
                <w:rFonts w:ascii="Calibri" w:eastAsia="Times New Roman" w:hAnsi="Calibri" w:cs="Calibri"/>
                <w:color w:val="000000"/>
                <w:sz w:val="16"/>
              </w:rPr>
            </w:pPr>
            <w:ins w:id="5820"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auto"/>
            <w:noWrap/>
            <w:vAlign w:val="bottom"/>
            <w:hideMark/>
          </w:tcPr>
          <w:p w14:paraId="5E1B1778" w14:textId="77777777" w:rsidR="00E27DD8" w:rsidRPr="00740232" w:rsidRDefault="00E27DD8" w:rsidP="00D54586">
            <w:pPr>
              <w:spacing w:after="0"/>
              <w:jc w:val="center"/>
              <w:rPr>
                <w:ins w:id="5821" w:author="Della Faille Philippe" w:date="2019-08-09T13:33:00Z"/>
                <w:rFonts w:ascii="Calibri" w:eastAsia="Times New Roman" w:hAnsi="Calibri" w:cs="Calibri"/>
                <w:color w:val="000000"/>
                <w:sz w:val="16"/>
              </w:rPr>
            </w:pPr>
            <w:ins w:id="5822"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auto"/>
            <w:noWrap/>
            <w:vAlign w:val="bottom"/>
            <w:hideMark/>
          </w:tcPr>
          <w:p w14:paraId="5060348E" w14:textId="77777777" w:rsidR="00E27DD8" w:rsidRPr="00740232" w:rsidRDefault="00E27DD8" w:rsidP="00D54586">
            <w:pPr>
              <w:spacing w:after="0"/>
              <w:jc w:val="center"/>
              <w:rPr>
                <w:ins w:id="5823" w:author="Della Faille Philippe" w:date="2019-08-09T13:33:00Z"/>
                <w:rFonts w:ascii="Calibri" w:eastAsia="Times New Roman" w:hAnsi="Calibri" w:cs="Calibri"/>
                <w:color w:val="000000"/>
                <w:sz w:val="16"/>
              </w:rPr>
            </w:pPr>
            <w:ins w:id="5824"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auto"/>
            <w:noWrap/>
            <w:vAlign w:val="bottom"/>
            <w:hideMark/>
          </w:tcPr>
          <w:p w14:paraId="15CCFCE3" w14:textId="77777777" w:rsidR="00E27DD8" w:rsidRPr="00740232" w:rsidRDefault="00E27DD8" w:rsidP="00D54586">
            <w:pPr>
              <w:spacing w:after="0"/>
              <w:jc w:val="center"/>
              <w:rPr>
                <w:ins w:id="5825" w:author="Della Faille Philippe" w:date="2019-08-09T13:33:00Z"/>
                <w:rFonts w:ascii="Calibri" w:eastAsia="Times New Roman" w:hAnsi="Calibri" w:cs="Calibri"/>
                <w:color w:val="000000"/>
                <w:sz w:val="16"/>
              </w:rPr>
            </w:pPr>
            <w:ins w:id="5826" w:author="Della Faille Philippe" w:date="2019-08-09T13:33:00Z">
              <w:r w:rsidRPr="00740232">
                <w:rPr>
                  <w:rFonts w:ascii="Calibri" w:eastAsia="Times New Roman" w:hAnsi="Calibri" w:cs="Calibri"/>
                  <w:color w:val="000000"/>
                  <w:sz w:val="16"/>
                </w:rPr>
                <w:t>2</w:t>
              </w:r>
            </w:ins>
          </w:p>
        </w:tc>
        <w:tc>
          <w:tcPr>
            <w:tcW w:w="1276" w:type="dxa"/>
            <w:tcBorders>
              <w:top w:val="nil"/>
              <w:left w:val="nil"/>
              <w:bottom w:val="nil"/>
              <w:right w:val="single" w:sz="4" w:space="0" w:color="auto"/>
            </w:tcBorders>
            <w:shd w:val="clear" w:color="auto" w:fill="auto"/>
            <w:noWrap/>
            <w:vAlign w:val="bottom"/>
            <w:hideMark/>
          </w:tcPr>
          <w:p w14:paraId="740E4703" w14:textId="77777777" w:rsidR="00E27DD8" w:rsidRPr="00740232" w:rsidRDefault="00E27DD8" w:rsidP="00D54586">
            <w:pPr>
              <w:spacing w:after="0"/>
              <w:jc w:val="center"/>
              <w:rPr>
                <w:ins w:id="5827" w:author="Della Faille Philippe" w:date="2019-08-09T13:33:00Z"/>
                <w:rFonts w:ascii="Calibri" w:eastAsia="Times New Roman" w:hAnsi="Calibri" w:cs="Calibri"/>
                <w:color w:val="000000"/>
                <w:sz w:val="16"/>
              </w:rPr>
            </w:pPr>
            <w:ins w:id="5828" w:author="Della Faille Philippe" w:date="2019-08-09T13:33:00Z">
              <w:r w:rsidRPr="00740232">
                <w:rPr>
                  <w:rFonts w:ascii="Calibri" w:eastAsia="Times New Roman" w:hAnsi="Calibri" w:cs="Calibri"/>
                  <w:color w:val="000000"/>
                  <w:sz w:val="16"/>
                </w:rPr>
                <w:t>0x0002</w:t>
              </w:r>
            </w:ins>
          </w:p>
        </w:tc>
      </w:tr>
      <w:tr w:rsidR="00E27DD8" w:rsidRPr="00740232" w14:paraId="7EA912BB" w14:textId="77777777" w:rsidTr="00D54586">
        <w:trPr>
          <w:trHeight w:val="288"/>
          <w:ins w:id="5829"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0C46C7B1" w14:textId="77777777" w:rsidR="00E27DD8" w:rsidRPr="00740232" w:rsidRDefault="00E27DD8" w:rsidP="00D54586">
            <w:pPr>
              <w:spacing w:after="0"/>
              <w:jc w:val="left"/>
              <w:rPr>
                <w:ins w:id="5830" w:author="Della Faille Philippe" w:date="2019-08-09T13:33:00Z"/>
                <w:rFonts w:ascii="Calibri" w:eastAsia="Times New Roman" w:hAnsi="Calibri" w:cs="Calibri"/>
                <w:color w:val="000000"/>
                <w:sz w:val="16"/>
              </w:rPr>
            </w:pPr>
          </w:p>
        </w:tc>
        <w:tc>
          <w:tcPr>
            <w:tcW w:w="960" w:type="dxa"/>
            <w:tcBorders>
              <w:top w:val="nil"/>
              <w:left w:val="nil"/>
              <w:bottom w:val="nil"/>
              <w:right w:val="single" w:sz="4" w:space="0" w:color="auto"/>
            </w:tcBorders>
            <w:shd w:val="clear" w:color="auto" w:fill="auto"/>
            <w:noWrap/>
            <w:vAlign w:val="bottom"/>
            <w:hideMark/>
          </w:tcPr>
          <w:p w14:paraId="12678F7F" w14:textId="77777777" w:rsidR="00E27DD8" w:rsidRPr="00740232" w:rsidRDefault="00E27DD8" w:rsidP="00D54586">
            <w:pPr>
              <w:spacing w:after="0"/>
              <w:jc w:val="center"/>
              <w:rPr>
                <w:ins w:id="5831" w:author="Della Faille Philippe" w:date="2019-08-09T13:33:00Z"/>
                <w:rFonts w:ascii="Calibri" w:eastAsia="Times New Roman" w:hAnsi="Calibri" w:cs="Calibri"/>
                <w:color w:val="000000"/>
                <w:sz w:val="16"/>
              </w:rPr>
            </w:pPr>
            <w:ins w:id="5832" w:author="Della Faille Philippe" w:date="2019-08-09T13:33:00Z">
              <w:r w:rsidRPr="00740232">
                <w:rPr>
                  <w:rFonts w:ascii="Calibri" w:eastAsia="Times New Roman" w:hAnsi="Calibri" w:cs="Calibri"/>
                  <w:color w:val="000000"/>
                  <w:sz w:val="16"/>
                </w:rPr>
                <w:t>4</w:t>
              </w:r>
            </w:ins>
          </w:p>
        </w:tc>
        <w:tc>
          <w:tcPr>
            <w:tcW w:w="2680" w:type="dxa"/>
            <w:tcBorders>
              <w:top w:val="nil"/>
              <w:left w:val="nil"/>
              <w:bottom w:val="nil"/>
              <w:right w:val="nil"/>
            </w:tcBorders>
            <w:shd w:val="clear" w:color="auto" w:fill="auto"/>
            <w:noWrap/>
            <w:vAlign w:val="bottom"/>
            <w:hideMark/>
          </w:tcPr>
          <w:p w14:paraId="29F8A579" w14:textId="77777777" w:rsidR="00E27DD8" w:rsidRPr="00740232" w:rsidRDefault="00E27DD8" w:rsidP="00D54586">
            <w:pPr>
              <w:spacing w:after="0"/>
              <w:jc w:val="left"/>
              <w:rPr>
                <w:ins w:id="5833" w:author="Della Faille Philippe" w:date="2019-08-09T13:33:00Z"/>
                <w:rFonts w:ascii="Calibri" w:eastAsia="Times New Roman" w:hAnsi="Calibri" w:cs="Calibri"/>
                <w:color w:val="000000"/>
                <w:sz w:val="16"/>
              </w:rPr>
            </w:pPr>
            <w:ins w:id="5834" w:author="Della Faille Philippe" w:date="2019-08-09T13:33:00Z">
              <w:r w:rsidRPr="00740232">
                <w:rPr>
                  <w:rFonts w:ascii="Calibri" w:eastAsia="Times New Roman" w:hAnsi="Calibri" w:cs="Calibri"/>
                  <w:color w:val="000000"/>
                  <w:sz w:val="16"/>
                </w:rPr>
                <w:t>Software version</w:t>
              </w:r>
            </w:ins>
          </w:p>
        </w:tc>
        <w:tc>
          <w:tcPr>
            <w:tcW w:w="960" w:type="dxa"/>
            <w:tcBorders>
              <w:top w:val="nil"/>
              <w:left w:val="single" w:sz="4" w:space="0" w:color="auto"/>
              <w:bottom w:val="nil"/>
              <w:right w:val="single" w:sz="4" w:space="0" w:color="auto"/>
            </w:tcBorders>
            <w:shd w:val="clear" w:color="auto" w:fill="auto"/>
            <w:noWrap/>
            <w:vAlign w:val="bottom"/>
            <w:hideMark/>
          </w:tcPr>
          <w:p w14:paraId="42F0DE7C" w14:textId="77777777" w:rsidR="00E27DD8" w:rsidRPr="00740232" w:rsidRDefault="00E27DD8" w:rsidP="00D54586">
            <w:pPr>
              <w:spacing w:after="0"/>
              <w:jc w:val="center"/>
              <w:rPr>
                <w:ins w:id="5835" w:author="Della Faille Philippe" w:date="2019-08-09T13:33:00Z"/>
                <w:rFonts w:ascii="Calibri" w:eastAsia="Times New Roman" w:hAnsi="Calibri" w:cs="Calibri"/>
                <w:color w:val="000000"/>
                <w:sz w:val="16"/>
              </w:rPr>
            </w:pPr>
            <w:ins w:id="5836"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auto"/>
            <w:noWrap/>
            <w:vAlign w:val="bottom"/>
            <w:hideMark/>
          </w:tcPr>
          <w:p w14:paraId="2D94187C" w14:textId="77777777" w:rsidR="00E27DD8" w:rsidRPr="00740232" w:rsidRDefault="00E27DD8" w:rsidP="00D54586">
            <w:pPr>
              <w:spacing w:after="0"/>
              <w:jc w:val="center"/>
              <w:rPr>
                <w:ins w:id="5837" w:author="Della Faille Philippe" w:date="2019-08-09T13:33:00Z"/>
                <w:rFonts w:ascii="Calibri" w:eastAsia="Times New Roman" w:hAnsi="Calibri" w:cs="Calibri"/>
                <w:color w:val="000000"/>
                <w:sz w:val="16"/>
              </w:rPr>
            </w:pPr>
            <w:ins w:id="5838"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auto"/>
            <w:noWrap/>
            <w:vAlign w:val="bottom"/>
            <w:hideMark/>
          </w:tcPr>
          <w:p w14:paraId="257C13EE" w14:textId="77777777" w:rsidR="00E27DD8" w:rsidRPr="00740232" w:rsidRDefault="00E27DD8" w:rsidP="00D54586">
            <w:pPr>
              <w:spacing w:after="0"/>
              <w:jc w:val="center"/>
              <w:rPr>
                <w:ins w:id="5839" w:author="Della Faille Philippe" w:date="2019-08-09T13:33:00Z"/>
                <w:rFonts w:ascii="Calibri" w:eastAsia="Times New Roman" w:hAnsi="Calibri" w:cs="Calibri"/>
                <w:color w:val="000000"/>
                <w:sz w:val="16"/>
              </w:rPr>
            </w:pPr>
            <w:ins w:id="5840"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auto"/>
            <w:noWrap/>
            <w:vAlign w:val="bottom"/>
            <w:hideMark/>
          </w:tcPr>
          <w:p w14:paraId="241564DC" w14:textId="77777777" w:rsidR="00E27DD8" w:rsidRPr="00740232" w:rsidRDefault="00E27DD8" w:rsidP="00D54586">
            <w:pPr>
              <w:spacing w:after="0"/>
              <w:jc w:val="center"/>
              <w:rPr>
                <w:ins w:id="5841" w:author="Della Faille Philippe" w:date="2019-08-09T13:33:00Z"/>
                <w:rFonts w:ascii="Calibri" w:eastAsia="Times New Roman" w:hAnsi="Calibri" w:cs="Calibri"/>
                <w:color w:val="000000"/>
                <w:sz w:val="16"/>
              </w:rPr>
            </w:pPr>
            <w:ins w:id="5842" w:author="Della Faille Philippe" w:date="2019-08-09T13:33:00Z">
              <w:r w:rsidRPr="00740232">
                <w:rPr>
                  <w:rFonts w:ascii="Calibri" w:eastAsia="Times New Roman" w:hAnsi="Calibri" w:cs="Calibri"/>
                  <w:color w:val="000000"/>
                  <w:sz w:val="16"/>
                </w:rPr>
                <w:t>3</w:t>
              </w:r>
            </w:ins>
          </w:p>
        </w:tc>
        <w:tc>
          <w:tcPr>
            <w:tcW w:w="1276" w:type="dxa"/>
            <w:tcBorders>
              <w:top w:val="nil"/>
              <w:left w:val="nil"/>
              <w:bottom w:val="nil"/>
              <w:right w:val="single" w:sz="4" w:space="0" w:color="auto"/>
            </w:tcBorders>
            <w:shd w:val="clear" w:color="auto" w:fill="auto"/>
            <w:noWrap/>
            <w:vAlign w:val="bottom"/>
            <w:hideMark/>
          </w:tcPr>
          <w:p w14:paraId="63CB05C4" w14:textId="77777777" w:rsidR="00E27DD8" w:rsidRPr="00740232" w:rsidRDefault="00E27DD8" w:rsidP="00D54586">
            <w:pPr>
              <w:spacing w:after="0"/>
              <w:jc w:val="center"/>
              <w:rPr>
                <w:ins w:id="5843" w:author="Della Faille Philippe" w:date="2019-08-09T13:33:00Z"/>
                <w:rFonts w:ascii="Calibri" w:eastAsia="Times New Roman" w:hAnsi="Calibri" w:cs="Calibri"/>
                <w:color w:val="000000"/>
                <w:sz w:val="16"/>
              </w:rPr>
            </w:pPr>
            <w:ins w:id="5844" w:author="Della Faille Philippe" w:date="2019-08-09T13:33:00Z">
              <w:r w:rsidRPr="00740232">
                <w:rPr>
                  <w:rFonts w:ascii="Calibri" w:eastAsia="Times New Roman" w:hAnsi="Calibri" w:cs="Calibri"/>
                  <w:color w:val="000000"/>
                  <w:sz w:val="16"/>
                </w:rPr>
                <w:t>0x0003</w:t>
              </w:r>
            </w:ins>
          </w:p>
        </w:tc>
      </w:tr>
      <w:tr w:rsidR="00E27DD8" w:rsidRPr="00740232" w14:paraId="0C06FAA9" w14:textId="77777777" w:rsidTr="00D54586">
        <w:trPr>
          <w:trHeight w:val="288"/>
          <w:ins w:id="5845" w:author="Della Faille Philippe" w:date="2019-08-09T13:33:00Z"/>
        </w:trPr>
        <w:tc>
          <w:tcPr>
            <w:tcW w:w="960" w:type="dxa"/>
            <w:vMerge w:val="restart"/>
            <w:tcBorders>
              <w:top w:val="nil"/>
              <w:left w:val="nil"/>
              <w:bottom w:val="nil"/>
              <w:right w:val="nil"/>
            </w:tcBorders>
            <w:shd w:val="clear" w:color="000000" w:fill="A9D08E"/>
            <w:noWrap/>
            <w:textDirection w:val="btLr"/>
            <w:vAlign w:val="center"/>
            <w:hideMark/>
          </w:tcPr>
          <w:p w14:paraId="37408AAB" w14:textId="77777777" w:rsidR="00E27DD8" w:rsidRPr="00740232" w:rsidRDefault="00E27DD8" w:rsidP="00D54586">
            <w:pPr>
              <w:spacing w:after="0"/>
              <w:jc w:val="center"/>
              <w:rPr>
                <w:ins w:id="5846" w:author="Della Faille Philippe" w:date="2019-08-09T13:33:00Z"/>
                <w:rFonts w:ascii="Calibri" w:eastAsia="Times New Roman" w:hAnsi="Calibri" w:cs="Calibri"/>
                <w:b/>
                <w:bCs/>
                <w:color w:val="000000"/>
                <w:sz w:val="16"/>
              </w:rPr>
            </w:pPr>
            <w:ins w:id="5847" w:author="Della Faille Philippe" w:date="2019-08-09T13:33:00Z">
              <w:r w:rsidRPr="00740232">
                <w:rPr>
                  <w:rFonts w:ascii="Calibri" w:eastAsia="Times New Roman" w:hAnsi="Calibri" w:cs="Calibri"/>
                  <w:b/>
                  <w:bCs/>
                  <w:color w:val="000000"/>
                  <w:sz w:val="16"/>
                </w:rPr>
                <w:t>MAIN DATA THAT CAN BE PUT IN ONLY ONE MUDBUS FRAME</w:t>
              </w:r>
            </w:ins>
          </w:p>
        </w:tc>
        <w:tc>
          <w:tcPr>
            <w:tcW w:w="960" w:type="dxa"/>
            <w:tcBorders>
              <w:top w:val="nil"/>
              <w:left w:val="nil"/>
              <w:bottom w:val="nil"/>
              <w:right w:val="single" w:sz="4" w:space="0" w:color="auto"/>
            </w:tcBorders>
            <w:shd w:val="clear" w:color="000000" w:fill="A9D08E"/>
            <w:noWrap/>
            <w:vAlign w:val="bottom"/>
            <w:hideMark/>
          </w:tcPr>
          <w:p w14:paraId="421489FA" w14:textId="77777777" w:rsidR="00E27DD8" w:rsidRPr="00740232" w:rsidRDefault="00E27DD8" w:rsidP="00D54586">
            <w:pPr>
              <w:spacing w:after="0"/>
              <w:jc w:val="left"/>
              <w:rPr>
                <w:ins w:id="5848" w:author="Della Faille Philippe" w:date="2019-08-09T13:33:00Z"/>
                <w:rFonts w:ascii="Calibri" w:eastAsia="Times New Roman" w:hAnsi="Calibri" w:cs="Calibri"/>
                <w:color w:val="000000"/>
                <w:sz w:val="16"/>
              </w:rPr>
            </w:pPr>
            <w:ins w:id="5849" w:author="Della Faille Philippe" w:date="2019-08-09T13:33:00Z">
              <w:r w:rsidRPr="00740232">
                <w:rPr>
                  <w:rFonts w:ascii="Calibri" w:eastAsia="Times New Roman" w:hAnsi="Calibri" w:cs="Calibri"/>
                  <w:color w:val="000000"/>
                  <w:sz w:val="16"/>
                </w:rPr>
                <w:t> </w:t>
              </w:r>
            </w:ins>
          </w:p>
        </w:tc>
        <w:tc>
          <w:tcPr>
            <w:tcW w:w="960" w:type="dxa"/>
            <w:tcBorders>
              <w:top w:val="single" w:sz="4" w:space="0" w:color="auto"/>
              <w:left w:val="nil"/>
              <w:bottom w:val="nil"/>
              <w:right w:val="single" w:sz="4" w:space="0" w:color="auto"/>
            </w:tcBorders>
            <w:shd w:val="clear" w:color="000000" w:fill="A9D08E"/>
            <w:noWrap/>
            <w:vAlign w:val="bottom"/>
            <w:hideMark/>
          </w:tcPr>
          <w:p w14:paraId="28FE1D14" w14:textId="77777777" w:rsidR="00E27DD8" w:rsidRPr="00740232" w:rsidRDefault="00E27DD8" w:rsidP="00D54586">
            <w:pPr>
              <w:spacing w:after="0"/>
              <w:jc w:val="center"/>
              <w:rPr>
                <w:ins w:id="5850" w:author="Della Faille Philippe" w:date="2019-08-09T13:33:00Z"/>
                <w:rFonts w:ascii="Calibri" w:eastAsia="Times New Roman" w:hAnsi="Calibri" w:cs="Calibri"/>
                <w:color w:val="000000"/>
                <w:sz w:val="16"/>
              </w:rPr>
            </w:pPr>
            <w:ins w:id="5851" w:author="Della Faille Philippe" w:date="2019-08-09T13:33:00Z">
              <w:r w:rsidRPr="00740232">
                <w:rPr>
                  <w:rFonts w:ascii="Calibri" w:eastAsia="Times New Roman" w:hAnsi="Calibri" w:cs="Calibri"/>
                  <w:color w:val="000000"/>
                  <w:sz w:val="16"/>
                </w:rPr>
                <w:t>5</w:t>
              </w:r>
            </w:ins>
          </w:p>
        </w:tc>
        <w:tc>
          <w:tcPr>
            <w:tcW w:w="2680" w:type="dxa"/>
            <w:tcBorders>
              <w:top w:val="single" w:sz="4" w:space="0" w:color="auto"/>
              <w:left w:val="nil"/>
              <w:bottom w:val="nil"/>
              <w:right w:val="nil"/>
            </w:tcBorders>
            <w:shd w:val="clear" w:color="000000" w:fill="A9D08E"/>
            <w:noWrap/>
            <w:vAlign w:val="bottom"/>
            <w:hideMark/>
          </w:tcPr>
          <w:p w14:paraId="37AE5944" w14:textId="77777777" w:rsidR="00E27DD8" w:rsidRPr="00740232" w:rsidRDefault="00E27DD8" w:rsidP="00D54586">
            <w:pPr>
              <w:spacing w:after="0"/>
              <w:jc w:val="left"/>
              <w:rPr>
                <w:ins w:id="5852" w:author="Della Faille Philippe" w:date="2019-08-09T13:33:00Z"/>
                <w:rFonts w:ascii="Calibri" w:eastAsia="Times New Roman" w:hAnsi="Calibri" w:cs="Calibri"/>
                <w:color w:val="000000"/>
                <w:sz w:val="16"/>
              </w:rPr>
            </w:pPr>
            <w:ins w:id="5853" w:author="Della Faille Philippe" w:date="2019-08-09T13:33:00Z">
              <w:r w:rsidRPr="00740232">
                <w:rPr>
                  <w:rFonts w:ascii="Calibri" w:eastAsia="Times New Roman" w:hAnsi="Calibri" w:cs="Calibri"/>
                  <w:color w:val="000000"/>
                  <w:sz w:val="16"/>
                </w:rPr>
                <w:t>Live counter</w:t>
              </w:r>
            </w:ins>
          </w:p>
        </w:tc>
        <w:tc>
          <w:tcPr>
            <w:tcW w:w="960" w:type="dxa"/>
            <w:tcBorders>
              <w:top w:val="single" w:sz="4" w:space="0" w:color="auto"/>
              <w:left w:val="single" w:sz="4" w:space="0" w:color="auto"/>
              <w:bottom w:val="nil"/>
              <w:right w:val="single" w:sz="4" w:space="0" w:color="auto"/>
            </w:tcBorders>
            <w:shd w:val="clear" w:color="000000" w:fill="A9D08E"/>
            <w:noWrap/>
            <w:vAlign w:val="bottom"/>
            <w:hideMark/>
          </w:tcPr>
          <w:p w14:paraId="36A346BE" w14:textId="77777777" w:rsidR="00E27DD8" w:rsidRPr="00740232" w:rsidRDefault="00E27DD8" w:rsidP="00D54586">
            <w:pPr>
              <w:spacing w:after="0"/>
              <w:jc w:val="center"/>
              <w:rPr>
                <w:ins w:id="5854" w:author="Della Faille Philippe" w:date="2019-08-09T13:33:00Z"/>
                <w:rFonts w:ascii="Calibri" w:eastAsia="Times New Roman" w:hAnsi="Calibri" w:cs="Calibri"/>
                <w:color w:val="000000"/>
                <w:sz w:val="16"/>
              </w:rPr>
            </w:pPr>
            <w:ins w:id="5855" w:author="Della Faille Philippe" w:date="2019-08-09T13:33:00Z">
              <w:r w:rsidRPr="00740232">
                <w:rPr>
                  <w:rFonts w:ascii="Calibri" w:eastAsia="Times New Roman" w:hAnsi="Calibri" w:cs="Calibri"/>
                  <w:color w:val="000000"/>
                  <w:sz w:val="16"/>
                </w:rPr>
                <w:t> </w:t>
              </w:r>
            </w:ins>
          </w:p>
        </w:tc>
        <w:tc>
          <w:tcPr>
            <w:tcW w:w="960" w:type="dxa"/>
            <w:tcBorders>
              <w:top w:val="single" w:sz="4" w:space="0" w:color="auto"/>
              <w:left w:val="nil"/>
              <w:bottom w:val="nil"/>
              <w:right w:val="single" w:sz="4" w:space="0" w:color="auto"/>
            </w:tcBorders>
            <w:shd w:val="clear" w:color="000000" w:fill="A9D08E"/>
            <w:noWrap/>
            <w:vAlign w:val="bottom"/>
            <w:hideMark/>
          </w:tcPr>
          <w:p w14:paraId="30DDB3FA" w14:textId="77777777" w:rsidR="00E27DD8" w:rsidRPr="00740232" w:rsidRDefault="00E27DD8" w:rsidP="00D54586">
            <w:pPr>
              <w:spacing w:after="0"/>
              <w:jc w:val="center"/>
              <w:rPr>
                <w:ins w:id="5856" w:author="Della Faille Philippe" w:date="2019-08-09T13:33:00Z"/>
                <w:rFonts w:ascii="Calibri" w:eastAsia="Times New Roman" w:hAnsi="Calibri" w:cs="Calibri"/>
                <w:color w:val="000000"/>
                <w:sz w:val="16"/>
              </w:rPr>
            </w:pPr>
            <w:ins w:id="5857" w:author="Della Faille Philippe" w:date="2019-08-09T13:33:00Z">
              <w:r w:rsidRPr="00740232">
                <w:rPr>
                  <w:rFonts w:ascii="Calibri" w:eastAsia="Times New Roman" w:hAnsi="Calibri" w:cs="Calibri"/>
                  <w:color w:val="000000"/>
                  <w:sz w:val="16"/>
                </w:rPr>
                <w:t>uint16_t</w:t>
              </w:r>
            </w:ins>
          </w:p>
        </w:tc>
        <w:tc>
          <w:tcPr>
            <w:tcW w:w="960" w:type="dxa"/>
            <w:tcBorders>
              <w:top w:val="single" w:sz="4" w:space="0" w:color="auto"/>
              <w:left w:val="nil"/>
              <w:bottom w:val="nil"/>
              <w:right w:val="single" w:sz="4" w:space="0" w:color="auto"/>
            </w:tcBorders>
            <w:shd w:val="clear" w:color="000000" w:fill="A9D08E"/>
            <w:noWrap/>
            <w:vAlign w:val="bottom"/>
            <w:hideMark/>
          </w:tcPr>
          <w:p w14:paraId="444E4633" w14:textId="77777777" w:rsidR="00E27DD8" w:rsidRPr="00740232" w:rsidRDefault="00E27DD8" w:rsidP="00D54586">
            <w:pPr>
              <w:spacing w:after="0"/>
              <w:jc w:val="center"/>
              <w:rPr>
                <w:ins w:id="5858" w:author="Della Faille Philippe" w:date="2019-08-09T13:33:00Z"/>
                <w:rFonts w:ascii="Calibri" w:eastAsia="Times New Roman" w:hAnsi="Calibri" w:cs="Calibri"/>
                <w:color w:val="000000"/>
                <w:sz w:val="16"/>
              </w:rPr>
            </w:pPr>
            <w:ins w:id="5859" w:author="Della Faille Philippe" w:date="2019-08-09T13:33:00Z">
              <w:r w:rsidRPr="00740232">
                <w:rPr>
                  <w:rFonts w:ascii="Calibri" w:eastAsia="Times New Roman" w:hAnsi="Calibri" w:cs="Calibri"/>
                  <w:color w:val="000000"/>
                  <w:sz w:val="16"/>
                </w:rPr>
                <w:t>1</w:t>
              </w:r>
            </w:ins>
          </w:p>
        </w:tc>
        <w:tc>
          <w:tcPr>
            <w:tcW w:w="644" w:type="dxa"/>
            <w:tcBorders>
              <w:top w:val="single" w:sz="4" w:space="0" w:color="auto"/>
              <w:left w:val="nil"/>
              <w:bottom w:val="nil"/>
              <w:right w:val="single" w:sz="4" w:space="0" w:color="auto"/>
            </w:tcBorders>
            <w:shd w:val="clear" w:color="000000" w:fill="A9D08E"/>
            <w:noWrap/>
            <w:vAlign w:val="bottom"/>
            <w:hideMark/>
          </w:tcPr>
          <w:p w14:paraId="09E7FE34" w14:textId="77777777" w:rsidR="00E27DD8" w:rsidRPr="00740232" w:rsidRDefault="00E27DD8" w:rsidP="00D54586">
            <w:pPr>
              <w:spacing w:after="0"/>
              <w:jc w:val="center"/>
              <w:rPr>
                <w:ins w:id="5860" w:author="Della Faille Philippe" w:date="2019-08-09T13:33:00Z"/>
                <w:rFonts w:ascii="Calibri" w:eastAsia="Times New Roman" w:hAnsi="Calibri" w:cs="Calibri"/>
                <w:color w:val="000000"/>
                <w:sz w:val="16"/>
              </w:rPr>
            </w:pPr>
            <w:ins w:id="5861" w:author="Della Faille Philippe" w:date="2019-08-09T13:33:00Z">
              <w:r w:rsidRPr="00740232">
                <w:rPr>
                  <w:rFonts w:ascii="Calibri" w:eastAsia="Times New Roman" w:hAnsi="Calibri" w:cs="Calibri"/>
                  <w:color w:val="000000"/>
                  <w:sz w:val="16"/>
                </w:rPr>
                <w:t>4</w:t>
              </w:r>
            </w:ins>
          </w:p>
        </w:tc>
        <w:tc>
          <w:tcPr>
            <w:tcW w:w="1276" w:type="dxa"/>
            <w:tcBorders>
              <w:top w:val="single" w:sz="4" w:space="0" w:color="auto"/>
              <w:left w:val="nil"/>
              <w:bottom w:val="nil"/>
              <w:right w:val="single" w:sz="4" w:space="0" w:color="auto"/>
            </w:tcBorders>
            <w:shd w:val="clear" w:color="000000" w:fill="A9D08E"/>
            <w:noWrap/>
            <w:vAlign w:val="bottom"/>
            <w:hideMark/>
          </w:tcPr>
          <w:p w14:paraId="240FC50B" w14:textId="77777777" w:rsidR="00E27DD8" w:rsidRPr="00740232" w:rsidRDefault="00E27DD8" w:rsidP="00D54586">
            <w:pPr>
              <w:spacing w:after="0"/>
              <w:jc w:val="center"/>
              <w:rPr>
                <w:ins w:id="5862" w:author="Della Faille Philippe" w:date="2019-08-09T13:33:00Z"/>
                <w:rFonts w:ascii="Calibri" w:eastAsia="Times New Roman" w:hAnsi="Calibri" w:cs="Calibri"/>
                <w:color w:val="000000"/>
                <w:sz w:val="16"/>
              </w:rPr>
            </w:pPr>
            <w:ins w:id="5863" w:author="Della Faille Philippe" w:date="2019-08-09T13:33:00Z">
              <w:r w:rsidRPr="00740232">
                <w:rPr>
                  <w:rFonts w:ascii="Calibri" w:eastAsia="Times New Roman" w:hAnsi="Calibri" w:cs="Calibri"/>
                  <w:color w:val="000000"/>
                  <w:sz w:val="16"/>
                </w:rPr>
                <w:t>0x0004</w:t>
              </w:r>
            </w:ins>
          </w:p>
        </w:tc>
      </w:tr>
      <w:tr w:rsidR="00E27DD8" w:rsidRPr="00740232" w14:paraId="4017DA36" w14:textId="77777777" w:rsidTr="00D54586">
        <w:trPr>
          <w:trHeight w:val="288"/>
          <w:ins w:id="5864" w:author="Della Faille Philippe" w:date="2019-08-09T13:33:00Z"/>
        </w:trPr>
        <w:tc>
          <w:tcPr>
            <w:tcW w:w="960" w:type="dxa"/>
            <w:vMerge/>
            <w:tcBorders>
              <w:top w:val="nil"/>
              <w:left w:val="nil"/>
              <w:bottom w:val="nil"/>
              <w:right w:val="nil"/>
            </w:tcBorders>
            <w:vAlign w:val="center"/>
            <w:hideMark/>
          </w:tcPr>
          <w:p w14:paraId="02CAD9B3" w14:textId="77777777" w:rsidR="00E27DD8" w:rsidRPr="00740232" w:rsidRDefault="00E27DD8" w:rsidP="00D54586">
            <w:pPr>
              <w:spacing w:after="0"/>
              <w:jc w:val="left"/>
              <w:rPr>
                <w:ins w:id="5865" w:author="Della Faille Philippe" w:date="2019-08-09T13:33:00Z"/>
                <w:rFonts w:ascii="Calibri" w:eastAsia="Times New Roman" w:hAnsi="Calibri" w:cs="Calibri"/>
                <w:b/>
                <w:bCs/>
                <w:color w:val="000000"/>
                <w:sz w:val="16"/>
              </w:rPr>
            </w:pPr>
          </w:p>
        </w:tc>
        <w:tc>
          <w:tcPr>
            <w:tcW w:w="960" w:type="dxa"/>
            <w:vMerge w:val="restart"/>
            <w:tcBorders>
              <w:top w:val="single" w:sz="4" w:space="0" w:color="auto"/>
              <w:left w:val="single" w:sz="4" w:space="0" w:color="auto"/>
              <w:bottom w:val="single" w:sz="4" w:space="0" w:color="000000"/>
              <w:right w:val="single" w:sz="4" w:space="0" w:color="auto"/>
            </w:tcBorders>
            <w:shd w:val="clear" w:color="000000" w:fill="FFF2CC"/>
            <w:noWrap/>
            <w:textDirection w:val="btLr"/>
            <w:vAlign w:val="center"/>
            <w:hideMark/>
          </w:tcPr>
          <w:p w14:paraId="3B0E5343" w14:textId="77777777" w:rsidR="00E27DD8" w:rsidRPr="00740232" w:rsidRDefault="00E27DD8" w:rsidP="00D54586">
            <w:pPr>
              <w:spacing w:after="0"/>
              <w:jc w:val="center"/>
              <w:rPr>
                <w:ins w:id="5866" w:author="Della Faille Philippe" w:date="2019-08-09T13:33:00Z"/>
                <w:rFonts w:ascii="Calibri" w:eastAsia="Times New Roman" w:hAnsi="Calibri" w:cs="Calibri"/>
                <w:b/>
                <w:bCs/>
                <w:color w:val="000000"/>
                <w:sz w:val="16"/>
              </w:rPr>
            </w:pPr>
            <w:ins w:id="5867" w:author="Della Faille Philippe" w:date="2019-08-09T13:33:00Z">
              <w:r w:rsidRPr="00740232">
                <w:rPr>
                  <w:rFonts w:ascii="Calibri" w:eastAsia="Times New Roman" w:hAnsi="Calibri" w:cs="Calibri"/>
                  <w:b/>
                  <w:bCs/>
                  <w:color w:val="000000"/>
                  <w:sz w:val="16"/>
                </w:rPr>
                <w:t>Status</w:t>
              </w:r>
            </w:ins>
          </w:p>
        </w:tc>
        <w:tc>
          <w:tcPr>
            <w:tcW w:w="960" w:type="dxa"/>
            <w:tcBorders>
              <w:top w:val="single" w:sz="4" w:space="0" w:color="auto"/>
              <w:left w:val="nil"/>
              <w:bottom w:val="nil"/>
              <w:right w:val="single" w:sz="4" w:space="0" w:color="auto"/>
            </w:tcBorders>
            <w:shd w:val="clear" w:color="000000" w:fill="FFF2CC"/>
            <w:noWrap/>
            <w:vAlign w:val="bottom"/>
            <w:hideMark/>
          </w:tcPr>
          <w:p w14:paraId="2F9D03C4" w14:textId="77777777" w:rsidR="00E27DD8" w:rsidRPr="00740232" w:rsidRDefault="00E27DD8" w:rsidP="00D54586">
            <w:pPr>
              <w:spacing w:after="0"/>
              <w:jc w:val="center"/>
              <w:rPr>
                <w:ins w:id="5868" w:author="Della Faille Philippe" w:date="2019-08-09T13:33:00Z"/>
                <w:rFonts w:ascii="Calibri" w:eastAsia="Times New Roman" w:hAnsi="Calibri" w:cs="Calibri"/>
                <w:color w:val="000000"/>
                <w:sz w:val="16"/>
              </w:rPr>
            </w:pPr>
            <w:ins w:id="5869" w:author="Della Faille Philippe" w:date="2019-08-09T13:33:00Z">
              <w:r w:rsidRPr="00740232">
                <w:rPr>
                  <w:rFonts w:ascii="Calibri" w:eastAsia="Times New Roman" w:hAnsi="Calibri" w:cs="Calibri"/>
                  <w:color w:val="000000"/>
                  <w:sz w:val="16"/>
                </w:rPr>
                <w:t>6</w:t>
              </w:r>
            </w:ins>
          </w:p>
        </w:tc>
        <w:tc>
          <w:tcPr>
            <w:tcW w:w="2680" w:type="dxa"/>
            <w:tcBorders>
              <w:top w:val="single" w:sz="4" w:space="0" w:color="auto"/>
              <w:left w:val="nil"/>
              <w:bottom w:val="nil"/>
              <w:right w:val="nil"/>
            </w:tcBorders>
            <w:shd w:val="clear" w:color="000000" w:fill="FFF2CC"/>
            <w:noWrap/>
            <w:vAlign w:val="bottom"/>
            <w:hideMark/>
          </w:tcPr>
          <w:p w14:paraId="35A63931" w14:textId="77777777" w:rsidR="00E27DD8" w:rsidRPr="00740232" w:rsidRDefault="00E27DD8" w:rsidP="00D54586">
            <w:pPr>
              <w:spacing w:after="0"/>
              <w:jc w:val="left"/>
              <w:rPr>
                <w:ins w:id="5870" w:author="Della Faille Philippe" w:date="2019-08-09T13:33:00Z"/>
                <w:rFonts w:ascii="Calibri" w:eastAsia="Times New Roman" w:hAnsi="Calibri" w:cs="Calibri"/>
                <w:color w:val="000000"/>
                <w:sz w:val="16"/>
              </w:rPr>
            </w:pPr>
            <w:ins w:id="5871" w:author="Della Faille Philippe" w:date="2019-08-09T13:33:00Z">
              <w:r w:rsidRPr="00740232">
                <w:rPr>
                  <w:rFonts w:ascii="Calibri" w:eastAsia="Times New Roman" w:hAnsi="Calibri" w:cs="Calibri"/>
                  <w:color w:val="000000"/>
                  <w:sz w:val="16"/>
                </w:rPr>
                <w:t>SSM status</w:t>
              </w:r>
            </w:ins>
          </w:p>
        </w:tc>
        <w:tc>
          <w:tcPr>
            <w:tcW w:w="960" w:type="dxa"/>
            <w:tcBorders>
              <w:top w:val="single" w:sz="4" w:space="0" w:color="auto"/>
              <w:left w:val="single" w:sz="4" w:space="0" w:color="auto"/>
              <w:bottom w:val="nil"/>
              <w:right w:val="single" w:sz="4" w:space="0" w:color="auto"/>
            </w:tcBorders>
            <w:shd w:val="clear" w:color="000000" w:fill="FFF2CC"/>
            <w:noWrap/>
            <w:vAlign w:val="bottom"/>
            <w:hideMark/>
          </w:tcPr>
          <w:p w14:paraId="44ECCF1D" w14:textId="77777777" w:rsidR="00E27DD8" w:rsidRPr="00740232" w:rsidRDefault="00E27DD8" w:rsidP="00D54586">
            <w:pPr>
              <w:spacing w:after="0"/>
              <w:jc w:val="center"/>
              <w:rPr>
                <w:ins w:id="5872" w:author="Della Faille Philippe" w:date="2019-08-09T13:33:00Z"/>
                <w:rFonts w:ascii="Calibri" w:eastAsia="Times New Roman" w:hAnsi="Calibri" w:cs="Calibri"/>
                <w:color w:val="000000"/>
                <w:sz w:val="16"/>
              </w:rPr>
            </w:pPr>
            <w:ins w:id="5873" w:author="Della Faille Philippe" w:date="2019-08-09T13:33:00Z">
              <w:r w:rsidRPr="00740232">
                <w:rPr>
                  <w:rFonts w:ascii="Calibri" w:eastAsia="Times New Roman" w:hAnsi="Calibri" w:cs="Calibri"/>
                  <w:color w:val="000000"/>
                  <w:sz w:val="16"/>
                </w:rPr>
                <w:t> </w:t>
              </w:r>
            </w:ins>
          </w:p>
        </w:tc>
        <w:tc>
          <w:tcPr>
            <w:tcW w:w="960" w:type="dxa"/>
            <w:tcBorders>
              <w:top w:val="single" w:sz="4" w:space="0" w:color="auto"/>
              <w:left w:val="nil"/>
              <w:bottom w:val="nil"/>
              <w:right w:val="single" w:sz="4" w:space="0" w:color="auto"/>
            </w:tcBorders>
            <w:shd w:val="clear" w:color="000000" w:fill="FFF2CC"/>
            <w:noWrap/>
            <w:vAlign w:val="bottom"/>
            <w:hideMark/>
          </w:tcPr>
          <w:p w14:paraId="4BD25BDC" w14:textId="77777777" w:rsidR="00E27DD8" w:rsidRPr="00740232" w:rsidRDefault="00E27DD8" w:rsidP="00D54586">
            <w:pPr>
              <w:spacing w:after="0"/>
              <w:jc w:val="center"/>
              <w:rPr>
                <w:ins w:id="5874" w:author="Della Faille Philippe" w:date="2019-08-09T13:33:00Z"/>
                <w:rFonts w:ascii="Calibri" w:eastAsia="Times New Roman" w:hAnsi="Calibri" w:cs="Calibri"/>
                <w:color w:val="000000"/>
                <w:sz w:val="16"/>
              </w:rPr>
            </w:pPr>
            <w:ins w:id="5875" w:author="Della Faille Philippe" w:date="2019-08-09T13:33:00Z">
              <w:r w:rsidRPr="00740232">
                <w:rPr>
                  <w:rFonts w:ascii="Calibri" w:eastAsia="Times New Roman" w:hAnsi="Calibri" w:cs="Calibri"/>
                  <w:color w:val="000000"/>
                  <w:sz w:val="16"/>
                </w:rPr>
                <w:t>uint16_t</w:t>
              </w:r>
            </w:ins>
          </w:p>
        </w:tc>
        <w:tc>
          <w:tcPr>
            <w:tcW w:w="960" w:type="dxa"/>
            <w:tcBorders>
              <w:top w:val="single" w:sz="4" w:space="0" w:color="auto"/>
              <w:left w:val="nil"/>
              <w:bottom w:val="nil"/>
              <w:right w:val="single" w:sz="4" w:space="0" w:color="auto"/>
            </w:tcBorders>
            <w:shd w:val="clear" w:color="000000" w:fill="FFF2CC"/>
            <w:noWrap/>
            <w:vAlign w:val="bottom"/>
            <w:hideMark/>
          </w:tcPr>
          <w:p w14:paraId="601AD5F8" w14:textId="77777777" w:rsidR="00E27DD8" w:rsidRPr="00740232" w:rsidRDefault="00E27DD8" w:rsidP="00D54586">
            <w:pPr>
              <w:spacing w:after="0"/>
              <w:jc w:val="center"/>
              <w:rPr>
                <w:ins w:id="5876" w:author="Della Faille Philippe" w:date="2019-08-09T13:33:00Z"/>
                <w:rFonts w:ascii="Calibri" w:eastAsia="Times New Roman" w:hAnsi="Calibri" w:cs="Calibri"/>
                <w:color w:val="000000"/>
                <w:sz w:val="16"/>
              </w:rPr>
            </w:pPr>
            <w:ins w:id="5877" w:author="Della Faille Philippe" w:date="2019-08-09T13:33:00Z">
              <w:r w:rsidRPr="00740232">
                <w:rPr>
                  <w:rFonts w:ascii="Calibri" w:eastAsia="Times New Roman" w:hAnsi="Calibri" w:cs="Calibri"/>
                  <w:color w:val="000000"/>
                  <w:sz w:val="16"/>
                </w:rPr>
                <w:t>1</w:t>
              </w:r>
            </w:ins>
          </w:p>
        </w:tc>
        <w:tc>
          <w:tcPr>
            <w:tcW w:w="644" w:type="dxa"/>
            <w:tcBorders>
              <w:top w:val="single" w:sz="4" w:space="0" w:color="auto"/>
              <w:left w:val="nil"/>
              <w:bottom w:val="nil"/>
              <w:right w:val="single" w:sz="4" w:space="0" w:color="auto"/>
            </w:tcBorders>
            <w:shd w:val="clear" w:color="000000" w:fill="FFF2CC"/>
            <w:noWrap/>
            <w:vAlign w:val="bottom"/>
            <w:hideMark/>
          </w:tcPr>
          <w:p w14:paraId="008F7D24" w14:textId="77777777" w:rsidR="00E27DD8" w:rsidRPr="00740232" w:rsidRDefault="00E27DD8" w:rsidP="00D54586">
            <w:pPr>
              <w:spacing w:after="0"/>
              <w:jc w:val="center"/>
              <w:rPr>
                <w:ins w:id="5878" w:author="Della Faille Philippe" w:date="2019-08-09T13:33:00Z"/>
                <w:rFonts w:ascii="Calibri" w:eastAsia="Times New Roman" w:hAnsi="Calibri" w:cs="Calibri"/>
                <w:color w:val="000000"/>
                <w:sz w:val="16"/>
              </w:rPr>
            </w:pPr>
            <w:ins w:id="5879" w:author="Della Faille Philippe" w:date="2019-08-09T13:33:00Z">
              <w:r w:rsidRPr="00740232">
                <w:rPr>
                  <w:rFonts w:ascii="Calibri" w:eastAsia="Times New Roman" w:hAnsi="Calibri" w:cs="Calibri"/>
                  <w:color w:val="000000"/>
                  <w:sz w:val="16"/>
                </w:rPr>
                <w:t>5</w:t>
              </w:r>
            </w:ins>
          </w:p>
        </w:tc>
        <w:tc>
          <w:tcPr>
            <w:tcW w:w="1276" w:type="dxa"/>
            <w:tcBorders>
              <w:top w:val="single" w:sz="4" w:space="0" w:color="auto"/>
              <w:left w:val="nil"/>
              <w:bottom w:val="nil"/>
              <w:right w:val="single" w:sz="4" w:space="0" w:color="auto"/>
            </w:tcBorders>
            <w:shd w:val="clear" w:color="000000" w:fill="FFF2CC"/>
            <w:noWrap/>
            <w:vAlign w:val="bottom"/>
            <w:hideMark/>
          </w:tcPr>
          <w:p w14:paraId="1BC06CBA" w14:textId="77777777" w:rsidR="00E27DD8" w:rsidRPr="00740232" w:rsidRDefault="00E27DD8" w:rsidP="00D54586">
            <w:pPr>
              <w:spacing w:after="0"/>
              <w:jc w:val="center"/>
              <w:rPr>
                <w:ins w:id="5880" w:author="Della Faille Philippe" w:date="2019-08-09T13:33:00Z"/>
                <w:rFonts w:ascii="Calibri" w:eastAsia="Times New Roman" w:hAnsi="Calibri" w:cs="Calibri"/>
                <w:color w:val="000000"/>
                <w:sz w:val="16"/>
              </w:rPr>
            </w:pPr>
            <w:ins w:id="5881" w:author="Della Faille Philippe" w:date="2019-08-09T13:33:00Z">
              <w:r w:rsidRPr="00740232">
                <w:rPr>
                  <w:rFonts w:ascii="Calibri" w:eastAsia="Times New Roman" w:hAnsi="Calibri" w:cs="Calibri"/>
                  <w:color w:val="000000"/>
                  <w:sz w:val="16"/>
                </w:rPr>
                <w:t>0x0005</w:t>
              </w:r>
            </w:ins>
          </w:p>
        </w:tc>
      </w:tr>
      <w:tr w:rsidR="00E27DD8" w:rsidRPr="00740232" w14:paraId="75A11FF7" w14:textId="77777777" w:rsidTr="00D54586">
        <w:trPr>
          <w:trHeight w:val="288"/>
          <w:ins w:id="5882" w:author="Della Faille Philippe" w:date="2019-08-09T13:33:00Z"/>
        </w:trPr>
        <w:tc>
          <w:tcPr>
            <w:tcW w:w="960" w:type="dxa"/>
            <w:vMerge/>
            <w:tcBorders>
              <w:top w:val="nil"/>
              <w:left w:val="nil"/>
              <w:bottom w:val="nil"/>
              <w:right w:val="nil"/>
            </w:tcBorders>
            <w:vAlign w:val="center"/>
            <w:hideMark/>
          </w:tcPr>
          <w:p w14:paraId="6E1B2943" w14:textId="77777777" w:rsidR="00E27DD8" w:rsidRPr="00740232" w:rsidRDefault="00E27DD8" w:rsidP="00D54586">
            <w:pPr>
              <w:spacing w:after="0"/>
              <w:jc w:val="left"/>
              <w:rPr>
                <w:ins w:id="5883"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230AD731" w14:textId="77777777" w:rsidR="00E27DD8" w:rsidRPr="00740232" w:rsidRDefault="00E27DD8" w:rsidP="00D54586">
            <w:pPr>
              <w:spacing w:after="0"/>
              <w:jc w:val="left"/>
              <w:rPr>
                <w:ins w:id="5884"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71EE4359" w14:textId="77777777" w:rsidR="00E27DD8" w:rsidRPr="00740232" w:rsidRDefault="00E27DD8" w:rsidP="00D54586">
            <w:pPr>
              <w:spacing w:after="0"/>
              <w:jc w:val="center"/>
              <w:rPr>
                <w:ins w:id="5885" w:author="Della Faille Philippe" w:date="2019-08-09T13:33:00Z"/>
                <w:rFonts w:ascii="Calibri" w:eastAsia="Times New Roman" w:hAnsi="Calibri" w:cs="Calibri"/>
                <w:color w:val="000000"/>
                <w:sz w:val="16"/>
              </w:rPr>
            </w:pPr>
            <w:ins w:id="5886" w:author="Della Faille Philippe" w:date="2019-08-09T13:33:00Z">
              <w:r w:rsidRPr="00740232">
                <w:rPr>
                  <w:rFonts w:ascii="Calibri" w:eastAsia="Times New Roman" w:hAnsi="Calibri" w:cs="Calibri"/>
                  <w:color w:val="000000"/>
                  <w:sz w:val="16"/>
                </w:rPr>
                <w:t>7</w:t>
              </w:r>
            </w:ins>
          </w:p>
        </w:tc>
        <w:tc>
          <w:tcPr>
            <w:tcW w:w="2680" w:type="dxa"/>
            <w:tcBorders>
              <w:top w:val="nil"/>
              <w:left w:val="nil"/>
              <w:bottom w:val="nil"/>
              <w:right w:val="nil"/>
            </w:tcBorders>
            <w:shd w:val="clear" w:color="000000" w:fill="FFF2CC"/>
            <w:noWrap/>
            <w:vAlign w:val="bottom"/>
            <w:hideMark/>
          </w:tcPr>
          <w:p w14:paraId="5C9A9149" w14:textId="77777777" w:rsidR="00E27DD8" w:rsidRPr="00740232" w:rsidRDefault="00E27DD8" w:rsidP="00D54586">
            <w:pPr>
              <w:spacing w:after="0"/>
              <w:jc w:val="left"/>
              <w:rPr>
                <w:ins w:id="5887" w:author="Della Faille Philippe" w:date="2019-08-09T13:33:00Z"/>
                <w:rFonts w:ascii="Calibri" w:eastAsia="Times New Roman" w:hAnsi="Calibri" w:cs="Calibri"/>
                <w:color w:val="000000"/>
                <w:sz w:val="16"/>
              </w:rPr>
            </w:pPr>
            <w:ins w:id="5888" w:author="Della Faille Philippe" w:date="2019-08-09T13:33:00Z">
              <w:r w:rsidRPr="00740232">
                <w:rPr>
                  <w:rFonts w:ascii="Calibri" w:eastAsia="Times New Roman" w:hAnsi="Calibri" w:cs="Calibri"/>
                  <w:color w:val="000000"/>
                  <w:sz w:val="16"/>
                </w:rPr>
                <w:t>Pallet status</w:t>
              </w:r>
            </w:ins>
          </w:p>
        </w:tc>
        <w:tc>
          <w:tcPr>
            <w:tcW w:w="960" w:type="dxa"/>
            <w:tcBorders>
              <w:top w:val="nil"/>
              <w:left w:val="single" w:sz="4" w:space="0" w:color="auto"/>
              <w:bottom w:val="nil"/>
              <w:right w:val="single" w:sz="4" w:space="0" w:color="auto"/>
            </w:tcBorders>
            <w:shd w:val="clear" w:color="000000" w:fill="FFF2CC"/>
            <w:noWrap/>
            <w:vAlign w:val="bottom"/>
            <w:hideMark/>
          </w:tcPr>
          <w:p w14:paraId="30C48359" w14:textId="77777777" w:rsidR="00E27DD8" w:rsidRPr="00740232" w:rsidRDefault="00E27DD8" w:rsidP="00D54586">
            <w:pPr>
              <w:spacing w:after="0"/>
              <w:jc w:val="center"/>
              <w:rPr>
                <w:ins w:id="5889" w:author="Della Faille Philippe" w:date="2019-08-09T13:33:00Z"/>
                <w:rFonts w:ascii="Calibri" w:eastAsia="Times New Roman" w:hAnsi="Calibri" w:cs="Calibri"/>
                <w:color w:val="000000"/>
                <w:sz w:val="16"/>
              </w:rPr>
            </w:pPr>
            <w:ins w:id="5890"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7DEFC166" w14:textId="77777777" w:rsidR="00E27DD8" w:rsidRPr="00740232" w:rsidRDefault="00E27DD8" w:rsidP="00D54586">
            <w:pPr>
              <w:spacing w:after="0"/>
              <w:jc w:val="center"/>
              <w:rPr>
                <w:ins w:id="5891" w:author="Della Faille Philippe" w:date="2019-08-09T13:33:00Z"/>
                <w:rFonts w:ascii="Calibri" w:eastAsia="Times New Roman" w:hAnsi="Calibri" w:cs="Calibri"/>
                <w:color w:val="000000"/>
                <w:sz w:val="16"/>
              </w:rPr>
            </w:pPr>
            <w:ins w:id="5892"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71DB5E9D" w14:textId="77777777" w:rsidR="00E27DD8" w:rsidRPr="00740232" w:rsidRDefault="00E27DD8" w:rsidP="00D54586">
            <w:pPr>
              <w:spacing w:after="0"/>
              <w:jc w:val="center"/>
              <w:rPr>
                <w:ins w:id="5893" w:author="Della Faille Philippe" w:date="2019-08-09T13:33:00Z"/>
                <w:rFonts w:ascii="Calibri" w:eastAsia="Times New Roman" w:hAnsi="Calibri" w:cs="Calibri"/>
                <w:color w:val="000000"/>
                <w:sz w:val="16"/>
              </w:rPr>
            </w:pPr>
            <w:ins w:id="5894"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07C990EB" w14:textId="77777777" w:rsidR="00E27DD8" w:rsidRPr="00740232" w:rsidRDefault="00E27DD8" w:rsidP="00D54586">
            <w:pPr>
              <w:spacing w:after="0"/>
              <w:jc w:val="center"/>
              <w:rPr>
                <w:ins w:id="5895" w:author="Della Faille Philippe" w:date="2019-08-09T13:33:00Z"/>
                <w:rFonts w:ascii="Calibri" w:eastAsia="Times New Roman" w:hAnsi="Calibri" w:cs="Calibri"/>
                <w:color w:val="000000"/>
                <w:sz w:val="16"/>
              </w:rPr>
            </w:pPr>
            <w:ins w:id="5896" w:author="Della Faille Philippe" w:date="2019-08-09T13:33:00Z">
              <w:r w:rsidRPr="00740232">
                <w:rPr>
                  <w:rFonts w:ascii="Calibri" w:eastAsia="Times New Roman" w:hAnsi="Calibri" w:cs="Calibri"/>
                  <w:color w:val="000000"/>
                  <w:sz w:val="16"/>
                </w:rPr>
                <w:t>6</w:t>
              </w:r>
            </w:ins>
          </w:p>
        </w:tc>
        <w:tc>
          <w:tcPr>
            <w:tcW w:w="1276" w:type="dxa"/>
            <w:tcBorders>
              <w:top w:val="nil"/>
              <w:left w:val="nil"/>
              <w:bottom w:val="nil"/>
              <w:right w:val="single" w:sz="4" w:space="0" w:color="auto"/>
            </w:tcBorders>
            <w:shd w:val="clear" w:color="000000" w:fill="FFF2CC"/>
            <w:noWrap/>
            <w:vAlign w:val="bottom"/>
            <w:hideMark/>
          </w:tcPr>
          <w:p w14:paraId="5AC93FCA" w14:textId="77777777" w:rsidR="00E27DD8" w:rsidRPr="00740232" w:rsidRDefault="00E27DD8" w:rsidP="00D54586">
            <w:pPr>
              <w:spacing w:after="0"/>
              <w:jc w:val="center"/>
              <w:rPr>
                <w:ins w:id="5897" w:author="Della Faille Philippe" w:date="2019-08-09T13:33:00Z"/>
                <w:rFonts w:ascii="Calibri" w:eastAsia="Times New Roman" w:hAnsi="Calibri" w:cs="Calibri"/>
                <w:color w:val="000000"/>
                <w:sz w:val="16"/>
              </w:rPr>
            </w:pPr>
            <w:ins w:id="5898" w:author="Della Faille Philippe" w:date="2019-08-09T13:33:00Z">
              <w:r w:rsidRPr="00740232">
                <w:rPr>
                  <w:rFonts w:ascii="Calibri" w:eastAsia="Times New Roman" w:hAnsi="Calibri" w:cs="Calibri"/>
                  <w:color w:val="000000"/>
                  <w:sz w:val="16"/>
                </w:rPr>
                <w:t>0x0006</w:t>
              </w:r>
            </w:ins>
          </w:p>
        </w:tc>
      </w:tr>
      <w:tr w:rsidR="00E27DD8" w:rsidRPr="00740232" w14:paraId="412C103C" w14:textId="77777777" w:rsidTr="00D54586">
        <w:trPr>
          <w:trHeight w:val="288"/>
          <w:ins w:id="5899" w:author="Della Faille Philippe" w:date="2019-08-09T13:33:00Z"/>
        </w:trPr>
        <w:tc>
          <w:tcPr>
            <w:tcW w:w="960" w:type="dxa"/>
            <w:vMerge/>
            <w:tcBorders>
              <w:top w:val="nil"/>
              <w:left w:val="nil"/>
              <w:bottom w:val="nil"/>
              <w:right w:val="nil"/>
            </w:tcBorders>
            <w:vAlign w:val="center"/>
            <w:hideMark/>
          </w:tcPr>
          <w:p w14:paraId="41544309" w14:textId="77777777" w:rsidR="00E27DD8" w:rsidRPr="00740232" w:rsidRDefault="00E27DD8" w:rsidP="00D54586">
            <w:pPr>
              <w:spacing w:after="0"/>
              <w:jc w:val="left"/>
              <w:rPr>
                <w:ins w:id="5900"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89C974B" w14:textId="77777777" w:rsidR="00E27DD8" w:rsidRPr="00740232" w:rsidRDefault="00E27DD8" w:rsidP="00D54586">
            <w:pPr>
              <w:spacing w:after="0"/>
              <w:jc w:val="left"/>
              <w:rPr>
                <w:ins w:id="590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0A650F16" w14:textId="77777777" w:rsidR="00E27DD8" w:rsidRPr="00740232" w:rsidRDefault="00E27DD8" w:rsidP="00D54586">
            <w:pPr>
              <w:spacing w:after="0"/>
              <w:jc w:val="center"/>
              <w:rPr>
                <w:ins w:id="5902" w:author="Della Faille Philippe" w:date="2019-08-09T13:33:00Z"/>
                <w:rFonts w:ascii="Calibri" w:eastAsia="Times New Roman" w:hAnsi="Calibri" w:cs="Calibri"/>
                <w:color w:val="000000"/>
                <w:sz w:val="16"/>
              </w:rPr>
            </w:pPr>
            <w:ins w:id="5903" w:author="Della Faille Philippe" w:date="2019-08-09T13:33:00Z">
              <w:r w:rsidRPr="00740232">
                <w:rPr>
                  <w:rFonts w:ascii="Calibri" w:eastAsia="Times New Roman" w:hAnsi="Calibri" w:cs="Calibri"/>
                  <w:color w:val="000000"/>
                  <w:sz w:val="16"/>
                </w:rPr>
                <w:t>8</w:t>
              </w:r>
            </w:ins>
          </w:p>
        </w:tc>
        <w:tc>
          <w:tcPr>
            <w:tcW w:w="2680" w:type="dxa"/>
            <w:tcBorders>
              <w:top w:val="nil"/>
              <w:left w:val="nil"/>
              <w:bottom w:val="nil"/>
              <w:right w:val="nil"/>
            </w:tcBorders>
            <w:shd w:val="clear" w:color="000000" w:fill="FFF2CC"/>
            <w:noWrap/>
            <w:vAlign w:val="bottom"/>
            <w:hideMark/>
          </w:tcPr>
          <w:p w14:paraId="6200759D" w14:textId="77777777" w:rsidR="00E27DD8" w:rsidRPr="00740232" w:rsidRDefault="00E27DD8" w:rsidP="00D54586">
            <w:pPr>
              <w:spacing w:after="0"/>
              <w:jc w:val="left"/>
              <w:rPr>
                <w:ins w:id="5904" w:author="Della Faille Philippe" w:date="2019-08-09T13:33:00Z"/>
                <w:rFonts w:ascii="Calibri" w:eastAsia="Times New Roman" w:hAnsi="Calibri" w:cs="Calibri"/>
                <w:color w:val="000000"/>
                <w:sz w:val="16"/>
              </w:rPr>
            </w:pPr>
            <w:ins w:id="5905" w:author="Della Faille Philippe" w:date="2019-08-09T13:33:00Z">
              <w:r w:rsidRPr="00740232">
                <w:rPr>
                  <w:rFonts w:ascii="Calibri" w:eastAsia="Times New Roman" w:hAnsi="Calibri" w:cs="Calibri"/>
                  <w:color w:val="000000"/>
                  <w:sz w:val="16"/>
                </w:rPr>
                <w:t>Reset status</w:t>
              </w:r>
            </w:ins>
          </w:p>
        </w:tc>
        <w:tc>
          <w:tcPr>
            <w:tcW w:w="960" w:type="dxa"/>
            <w:tcBorders>
              <w:top w:val="nil"/>
              <w:left w:val="single" w:sz="4" w:space="0" w:color="auto"/>
              <w:bottom w:val="nil"/>
              <w:right w:val="single" w:sz="4" w:space="0" w:color="auto"/>
            </w:tcBorders>
            <w:shd w:val="clear" w:color="000000" w:fill="FFF2CC"/>
            <w:noWrap/>
            <w:vAlign w:val="bottom"/>
            <w:hideMark/>
          </w:tcPr>
          <w:p w14:paraId="46ACF1D5" w14:textId="77777777" w:rsidR="00E27DD8" w:rsidRPr="00740232" w:rsidRDefault="00E27DD8" w:rsidP="00D54586">
            <w:pPr>
              <w:spacing w:after="0"/>
              <w:jc w:val="center"/>
              <w:rPr>
                <w:ins w:id="5906" w:author="Della Faille Philippe" w:date="2019-08-09T13:33:00Z"/>
                <w:rFonts w:ascii="Calibri" w:eastAsia="Times New Roman" w:hAnsi="Calibri" w:cs="Calibri"/>
                <w:color w:val="000000"/>
                <w:sz w:val="16"/>
              </w:rPr>
            </w:pPr>
            <w:ins w:id="590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73C6647F" w14:textId="77777777" w:rsidR="00E27DD8" w:rsidRPr="00740232" w:rsidRDefault="00E27DD8" w:rsidP="00D54586">
            <w:pPr>
              <w:spacing w:after="0"/>
              <w:jc w:val="center"/>
              <w:rPr>
                <w:ins w:id="5908" w:author="Della Faille Philippe" w:date="2019-08-09T13:33:00Z"/>
                <w:rFonts w:ascii="Calibri" w:eastAsia="Times New Roman" w:hAnsi="Calibri" w:cs="Calibri"/>
                <w:color w:val="000000"/>
                <w:sz w:val="16"/>
              </w:rPr>
            </w:pPr>
            <w:ins w:id="5909"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1D0A6076" w14:textId="77777777" w:rsidR="00E27DD8" w:rsidRPr="00740232" w:rsidRDefault="00E27DD8" w:rsidP="00D54586">
            <w:pPr>
              <w:spacing w:after="0"/>
              <w:jc w:val="center"/>
              <w:rPr>
                <w:ins w:id="5910" w:author="Della Faille Philippe" w:date="2019-08-09T13:33:00Z"/>
                <w:rFonts w:ascii="Calibri" w:eastAsia="Times New Roman" w:hAnsi="Calibri" w:cs="Calibri"/>
                <w:color w:val="000000"/>
                <w:sz w:val="16"/>
              </w:rPr>
            </w:pPr>
            <w:ins w:id="5911"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32236051" w14:textId="77777777" w:rsidR="00E27DD8" w:rsidRPr="00740232" w:rsidRDefault="00E27DD8" w:rsidP="00D54586">
            <w:pPr>
              <w:spacing w:after="0"/>
              <w:jc w:val="center"/>
              <w:rPr>
                <w:ins w:id="5912" w:author="Della Faille Philippe" w:date="2019-08-09T13:33:00Z"/>
                <w:rFonts w:ascii="Calibri" w:eastAsia="Times New Roman" w:hAnsi="Calibri" w:cs="Calibri"/>
                <w:color w:val="000000"/>
                <w:sz w:val="16"/>
              </w:rPr>
            </w:pPr>
            <w:ins w:id="5913" w:author="Della Faille Philippe" w:date="2019-08-09T13:33:00Z">
              <w:r w:rsidRPr="00740232">
                <w:rPr>
                  <w:rFonts w:ascii="Calibri" w:eastAsia="Times New Roman" w:hAnsi="Calibri" w:cs="Calibri"/>
                  <w:color w:val="000000"/>
                  <w:sz w:val="16"/>
                </w:rPr>
                <w:t>7</w:t>
              </w:r>
            </w:ins>
          </w:p>
        </w:tc>
        <w:tc>
          <w:tcPr>
            <w:tcW w:w="1276" w:type="dxa"/>
            <w:tcBorders>
              <w:top w:val="nil"/>
              <w:left w:val="nil"/>
              <w:bottom w:val="nil"/>
              <w:right w:val="single" w:sz="4" w:space="0" w:color="auto"/>
            </w:tcBorders>
            <w:shd w:val="clear" w:color="000000" w:fill="FFF2CC"/>
            <w:noWrap/>
            <w:vAlign w:val="bottom"/>
            <w:hideMark/>
          </w:tcPr>
          <w:p w14:paraId="1232C7EA" w14:textId="77777777" w:rsidR="00E27DD8" w:rsidRPr="00740232" w:rsidRDefault="00E27DD8" w:rsidP="00D54586">
            <w:pPr>
              <w:spacing w:after="0"/>
              <w:jc w:val="center"/>
              <w:rPr>
                <w:ins w:id="5914" w:author="Della Faille Philippe" w:date="2019-08-09T13:33:00Z"/>
                <w:rFonts w:ascii="Calibri" w:eastAsia="Times New Roman" w:hAnsi="Calibri" w:cs="Calibri"/>
                <w:color w:val="000000"/>
                <w:sz w:val="16"/>
              </w:rPr>
            </w:pPr>
            <w:ins w:id="5915" w:author="Della Faille Philippe" w:date="2019-08-09T13:33:00Z">
              <w:r w:rsidRPr="00740232">
                <w:rPr>
                  <w:rFonts w:ascii="Calibri" w:eastAsia="Times New Roman" w:hAnsi="Calibri" w:cs="Calibri"/>
                  <w:color w:val="000000"/>
                  <w:sz w:val="16"/>
                </w:rPr>
                <w:t>0x0007</w:t>
              </w:r>
            </w:ins>
          </w:p>
        </w:tc>
      </w:tr>
      <w:tr w:rsidR="00E27DD8" w:rsidRPr="00740232" w14:paraId="2496A6B1" w14:textId="77777777" w:rsidTr="00D54586">
        <w:trPr>
          <w:trHeight w:val="288"/>
          <w:ins w:id="5916" w:author="Della Faille Philippe" w:date="2019-08-09T13:33:00Z"/>
        </w:trPr>
        <w:tc>
          <w:tcPr>
            <w:tcW w:w="960" w:type="dxa"/>
            <w:vMerge/>
            <w:tcBorders>
              <w:top w:val="nil"/>
              <w:left w:val="nil"/>
              <w:bottom w:val="nil"/>
              <w:right w:val="nil"/>
            </w:tcBorders>
            <w:vAlign w:val="center"/>
            <w:hideMark/>
          </w:tcPr>
          <w:p w14:paraId="5277986D" w14:textId="77777777" w:rsidR="00E27DD8" w:rsidRPr="00740232" w:rsidRDefault="00E27DD8" w:rsidP="00D54586">
            <w:pPr>
              <w:spacing w:after="0"/>
              <w:jc w:val="left"/>
              <w:rPr>
                <w:ins w:id="5917"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11F6424" w14:textId="77777777" w:rsidR="00E27DD8" w:rsidRPr="00740232" w:rsidRDefault="00E27DD8" w:rsidP="00D54586">
            <w:pPr>
              <w:spacing w:after="0"/>
              <w:jc w:val="left"/>
              <w:rPr>
                <w:ins w:id="5918"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3C518B0D" w14:textId="77777777" w:rsidR="00E27DD8" w:rsidRPr="00740232" w:rsidRDefault="00E27DD8" w:rsidP="00D54586">
            <w:pPr>
              <w:spacing w:after="0"/>
              <w:jc w:val="center"/>
              <w:rPr>
                <w:ins w:id="5919" w:author="Della Faille Philippe" w:date="2019-08-09T13:33:00Z"/>
                <w:rFonts w:ascii="Calibri" w:eastAsia="Times New Roman" w:hAnsi="Calibri" w:cs="Calibri"/>
                <w:color w:val="000000"/>
                <w:sz w:val="16"/>
              </w:rPr>
            </w:pPr>
            <w:ins w:id="5920" w:author="Della Faille Philippe" w:date="2019-08-09T13:33:00Z">
              <w:r w:rsidRPr="00740232">
                <w:rPr>
                  <w:rFonts w:ascii="Calibri" w:eastAsia="Times New Roman" w:hAnsi="Calibri" w:cs="Calibri"/>
                  <w:color w:val="000000"/>
                  <w:sz w:val="16"/>
                </w:rPr>
                <w:t>9</w:t>
              </w:r>
            </w:ins>
          </w:p>
        </w:tc>
        <w:tc>
          <w:tcPr>
            <w:tcW w:w="2680" w:type="dxa"/>
            <w:tcBorders>
              <w:top w:val="nil"/>
              <w:left w:val="nil"/>
              <w:bottom w:val="nil"/>
              <w:right w:val="nil"/>
            </w:tcBorders>
            <w:shd w:val="clear" w:color="000000" w:fill="FFF2CC"/>
            <w:noWrap/>
            <w:vAlign w:val="bottom"/>
            <w:hideMark/>
          </w:tcPr>
          <w:p w14:paraId="1F5040A0" w14:textId="77777777" w:rsidR="00E27DD8" w:rsidRPr="00740232" w:rsidRDefault="00E27DD8" w:rsidP="00D54586">
            <w:pPr>
              <w:spacing w:after="0"/>
              <w:jc w:val="left"/>
              <w:rPr>
                <w:ins w:id="5921" w:author="Della Faille Philippe" w:date="2019-08-09T13:33:00Z"/>
                <w:rFonts w:ascii="Calibri" w:eastAsia="Times New Roman" w:hAnsi="Calibri" w:cs="Calibri"/>
                <w:color w:val="000000"/>
                <w:sz w:val="16"/>
              </w:rPr>
            </w:pPr>
            <w:ins w:id="5922" w:author="Della Faille Philippe" w:date="2019-08-09T13:33:00Z">
              <w:r w:rsidRPr="00740232">
                <w:rPr>
                  <w:rFonts w:ascii="Calibri" w:eastAsia="Times New Roman" w:hAnsi="Calibri" w:cs="Calibri"/>
                  <w:color w:val="000000"/>
                  <w:sz w:val="16"/>
                </w:rPr>
                <w:t>Power status</w:t>
              </w:r>
            </w:ins>
          </w:p>
        </w:tc>
        <w:tc>
          <w:tcPr>
            <w:tcW w:w="960" w:type="dxa"/>
            <w:tcBorders>
              <w:top w:val="nil"/>
              <w:left w:val="single" w:sz="4" w:space="0" w:color="auto"/>
              <w:bottom w:val="nil"/>
              <w:right w:val="single" w:sz="4" w:space="0" w:color="auto"/>
            </w:tcBorders>
            <w:shd w:val="clear" w:color="000000" w:fill="FFF2CC"/>
            <w:noWrap/>
            <w:vAlign w:val="bottom"/>
            <w:hideMark/>
          </w:tcPr>
          <w:p w14:paraId="64CBF7DD" w14:textId="77777777" w:rsidR="00E27DD8" w:rsidRPr="00740232" w:rsidRDefault="00E27DD8" w:rsidP="00D54586">
            <w:pPr>
              <w:spacing w:after="0"/>
              <w:jc w:val="center"/>
              <w:rPr>
                <w:ins w:id="5923" w:author="Della Faille Philippe" w:date="2019-08-09T13:33:00Z"/>
                <w:rFonts w:ascii="Calibri" w:eastAsia="Times New Roman" w:hAnsi="Calibri" w:cs="Calibri"/>
                <w:color w:val="000000"/>
                <w:sz w:val="16"/>
              </w:rPr>
            </w:pPr>
            <w:ins w:id="5924"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7FF0CCE5" w14:textId="77777777" w:rsidR="00E27DD8" w:rsidRPr="00740232" w:rsidRDefault="00E27DD8" w:rsidP="00D54586">
            <w:pPr>
              <w:spacing w:after="0"/>
              <w:jc w:val="center"/>
              <w:rPr>
                <w:ins w:id="5925" w:author="Della Faille Philippe" w:date="2019-08-09T13:33:00Z"/>
                <w:rFonts w:ascii="Calibri" w:eastAsia="Times New Roman" w:hAnsi="Calibri" w:cs="Calibri"/>
                <w:color w:val="000000"/>
                <w:sz w:val="16"/>
              </w:rPr>
            </w:pPr>
            <w:ins w:id="5926"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53F177CF" w14:textId="77777777" w:rsidR="00E27DD8" w:rsidRPr="00740232" w:rsidRDefault="00E27DD8" w:rsidP="00D54586">
            <w:pPr>
              <w:spacing w:after="0"/>
              <w:jc w:val="center"/>
              <w:rPr>
                <w:ins w:id="5927" w:author="Della Faille Philippe" w:date="2019-08-09T13:33:00Z"/>
                <w:rFonts w:ascii="Calibri" w:eastAsia="Times New Roman" w:hAnsi="Calibri" w:cs="Calibri"/>
                <w:color w:val="000000"/>
                <w:sz w:val="16"/>
              </w:rPr>
            </w:pPr>
            <w:ins w:id="5928"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718E1B89" w14:textId="77777777" w:rsidR="00E27DD8" w:rsidRPr="00740232" w:rsidRDefault="00E27DD8" w:rsidP="00D54586">
            <w:pPr>
              <w:spacing w:after="0"/>
              <w:jc w:val="center"/>
              <w:rPr>
                <w:ins w:id="5929" w:author="Della Faille Philippe" w:date="2019-08-09T13:33:00Z"/>
                <w:rFonts w:ascii="Calibri" w:eastAsia="Times New Roman" w:hAnsi="Calibri" w:cs="Calibri"/>
                <w:color w:val="000000"/>
                <w:sz w:val="16"/>
              </w:rPr>
            </w:pPr>
            <w:ins w:id="5930" w:author="Della Faille Philippe" w:date="2019-08-09T13:33:00Z">
              <w:r w:rsidRPr="00740232">
                <w:rPr>
                  <w:rFonts w:ascii="Calibri" w:eastAsia="Times New Roman" w:hAnsi="Calibri" w:cs="Calibri"/>
                  <w:color w:val="000000"/>
                  <w:sz w:val="16"/>
                </w:rPr>
                <w:t>8</w:t>
              </w:r>
            </w:ins>
          </w:p>
        </w:tc>
        <w:tc>
          <w:tcPr>
            <w:tcW w:w="1276" w:type="dxa"/>
            <w:tcBorders>
              <w:top w:val="nil"/>
              <w:left w:val="nil"/>
              <w:bottom w:val="nil"/>
              <w:right w:val="single" w:sz="4" w:space="0" w:color="auto"/>
            </w:tcBorders>
            <w:shd w:val="clear" w:color="000000" w:fill="FFF2CC"/>
            <w:noWrap/>
            <w:vAlign w:val="bottom"/>
            <w:hideMark/>
          </w:tcPr>
          <w:p w14:paraId="73C340B7" w14:textId="77777777" w:rsidR="00E27DD8" w:rsidRPr="00740232" w:rsidRDefault="00E27DD8" w:rsidP="00D54586">
            <w:pPr>
              <w:spacing w:after="0"/>
              <w:jc w:val="center"/>
              <w:rPr>
                <w:ins w:id="5931" w:author="Della Faille Philippe" w:date="2019-08-09T13:33:00Z"/>
                <w:rFonts w:ascii="Calibri" w:eastAsia="Times New Roman" w:hAnsi="Calibri" w:cs="Calibri"/>
                <w:color w:val="000000"/>
                <w:sz w:val="16"/>
              </w:rPr>
            </w:pPr>
            <w:ins w:id="5932" w:author="Della Faille Philippe" w:date="2019-08-09T13:33:00Z">
              <w:r w:rsidRPr="00740232">
                <w:rPr>
                  <w:rFonts w:ascii="Calibri" w:eastAsia="Times New Roman" w:hAnsi="Calibri" w:cs="Calibri"/>
                  <w:color w:val="000000"/>
                  <w:sz w:val="16"/>
                </w:rPr>
                <w:t>0x0008</w:t>
              </w:r>
            </w:ins>
          </w:p>
        </w:tc>
      </w:tr>
      <w:tr w:rsidR="00E27DD8" w:rsidRPr="00740232" w14:paraId="691237AC" w14:textId="77777777" w:rsidTr="00D54586">
        <w:trPr>
          <w:trHeight w:val="288"/>
          <w:ins w:id="5933" w:author="Della Faille Philippe" w:date="2019-08-09T13:33:00Z"/>
        </w:trPr>
        <w:tc>
          <w:tcPr>
            <w:tcW w:w="960" w:type="dxa"/>
            <w:vMerge/>
            <w:tcBorders>
              <w:top w:val="nil"/>
              <w:left w:val="nil"/>
              <w:bottom w:val="nil"/>
              <w:right w:val="nil"/>
            </w:tcBorders>
            <w:vAlign w:val="center"/>
            <w:hideMark/>
          </w:tcPr>
          <w:p w14:paraId="428591AB" w14:textId="77777777" w:rsidR="00E27DD8" w:rsidRPr="00740232" w:rsidRDefault="00E27DD8" w:rsidP="00D54586">
            <w:pPr>
              <w:spacing w:after="0"/>
              <w:jc w:val="left"/>
              <w:rPr>
                <w:ins w:id="5934"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9321DE6" w14:textId="77777777" w:rsidR="00E27DD8" w:rsidRPr="00740232" w:rsidRDefault="00E27DD8" w:rsidP="00D54586">
            <w:pPr>
              <w:spacing w:after="0"/>
              <w:jc w:val="left"/>
              <w:rPr>
                <w:ins w:id="593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32B1ACB0" w14:textId="77777777" w:rsidR="00E27DD8" w:rsidRPr="00740232" w:rsidRDefault="00E27DD8" w:rsidP="00D54586">
            <w:pPr>
              <w:spacing w:after="0"/>
              <w:jc w:val="center"/>
              <w:rPr>
                <w:ins w:id="5936" w:author="Della Faille Philippe" w:date="2019-08-09T13:33:00Z"/>
                <w:rFonts w:ascii="Calibri" w:eastAsia="Times New Roman" w:hAnsi="Calibri" w:cs="Calibri"/>
                <w:color w:val="000000"/>
                <w:sz w:val="16"/>
              </w:rPr>
            </w:pPr>
            <w:ins w:id="5937" w:author="Della Faille Philippe" w:date="2019-08-09T13:33:00Z">
              <w:r w:rsidRPr="00740232">
                <w:rPr>
                  <w:rFonts w:ascii="Calibri" w:eastAsia="Times New Roman" w:hAnsi="Calibri" w:cs="Calibri"/>
                  <w:color w:val="000000"/>
                  <w:sz w:val="16"/>
                </w:rPr>
                <w:t>10</w:t>
              </w:r>
            </w:ins>
          </w:p>
        </w:tc>
        <w:tc>
          <w:tcPr>
            <w:tcW w:w="2680" w:type="dxa"/>
            <w:tcBorders>
              <w:top w:val="nil"/>
              <w:left w:val="nil"/>
              <w:bottom w:val="nil"/>
              <w:right w:val="nil"/>
            </w:tcBorders>
            <w:shd w:val="clear" w:color="000000" w:fill="FFF2CC"/>
            <w:noWrap/>
            <w:vAlign w:val="bottom"/>
            <w:hideMark/>
          </w:tcPr>
          <w:p w14:paraId="653AB540" w14:textId="77777777" w:rsidR="00E27DD8" w:rsidRPr="00740232" w:rsidRDefault="00E27DD8" w:rsidP="00D54586">
            <w:pPr>
              <w:spacing w:after="0"/>
              <w:jc w:val="left"/>
              <w:rPr>
                <w:ins w:id="5938" w:author="Della Faille Philippe" w:date="2019-08-09T13:33:00Z"/>
                <w:rFonts w:ascii="Calibri" w:eastAsia="Times New Roman" w:hAnsi="Calibri" w:cs="Calibri"/>
                <w:color w:val="000000"/>
                <w:sz w:val="16"/>
              </w:rPr>
            </w:pPr>
            <w:ins w:id="5939" w:author="Della Faille Philippe" w:date="2019-08-09T13:33:00Z">
              <w:r w:rsidRPr="00740232">
                <w:rPr>
                  <w:rFonts w:ascii="Calibri" w:eastAsia="Times New Roman" w:hAnsi="Calibri" w:cs="Calibri"/>
                  <w:color w:val="000000"/>
                  <w:sz w:val="16"/>
                </w:rPr>
                <w:t>Voltage limit status</w:t>
              </w:r>
            </w:ins>
          </w:p>
        </w:tc>
        <w:tc>
          <w:tcPr>
            <w:tcW w:w="960" w:type="dxa"/>
            <w:tcBorders>
              <w:top w:val="nil"/>
              <w:left w:val="single" w:sz="4" w:space="0" w:color="auto"/>
              <w:bottom w:val="nil"/>
              <w:right w:val="single" w:sz="4" w:space="0" w:color="auto"/>
            </w:tcBorders>
            <w:shd w:val="clear" w:color="000000" w:fill="FFF2CC"/>
            <w:noWrap/>
            <w:vAlign w:val="bottom"/>
            <w:hideMark/>
          </w:tcPr>
          <w:p w14:paraId="184845DF" w14:textId="77777777" w:rsidR="00E27DD8" w:rsidRPr="00740232" w:rsidRDefault="00E27DD8" w:rsidP="00D54586">
            <w:pPr>
              <w:spacing w:after="0"/>
              <w:jc w:val="center"/>
              <w:rPr>
                <w:ins w:id="5940" w:author="Della Faille Philippe" w:date="2019-08-09T13:33:00Z"/>
                <w:rFonts w:ascii="Calibri" w:eastAsia="Times New Roman" w:hAnsi="Calibri" w:cs="Calibri"/>
                <w:color w:val="000000"/>
                <w:sz w:val="16"/>
              </w:rPr>
            </w:pPr>
            <w:ins w:id="594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27AD4BE3" w14:textId="77777777" w:rsidR="00E27DD8" w:rsidRPr="00740232" w:rsidRDefault="00E27DD8" w:rsidP="00D54586">
            <w:pPr>
              <w:spacing w:after="0"/>
              <w:jc w:val="center"/>
              <w:rPr>
                <w:ins w:id="5942" w:author="Della Faille Philippe" w:date="2019-08-09T13:33:00Z"/>
                <w:rFonts w:ascii="Calibri" w:eastAsia="Times New Roman" w:hAnsi="Calibri" w:cs="Calibri"/>
                <w:color w:val="000000"/>
                <w:sz w:val="16"/>
              </w:rPr>
            </w:pPr>
            <w:ins w:id="5943"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3E450F11" w14:textId="77777777" w:rsidR="00E27DD8" w:rsidRPr="00740232" w:rsidRDefault="00E27DD8" w:rsidP="00D54586">
            <w:pPr>
              <w:spacing w:after="0"/>
              <w:jc w:val="center"/>
              <w:rPr>
                <w:ins w:id="5944" w:author="Della Faille Philippe" w:date="2019-08-09T13:33:00Z"/>
                <w:rFonts w:ascii="Calibri" w:eastAsia="Times New Roman" w:hAnsi="Calibri" w:cs="Calibri"/>
                <w:color w:val="000000"/>
                <w:sz w:val="16"/>
              </w:rPr>
            </w:pPr>
            <w:ins w:id="5945"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7A5FE394" w14:textId="77777777" w:rsidR="00E27DD8" w:rsidRPr="00740232" w:rsidRDefault="00E27DD8" w:rsidP="00D54586">
            <w:pPr>
              <w:spacing w:after="0"/>
              <w:jc w:val="center"/>
              <w:rPr>
                <w:ins w:id="5946" w:author="Della Faille Philippe" w:date="2019-08-09T13:33:00Z"/>
                <w:rFonts w:ascii="Calibri" w:eastAsia="Times New Roman" w:hAnsi="Calibri" w:cs="Calibri"/>
                <w:color w:val="000000"/>
                <w:sz w:val="16"/>
              </w:rPr>
            </w:pPr>
            <w:ins w:id="5947" w:author="Della Faille Philippe" w:date="2019-08-09T13:33:00Z">
              <w:r w:rsidRPr="00740232">
                <w:rPr>
                  <w:rFonts w:ascii="Calibri" w:eastAsia="Times New Roman" w:hAnsi="Calibri" w:cs="Calibri"/>
                  <w:color w:val="000000"/>
                  <w:sz w:val="16"/>
                </w:rPr>
                <w:t>9</w:t>
              </w:r>
            </w:ins>
          </w:p>
        </w:tc>
        <w:tc>
          <w:tcPr>
            <w:tcW w:w="1276" w:type="dxa"/>
            <w:tcBorders>
              <w:top w:val="nil"/>
              <w:left w:val="nil"/>
              <w:bottom w:val="nil"/>
              <w:right w:val="single" w:sz="4" w:space="0" w:color="auto"/>
            </w:tcBorders>
            <w:shd w:val="clear" w:color="000000" w:fill="FFF2CC"/>
            <w:noWrap/>
            <w:vAlign w:val="bottom"/>
            <w:hideMark/>
          </w:tcPr>
          <w:p w14:paraId="4BAA8DE4" w14:textId="77777777" w:rsidR="00E27DD8" w:rsidRPr="00740232" w:rsidRDefault="00E27DD8" w:rsidP="00D54586">
            <w:pPr>
              <w:spacing w:after="0"/>
              <w:jc w:val="center"/>
              <w:rPr>
                <w:ins w:id="5948" w:author="Della Faille Philippe" w:date="2019-08-09T13:33:00Z"/>
                <w:rFonts w:ascii="Calibri" w:eastAsia="Times New Roman" w:hAnsi="Calibri" w:cs="Calibri"/>
                <w:color w:val="000000"/>
                <w:sz w:val="16"/>
              </w:rPr>
            </w:pPr>
            <w:ins w:id="5949" w:author="Della Faille Philippe" w:date="2019-08-09T13:33:00Z">
              <w:r w:rsidRPr="00740232">
                <w:rPr>
                  <w:rFonts w:ascii="Calibri" w:eastAsia="Times New Roman" w:hAnsi="Calibri" w:cs="Calibri"/>
                  <w:color w:val="000000"/>
                  <w:sz w:val="16"/>
                </w:rPr>
                <w:t>0x0009</w:t>
              </w:r>
            </w:ins>
          </w:p>
        </w:tc>
      </w:tr>
      <w:tr w:rsidR="00E27DD8" w:rsidRPr="00740232" w14:paraId="2B33C368" w14:textId="77777777" w:rsidTr="00D54586">
        <w:trPr>
          <w:trHeight w:val="288"/>
          <w:ins w:id="5950" w:author="Della Faille Philippe" w:date="2019-08-09T13:33:00Z"/>
        </w:trPr>
        <w:tc>
          <w:tcPr>
            <w:tcW w:w="960" w:type="dxa"/>
            <w:vMerge/>
            <w:tcBorders>
              <w:top w:val="nil"/>
              <w:left w:val="nil"/>
              <w:bottom w:val="nil"/>
              <w:right w:val="nil"/>
            </w:tcBorders>
            <w:vAlign w:val="center"/>
            <w:hideMark/>
          </w:tcPr>
          <w:p w14:paraId="7AEEA523" w14:textId="77777777" w:rsidR="00E27DD8" w:rsidRPr="00740232" w:rsidRDefault="00E27DD8" w:rsidP="00D54586">
            <w:pPr>
              <w:spacing w:after="0"/>
              <w:jc w:val="left"/>
              <w:rPr>
                <w:ins w:id="5951"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0421FE2" w14:textId="77777777" w:rsidR="00E27DD8" w:rsidRPr="00740232" w:rsidRDefault="00E27DD8" w:rsidP="00D54586">
            <w:pPr>
              <w:spacing w:after="0"/>
              <w:jc w:val="left"/>
              <w:rPr>
                <w:ins w:id="5952"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73CDF7CA" w14:textId="77777777" w:rsidR="00E27DD8" w:rsidRPr="00740232" w:rsidRDefault="00E27DD8" w:rsidP="00D54586">
            <w:pPr>
              <w:spacing w:after="0"/>
              <w:jc w:val="center"/>
              <w:rPr>
                <w:ins w:id="5953" w:author="Della Faille Philippe" w:date="2019-08-09T13:33:00Z"/>
                <w:rFonts w:ascii="Calibri" w:eastAsia="Times New Roman" w:hAnsi="Calibri" w:cs="Calibri"/>
                <w:color w:val="000000"/>
                <w:sz w:val="16"/>
              </w:rPr>
            </w:pPr>
            <w:ins w:id="5954" w:author="Della Faille Philippe" w:date="2019-08-09T13:33:00Z">
              <w:r w:rsidRPr="00740232">
                <w:rPr>
                  <w:rFonts w:ascii="Calibri" w:eastAsia="Times New Roman" w:hAnsi="Calibri" w:cs="Calibri"/>
                  <w:color w:val="000000"/>
                  <w:sz w:val="16"/>
                </w:rPr>
                <w:t>11</w:t>
              </w:r>
            </w:ins>
          </w:p>
        </w:tc>
        <w:tc>
          <w:tcPr>
            <w:tcW w:w="2680" w:type="dxa"/>
            <w:tcBorders>
              <w:top w:val="nil"/>
              <w:left w:val="nil"/>
              <w:bottom w:val="nil"/>
              <w:right w:val="nil"/>
            </w:tcBorders>
            <w:shd w:val="clear" w:color="000000" w:fill="FFF2CC"/>
            <w:noWrap/>
            <w:vAlign w:val="bottom"/>
            <w:hideMark/>
          </w:tcPr>
          <w:p w14:paraId="3FA806A8" w14:textId="77777777" w:rsidR="00E27DD8" w:rsidRPr="00740232" w:rsidRDefault="00E27DD8" w:rsidP="00D54586">
            <w:pPr>
              <w:spacing w:after="0"/>
              <w:jc w:val="left"/>
              <w:rPr>
                <w:ins w:id="5955" w:author="Della Faille Philippe" w:date="2019-08-09T13:33:00Z"/>
                <w:rFonts w:ascii="Calibri" w:eastAsia="Times New Roman" w:hAnsi="Calibri" w:cs="Calibri"/>
                <w:color w:val="000000"/>
                <w:sz w:val="16"/>
              </w:rPr>
            </w:pPr>
            <w:ins w:id="5956" w:author="Della Faille Philippe" w:date="2019-08-09T13:33:00Z">
              <w:r w:rsidRPr="00740232">
                <w:rPr>
                  <w:rFonts w:ascii="Calibri" w:eastAsia="Times New Roman" w:hAnsi="Calibri" w:cs="Calibri"/>
                  <w:color w:val="000000"/>
                  <w:sz w:val="16"/>
                </w:rPr>
                <w:t>Current limit status</w:t>
              </w:r>
            </w:ins>
          </w:p>
        </w:tc>
        <w:tc>
          <w:tcPr>
            <w:tcW w:w="960" w:type="dxa"/>
            <w:tcBorders>
              <w:top w:val="nil"/>
              <w:left w:val="single" w:sz="4" w:space="0" w:color="auto"/>
              <w:bottom w:val="nil"/>
              <w:right w:val="single" w:sz="4" w:space="0" w:color="auto"/>
            </w:tcBorders>
            <w:shd w:val="clear" w:color="000000" w:fill="FFF2CC"/>
            <w:noWrap/>
            <w:vAlign w:val="bottom"/>
            <w:hideMark/>
          </w:tcPr>
          <w:p w14:paraId="2C1421B1" w14:textId="77777777" w:rsidR="00E27DD8" w:rsidRPr="00740232" w:rsidRDefault="00E27DD8" w:rsidP="00D54586">
            <w:pPr>
              <w:spacing w:after="0"/>
              <w:jc w:val="center"/>
              <w:rPr>
                <w:ins w:id="5957" w:author="Della Faille Philippe" w:date="2019-08-09T13:33:00Z"/>
                <w:rFonts w:ascii="Calibri" w:eastAsia="Times New Roman" w:hAnsi="Calibri" w:cs="Calibri"/>
                <w:color w:val="000000"/>
                <w:sz w:val="16"/>
              </w:rPr>
            </w:pPr>
            <w:ins w:id="5958"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1B5D41CB" w14:textId="77777777" w:rsidR="00E27DD8" w:rsidRPr="00740232" w:rsidRDefault="00E27DD8" w:rsidP="00D54586">
            <w:pPr>
              <w:spacing w:after="0"/>
              <w:jc w:val="center"/>
              <w:rPr>
                <w:ins w:id="5959" w:author="Della Faille Philippe" w:date="2019-08-09T13:33:00Z"/>
                <w:rFonts w:ascii="Calibri" w:eastAsia="Times New Roman" w:hAnsi="Calibri" w:cs="Calibri"/>
                <w:color w:val="000000"/>
                <w:sz w:val="16"/>
              </w:rPr>
            </w:pPr>
            <w:ins w:id="5960"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63B1CEF4" w14:textId="77777777" w:rsidR="00E27DD8" w:rsidRPr="00740232" w:rsidRDefault="00E27DD8" w:rsidP="00D54586">
            <w:pPr>
              <w:spacing w:after="0"/>
              <w:jc w:val="center"/>
              <w:rPr>
                <w:ins w:id="5961" w:author="Della Faille Philippe" w:date="2019-08-09T13:33:00Z"/>
                <w:rFonts w:ascii="Calibri" w:eastAsia="Times New Roman" w:hAnsi="Calibri" w:cs="Calibri"/>
                <w:color w:val="000000"/>
                <w:sz w:val="16"/>
              </w:rPr>
            </w:pPr>
            <w:ins w:id="5962"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375D480C" w14:textId="77777777" w:rsidR="00E27DD8" w:rsidRPr="00740232" w:rsidRDefault="00E27DD8" w:rsidP="00D54586">
            <w:pPr>
              <w:spacing w:after="0"/>
              <w:jc w:val="center"/>
              <w:rPr>
                <w:ins w:id="5963" w:author="Della Faille Philippe" w:date="2019-08-09T13:33:00Z"/>
                <w:rFonts w:ascii="Calibri" w:eastAsia="Times New Roman" w:hAnsi="Calibri" w:cs="Calibri"/>
                <w:color w:val="000000"/>
                <w:sz w:val="16"/>
              </w:rPr>
            </w:pPr>
            <w:ins w:id="5964" w:author="Della Faille Philippe" w:date="2019-08-09T13:33:00Z">
              <w:r w:rsidRPr="00740232">
                <w:rPr>
                  <w:rFonts w:ascii="Calibri" w:eastAsia="Times New Roman" w:hAnsi="Calibri" w:cs="Calibri"/>
                  <w:color w:val="000000"/>
                  <w:sz w:val="16"/>
                </w:rPr>
                <w:t>10</w:t>
              </w:r>
            </w:ins>
          </w:p>
        </w:tc>
        <w:tc>
          <w:tcPr>
            <w:tcW w:w="1276" w:type="dxa"/>
            <w:tcBorders>
              <w:top w:val="nil"/>
              <w:left w:val="nil"/>
              <w:bottom w:val="nil"/>
              <w:right w:val="single" w:sz="4" w:space="0" w:color="auto"/>
            </w:tcBorders>
            <w:shd w:val="clear" w:color="000000" w:fill="FFF2CC"/>
            <w:noWrap/>
            <w:vAlign w:val="bottom"/>
            <w:hideMark/>
          </w:tcPr>
          <w:p w14:paraId="10A1D34C" w14:textId="77777777" w:rsidR="00E27DD8" w:rsidRPr="00740232" w:rsidRDefault="00E27DD8" w:rsidP="00D54586">
            <w:pPr>
              <w:spacing w:after="0"/>
              <w:jc w:val="center"/>
              <w:rPr>
                <w:ins w:id="5965" w:author="Della Faille Philippe" w:date="2019-08-09T13:33:00Z"/>
                <w:rFonts w:ascii="Calibri" w:eastAsia="Times New Roman" w:hAnsi="Calibri" w:cs="Calibri"/>
                <w:color w:val="000000"/>
                <w:sz w:val="16"/>
              </w:rPr>
            </w:pPr>
            <w:ins w:id="5966" w:author="Della Faille Philippe" w:date="2019-08-09T13:33:00Z">
              <w:r w:rsidRPr="00740232">
                <w:rPr>
                  <w:rFonts w:ascii="Calibri" w:eastAsia="Times New Roman" w:hAnsi="Calibri" w:cs="Calibri"/>
                  <w:color w:val="000000"/>
                  <w:sz w:val="16"/>
                </w:rPr>
                <w:t>0x000A</w:t>
              </w:r>
            </w:ins>
          </w:p>
        </w:tc>
      </w:tr>
      <w:tr w:rsidR="00E27DD8" w:rsidRPr="00740232" w14:paraId="2F39AAAB" w14:textId="77777777" w:rsidTr="00D54586">
        <w:trPr>
          <w:trHeight w:val="288"/>
          <w:ins w:id="5967" w:author="Della Faille Philippe" w:date="2019-08-09T13:33:00Z"/>
        </w:trPr>
        <w:tc>
          <w:tcPr>
            <w:tcW w:w="960" w:type="dxa"/>
            <w:vMerge/>
            <w:tcBorders>
              <w:top w:val="nil"/>
              <w:left w:val="nil"/>
              <w:bottom w:val="nil"/>
              <w:right w:val="nil"/>
            </w:tcBorders>
            <w:vAlign w:val="center"/>
            <w:hideMark/>
          </w:tcPr>
          <w:p w14:paraId="7BDC3A7B" w14:textId="77777777" w:rsidR="00E27DD8" w:rsidRPr="00740232" w:rsidRDefault="00E27DD8" w:rsidP="00D54586">
            <w:pPr>
              <w:spacing w:after="0"/>
              <w:jc w:val="left"/>
              <w:rPr>
                <w:ins w:id="5968"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4ABC6862" w14:textId="77777777" w:rsidR="00E27DD8" w:rsidRPr="00740232" w:rsidRDefault="00E27DD8" w:rsidP="00D54586">
            <w:pPr>
              <w:spacing w:after="0"/>
              <w:jc w:val="left"/>
              <w:rPr>
                <w:ins w:id="596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38FD606D" w14:textId="77777777" w:rsidR="00E27DD8" w:rsidRPr="00740232" w:rsidRDefault="00E27DD8" w:rsidP="00D54586">
            <w:pPr>
              <w:spacing w:after="0"/>
              <w:jc w:val="center"/>
              <w:rPr>
                <w:ins w:id="5970" w:author="Della Faille Philippe" w:date="2019-08-09T13:33:00Z"/>
                <w:rFonts w:ascii="Calibri" w:eastAsia="Times New Roman" w:hAnsi="Calibri" w:cs="Calibri"/>
                <w:color w:val="000000"/>
                <w:sz w:val="16"/>
              </w:rPr>
            </w:pPr>
            <w:ins w:id="5971" w:author="Della Faille Philippe" w:date="2019-08-09T13:33:00Z">
              <w:r w:rsidRPr="00740232">
                <w:rPr>
                  <w:rFonts w:ascii="Calibri" w:eastAsia="Times New Roman" w:hAnsi="Calibri" w:cs="Calibri"/>
                  <w:color w:val="000000"/>
                  <w:sz w:val="16"/>
                </w:rPr>
                <w:t>12</w:t>
              </w:r>
            </w:ins>
          </w:p>
        </w:tc>
        <w:tc>
          <w:tcPr>
            <w:tcW w:w="2680" w:type="dxa"/>
            <w:tcBorders>
              <w:top w:val="nil"/>
              <w:left w:val="nil"/>
              <w:bottom w:val="nil"/>
              <w:right w:val="nil"/>
            </w:tcBorders>
            <w:shd w:val="clear" w:color="000000" w:fill="FFF2CC"/>
            <w:noWrap/>
            <w:vAlign w:val="bottom"/>
            <w:hideMark/>
          </w:tcPr>
          <w:p w14:paraId="6B6913DB" w14:textId="77777777" w:rsidR="00E27DD8" w:rsidRPr="00740232" w:rsidRDefault="00E27DD8" w:rsidP="00D54586">
            <w:pPr>
              <w:spacing w:after="0"/>
              <w:jc w:val="left"/>
              <w:rPr>
                <w:ins w:id="5972" w:author="Della Faille Philippe" w:date="2019-08-09T13:33:00Z"/>
                <w:rFonts w:ascii="Calibri" w:eastAsia="Times New Roman" w:hAnsi="Calibri" w:cs="Calibri"/>
                <w:color w:val="000000"/>
                <w:sz w:val="16"/>
              </w:rPr>
            </w:pPr>
            <w:ins w:id="5973" w:author="Della Faille Philippe" w:date="2019-08-09T13:33:00Z">
              <w:r w:rsidRPr="00740232">
                <w:rPr>
                  <w:rFonts w:ascii="Calibri" w:eastAsia="Times New Roman" w:hAnsi="Calibri" w:cs="Calibri"/>
                  <w:color w:val="000000"/>
                  <w:sz w:val="16"/>
                </w:rPr>
                <w:t>Warning temp</w:t>
              </w:r>
            </w:ins>
          </w:p>
        </w:tc>
        <w:tc>
          <w:tcPr>
            <w:tcW w:w="960" w:type="dxa"/>
            <w:tcBorders>
              <w:top w:val="nil"/>
              <w:left w:val="single" w:sz="4" w:space="0" w:color="auto"/>
              <w:bottom w:val="nil"/>
              <w:right w:val="single" w:sz="4" w:space="0" w:color="auto"/>
            </w:tcBorders>
            <w:shd w:val="clear" w:color="000000" w:fill="FFF2CC"/>
            <w:noWrap/>
            <w:vAlign w:val="bottom"/>
            <w:hideMark/>
          </w:tcPr>
          <w:p w14:paraId="392BA5BB" w14:textId="77777777" w:rsidR="00E27DD8" w:rsidRPr="00740232" w:rsidRDefault="00E27DD8" w:rsidP="00D54586">
            <w:pPr>
              <w:spacing w:after="0"/>
              <w:jc w:val="center"/>
              <w:rPr>
                <w:ins w:id="5974" w:author="Della Faille Philippe" w:date="2019-08-09T13:33:00Z"/>
                <w:rFonts w:ascii="Calibri" w:eastAsia="Times New Roman" w:hAnsi="Calibri" w:cs="Calibri"/>
                <w:color w:val="000000"/>
                <w:sz w:val="16"/>
              </w:rPr>
            </w:pPr>
            <w:ins w:id="597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5A81C36F" w14:textId="77777777" w:rsidR="00E27DD8" w:rsidRPr="00740232" w:rsidRDefault="00E27DD8" w:rsidP="00D54586">
            <w:pPr>
              <w:spacing w:after="0"/>
              <w:jc w:val="center"/>
              <w:rPr>
                <w:ins w:id="5976" w:author="Della Faille Philippe" w:date="2019-08-09T13:33:00Z"/>
                <w:rFonts w:ascii="Calibri" w:eastAsia="Times New Roman" w:hAnsi="Calibri" w:cs="Calibri"/>
                <w:color w:val="000000"/>
                <w:sz w:val="16"/>
              </w:rPr>
            </w:pPr>
            <w:ins w:id="5977"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3F33649F" w14:textId="77777777" w:rsidR="00E27DD8" w:rsidRPr="00740232" w:rsidRDefault="00E27DD8" w:rsidP="00D54586">
            <w:pPr>
              <w:spacing w:after="0"/>
              <w:jc w:val="center"/>
              <w:rPr>
                <w:ins w:id="5978" w:author="Della Faille Philippe" w:date="2019-08-09T13:33:00Z"/>
                <w:rFonts w:ascii="Calibri" w:eastAsia="Times New Roman" w:hAnsi="Calibri" w:cs="Calibri"/>
                <w:color w:val="000000"/>
                <w:sz w:val="16"/>
              </w:rPr>
            </w:pPr>
            <w:ins w:id="5979"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31A805CC" w14:textId="77777777" w:rsidR="00E27DD8" w:rsidRPr="00740232" w:rsidRDefault="00E27DD8" w:rsidP="00D54586">
            <w:pPr>
              <w:spacing w:after="0"/>
              <w:jc w:val="center"/>
              <w:rPr>
                <w:ins w:id="5980" w:author="Della Faille Philippe" w:date="2019-08-09T13:33:00Z"/>
                <w:rFonts w:ascii="Calibri" w:eastAsia="Times New Roman" w:hAnsi="Calibri" w:cs="Calibri"/>
                <w:color w:val="000000"/>
                <w:sz w:val="16"/>
              </w:rPr>
            </w:pPr>
            <w:ins w:id="5981" w:author="Della Faille Philippe" w:date="2019-08-09T13:33:00Z">
              <w:r w:rsidRPr="00740232">
                <w:rPr>
                  <w:rFonts w:ascii="Calibri" w:eastAsia="Times New Roman" w:hAnsi="Calibri" w:cs="Calibri"/>
                  <w:color w:val="000000"/>
                  <w:sz w:val="16"/>
                </w:rPr>
                <w:t>11</w:t>
              </w:r>
            </w:ins>
          </w:p>
        </w:tc>
        <w:tc>
          <w:tcPr>
            <w:tcW w:w="1276" w:type="dxa"/>
            <w:tcBorders>
              <w:top w:val="nil"/>
              <w:left w:val="nil"/>
              <w:bottom w:val="nil"/>
              <w:right w:val="single" w:sz="4" w:space="0" w:color="auto"/>
            </w:tcBorders>
            <w:shd w:val="clear" w:color="000000" w:fill="FFF2CC"/>
            <w:noWrap/>
            <w:vAlign w:val="bottom"/>
            <w:hideMark/>
          </w:tcPr>
          <w:p w14:paraId="15F33B61" w14:textId="77777777" w:rsidR="00E27DD8" w:rsidRPr="00740232" w:rsidRDefault="00E27DD8" w:rsidP="00D54586">
            <w:pPr>
              <w:spacing w:after="0"/>
              <w:jc w:val="center"/>
              <w:rPr>
                <w:ins w:id="5982" w:author="Della Faille Philippe" w:date="2019-08-09T13:33:00Z"/>
                <w:rFonts w:ascii="Calibri" w:eastAsia="Times New Roman" w:hAnsi="Calibri" w:cs="Calibri"/>
                <w:color w:val="000000"/>
                <w:sz w:val="16"/>
              </w:rPr>
            </w:pPr>
            <w:ins w:id="5983" w:author="Della Faille Philippe" w:date="2019-08-09T13:33:00Z">
              <w:r w:rsidRPr="00740232">
                <w:rPr>
                  <w:rFonts w:ascii="Calibri" w:eastAsia="Times New Roman" w:hAnsi="Calibri" w:cs="Calibri"/>
                  <w:color w:val="000000"/>
                  <w:sz w:val="16"/>
                </w:rPr>
                <w:t>0x000B</w:t>
              </w:r>
            </w:ins>
          </w:p>
        </w:tc>
      </w:tr>
      <w:tr w:rsidR="00E27DD8" w:rsidRPr="00740232" w14:paraId="726394B6" w14:textId="77777777" w:rsidTr="00D54586">
        <w:trPr>
          <w:trHeight w:val="288"/>
          <w:ins w:id="5984" w:author="Della Faille Philippe" w:date="2019-08-09T13:33:00Z"/>
        </w:trPr>
        <w:tc>
          <w:tcPr>
            <w:tcW w:w="960" w:type="dxa"/>
            <w:vMerge/>
            <w:tcBorders>
              <w:top w:val="nil"/>
              <w:left w:val="nil"/>
              <w:bottom w:val="nil"/>
              <w:right w:val="nil"/>
            </w:tcBorders>
            <w:vAlign w:val="center"/>
            <w:hideMark/>
          </w:tcPr>
          <w:p w14:paraId="52551EF6" w14:textId="77777777" w:rsidR="00E27DD8" w:rsidRPr="00740232" w:rsidRDefault="00E27DD8" w:rsidP="00D54586">
            <w:pPr>
              <w:spacing w:after="0"/>
              <w:jc w:val="left"/>
              <w:rPr>
                <w:ins w:id="5985"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2691B017" w14:textId="77777777" w:rsidR="00E27DD8" w:rsidRPr="00740232" w:rsidRDefault="00E27DD8" w:rsidP="00D54586">
            <w:pPr>
              <w:spacing w:after="0"/>
              <w:jc w:val="left"/>
              <w:rPr>
                <w:ins w:id="5986"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FFF2CC"/>
            <w:noWrap/>
            <w:vAlign w:val="bottom"/>
            <w:hideMark/>
          </w:tcPr>
          <w:p w14:paraId="3E1D2B56" w14:textId="77777777" w:rsidR="00E27DD8" w:rsidRPr="00740232" w:rsidRDefault="00E27DD8" w:rsidP="00D54586">
            <w:pPr>
              <w:spacing w:after="0"/>
              <w:jc w:val="center"/>
              <w:rPr>
                <w:ins w:id="5987" w:author="Della Faille Philippe" w:date="2019-08-09T13:33:00Z"/>
                <w:rFonts w:ascii="Calibri" w:eastAsia="Times New Roman" w:hAnsi="Calibri" w:cs="Calibri"/>
                <w:color w:val="000000"/>
                <w:sz w:val="16"/>
              </w:rPr>
            </w:pPr>
            <w:ins w:id="5988" w:author="Della Faille Philippe" w:date="2019-08-09T13:33:00Z">
              <w:r w:rsidRPr="00740232">
                <w:rPr>
                  <w:rFonts w:ascii="Calibri" w:eastAsia="Times New Roman" w:hAnsi="Calibri" w:cs="Calibri"/>
                  <w:color w:val="000000"/>
                  <w:sz w:val="16"/>
                </w:rPr>
                <w:t>13</w:t>
              </w:r>
            </w:ins>
          </w:p>
        </w:tc>
        <w:tc>
          <w:tcPr>
            <w:tcW w:w="2680" w:type="dxa"/>
            <w:tcBorders>
              <w:top w:val="nil"/>
              <w:left w:val="nil"/>
              <w:bottom w:val="nil"/>
              <w:right w:val="nil"/>
            </w:tcBorders>
            <w:shd w:val="clear" w:color="000000" w:fill="FFF2CC"/>
            <w:noWrap/>
            <w:vAlign w:val="bottom"/>
            <w:hideMark/>
          </w:tcPr>
          <w:p w14:paraId="001458F0" w14:textId="77777777" w:rsidR="00E27DD8" w:rsidRPr="00740232" w:rsidRDefault="00E27DD8" w:rsidP="00D54586">
            <w:pPr>
              <w:spacing w:after="0"/>
              <w:jc w:val="left"/>
              <w:rPr>
                <w:ins w:id="5989" w:author="Della Faille Philippe" w:date="2019-08-09T13:33:00Z"/>
                <w:rFonts w:ascii="Calibri" w:eastAsia="Times New Roman" w:hAnsi="Calibri" w:cs="Calibri"/>
                <w:color w:val="000000"/>
                <w:sz w:val="16"/>
              </w:rPr>
            </w:pPr>
            <w:ins w:id="5990" w:author="Della Faille Philippe" w:date="2019-08-09T13:33:00Z">
              <w:r w:rsidRPr="00740232">
                <w:rPr>
                  <w:rFonts w:ascii="Calibri" w:eastAsia="Times New Roman" w:hAnsi="Calibri" w:cs="Calibri"/>
                  <w:color w:val="000000"/>
                  <w:sz w:val="16"/>
                </w:rPr>
                <w:t>Over temp</w:t>
              </w:r>
            </w:ins>
          </w:p>
        </w:tc>
        <w:tc>
          <w:tcPr>
            <w:tcW w:w="960" w:type="dxa"/>
            <w:tcBorders>
              <w:top w:val="nil"/>
              <w:left w:val="single" w:sz="4" w:space="0" w:color="auto"/>
              <w:bottom w:val="nil"/>
              <w:right w:val="single" w:sz="4" w:space="0" w:color="auto"/>
            </w:tcBorders>
            <w:shd w:val="clear" w:color="000000" w:fill="FFF2CC"/>
            <w:noWrap/>
            <w:vAlign w:val="bottom"/>
            <w:hideMark/>
          </w:tcPr>
          <w:p w14:paraId="27A4A8BC" w14:textId="77777777" w:rsidR="00E27DD8" w:rsidRPr="00740232" w:rsidRDefault="00E27DD8" w:rsidP="00D54586">
            <w:pPr>
              <w:spacing w:after="0"/>
              <w:jc w:val="center"/>
              <w:rPr>
                <w:ins w:id="5991" w:author="Della Faille Philippe" w:date="2019-08-09T13:33:00Z"/>
                <w:rFonts w:ascii="Calibri" w:eastAsia="Times New Roman" w:hAnsi="Calibri" w:cs="Calibri"/>
                <w:color w:val="000000"/>
                <w:sz w:val="16"/>
              </w:rPr>
            </w:pPr>
            <w:ins w:id="5992"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FFF2CC"/>
            <w:noWrap/>
            <w:vAlign w:val="bottom"/>
            <w:hideMark/>
          </w:tcPr>
          <w:p w14:paraId="72E9FAF4" w14:textId="77777777" w:rsidR="00E27DD8" w:rsidRPr="00740232" w:rsidRDefault="00E27DD8" w:rsidP="00D54586">
            <w:pPr>
              <w:spacing w:after="0"/>
              <w:jc w:val="center"/>
              <w:rPr>
                <w:ins w:id="5993" w:author="Della Faille Philippe" w:date="2019-08-09T13:33:00Z"/>
                <w:rFonts w:ascii="Calibri" w:eastAsia="Times New Roman" w:hAnsi="Calibri" w:cs="Calibri"/>
                <w:color w:val="000000"/>
                <w:sz w:val="16"/>
              </w:rPr>
            </w:pPr>
            <w:ins w:id="5994"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FFF2CC"/>
            <w:noWrap/>
            <w:vAlign w:val="bottom"/>
            <w:hideMark/>
          </w:tcPr>
          <w:p w14:paraId="154D5522" w14:textId="77777777" w:rsidR="00E27DD8" w:rsidRPr="00740232" w:rsidRDefault="00E27DD8" w:rsidP="00D54586">
            <w:pPr>
              <w:spacing w:after="0"/>
              <w:jc w:val="center"/>
              <w:rPr>
                <w:ins w:id="5995" w:author="Della Faille Philippe" w:date="2019-08-09T13:33:00Z"/>
                <w:rFonts w:ascii="Calibri" w:eastAsia="Times New Roman" w:hAnsi="Calibri" w:cs="Calibri"/>
                <w:color w:val="000000"/>
                <w:sz w:val="16"/>
              </w:rPr>
            </w:pPr>
            <w:ins w:id="5996"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FFF2CC"/>
            <w:noWrap/>
            <w:vAlign w:val="bottom"/>
            <w:hideMark/>
          </w:tcPr>
          <w:p w14:paraId="52C7C1CE" w14:textId="77777777" w:rsidR="00E27DD8" w:rsidRPr="00740232" w:rsidRDefault="00E27DD8" w:rsidP="00D54586">
            <w:pPr>
              <w:spacing w:after="0"/>
              <w:jc w:val="center"/>
              <w:rPr>
                <w:ins w:id="5997" w:author="Della Faille Philippe" w:date="2019-08-09T13:33:00Z"/>
                <w:rFonts w:ascii="Calibri" w:eastAsia="Times New Roman" w:hAnsi="Calibri" w:cs="Calibri"/>
                <w:color w:val="000000"/>
                <w:sz w:val="16"/>
              </w:rPr>
            </w:pPr>
            <w:ins w:id="5998" w:author="Della Faille Philippe" w:date="2019-08-09T13:33:00Z">
              <w:r w:rsidRPr="00740232">
                <w:rPr>
                  <w:rFonts w:ascii="Calibri" w:eastAsia="Times New Roman" w:hAnsi="Calibri" w:cs="Calibri"/>
                  <w:color w:val="000000"/>
                  <w:sz w:val="16"/>
                </w:rPr>
                <w:t>12</w:t>
              </w:r>
            </w:ins>
          </w:p>
        </w:tc>
        <w:tc>
          <w:tcPr>
            <w:tcW w:w="1276" w:type="dxa"/>
            <w:tcBorders>
              <w:top w:val="nil"/>
              <w:left w:val="nil"/>
              <w:bottom w:val="nil"/>
              <w:right w:val="single" w:sz="4" w:space="0" w:color="auto"/>
            </w:tcBorders>
            <w:shd w:val="clear" w:color="000000" w:fill="FFF2CC"/>
            <w:noWrap/>
            <w:vAlign w:val="bottom"/>
            <w:hideMark/>
          </w:tcPr>
          <w:p w14:paraId="5462EE7A" w14:textId="77777777" w:rsidR="00E27DD8" w:rsidRPr="00740232" w:rsidRDefault="00E27DD8" w:rsidP="00D54586">
            <w:pPr>
              <w:spacing w:after="0"/>
              <w:jc w:val="center"/>
              <w:rPr>
                <w:ins w:id="5999" w:author="Della Faille Philippe" w:date="2019-08-09T13:33:00Z"/>
                <w:rFonts w:ascii="Calibri" w:eastAsia="Times New Roman" w:hAnsi="Calibri" w:cs="Calibri"/>
                <w:color w:val="000000"/>
                <w:sz w:val="16"/>
              </w:rPr>
            </w:pPr>
            <w:ins w:id="6000" w:author="Della Faille Philippe" w:date="2019-08-09T13:33:00Z">
              <w:r w:rsidRPr="00740232">
                <w:rPr>
                  <w:rFonts w:ascii="Calibri" w:eastAsia="Times New Roman" w:hAnsi="Calibri" w:cs="Calibri"/>
                  <w:color w:val="000000"/>
                  <w:sz w:val="16"/>
                </w:rPr>
                <w:t>0x000C</w:t>
              </w:r>
            </w:ins>
          </w:p>
        </w:tc>
      </w:tr>
      <w:tr w:rsidR="00E27DD8" w:rsidRPr="00740232" w14:paraId="38194D4B" w14:textId="77777777" w:rsidTr="00D54586">
        <w:trPr>
          <w:trHeight w:val="288"/>
          <w:ins w:id="6001" w:author="Della Faille Philippe" w:date="2019-08-09T13:33:00Z"/>
        </w:trPr>
        <w:tc>
          <w:tcPr>
            <w:tcW w:w="960" w:type="dxa"/>
            <w:vMerge/>
            <w:tcBorders>
              <w:top w:val="nil"/>
              <w:left w:val="nil"/>
              <w:bottom w:val="nil"/>
              <w:right w:val="nil"/>
            </w:tcBorders>
            <w:vAlign w:val="center"/>
            <w:hideMark/>
          </w:tcPr>
          <w:p w14:paraId="714CF483" w14:textId="77777777" w:rsidR="00E27DD8" w:rsidRPr="00740232" w:rsidRDefault="00E27DD8" w:rsidP="00D54586">
            <w:pPr>
              <w:spacing w:after="0"/>
              <w:jc w:val="left"/>
              <w:rPr>
                <w:ins w:id="6002" w:author="Della Faille Philippe" w:date="2019-08-09T13:33:00Z"/>
                <w:rFonts w:ascii="Calibri" w:eastAsia="Times New Roman" w:hAnsi="Calibri" w:cs="Calibri"/>
                <w:b/>
                <w:bCs/>
                <w:color w:val="000000"/>
                <w:sz w:val="16"/>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04D4319" w14:textId="77777777" w:rsidR="00E27DD8" w:rsidRPr="00740232" w:rsidRDefault="00E27DD8" w:rsidP="00D54586">
            <w:pPr>
              <w:spacing w:after="0"/>
              <w:jc w:val="left"/>
              <w:rPr>
                <w:ins w:id="6003" w:author="Della Faille Philippe" w:date="2019-08-09T13:33:00Z"/>
                <w:rFonts w:ascii="Calibri" w:eastAsia="Times New Roman" w:hAnsi="Calibri" w:cs="Calibri"/>
                <w:b/>
                <w:bCs/>
                <w:color w:val="000000"/>
                <w:sz w:val="16"/>
              </w:rPr>
            </w:pPr>
          </w:p>
        </w:tc>
        <w:tc>
          <w:tcPr>
            <w:tcW w:w="960" w:type="dxa"/>
            <w:tcBorders>
              <w:top w:val="nil"/>
              <w:left w:val="nil"/>
              <w:bottom w:val="single" w:sz="4" w:space="0" w:color="auto"/>
              <w:right w:val="single" w:sz="4" w:space="0" w:color="auto"/>
            </w:tcBorders>
            <w:shd w:val="clear" w:color="000000" w:fill="FFF2CC"/>
            <w:noWrap/>
            <w:vAlign w:val="bottom"/>
            <w:hideMark/>
          </w:tcPr>
          <w:p w14:paraId="1F13D327" w14:textId="77777777" w:rsidR="00E27DD8" w:rsidRPr="00740232" w:rsidRDefault="00E27DD8" w:rsidP="00D54586">
            <w:pPr>
              <w:spacing w:after="0"/>
              <w:jc w:val="center"/>
              <w:rPr>
                <w:ins w:id="6004" w:author="Della Faille Philippe" w:date="2019-08-09T13:33:00Z"/>
                <w:rFonts w:ascii="Calibri" w:eastAsia="Times New Roman" w:hAnsi="Calibri" w:cs="Calibri"/>
                <w:color w:val="000000"/>
                <w:sz w:val="16"/>
              </w:rPr>
            </w:pPr>
            <w:ins w:id="6005" w:author="Della Faille Philippe" w:date="2019-08-09T13:33:00Z">
              <w:r w:rsidRPr="00740232">
                <w:rPr>
                  <w:rFonts w:ascii="Calibri" w:eastAsia="Times New Roman" w:hAnsi="Calibri" w:cs="Calibri"/>
                  <w:color w:val="000000"/>
                  <w:sz w:val="16"/>
                </w:rPr>
                <w:t>14</w:t>
              </w:r>
            </w:ins>
          </w:p>
        </w:tc>
        <w:tc>
          <w:tcPr>
            <w:tcW w:w="2680" w:type="dxa"/>
            <w:tcBorders>
              <w:top w:val="nil"/>
              <w:left w:val="nil"/>
              <w:bottom w:val="single" w:sz="4" w:space="0" w:color="auto"/>
              <w:right w:val="nil"/>
            </w:tcBorders>
            <w:shd w:val="clear" w:color="000000" w:fill="FFF2CC"/>
            <w:noWrap/>
            <w:vAlign w:val="bottom"/>
            <w:hideMark/>
          </w:tcPr>
          <w:p w14:paraId="56983411" w14:textId="77777777" w:rsidR="00E27DD8" w:rsidRPr="00740232" w:rsidRDefault="00E27DD8" w:rsidP="00D54586">
            <w:pPr>
              <w:spacing w:after="0"/>
              <w:jc w:val="left"/>
              <w:rPr>
                <w:ins w:id="6006" w:author="Della Faille Philippe" w:date="2019-08-09T13:33:00Z"/>
                <w:rFonts w:ascii="Calibri" w:eastAsia="Times New Roman" w:hAnsi="Calibri" w:cs="Calibri"/>
                <w:color w:val="000000"/>
                <w:sz w:val="16"/>
              </w:rPr>
            </w:pPr>
            <w:ins w:id="6007" w:author="Della Faille Philippe" w:date="2019-08-09T13:33:00Z">
              <w:r w:rsidRPr="00740232">
                <w:rPr>
                  <w:rFonts w:ascii="Calibri" w:eastAsia="Times New Roman" w:hAnsi="Calibri" w:cs="Calibri"/>
                  <w:color w:val="000000"/>
                  <w:sz w:val="16"/>
                </w:rPr>
                <w:t>Reference status</w:t>
              </w:r>
            </w:ins>
          </w:p>
        </w:tc>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28125328" w14:textId="77777777" w:rsidR="00E27DD8" w:rsidRPr="00740232" w:rsidRDefault="00E27DD8" w:rsidP="00D54586">
            <w:pPr>
              <w:spacing w:after="0"/>
              <w:jc w:val="center"/>
              <w:rPr>
                <w:ins w:id="6008" w:author="Della Faille Philippe" w:date="2019-08-09T13:33:00Z"/>
                <w:rFonts w:ascii="Calibri" w:eastAsia="Times New Roman" w:hAnsi="Calibri" w:cs="Calibri"/>
                <w:color w:val="000000"/>
                <w:sz w:val="16"/>
              </w:rPr>
            </w:pPr>
            <w:ins w:id="600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single" w:sz="4" w:space="0" w:color="auto"/>
              <w:right w:val="single" w:sz="4" w:space="0" w:color="auto"/>
            </w:tcBorders>
            <w:shd w:val="clear" w:color="000000" w:fill="FFF2CC"/>
            <w:noWrap/>
            <w:vAlign w:val="bottom"/>
            <w:hideMark/>
          </w:tcPr>
          <w:p w14:paraId="620CFD58" w14:textId="77777777" w:rsidR="00E27DD8" w:rsidRPr="00740232" w:rsidRDefault="00E27DD8" w:rsidP="00D54586">
            <w:pPr>
              <w:spacing w:after="0"/>
              <w:jc w:val="center"/>
              <w:rPr>
                <w:ins w:id="6010" w:author="Della Faille Philippe" w:date="2019-08-09T13:33:00Z"/>
                <w:rFonts w:ascii="Calibri" w:eastAsia="Times New Roman" w:hAnsi="Calibri" w:cs="Calibri"/>
                <w:color w:val="000000"/>
                <w:sz w:val="16"/>
              </w:rPr>
            </w:pPr>
            <w:ins w:id="6011"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single" w:sz="4" w:space="0" w:color="auto"/>
              <w:right w:val="single" w:sz="4" w:space="0" w:color="auto"/>
            </w:tcBorders>
            <w:shd w:val="clear" w:color="000000" w:fill="FFF2CC"/>
            <w:noWrap/>
            <w:vAlign w:val="bottom"/>
            <w:hideMark/>
          </w:tcPr>
          <w:p w14:paraId="276014AD" w14:textId="77777777" w:rsidR="00E27DD8" w:rsidRPr="00740232" w:rsidRDefault="00E27DD8" w:rsidP="00D54586">
            <w:pPr>
              <w:spacing w:after="0"/>
              <w:jc w:val="center"/>
              <w:rPr>
                <w:ins w:id="6012" w:author="Della Faille Philippe" w:date="2019-08-09T13:33:00Z"/>
                <w:rFonts w:ascii="Calibri" w:eastAsia="Times New Roman" w:hAnsi="Calibri" w:cs="Calibri"/>
                <w:color w:val="000000"/>
                <w:sz w:val="16"/>
              </w:rPr>
            </w:pPr>
            <w:ins w:id="6013"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single" w:sz="4" w:space="0" w:color="auto"/>
              <w:right w:val="single" w:sz="4" w:space="0" w:color="auto"/>
            </w:tcBorders>
            <w:shd w:val="clear" w:color="000000" w:fill="FFF2CC"/>
            <w:noWrap/>
            <w:vAlign w:val="bottom"/>
            <w:hideMark/>
          </w:tcPr>
          <w:p w14:paraId="2C06066B" w14:textId="77777777" w:rsidR="00E27DD8" w:rsidRPr="00740232" w:rsidRDefault="00E27DD8" w:rsidP="00D54586">
            <w:pPr>
              <w:spacing w:after="0"/>
              <w:jc w:val="center"/>
              <w:rPr>
                <w:ins w:id="6014" w:author="Della Faille Philippe" w:date="2019-08-09T13:33:00Z"/>
                <w:rFonts w:ascii="Calibri" w:eastAsia="Times New Roman" w:hAnsi="Calibri" w:cs="Calibri"/>
                <w:color w:val="000000"/>
                <w:sz w:val="16"/>
              </w:rPr>
            </w:pPr>
            <w:ins w:id="6015" w:author="Della Faille Philippe" w:date="2019-08-09T13:33:00Z">
              <w:r w:rsidRPr="00740232">
                <w:rPr>
                  <w:rFonts w:ascii="Calibri" w:eastAsia="Times New Roman" w:hAnsi="Calibri" w:cs="Calibri"/>
                  <w:color w:val="000000"/>
                  <w:sz w:val="16"/>
                </w:rPr>
                <w:t>13</w:t>
              </w:r>
            </w:ins>
          </w:p>
        </w:tc>
        <w:tc>
          <w:tcPr>
            <w:tcW w:w="1276" w:type="dxa"/>
            <w:tcBorders>
              <w:top w:val="nil"/>
              <w:left w:val="nil"/>
              <w:bottom w:val="single" w:sz="4" w:space="0" w:color="auto"/>
              <w:right w:val="single" w:sz="4" w:space="0" w:color="auto"/>
            </w:tcBorders>
            <w:shd w:val="clear" w:color="000000" w:fill="FFF2CC"/>
            <w:noWrap/>
            <w:vAlign w:val="bottom"/>
            <w:hideMark/>
          </w:tcPr>
          <w:p w14:paraId="7E30FAFA" w14:textId="77777777" w:rsidR="00E27DD8" w:rsidRPr="00740232" w:rsidRDefault="00E27DD8" w:rsidP="00D54586">
            <w:pPr>
              <w:spacing w:after="0"/>
              <w:jc w:val="center"/>
              <w:rPr>
                <w:ins w:id="6016" w:author="Della Faille Philippe" w:date="2019-08-09T13:33:00Z"/>
                <w:rFonts w:ascii="Calibri" w:eastAsia="Times New Roman" w:hAnsi="Calibri" w:cs="Calibri"/>
                <w:color w:val="000000"/>
                <w:sz w:val="16"/>
              </w:rPr>
            </w:pPr>
            <w:ins w:id="6017" w:author="Della Faille Philippe" w:date="2019-08-09T13:33:00Z">
              <w:r w:rsidRPr="00740232">
                <w:rPr>
                  <w:rFonts w:ascii="Calibri" w:eastAsia="Times New Roman" w:hAnsi="Calibri" w:cs="Calibri"/>
                  <w:color w:val="000000"/>
                  <w:sz w:val="16"/>
                </w:rPr>
                <w:t>0x000D</w:t>
              </w:r>
            </w:ins>
          </w:p>
        </w:tc>
      </w:tr>
      <w:tr w:rsidR="00E27DD8" w:rsidRPr="00740232" w14:paraId="3F51C1A6" w14:textId="77777777" w:rsidTr="00D54586">
        <w:trPr>
          <w:trHeight w:val="288"/>
          <w:ins w:id="6018" w:author="Della Faille Philippe" w:date="2019-08-09T13:33:00Z"/>
        </w:trPr>
        <w:tc>
          <w:tcPr>
            <w:tcW w:w="960" w:type="dxa"/>
            <w:vMerge/>
            <w:tcBorders>
              <w:top w:val="nil"/>
              <w:left w:val="nil"/>
              <w:bottom w:val="nil"/>
              <w:right w:val="nil"/>
            </w:tcBorders>
            <w:vAlign w:val="center"/>
            <w:hideMark/>
          </w:tcPr>
          <w:p w14:paraId="3DB7157B" w14:textId="77777777" w:rsidR="00E27DD8" w:rsidRPr="00740232" w:rsidRDefault="00E27DD8" w:rsidP="00D54586">
            <w:pPr>
              <w:spacing w:after="0"/>
              <w:jc w:val="left"/>
              <w:rPr>
                <w:ins w:id="601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3BFE45B" w14:textId="77777777" w:rsidR="00E27DD8" w:rsidRPr="00740232" w:rsidRDefault="00E27DD8" w:rsidP="00D54586">
            <w:pPr>
              <w:spacing w:after="0"/>
              <w:jc w:val="left"/>
              <w:rPr>
                <w:ins w:id="6020" w:author="Della Faille Philippe" w:date="2019-08-09T13:33:00Z"/>
                <w:rFonts w:ascii="Calibri" w:eastAsia="Times New Roman" w:hAnsi="Calibri" w:cs="Calibri"/>
                <w:color w:val="000000"/>
                <w:sz w:val="16"/>
              </w:rPr>
            </w:pPr>
            <w:ins w:id="602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3A83446" w14:textId="77777777" w:rsidR="00E27DD8" w:rsidRPr="00740232" w:rsidRDefault="00E27DD8" w:rsidP="00D54586">
            <w:pPr>
              <w:spacing w:after="0"/>
              <w:jc w:val="center"/>
              <w:rPr>
                <w:ins w:id="6022" w:author="Della Faille Philippe" w:date="2019-08-09T13:33:00Z"/>
                <w:rFonts w:ascii="Calibri" w:eastAsia="Times New Roman" w:hAnsi="Calibri" w:cs="Calibri"/>
                <w:color w:val="000000"/>
                <w:sz w:val="16"/>
              </w:rPr>
            </w:pPr>
            <w:ins w:id="6023" w:author="Della Faille Philippe" w:date="2019-08-09T13:33:00Z">
              <w:r w:rsidRPr="00740232">
                <w:rPr>
                  <w:rFonts w:ascii="Calibri" w:eastAsia="Times New Roman" w:hAnsi="Calibri" w:cs="Calibri"/>
                  <w:color w:val="000000"/>
                  <w:sz w:val="16"/>
                </w:rPr>
                <w:t>15</w:t>
              </w:r>
            </w:ins>
          </w:p>
        </w:tc>
        <w:tc>
          <w:tcPr>
            <w:tcW w:w="2680" w:type="dxa"/>
            <w:tcBorders>
              <w:top w:val="nil"/>
              <w:left w:val="nil"/>
              <w:bottom w:val="nil"/>
              <w:right w:val="nil"/>
            </w:tcBorders>
            <w:shd w:val="clear" w:color="000000" w:fill="A9D08E"/>
            <w:noWrap/>
            <w:vAlign w:val="bottom"/>
            <w:hideMark/>
          </w:tcPr>
          <w:p w14:paraId="46EA4AA1" w14:textId="77777777" w:rsidR="00E27DD8" w:rsidRPr="00740232" w:rsidRDefault="00E27DD8" w:rsidP="00D54586">
            <w:pPr>
              <w:spacing w:after="0"/>
              <w:jc w:val="left"/>
              <w:rPr>
                <w:ins w:id="6024" w:author="Della Faille Philippe" w:date="2019-08-09T13:33:00Z"/>
                <w:rFonts w:ascii="Calibri" w:eastAsia="Times New Roman" w:hAnsi="Calibri" w:cs="Calibri"/>
                <w:color w:val="000000"/>
                <w:sz w:val="16"/>
              </w:rPr>
            </w:pPr>
            <w:ins w:id="6025"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1</w:t>
              </w:r>
            </w:ins>
          </w:p>
        </w:tc>
        <w:tc>
          <w:tcPr>
            <w:tcW w:w="960" w:type="dxa"/>
            <w:tcBorders>
              <w:top w:val="nil"/>
              <w:left w:val="single" w:sz="4" w:space="0" w:color="auto"/>
              <w:bottom w:val="nil"/>
              <w:right w:val="single" w:sz="4" w:space="0" w:color="auto"/>
            </w:tcBorders>
            <w:shd w:val="clear" w:color="000000" w:fill="A9D08E"/>
            <w:noWrap/>
            <w:vAlign w:val="bottom"/>
            <w:hideMark/>
          </w:tcPr>
          <w:p w14:paraId="253DDD3A" w14:textId="77777777" w:rsidR="00E27DD8" w:rsidRPr="00740232" w:rsidRDefault="00E27DD8" w:rsidP="00D54586">
            <w:pPr>
              <w:spacing w:after="0"/>
              <w:jc w:val="center"/>
              <w:rPr>
                <w:ins w:id="6026" w:author="Della Faille Philippe" w:date="2019-08-09T13:33:00Z"/>
                <w:rFonts w:ascii="Calibri" w:eastAsia="Times New Roman" w:hAnsi="Calibri" w:cs="Calibri"/>
                <w:color w:val="000000"/>
                <w:sz w:val="16"/>
              </w:rPr>
            </w:pPr>
            <w:ins w:id="6027"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515CD2A3" w14:textId="77777777" w:rsidR="00E27DD8" w:rsidRPr="00740232" w:rsidRDefault="00E27DD8" w:rsidP="00D54586">
            <w:pPr>
              <w:spacing w:after="0"/>
              <w:jc w:val="center"/>
              <w:rPr>
                <w:ins w:id="6028" w:author="Della Faille Philippe" w:date="2019-08-09T13:33:00Z"/>
                <w:rFonts w:ascii="Calibri" w:eastAsia="Times New Roman" w:hAnsi="Calibri" w:cs="Calibri"/>
                <w:color w:val="000000"/>
                <w:sz w:val="16"/>
              </w:rPr>
            </w:pPr>
            <w:ins w:id="602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1098583" w14:textId="77777777" w:rsidR="00E27DD8" w:rsidRPr="00740232" w:rsidRDefault="00E27DD8" w:rsidP="00D54586">
            <w:pPr>
              <w:spacing w:after="0"/>
              <w:jc w:val="center"/>
              <w:rPr>
                <w:ins w:id="6030" w:author="Della Faille Philippe" w:date="2019-08-09T13:33:00Z"/>
                <w:rFonts w:ascii="Calibri" w:eastAsia="Times New Roman" w:hAnsi="Calibri" w:cs="Calibri"/>
                <w:color w:val="000000"/>
                <w:sz w:val="16"/>
              </w:rPr>
            </w:pPr>
            <w:ins w:id="603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553EBAD" w14:textId="77777777" w:rsidR="00E27DD8" w:rsidRPr="00740232" w:rsidRDefault="00E27DD8" w:rsidP="00D54586">
            <w:pPr>
              <w:spacing w:after="0"/>
              <w:jc w:val="center"/>
              <w:rPr>
                <w:ins w:id="6032" w:author="Della Faille Philippe" w:date="2019-08-09T13:33:00Z"/>
                <w:rFonts w:ascii="Calibri" w:eastAsia="Times New Roman" w:hAnsi="Calibri" w:cs="Calibri"/>
                <w:color w:val="000000"/>
                <w:sz w:val="16"/>
              </w:rPr>
            </w:pPr>
            <w:ins w:id="6033" w:author="Della Faille Philippe" w:date="2019-08-09T13:33:00Z">
              <w:r w:rsidRPr="00740232">
                <w:rPr>
                  <w:rFonts w:ascii="Calibri" w:eastAsia="Times New Roman" w:hAnsi="Calibri" w:cs="Calibri"/>
                  <w:color w:val="000000"/>
                  <w:sz w:val="16"/>
                </w:rPr>
                <w:t>14</w:t>
              </w:r>
            </w:ins>
          </w:p>
        </w:tc>
        <w:tc>
          <w:tcPr>
            <w:tcW w:w="1276" w:type="dxa"/>
            <w:tcBorders>
              <w:top w:val="nil"/>
              <w:left w:val="nil"/>
              <w:bottom w:val="nil"/>
              <w:right w:val="single" w:sz="4" w:space="0" w:color="auto"/>
            </w:tcBorders>
            <w:shd w:val="clear" w:color="000000" w:fill="A9D08E"/>
            <w:noWrap/>
            <w:vAlign w:val="bottom"/>
            <w:hideMark/>
          </w:tcPr>
          <w:p w14:paraId="4F8513B4" w14:textId="77777777" w:rsidR="00E27DD8" w:rsidRPr="00740232" w:rsidRDefault="00E27DD8" w:rsidP="00D54586">
            <w:pPr>
              <w:spacing w:after="0"/>
              <w:jc w:val="center"/>
              <w:rPr>
                <w:ins w:id="6034" w:author="Della Faille Philippe" w:date="2019-08-09T13:33:00Z"/>
                <w:rFonts w:ascii="Calibri" w:eastAsia="Times New Roman" w:hAnsi="Calibri" w:cs="Calibri"/>
                <w:color w:val="000000"/>
                <w:sz w:val="16"/>
              </w:rPr>
            </w:pPr>
            <w:ins w:id="6035" w:author="Della Faille Philippe" w:date="2019-08-09T13:33:00Z">
              <w:r w:rsidRPr="00740232">
                <w:rPr>
                  <w:rFonts w:ascii="Calibri" w:eastAsia="Times New Roman" w:hAnsi="Calibri" w:cs="Calibri"/>
                  <w:color w:val="000000"/>
                  <w:sz w:val="16"/>
                </w:rPr>
                <w:t>0x000E</w:t>
              </w:r>
            </w:ins>
          </w:p>
        </w:tc>
      </w:tr>
      <w:tr w:rsidR="00E27DD8" w:rsidRPr="00740232" w14:paraId="629E9F74" w14:textId="77777777" w:rsidTr="00D54586">
        <w:trPr>
          <w:trHeight w:val="288"/>
          <w:ins w:id="6036" w:author="Della Faille Philippe" w:date="2019-08-09T13:33:00Z"/>
        </w:trPr>
        <w:tc>
          <w:tcPr>
            <w:tcW w:w="960" w:type="dxa"/>
            <w:vMerge/>
            <w:tcBorders>
              <w:top w:val="nil"/>
              <w:left w:val="nil"/>
              <w:bottom w:val="nil"/>
              <w:right w:val="nil"/>
            </w:tcBorders>
            <w:vAlign w:val="center"/>
            <w:hideMark/>
          </w:tcPr>
          <w:p w14:paraId="3E7ECE4D" w14:textId="77777777" w:rsidR="00E27DD8" w:rsidRPr="00740232" w:rsidRDefault="00E27DD8" w:rsidP="00D54586">
            <w:pPr>
              <w:spacing w:after="0"/>
              <w:jc w:val="left"/>
              <w:rPr>
                <w:ins w:id="603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1BD4760" w14:textId="77777777" w:rsidR="00E27DD8" w:rsidRPr="00740232" w:rsidRDefault="00E27DD8" w:rsidP="00D54586">
            <w:pPr>
              <w:spacing w:after="0"/>
              <w:jc w:val="left"/>
              <w:rPr>
                <w:ins w:id="6038" w:author="Della Faille Philippe" w:date="2019-08-09T13:33:00Z"/>
                <w:rFonts w:ascii="Calibri" w:eastAsia="Times New Roman" w:hAnsi="Calibri" w:cs="Calibri"/>
                <w:color w:val="000000"/>
                <w:sz w:val="16"/>
              </w:rPr>
            </w:pPr>
            <w:ins w:id="603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567FAD3" w14:textId="77777777" w:rsidR="00E27DD8" w:rsidRPr="00740232" w:rsidRDefault="00E27DD8" w:rsidP="00D54586">
            <w:pPr>
              <w:spacing w:after="0"/>
              <w:jc w:val="center"/>
              <w:rPr>
                <w:ins w:id="6040" w:author="Della Faille Philippe" w:date="2019-08-09T13:33:00Z"/>
                <w:rFonts w:ascii="Calibri" w:eastAsia="Times New Roman" w:hAnsi="Calibri" w:cs="Calibri"/>
                <w:color w:val="000000"/>
                <w:sz w:val="16"/>
              </w:rPr>
            </w:pPr>
            <w:ins w:id="6041" w:author="Della Faille Philippe" w:date="2019-08-09T13:33:00Z">
              <w:r w:rsidRPr="00740232">
                <w:rPr>
                  <w:rFonts w:ascii="Calibri" w:eastAsia="Times New Roman" w:hAnsi="Calibri" w:cs="Calibri"/>
                  <w:color w:val="000000"/>
                  <w:sz w:val="16"/>
                </w:rPr>
                <w:t>16</w:t>
              </w:r>
            </w:ins>
          </w:p>
        </w:tc>
        <w:tc>
          <w:tcPr>
            <w:tcW w:w="2680" w:type="dxa"/>
            <w:tcBorders>
              <w:top w:val="nil"/>
              <w:left w:val="nil"/>
              <w:bottom w:val="nil"/>
              <w:right w:val="nil"/>
            </w:tcBorders>
            <w:shd w:val="clear" w:color="000000" w:fill="A9D08E"/>
            <w:noWrap/>
            <w:vAlign w:val="bottom"/>
            <w:hideMark/>
          </w:tcPr>
          <w:p w14:paraId="310E5F66" w14:textId="77777777" w:rsidR="00E27DD8" w:rsidRPr="00740232" w:rsidRDefault="00E27DD8" w:rsidP="00D54586">
            <w:pPr>
              <w:spacing w:after="0"/>
              <w:jc w:val="left"/>
              <w:rPr>
                <w:ins w:id="6042" w:author="Della Faille Philippe" w:date="2019-08-09T13:33:00Z"/>
                <w:rFonts w:ascii="Calibri" w:eastAsia="Times New Roman" w:hAnsi="Calibri" w:cs="Calibri"/>
                <w:color w:val="000000"/>
                <w:sz w:val="16"/>
              </w:rPr>
            </w:pPr>
            <w:ins w:id="6043"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2</w:t>
              </w:r>
            </w:ins>
          </w:p>
        </w:tc>
        <w:tc>
          <w:tcPr>
            <w:tcW w:w="960" w:type="dxa"/>
            <w:tcBorders>
              <w:top w:val="nil"/>
              <w:left w:val="single" w:sz="4" w:space="0" w:color="auto"/>
              <w:bottom w:val="nil"/>
              <w:right w:val="single" w:sz="4" w:space="0" w:color="auto"/>
            </w:tcBorders>
            <w:shd w:val="clear" w:color="000000" w:fill="A9D08E"/>
            <w:noWrap/>
            <w:vAlign w:val="bottom"/>
            <w:hideMark/>
          </w:tcPr>
          <w:p w14:paraId="0F6E9184" w14:textId="77777777" w:rsidR="00E27DD8" w:rsidRPr="00740232" w:rsidRDefault="00E27DD8" w:rsidP="00D54586">
            <w:pPr>
              <w:spacing w:after="0"/>
              <w:jc w:val="center"/>
              <w:rPr>
                <w:ins w:id="6044" w:author="Della Faille Philippe" w:date="2019-08-09T13:33:00Z"/>
                <w:rFonts w:ascii="Calibri" w:eastAsia="Times New Roman" w:hAnsi="Calibri" w:cs="Calibri"/>
                <w:color w:val="000000"/>
                <w:sz w:val="16"/>
              </w:rPr>
            </w:pPr>
            <w:ins w:id="6045"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1FD1370B" w14:textId="77777777" w:rsidR="00E27DD8" w:rsidRPr="00740232" w:rsidRDefault="00E27DD8" w:rsidP="00D54586">
            <w:pPr>
              <w:spacing w:after="0"/>
              <w:jc w:val="center"/>
              <w:rPr>
                <w:ins w:id="6046" w:author="Della Faille Philippe" w:date="2019-08-09T13:33:00Z"/>
                <w:rFonts w:ascii="Calibri" w:eastAsia="Times New Roman" w:hAnsi="Calibri" w:cs="Calibri"/>
                <w:color w:val="000000"/>
                <w:sz w:val="16"/>
              </w:rPr>
            </w:pPr>
            <w:ins w:id="604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8395C6A" w14:textId="77777777" w:rsidR="00E27DD8" w:rsidRPr="00740232" w:rsidRDefault="00E27DD8" w:rsidP="00D54586">
            <w:pPr>
              <w:spacing w:after="0"/>
              <w:jc w:val="center"/>
              <w:rPr>
                <w:ins w:id="6048" w:author="Della Faille Philippe" w:date="2019-08-09T13:33:00Z"/>
                <w:rFonts w:ascii="Calibri" w:eastAsia="Times New Roman" w:hAnsi="Calibri" w:cs="Calibri"/>
                <w:color w:val="000000"/>
                <w:sz w:val="16"/>
              </w:rPr>
            </w:pPr>
            <w:ins w:id="604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B9B29ED" w14:textId="77777777" w:rsidR="00E27DD8" w:rsidRPr="00740232" w:rsidRDefault="00E27DD8" w:rsidP="00D54586">
            <w:pPr>
              <w:spacing w:after="0"/>
              <w:jc w:val="center"/>
              <w:rPr>
                <w:ins w:id="6050" w:author="Della Faille Philippe" w:date="2019-08-09T13:33:00Z"/>
                <w:rFonts w:ascii="Calibri" w:eastAsia="Times New Roman" w:hAnsi="Calibri" w:cs="Calibri"/>
                <w:color w:val="000000"/>
                <w:sz w:val="16"/>
              </w:rPr>
            </w:pPr>
            <w:ins w:id="6051" w:author="Della Faille Philippe" w:date="2019-08-09T13:33:00Z">
              <w:r w:rsidRPr="00740232">
                <w:rPr>
                  <w:rFonts w:ascii="Calibri" w:eastAsia="Times New Roman" w:hAnsi="Calibri" w:cs="Calibri"/>
                  <w:color w:val="000000"/>
                  <w:sz w:val="16"/>
                </w:rPr>
                <w:t>16</w:t>
              </w:r>
            </w:ins>
          </w:p>
        </w:tc>
        <w:tc>
          <w:tcPr>
            <w:tcW w:w="1276" w:type="dxa"/>
            <w:tcBorders>
              <w:top w:val="nil"/>
              <w:left w:val="nil"/>
              <w:bottom w:val="nil"/>
              <w:right w:val="single" w:sz="4" w:space="0" w:color="auto"/>
            </w:tcBorders>
            <w:shd w:val="clear" w:color="000000" w:fill="A9D08E"/>
            <w:noWrap/>
            <w:vAlign w:val="bottom"/>
            <w:hideMark/>
          </w:tcPr>
          <w:p w14:paraId="5AA40D49" w14:textId="77777777" w:rsidR="00E27DD8" w:rsidRPr="00740232" w:rsidRDefault="00E27DD8" w:rsidP="00D54586">
            <w:pPr>
              <w:spacing w:after="0"/>
              <w:jc w:val="center"/>
              <w:rPr>
                <w:ins w:id="6052" w:author="Della Faille Philippe" w:date="2019-08-09T13:33:00Z"/>
                <w:rFonts w:ascii="Calibri" w:eastAsia="Times New Roman" w:hAnsi="Calibri" w:cs="Calibri"/>
                <w:color w:val="000000"/>
                <w:sz w:val="16"/>
              </w:rPr>
            </w:pPr>
            <w:ins w:id="6053" w:author="Della Faille Philippe" w:date="2019-08-09T13:33:00Z">
              <w:r w:rsidRPr="00740232">
                <w:rPr>
                  <w:rFonts w:ascii="Calibri" w:eastAsia="Times New Roman" w:hAnsi="Calibri" w:cs="Calibri"/>
                  <w:color w:val="000000"/>
                  <w:sz w:val="16"/>
                </w:rPr>
                <w:t>0x0010</w:t>
              </w:r>
            </w:ins>
          </w:p>
        </w:tc>
      </w:tr>
      <w:tr w:rsidR="00E27DD8" w:rsidRPr="00740232" w14:paraId="63754AC3" w14:textId="77777777" w:rsidTr="00D54586">
        <w:trPr>
          <w:trHeight w:val="288"/>
          <w:ins w:id="6054" w:author="Della Faille Philippe" w:date="2019-08-09T13:33:00Z"/>
        </w:trPr>
        <w:tc>
          <w:tcPr>
            <w:tcW w:w="960" w:type="dxa"/>
            <w:vMerge/>
            <w:tcBorders>
              <w:top w:val="nil"/>
              <w:left w:val="nil"/>
              <w:bottom w:val="nil"/>
              <w:right w:val="nil"/>
            </w:tcBorders>
            <w:vAlign w:val="center"/>
            <w:hideMark/>
          </w:tcPr>
          <w:p w14:paraId="7A582198" w14:textId="77777777" w:rsidR="00E27DD8" w:rsidRPr="00740232" w:rsidRDefault="00E27DD8" w:rsidP="00D54586">
            <w:pPr>
              <w:spacing w:after="0"/>
              <w:jc w:val="left"/>
              <w:rPr>
                <w:ins w:id="605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20DB91C" w14:textId="77777777" w:rsidR="00E27DD8" w:rsidRPr="00740232" w:rsidRDefault="00E27DD8" w:rsidP="00D54586">
            <w:pPr>
              <w:spacing w:after="0"/>
              <w:jc w:val="left"/>
              <w:rPr>
                <w:ins w:id="6056" w:author="Della Faille Philippe" w:date="2019-08-09T13:33:00Z"/>
                <w:rFonts w:ascii="Calibri" w:eastAsia="Times New Roman" w:hAnsi="Calibri" w:cs="Calibri"/>
                <w:color w:val="000000"/>
                <w:sz w:val="16"/>
              </w:rPr>
            </w:pPr>
            <w:ins w:id="605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3832870" w14:textId="77777777" w:rsidR="00E27DD8" w:rsidRPr="00740232" w:rsidRDefault="00E27DD8" w:rsidP="00D54586">
            <w:pPr>
              <w:spacing w:after="0"/>
              <w:jc w:val="center"/>
              <w:rPr>
                <w:ins w:id="6058" w:author="Della Faille Philippe" w:date="2019-08-09T13:33:00Z"/>
                <w:rFonts w:ascii="Calibri" w:eastAsia="Times New Roman" w:hAnsi="Calibri" w:cs="Calibri"/>
                <w:color w:val="000000"/>
                <w:sz w:val="16"/>
              </w:rPr>
            </w:pPr>
            <w:ins w:id="6059" w:author="Della Faille Philippe" w:date="2019-08-09T13:33:00Z">
              <w:r w:rsidRPr="00740232">
                <w:rPr>
                  <w:rFonts w:ascii="Calibri" w:eastAsia="Times New Roman" w:hAnsi="Calibri" w:cs="Calibri"/>
                  <w:color w:val="000000"/>
                  <w:sz w:val="16"/>
                </w:rPr>
                <w:t>17</w:t>
              </w:r>
            </w:ins>
          </w:p>
        </w:tc>
        <w:tc>
          <w:tcPr>
            <w:tcW w:w="2680" w:type="dxa"/>
            <w:tcBorders>
              <w:top w:val="nil"/>
              <w:left w:val="nil"/>
              <w:bottom w:val="nil"/>
              <w:right w:val="nil"/>
            </w:tcBorders>
            <w:shd w:val="clear" w:color="000000" w:fill="A9D08E"/>
            <w:noWrap/>
            <w:vAlign w:val="bottom"/>
            <w:hideMark/>
          </w:tcPr>
          <w:p w14:paraId="59B30C2E" w14:textId="77777777" w:rsidR="00E27DD8" w:rsidRPr="00740232" w:rsidRDefault="00E27DD8" w:rsidP="00D54586">
            <w:pPr>
              <w:spacing w:after="0"/>
              <w:jc w:val="left"/>
              <w:rPr>
                <w:ins w:id="6060" w:author="Della Faille Philippe" w:date="2019-08-09T13:33:00Z"/>
                <w:rFonts w:ascii="Calibri" w:eastAsia="Times New Roman" w:hAnsi="Calibri" w:cs="Calibri"/>
                <w:color w:val="000000"/>
                <w:sz w:val="16"/>
              </w:rPr>
            </w:pPr>
            <w:ins w:id="6061"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3</w:t>
              </w:r>
            </w:ins>
          </w:p>
        </w:tc>
        <w:tc>
          <w:tcPr>
            <w:tcW w:w="960" w:type="dxa"/>
            <w:tcBorders>
              <w:top w:val="nil"/>
              <w:left w:val="single" w:sz="4" w:space="0" w:color="auto"/>
              <w:bottom w:val="nil"/>
              <w:right w:val="single" w:sz="4" w:space="0" w:color="auto"/>
            </w:tcBorders>
            <w:shd w:val="clear" w:color="000000" w:fill="A9D08E"/>
            <w:noWrap/>
            <w:vAlign w:val="bottom"/>
            <w:hideMark/>
          </w:tcPr>
          <w:p w14:paraId="44E72318" w14:textId="77777777" w:rsidR="00E27DD8" w:rsidRPr="00740232" w:rsidRDefault="00E27DD8" w:rsidP="00D54586">
            <w:pPr>
              <w:spacing w:after="0"/>
              <w:jc w:val="center"/>
              <w:rPr>
                <w:ins w:id="6062" w:author="Della Faille Philippe" w:date="2019-08-09T13:33:00Z"/>
                <w:rFonts w:ascii="Calibri" w:eastAsia="Times New Roman" w:hAnsi="Calibri" w:cs="Calibri"/>
                <w:color w:val="000000"/>
                <w:sz w:val="16"/>
              </w:rPr>
            </w:pPr>
            <w:ins w:id="6063"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723A1626" w14:textId="77777777" w:rsidR="00E27DD8" w:rsidRPr="00740232" w:rsidRDefault="00E27DD8" w:rsidP="00D54586">
            <w:pPr>
              <w:spacing w:after="0"/>
              <w:jc w:val="center"/>
              <w:rPr>
                <w:ins w:id="6064" w:author="Della Faille Philippe" w:date="2019-08-09T13:33:00Z"/>
                <w:rFonts w:ascii="Calibri" w:eastAsia="Times New Roman" w:hAnsi="Calibri" w:cs="Calibri"/>
                <w:color w:val="000000"/>
                <w:sz w:val="16"/>
              </w:rPr>
            </w:pPr>
            <w:ins w:id="606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970A61E" w14:textId="77777777" w:rsidR="00E27DD8" w:rsidRPr="00740232" w:rsidRDefault="00E27DD8" w:rsidP="00D54586">
            <w:pPr>
              <w:spacing w:after="0"/>
              <w:jc w:val="center"/>
              <w:rPr>
                <w:ins w:id="6066" w:author="Della Faille Philippe" w:date="2019-08-09T13:33:00Z"/>
                <w:rFonts w:ascii="Calibri" w:eastAsia="Times New Roman" w:hAnsi="Calibri" w:cs="Calibri"/>
                <w:color w:val="000000"/>
                <w:sz w:val="16"/>
              </w:rPr>
            </w:pPr>
            <w:ins w:id="606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1A19F8C" w14:textId="77777777" w:rsidR="00E27DD8" w:rsidRPr="00740232" w:rsidRDefault="00E27DD8" w:rsidP="00D54586">
            <w:pPr>
              <w:spacing w:after="0"/>
              <w:jc w:val="center"/>
              <w:rPr>
                <w:ins w:id="6068" w:author="Della Faille Philippe" w:date="2019-08-09T13:33:00Z"/>
                <w:rFonts w:ascii="Calibri" w:eastAsia="Times New Roman" w:hAnsi="Calibri" w:cs="Calibri"/>
                <w:color w:val="000000"/>
                <w:sz w:val="16"/>
              </w:rPr>
            </w:pPr>
            <w:ins w:id="6069" w:author="Della Faille Philippe" w:date="2019-08-09T13:33:00Z">
              <w:r w:rsidRPr="00740232">
                <w:rPr>
                  <w:rFonts w:ascii="Calibri" w:eastAsia="Times New Roman" w:hAnsi="Calibri" w:cs="Calibri"/>
                  <w:color w:val="000000"/>
                  <w:sz w:val="16"/>
                </w:rPr>
                <w:t>18</w:t>
              </w:r>
            </w:ins>
          </w:p>
        </w:tc>
        <w:tc>
          <w:tcPr>
            <w:tcW w:w="1276" w:type="dxa"/>
            <w:tcBorders>
              <w:top w:val="nil"/>
              <w:left w:val="nil"/>
              <w:bottom w:val="nil"/>
              <w:right w:val="single" w:sz="4" w:space="0" w:color="auto"/>
            </w:tcBorders>
            <w:shd w:val="clear" w:color="000000" w:fill="A9D08E"/>
            <w:noWrap/>
            <w:vAlign w:val="bottom"/>
            <w:hideMark/>
          </w:tcPr>
          <w:p w14:paraId="20727EC0" w14:textId="77777777" w:rsidR="00E27DD8" w:rsidRPr="00740232" w:rsidRDefault="00E27DD8" w:rsidP="00D54586">
            <w:pPr>
              <w:spacing w:after="0"/>
              <w:jc w:val="center"/>
              <w:rPr>
                <w:ins w:id="6070" w:author="Della Faille Philippe" w:date="2019-08-09T13:33:00Z"/>
                <w:rFonts w:ascii="Calibri" w:eastAsia="Times New Roman" w:hAnsi="Calibri" w:cs="Calibri"/>
                <w:color w:val="000000"/>
                <w:sz w:val="16"/>
              </w:rPr>
            </w:pPr>
            <w:ins w:id="6071" w:author="Della Faille Philippe" w:date="2019-08-09T13:33:00Z">
              <w:r w:rsidRPr="00740232">
                <w:rPr>
                  <w:rFonts w:ascii="Calibri" w:eastAsia="Times New Roman" w:hAnsi="Calibri" w:cs="Calibri"/>
                  <w:color w:val="000000"/>
                  <w:sz w:val="16"/>
                </w:rPr>
                <w:t>0x0012</w:t>
              </w:r>
            </w:ins>
          </w:p>
        </w:tc>
      </w:tr>
      <w:tr w:rsidR="00E27DD8" w:rsidRPr="00740232" w14:paraId="0811D293" w14:textId="77777777" w:rsidTr="00D54586">
        <w:trPr>
          <w:trHeight w:val="288"/>
          <w:ins w:id="6072" w:author="Della Faille Philippe" w:date="2019-08-09T13:33:00Z"/>
        </w:trPr>
        <w:tc>
          <w:tcPr>
            <w:tcW w:w="960" w:type="dxa"/>
            <w:vMerge/>
            <w:tcBorders>
              <w:top w:val="nil"/>
              <w:left w:val="nil"/>
              <w:bottom w:val="nil"/>
              <w:right w:val="nil"/>
            </w:tcBorders>
            <w:vAlign w:val="center"/>
            <w:hideMark/>
          </w:tcPr>
          <w:p w14:paraId="25C211D4" w14:textId="77777777" w:rsidR="00E27DD8" w:rsidRPr="00740232" w:rsidRDefault="00E27DD8" w:rsidP="00D54586">
            <w:pPr>
              <w:spacing w:after="0"/>
              <w:jc w:val="left"/>
              <w:rPr>
                <w:ins w:id="607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132B694" w14:textId="77777777" w:rsidR="00E27DD8" w:rsidRPr="00740232" w:rsidRDefault="00E27DD8" w:rsidP="00D54586">
            <w:pPr>
              <w:spacing w:after="0"/>
              <w:jc w:val="left"/>
              <w:rPr>
                <w:ins w:id="6074" w:author="Della Faille Philippe" w:date="2019-08-09T13:33:00Z"/>
                <w:rFonts w:ascii="Calibri" w:eastAsia="Times New Roman" w:hAnsi="Calibri" w:cs="Calibri"/>
                <w:color w:val="000000"/>
                <w:sz w:val="16"/>
              </w:rPr>
            </w:pPr>
            <w:ins w:id="607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19306F6" w14:textId="77777777" w:rsidR="00E27DD8" w:rsidRPr="00740232" w:rsidRDefault="00E27DD8" w:rsidP="00D54586">
            <w:pPr>
              <w:spacing w:after="0"/>
              <w:jc w:val="center"/>
              <w:rPr>
                <w:ins w:id="6076" w:author="Della Faille Philippe" w:date="2019-08-09T13:33:00Z"/>
                <w:rFonts w:ascii="Calibri" w:eastAsia="Times New Roman" w:hAnsi="Calibri" w:cs="Calibri"/>
                <w:color w:val="000000"/>
                <w:sz w:val="16"/>
              </w:rPr>
            </w:pPr>
            <w:ins w:id="6077" w:author="Della Faille Philippe" w:date="2019-08-09T13:33:00Z">
              <w:r w:rsidRPr="00740232">
                <w:rPr>
                  <w:rFonts w:ascii="Calibri" w:eastAsia="Times New Roman" w:hAnsi="Calibri" w:cs="Calibri"/>
                  <w:color w:val="000000"/>
                  <w:sz w:val="16"/>
                </w:rPr>
                <w:t>18</w:t>
              </w:r>
            </w:ins>
          </w:p>
        </w:tc>
        <w:tc>
          <w:tcPr>
            <w:tcW w:w="2680" w:type="dxa"/>
            <w:tcBorders>
              <w:top w:val="nil"/>
              <w:left w:val="nil"/>
              <w:bottom w:val="nil"/>
              <w:right w:val="nil"/>
            </w:tcBorders>
            <w:shd w:val="clear" w:color="000000" w:fill="A9D08E"/>
            <w:noWrap/>
            <w:vAlign w:val="bottom"/>
            <w:hideMark/>
          </w:tcPr>
          <w:p w14:paraId="707ED1DF" w14:textId="77777777" w:rsidR="00E27DD8" w:rsidRPr="00740232" w:rsidRDefault="00E27DD8" w:rsidP="00D54586">
            <w:pPr>
              <w:spacing w:after="0"/>
              <w:jc w:val="left"/>
              <w:rPr>
                <w:ins w:id="6078" w:author="Della Faille Philippe" w:date="2019-08-09T13:33:00Z"/>
                <w:rFonts w:ascii="Calibri" w:eastAsia="Times New Roman" w:hAnsi="Calibri" w:cs="Calibri"/>
                <w:color w:val="000000"/>
                <w:sz w:val="16"/>
              </w:rPr>
            </w:pPr>
            <w:ins w:id="6079"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4</w:t>
              </w:r>
            </w:ins>
          </w:p>
        </w:tc>
        <w:tc>
          <w:tcPr>
            <w:tcW w:w="960" w:type="dxa"/>
            <w:tcBorders>
              <w:top w:val="nil"/>
              <w:left w:val="single" w:sz="4" w:space="0" w:color="auto"/>
              <w:bottom w:val="nil"/>
              <w:right w:val="single" w:sz="4" w:space="0" w:color="auto"/>
            </w:tcBorders>
            <w:shd w:val="clear" w:color="000000" w:fill="A9D08E"/>
            <w:noWrap/>
            <w:vAlign w:val="bottom"/>
            <w:hideMark/>
          </w:tcPr>
          <w:p w14:paraId="4C46554B" w14:textId="77777777" w:rsidR="00E27DD8" w:rsidRPr="00740232" w:rsidRDefault="00E27DD8" w:rsidP="00D54586">
            <w:pPr>
              <w:spacing w:after="0"/>
              <w:jc w:val="center"/>
              <w:rPr>
                <w:ins w:id="6080" w:author="Della Faille Philippe" w:date="2019-08-09T13:33:00Z"/>
                <w:rFonts w:ascii="Calibri" w:eastAsia="Times New Roman" w:hAnsi="Calibri" w:cs="Calibri"/>
                <w:color w:val="000000"/>
                <w:sz w:val="16"/>
              </w:rPr>
            </w:pPr>
            <w:ins w:id="6081"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4142ECB2" w14:textId="77777777" w:rsidR="00E27DD8" w:rsidRPr="00740232" w:rsidRDefault="00E27DD8" w:rsidP="00D54586">
            <w:pPr>
              <w:spacing w:after="0"/>
              <w:jc w:val="center"/>
              <w:rPr>
                <w:ins w:id="6082" w:author="Della Faille Philippe" w:date="2019-08-09T13:33:00Z"/>
                <w:rFonts w:ascii="Calibri" w:eastAsia="Times New Roman" w:hAnsi="Calibri" w:cs="Calibri"/>
                <w:color w:val="000000"/>
                <w:sz w:val="16"/>
              </w:rPr>
            </w:pPr>
            <w:ins w:id="608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F7F4952" w14:textId="77777777" w:rsidR="00E27DD8" w:rsidRPr="00740232" w:rsidRDefault="00E27DD8" w:rsidP="00D54586">
            <w:pPr>
              <w:spacing w:after="0"/>
              <w:jc w:val="center"/>
              <w:rPr>
                <w:ins w:id="6084" w:author="Della Faille Philippe" w:date="2019-08-09T13:33:00Z"/>
                <w:rFonts w:ascii="Calibri" w:eastAsia="Times New Roman" w:hAnsi="Calibri" w:cs="Calibri"/>
                <w:color w:val="000000"/>
                <w:sz w:val="16"/>
              </w:rPr>
            </w:pPr>
            <w:ins w:id="608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12CB4C5" w14:textId="77777777" w:rsidR="00E27DD8" w:rsidRPr="00740232" w:rsidRDefault="00E27DD8" w:rsidP="00D54586">
            <w:pPr>
              <w:spacing w:after="0"/>
              <w:jc w:val="center"/>
              <w:rPr>
                <w:ins w:id="6086" w:author="Della Faille Philippe" w:date="2019-08-09T13:33:00Z"/>
                <w:rFonts w:ascii="Calibri" w:eastAsia="Times New Roman" w:hAnsi="Calibri" w:cs="Calibri"/>
                <w:color w:val="000000"/>
                <w:sz w:val="16"/>
              </w:rPr>
            </w:pPr>
            <w:ins w:id="6087" w:author="Della Faille Philippe" w:date="2019-08-09T13:33:00Z">
              <w:r w:rsidRPr="00740232">
                <w:rPr>
                  <w:rFonts w:ascii="Calibri" w:eastAsia="Times New Roman" w:hAnsi="Calibri" w:cs="Calibri"/>
                  <w:color w:val="000000"/>
                  <w:sz w:val="16"/>
                </w:rPr>
                <w:t>20</w:t>
              </w:r>
            </w:ins>
          </w:p>
        </w:tc>
        <w:tc>
          <w:tcPr>
            <w:tcW w:w="1276" w:type="dxa"/>
            <w:tcBorders>
              <w:top w:val="nil"/>
              <w:left w:val="nil"/>
              <w:bottom w:val="nil"/>
              <w:right w:val="single" w:sz="4" w:space="0" w:color="auto"/>
            </w:tcBorders>
            <w:shd w:val="clear" w:color="000000" w:fill="A9D08E"/>
            <w:noWrap/>
            <w:vAlign w:val="bottom"/>
            <w:hideMark/>
          </w:tcPr>
          <w:p w14:paraId="7B1FA535" w14:textId="77777777" w:rsidR="00E27DD8" w:rsidRPr="00740232" w:rsidRDefault="00E27DD8" w:rsidP="00D54586">
            <w:pPr>
              <w:spacing w:after="0"/>
              <w:jc w:val="center"/>
              <w:rPr>
                <w:ins w:id="6088" w:author="Della Faille Philippe" w:date="2019-08-09T13:33:00Z"/>
                <w:rFonts w:ascii="Calibri" w:eastAsia="Times New Roman" w:hAnsi="Calibri" w:cs="Calibri"/>
                <w:color w:val="000000"/>
                <w:sz w:val="16"/>
              </w:rPr>
            </w:pPr>
            <w:ins w:id="6089" w:author="Della Faille Philippe" w:date="2019-08-09T13:33:00Z">
              <w:r w:rsidRPr="00740232">
                <w:rPr>
                  <w:rFonts w:ascii="Calibri" w:eastAsia="Times New Roman" w:hAnsi="Calibri" w:cs="Calibri"/>
                  <w:color w:val="000000"/>
                  <w:sz w:val="16"/>
                </w:rPr>
                <w:t>0x0014</w:t>
              </w:r>
            </w:ins>
          </w:p>
        </w:tc>
      </w:tr>
      <w:tr w:rsidR="00E27DD8" w:rsidRPr="00740232" w14:paraId="725D2A5D" w14:textId="77777777" w:rsidTr="00D54586">
        <w:trPr>
          <w:trHeight w:val="288"/>
          <w:ins w:id="6090" w:author="Della Faille Philippe" w:date="2019-08-09T13:33:00Z"/>
        </w:trPr>
        <w:tc>
          <w:tcPr>
            <w:tcW w:w="960" w:type="dxa"/>
            <w:vMerge/>
            <w:tcBorders>
              <w:top w:val="nil"/>
              <w:left w:val="nil"/>
              <w:bottom w:val="nil"/>
              <w:right w:val="nil"/>
            </w:tcBorders>
            <w:vAlign w:val="center"/>
            <w:hideMark/>
          </w:tcPr>
          <w:p w14:paraId="2EC80FAB" w14:textId="77777777" w:rsidR="00E27DD8" w:rsidRPr="00740232" w:rsidRDefault="00E27DD8" w:rsidP="00D54586">
            <w:pPr>
              <w:spacing w:after="0"/>
              <w:jc w:val="left"/>
              <w:rPr>
                <w:ins w:id="609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4C0DEAC9" w14:textId="77777777" w:rsidR="00E27DD8" w:rsidRPr="00740232" w:rsidRDefault="00E27DD8" w:rsidP="00D54586">
            <w:pPr>
              <w:spacing w:after="0"/>
              <w:jc w:val="left"/>
              <w:rPr>
                <w:ins w:id="6092" w:author="Della Faille Philippe" w:date="2019-08-09T13:33:00Z"/>
                <w:rFonts w:ascii="Calibri" w:eastAsia="Times New Roman" w:hAnsi="Calibri" w:cs="Calibri"/>
                <w:color w:val="000000"/>
                <w:sz w:val="16"/>
              </w:rPr>
            </w:pPr>
            <w:ins w:id="609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CF50ECA" w14:textId="77777777" w:rsidR="00E27DD8" w:rsidRPr="00740232" w:rsidRDefault="00E27DD8" w:rsidP="00D54586">
            <w:pPr>
              <w:spacing w:after="0"/>
              <w:jc w:val="center"/>
              <w:rPr>
                <w:ins w:id="6094" w:author="Della Faille Philippe" w:date="2019-08-09T13:33:00Z"/>
                <w:rFonts w:ascii="Calibri" w:eastAsia="Times New Roman" w:hAnsi="Calibri" w:cs="Calibri"/>
                <w:color w:val="000000"/>
                <w:sz w:val="16"/>
              </w:rPr>
            </w:pPr>
            <w:ins w:id="6095" w:author="Della Faille Philippe" w:date="2019-08-09T13:33:00Z">
              <w:r w:rsidRPr="00740232">
                <w:rPr>
                  <w:rFonts w:ascii="Calibri" w:eastAsia="Times New Roman" w:hAnsi="Calibri" w:cs="Calibri"/>
                  <w:color w:val="000000"/>
                  <w:sz w:val="16"/>
                </w:rPr>
                <w:t>19</w:t>
              </w:r>
            </w:ins>
          </w:p>
        </w:tc>
        <w:tc>
          <w:tcPr>
            <w:tcW w:w="2680" w:type="dxa"/>
            <w:tcBorders>
              <w:top w:val="nil"/>
              <w:left w:val="nil"/>
              <w:bottom w:val="nil"/>
              <w:right w:val="nil"/>
            </w:tcBorders>
            <w:shd w:val="clear" w:color="000000" w:fill="A9D08E"/>
            <w:noWrap/>
            <w:vAlign w:val="bottom"/>
            <w:hideMark/>
          </w:tcPr>
          <w:p w14:paraId="70453931" w14:textId="77777777" w:rsidR="00E27DD8" w:rsidRPr="00740232" w:rsidRDefault="00E27DD8" w:rsidP="00D54586">
            <w:pPr>
              <w:spacing w:after="0"/>
              <w:jc w:val="left"/>
              <w:rPr>
                <w:ins w:id="6096" w:author="Della Faille Philippe" w:date="2019-08-09T13:33:00Z"/>
                <w:rFonts w:ascii="Calibri" w:eastAsia="Times New Roman" w:hAnsi="Calibri" w:cs="Calibri"/>
                <w:color w:val="000000"/>
                <w:sz w:val="16"/>
              </w:rPr>
            </w:pPr>
            <w:ins w:id="6097"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5</w:t>
              </w:r>
            </w:ins>
          </w:p>
        </w:tc>
        <w:tc>
          <w:tcPr>
            <w:tcW w:w="960" w:type="dxa"/>
            <w:tcBorders>
              <w:top w:val="nil"/>
              <w:left w:val="single" w:sz="4" w:space="0" w:color="auto"/>
              <w:bottom w:val="nil"/>
              <w:right w:val="single" w:sz="4" w:space="0" w:color="auto"/>
            </w:tcBorders>
            <w:shd w:val="clear" w:color="000000" w:fill="A9D08E"/>
            <w:noWrap/>
            <w:vAlign w:val="bottom"/>
            <w:hideMark/>
          </w:tcPr>
          <w:p w14:paraId="2AAFF687" w14:textId="77777777" w:rsidR="00E27DD8" w:rsidRPr="00740232" w:rsidRDefault="00E27DD8" w:rsidP="00D54586">
            <w:pPr>
              <w:spacing w:after="0"/>
              <w:jc w:val="center"/>
              <w:rPr>
                <w:ins w:id="6098" w:author="Della Faille Philippe" w:date="2019-08-09T13:33:00Z"/>
                <w:rFonts w:ascii="Calibri" w:eastAsia="Times New Roman" w:hAnsi="Calibri" w:cs="Calibri"/>
                <w:color w:val="000000"/>
                <w:sz w:val="16"/>
              </w:rPr>
            </w:pPr>
            <w:ins w:id="6099"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3B9157E9" w14:textId="77777777" w:rsidR="00E27DD8" w:rsidRPr="00740232" w:rsidRDefault="00E27DD8" w:rsidP="00D54586">
            <w:pPr>
              <w:spacing w:after="0"/>
              <w:jc w:val="center"/>
              <w:rPr>
                <w:ins w:id="6100" w:author="Della Faille Philippe" w:date="2019-08-09T13:33:00Z"/>
                <w:rFonts w:ascii="Calibri" w:eastAsia="Times New Roman" w:hAnsi="Calibri" w:cs="Calibri"/>
                <w:color w:val="000000"/>
                <w:sz w:val="16"/>
              </w:rPr>
            </w:pPr>
            <w:ins w:id="610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1E64854" w14:textId="77777777" w:rsidR="00E27DD8" w:rsidRPr="00740232" w:rsidRDefault="00E27DD8" w:rsidP="00D54586">
            <w:pPr>
              <w:spacing w:after="0"/>
              <w:jc w:val="center"/>
              <w:rPr>
                <w:ins w:id="6102" w:author="Della Faille Philippe" w:date="2019-08-09T13:33:00Z"/>
                <w:rFonts w:ascii="Calibri" w:eastAsia="Times New Roman" w:hAnsi="Calibri" w:cs="Calibri"/>
                <w:color w:val="000000"/>
                <w:sz w:val="16"/>
              </w:rPr>
            </w:pPr>
            <w:ins w:id="610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A71B1AF" w14:textId="77777777" w:rsidR="00E27DD8" w:rsidRPr="00740232" w:rsidRDefault="00E27DD8" w:rsidP="00D54586">
            <w:pPr>
              <w:spacing w:after="0"/>
              <w:jc w:val="center"/>
              <w:rPr>
                <w:ins w:id="6104" w:author="Della Faille Philippe" w:date="2019-08-09T13:33:00Z"/>
                <w:rFonts w:ascii="Calibri" w:eastAsia="Times New Roman" w:hAnsi="Calibri" w:cs="Calibri"/>
                <w:color w:val="000000"/>
                <w:sz w:val="16"/>
              </w:rPr>
            </w:pPr>
            <w:ins w:id="6105" w:author="Della Faille Philippe" w:date="2019-08-09T13:33:00Z">
              <w:r w:rsidRPr="00740232">
                <w:rPr>
                  <w:rFonts w:ascii="Calibri" w:eastAsia="Times New Roman" w:hAnsi="Calibri" w:cs="Calibri"/>
                  <w:color w:val="000000"/>
                  <w:sz w:val="16"/>
                </w:rPr>
                <w:t>22</w:t>
              </w:r>
            </w:ins>
          </w:p>
        </w:tc>
        <w:tc>
          <w:tcPr>
            <w:tcW w:w="1276" w:type="dxa"/>
            <w:tcBorders>
              <w:top w:val="nil"/>
              <w:left w:val="nil"/>
              <w:bottom w:val="nil"/>
              <w:right w:val="single" w:sz="4" w:space="0" w:color="auto"/>
            </w:tcBorders>
            <w:shd w:val="clear" w:color="000000" w:fill="A9D08E"/>
            <w:noWrap/>
            <w:vAlign w:val="bottom"/>
            <w:hideMark/>
          </w:tcPr>
          <w:p w14:paraId="46BA4105" w14:textId="77777777" w:rsidR="00E27DD8" w:rsidRPr="00740232" w:rsidRDefault="00E27DD8" w:rsidP="00D54586">
            <w:pPr>
              <w:spacing w:after="0"/>
              <w:jc w:val="center"/>
              <w:rPr>
                <w:ins w:id="6106" w:author="Della Faille Philippe" w:date="2019-08-09T13:33:00Z"/>
                <w:rFonts w:ascii="Calibri" w:eastAsia="Times New Roman" w:hAnsi="Calibri" w:cs="Calibri"/>
                <w:color w:val="000000"/>
                <w:sz w:val="16"/>
              </w:rPr>
            </w:pPr>
            <w:ins w:id="6107" w:author="Della Faille Philippe" w:date="2019-08-09T13:33:00Z">
              <w:r w:rsidRPr="00740232">
                <w:rPr>
                  <w:rFonts w:ascii="Calibri" w:eastAsia="Times New Roman" w:hAnsi="Calibri" w:cs="Calibri"/>
                  <w:color w:val="000000"/>
                  <w:sz w:val="16"/>
                </w:rPr>
                <w:t>0x0016</w:t>
              </w:r>
            </w:ins>
          </w:p>
        </w:tc>
      </w:tr>
      <w:tr w:rsidR="00E27DD8" w:rsidRPr="00740232" w14:paraId="2A64A155" w14:textId="77777777" w:rsidTr="00D54586">
        <w:trPr>
          <w:trHeight w:val="288"/>
          <w:ins w:id="6108" w:author="Della Faille Philippe" w:date="2019-08-09T13:33:00Z"/>
        </w:trPr>
        <w:tc>
          <w:tcPr>
            <w:tcW w:w="960" w:type="dxa"/>
            <w:vMerge/>
            <w:tcBorders>
              <w:top w:val="nil"/>
              <w:left w:val="nil"/>
              <w:bottom w:val="nil"/>
              <w:right w:val="nil"/>
            </w:tcBorders>
            <w:vAlign w:val="center"/>
            <w:hideMark/>
          </w:tcPr>
          <w:p w14:paraId="7B2F31E9" w14:textId="77777777" w:rsidR="00E27DD8" w:rsidRPr="00740232" w:rsidRDefault="00E27DD8" w:rsidP="00D54586">
            <w:pPr>
              <w:spacing w:after="0"/>
              <w:jc w:val="left"/>
              <w:rPr>
                <w:ins w:id="610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5C9AA8DC" w14:textId="77777777" w:rsidR="00E27DD8" w:rsidRPr="00740232" w:rsidRDefault="00E27DD8" w:rsidP="00D54586">
            <w:pPr>
              <w:spacing w:after="0"/>
              <w:jc w:val="left"/>
              <w:rPr>
                <w:ins w:id="6110" w:author="Della Faille Philippe" w:date="2019-08-09T13:33:00Z"/>
                <w:rFonts w:ascii="Calibri" w:eastAsia="Times New Roman" w:hAnsi="Calibri" w:cs="Calibri"/>
                <w:color w:val="000000"/>
                <w:sz w:val="16"/>
              </w:rPr>
            </w:pPr>
            <w:ins w:id="611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44CEB72" w14:textId="77777777" w:rsidR="00E27DD8" w:rsidRPr="00740232" w:rsidRDefault="00E27DD8" w:rsidP="00D54586">
            <w:pPr>
              <w:spacing w:after="0"/>
              <w:jc w:val="center"/>
              <w:rPr>
                <w:ins w:id="6112" w:author="Della Faille Philippe" w:date="2019-08-09T13:33:00Z"/>
                <w:rFonts w:ascii="Calibri" w:eastAsia="Times New Roman" w:hAnsi="Calibri" w:cs="Calibri"/>
                <w:color w:val="000000"/>
                <w:sz w:val="16"/>
              </w:rPr>
            </w:pPr>
            <w:ins w:id="6113" w:author="Della Faille Philippe" w:date="2019-08-09T13:33:00Z">
              <w:r w:rsidRPr="00740232">
                <w:rPr>
                  <w:rFonts w:ascii="Calibri" w:eastAsia="Times New Roman" w:hAnsi="Calibri" w:cs="Calibri"/>
                  <w:color w:val="000000"/>
                  <w:sz w:val="16"/>
                </w:rPr>
                <w:t>20</w:t>
              </w:r>
            </w:ins>
          </w:p>
        </w:tc>
        <w:tc>
          <w:tcPr>
            <w:tcW w:w="2680" w:type="dxa"/>
            <w:tcBorders>
              <w:top w:val="nil"/>
              <w:left w:val="nil"/>
              <w:bottom w:val="nil"/>
              <w:right w:val="nil"/>
            </w:tcBorders>
            <w:shd w:val="clear" w:color="000000" w:fill="A9D08E"/>
            <w:noWrap/>
            <w:vAlign w:val="bottom"/>
            <w:hideMark/>
          </w:tcPr>
          <w:p w14:paraId="05F140FF" w14:textId="77777777" w:rsidR="00E27DD8" w:rsidRPr="00740232" w:rsidRDefault="00E27DD8" w:rsidP="00D54586">
            <w:pPr>
              <w:spacing w:after="0"/>
              <w:jc w:val="left"/>
              <w:rPr>
                <w:ins w:id="6114" w:author="Della Faille Philippe" w:date="2019-08-09T13:33:00Z"/>
                <w:rFonts w:ascii="Calibri" w:eastAsia="Times New Roman" w:hAnsi="Calibri" w:cs="Calibri"/>
                <w:color w:val="000000"/>
                <w:sz w:val="16"/>
              </w:rPr>
            </w:pPr>
            <w:ins w:id="6115"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pallet 6</w:t>
              </w:r>
            </w:ins>
          </w:p>
        </w:tc>
        <w:tc>
          <w:tcPr>
            <w:tcW w:w="960" w:type="dxa"/>
            <w:tcBorders>
              <w:top w:val="nil"/>
              <w:left w:val="single" w:sz="4" w:space="0" w:color="auto"/>
              <w:bottom w:val="nil"/>
              <w:right w:val="single" w:sz="4" w:space="0" w:color="auto"/>
            </w:tcBorders>
            <w:shd w:val="clear" w:color="000000" w:fill="A9D08E"/>
            <w:noWrap/>
            <w:vAlign w:val="bottom"/>
            <w:hideMark/>
          </w:tcPr>
          <w:p w14:paraId="13571C2E" w14:textId="77777777" w:rsidR="00E27DD8" w:rsidRPr="00740232" w:rsidRDefault="00E27DD8" w:rsidP="00D54586">
            <w:pPr>
              <w:spacing w:after="0"/>
              <w:jc w:val="center"/>
              <w:rPr>
                <w:ins w:id="6116" w:author="Della Faille Philippe" w:date="2019-08-09T13:33:00Z"/>
                <w:rFonts w:ascii="Calibri" w:eastAsia="Times New Roman" w:hAnsi="Calibri" w:cs="Calibri"/>
                <w:color w:val="000000"/>
                <w:sz w:val="16"/>
              </w:rPr>
            </w:pPr>
            <w:ins w:id="6117"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0FE0C444" w14:textId="77777777" w:rsidR="00E27DD8" w:rsidRPr="00740232" w:rsidRDefault="00E27DD8" w:rsidP="00D54586">
            <w:pPr>
              <w:spacing w:after="0"/>
              <w:jc w:val="center"/>
              <w:rPr>
                <w:ins w:id="6118" w:author="Della Faille Philippe" w:date="2019-08-09T13:33:00Z"/>
                <w:rFonts w:ascii="Calibri" w:eastAsia="Times New Roman" w:hAnsi="Calibri" w:cs="Calibri"/>
                <w:color w:val="000000"/>
                <w:sz w:val="16"/>
              </w:rPr>
            </w:pPr>
            <w:ins w:id="611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CD616FB" w14:textId="77777777" w:rsidR="00E27DD8" w:rsidRPr="00740232" w:rsidRDefault="00E27DD8" w:rsidP="00D54586">
            <w:pPr>
              <w:spacing w:after="0"/>
              <w:jc w:val="center"/>
              <w:rPr>
                <w:ins w:id="6120" w:author="Della Faille Philippe" w:date="2019-08-09T13:33:00Z"/>
                <w:rFonts w:ascii="Calibri" w:eastAsia="Times New Roman" w:hAnsi="Calibri" w:cs="Calibri"/>
                <w:color w:val="000000"/>
                <w:sz w:val="16"/>
              </w:rPr>
            </w:pPr>
            <w:ins w:id="612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C3C7073" w14:textId="77777777" w:rsidR="00E27DD8" w:rsidRPr="00740232" w:rsidRDefault="00E27DD8" w:rsidP="00D54586">
            <w:pPr>
              <w:spacing w:after="0"/>
              <w:jc w:val="center"/>
              <w:rPr>
                <w:ins w:id="6122" w:author="Della Faille Philippe" w:date="2019-08-09T13:33:00Z"/>
                <w:rFonts w:ascii="Calibri" w:eastAsia="Times New Roman" w:hAnsi="Calibri" w:cs="Calibri"/>
                <w:color w:val="000000"/>
                <w:sz w:val="16"/>
              </w:rPr>
            </w:pPr>
            <w:ins w:id="6123" w:author="Della Faille Philippe" w:date="2019-08-09T13:33:00Z">
              <w:r w:rsidRPr="00740232">
                <w:rPr>
                  <w:rFonts w:ascii="Calibri" w:eastAsia="Times New Roman" w:hAnsi="Calibri" w:cs="Calibri"/>
                  <w:color w:val="000000"/>
                  <w:sz w:val="16"/>
                </w:rPr>
                <w:t>24</w:t>
              </w:r>
            </w:ins>
          </w:p>
        </w:tc>
        <w:tc>
          <w:tcPr>
            <w:tcW w:w="1276" w:type="dxa"/>
            <w:tcBorders>
              <w:top w:val="nil"/>
              <w:left w:val="nil"/>
              <w:bottom w:val="nil"/>
              <w:right w:val="single" w:sz="4" w:space="0" w:color="auto"/>
            </w:tcBorders>
            <w:shd w:val="clear" w:color="000000" w:fill="A9D08E"/>
            <w:noWrap/>
            <w:vAlign w:val="bottom"/>
            <w:hideMark/>
          </w:tcPr>
          <w:p w14:paraId="35B2E0BE" w14:textId="77777777" w:rsidR="00E27DD8" w:rsidRPr="00740232" w:rsidRDefault="00E27DD8" w:rsidP="00D54586">
            <w:pPr>
              <w:spacing w:after="0"/>
              <w:jc w:val="center"/>
              <w:rPr>
                <w:ins w:id="6124" w:author="Della Faille Philippe" w:date="2019-08-09T13:33:00Z"/>
                <w:rFonts w:ascii="Calibri" w:eastAsia="Times New Roman" w:hAnsi="Calibri" w:cs="Calibri"/>
                <w:color w:val="000000"/>
                <w:sz w:val="16"/>
              </w:rPr>
            </w:pPr>
            <w:ins w:id="6125" w:author="Della Faille Philippe" w:date="2019-08-09T13:33:00Z">
              <w:r w:rsidRPr="00740232">
                <w:rPr>
                  <w:rFonts w:ascii="Calibri" w:eastAsia="Times New Roman" w:hAnsi="Calibri" w:cs="Calibri"/>
                  <w:color w:val="000000"/>
                  <w:sz w:val="16"/>
                </w:rPr>
                <w:t>0x0018</w:t>
              </w:r>
            </w:ins>
          </w:p>
        </w:tc>
      </w:tr>
      <w:tr w:rsidR="00E27DD8" w:rsidRPr="00740232" w14:paraId="7871D052" w14:textId="77777777" w:rsidTr="00D54586">
        <w:trPr>
          <w:trHeight w:val="288"/>
          <w:ins w:id="6126" w:author="Della Faille Philippe" w:date="2019-08-09T13:33:00Z"/>
        </w:trPr>
        <w:tc>
          <w:tcPr>
            <w:tcW w:w="960" w:type="dxa"/>
            <w:vMerge/>
            <w:tcBorders>
              <w:top w:val="nil"/>
              <w:left w:val="nil"/>
              <w:bottom w:val="nil"/>
              <w:right w:val="nil"/>
            </w:tcBorders>
            <w:vAlign w:val="center"/>
            <w:hideMark/>
          </w:tcPr>
          <w:p w14:paraId="718DF837" w14:textId="77777777" w:rsidR="00E27DD8" w:rsidRPr="00740232" w:rsidRDefault="00E27DD8" w:rsidP="00D54586">
            <w:pPr>
              <w:spacing w:after="0"/>
              <w:jc w:val="left"/>
              <w:rPr>
                <w:ins w:id="612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6E785AFA" w14:textId="77777777" w:rsidR="00E27DD8" w:rsidRPr="00740232" w:rsidRDefault="00E27DD8" w:rsidP="00D54586">
            <w:pPr>
              <w:spacing w:after="0"/>
              <w:jc w:val="left"/>
              <w:rPr>
                <w:ins w:id="6128" w:author="Della Faille Philippe" w:date="2019-08-09T13:33:00Z"/>
                <w:rFonts w:ascii="Calibri" w:eastAsia="Times New Roman" w:hAnsi="Calibri" w:cs="Calibri"/>
                <w:color w:val="000000"/>
                <w:sz w:val="16"/>
              </w:rPr>
            </w:pPr>
            <w:ins w:id="612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1A47128C" w14:textId="77777777" w:rsidR="00E27DD8" w:rsidRPr="00740232" w:rsidRDefault="00E27DD8" w:rsidP="00D54586">
            <w:pPr>
              <w:spacing w:after="0"/>
              <w:jc w:val="center"/>
              <w:rPr>
                <w:ins w:id="6130" w:author="Della Faille Philippe" w:date="2019-08-09T13:33:00Z"/>
                <w:rFonts w:ascii="Calibri" w:eastAsia="Times New Roman" w:hAnsi="Calibri" w:cs="Calibri"/>
                <w:color w:val="000000"/>
                <w:sz w:val="16"/>
              </w:rPr>
            </w:pPr>
            <w:ins w:id="6131" w:author="Della Faille Philippe" w:date="2019-08-09T13:33:00Z">
              <w:r w:rsidRPr="00740232">
                <w:rPr>
                  <w:rFonts w:ascii="Calibri" w:eastAsia="Times New Roman" w:hAnsi="Calibri" w:cs="Calibri"/>
                  <w:color w:val="000000"/>
                  <w:sz w:val="16"/>
                </w:rPr>
                <w:t>21</w:t>
              </w:r>
            </w:ins>
          </w:p>
        </w:tc>
        <w:tc>
          <w:tcPr>
            <w:tcW w:w="2680" w:type="dxa"/>
            <w:tcBorders>
              <w:top w:val="nil"/>
              <w:left w:val="nil"/>
              <w:bottom w:val="nil"/>
              <w:right w:val="nil"/>
            </w:tcBorders>
            <w:shd w:val="clear" w:color="000000" w:fill="A9D08E"/>
            <w:noWrap/>
            <w:vAlign w:val="bottom"/>
            <w:hideMark/>
          </w:tcPr>
          <w:p w14:paraId="339F43BA" w14:textId="77777777" w:rsidR="00E27DD8" w:rsidRPr="00740232" w:rsidRDefault="00E27DD8" w:rsidP="00D54586">
            <w:pPr>
              <w:spacing w:after="0"/>
              <w:jc w:val="left"/>
              <w:rPr>
                <w:ins w:id="6132" w:author="Della Faille Philippe" w:date="2019-08-09T13:33:00Z"/>
                <w:rFonts w:ascii="Calibri" w:eastAsia="Times New Roman" w:hAnsi="Calibri" w:cs="Calibri"/>
                <w:color w:val="000000"/>
                <w:sz w:val="16"/>
              </w:rPr>
            </w:pPr>
            <w:ins w:id="6133"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1</w:t>
              </w:r>
            </w:ins>
          </w:p>
        </w:tc>
        <w:tc>
          <w:tcPr>
            <w:tcW w:w="960" w:type="dxa"/>
            <w:tcBorders>
              <w:top w:val="nil"/>
              <w:left w:val="single" w:sz="4" w:space="0" w:color="auto"/>
              <w:bottom w:val="nil"/>
              <w:right w:val="single" w:sz="4" w:space="0" w:color="auto"/>
            </w:tcBorders>
            <w:shd w:val="clear" w:color="000000" w:fill="A9D08E"/>
            <w:noWrap/>
            <w:vAlign w:val="bottom"/>
            <w:hideMark/>
          </w:tcPr>
          <w:p w14:paraId="7FF5F941" w14:textId="77777777" w:rsidR="00E27DD8" w:rsidRPr="00740232" w:rsidRDefault="00E27DD8" w:rsidP="00D54586">
            <w:pPr>
              <w:spacing w:after="0"/>
              <w:jc w:val="center"/>
              <w:rPr>
                <w:ins w:id="6134" w:author="Della Faille Philippe" w:date="2019-08-09T13:33:00Z"/>
                <w:rFonts w:ascii="Calibri" w:eastAsia="Times New Roman" w:hAnsi="Calibri" w:cs="Calibri"/>
                <w:color w:val="000000"/>
                <w:sz w:val="16"/>
              </w:rPr>
            </w:pPr>
            <w:ins w:id="6135"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1A6825C8" w14:textId="77777777" w:rsidR="00E27DD8" w:rsidRPr="00740232" w:rsidRDefault="00E27DD8" w:rsidP="00D54586">
            <w:pPr>
              <w:spacing w:after="0"/>
              <w:jc w:val="center"/>
              <w:rPr>
                <w:ins w:id="6136" w:author="Della Faille Philippe" w:date="2019-08-09T13:33:00Z"/>
                <w:rFonts w:ascii="Calibri" w:eastAsia="Times New Roman" w:hAnsi="Calibri" w:cs="Calibri"/>
                <w:color w:val="000000"/>
                <w:sz w:val="16"/>
              </w:rPr>
            </w:pPr>
            <w:ins w:id="613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87E242D" w14:textId="77777777" w:rsidR="00E27DD8" w:rsidRPr="00740232" w:rsidRDefault="00E27DD8" w:rsidP="00D54586">
            <w:pPr>
              <w:spacing w:after="0"/>
              <w:jc w:val="center"/>
              <w:rPr>
                <w:ins w:id="6138" w:author="Della Faille Philippe" w:date="2019-08-09T13:33:00Z"/>
                <w:rFonts w:ascii="Calibri" w:eastAsia="Times New Roman" w:hAnsi="Calibri" w:cs="Calibri"/>
                <w:color w:val="000000"/>
                <w:sz w:val="16"/>
              </w:rPr>
            </w:pPr>
            <w:ins w:id="613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A3EA6DF" w14:textId="77777777" w:rsidR="00E27DD8" w:rsidRPr="00740232" w:rsidRDefault="00E27DD8" w:rsidP="00D54586">
            <w:pPr>
              <w:spacing w:after="0"/>
              <w:jc w:val="center"/>
              <w:rPr>
                <w:ins w:id="6140" w:author="Della Faille Philippe" w:date="2019-08-09T13:33:00Z"/>
                <w:rFonts w:ascii="Calibri" w:eastAsia="Times New Roman" w:hAnsi="Calibri" w:cs="Calibri"/>
                <w:color w:val="000000"/>
                <w:sz w:val="16"/>
              </w:rPr>
            </w:pPr>
            <w:ins w:id="6141" w:author="Della Faille Philippe" w:date="2019-08-09T13:33:00Z">
              <w:r w:rsidRPr="00740232">
                <w:rPr>
                  <w:rFonts w:ascii="Calibri" w:eastAsia="Times New Roman" w:hAnsi="Calibri" w:cs="Calibri"/>
                  <w:color w:val="000000"/>
                  <w:sz w:val="16"/>
                </w:rPr>
                <w:t>26</w:t>
              </w:r>
            </w:ins>
          </w:p>
        </w:tc>
        <w:tc>
          <w:tcPr>
            <w:tcW w:w="1276" w:type="dxa"/>
            <w:tcBorders>
              <w:top w:val="nil"/>
              <w:left w:val="nil"/>
              <w:bottom w:val="nil"/>
              <w:right w:val="single" w:sz="4" w:space="0" w:color="auto"/>
            </w:tcBorders>
            <w:shd w:val="clear" w:color="000000" w:fill="A9D08E"/>
            <w:noWrap/>
            <w:vAlign w:val="bottom"/>
            <w:hideMark/>
          </w:tcPr>
          <w:p w14:paraId="2094684B" w14:textId="77777777" w:rsidR="00E27DD8" w:rsidRPr="00740232" w:rsidRDefault="00E27DD8" w:rsidP="00D54586">
            <w:pPr>
              <w:spacing w:after="0"/>
              <w:jc w:val="center"/>
              <w:rPr>
                <w:ins w:id="6142" w:author="Della Faille Philippe" w:date="2019-08-09T13:33:00Z"/>
                <w:rFonts w:ascii="Calibri" w:eastAsia="Times New Roman" w:hAnsi="Calibri" w:cs="Calibri"/>
                <w:color w:val="000000"/>
                <w:sz w:val="16"/>
              </w:rPr>
            </w:pPr>
            <w:ins w:id="6143" w:author="Della Faille Philippe" w:date="2019-08-09T13:33:00Z">
              <w:r w:rsidRPr="00740232">
                <w:rPr>
                  <w:rFonts w:ascii="Calibri" w:eastAsia="Times New Roman" w:hAnsi="Calibri" w:cs="Calibri"/>
                  <w:color w:val="000000"/>
                  <w:sz w:val="16"/>
                </w:rPr>
                <w:t>0x001A</w:t>
              </w:r>
            </w:ins>
          </w:p>
        </w:tc>
      </w:tr>
      <w:tr w:rsidR="00E27DD8" w:rsidRPr="00740232" w14:paraId="3579D0A0" w14:textId="77777777" w:rsidTr="00D54586">
        <w:trPr>
          <w:trHeight w:val="288"/>
          <w:ins w:id="6144" w:author="Della Faille Philippe" w:date="2019-08-09T13:33:00Z"/>
        </w:trPr>
        <w:tc>
          <w:tcPr>
            <w:tcW w:w="960" w:type="dxa"/>
            <w:vMerge/>
            <w:tcBorders>
              <w:top w:val="nil"/>
              <w:left w:val="nil"/>
              <w:bottom w:val="nil"/>
              <w:right w:val="nil"/>
            </w:tcBorders>
            <w:vAlign w:val="center"/>
            <w:hideMark/>
          </w:tcPr>
          <w:p w14:paraId="4151DA24" w14:textId="77777777" w:rsidR="00E27DD8" w:rsidRPr="00740232" w:rsidRDefault="00E27DD8" w:rsidP="00D54586">
            <w:pPr>
              <w:spacing w:after="0"/>
              <w:jc w:val="left"/>
              <w:rPr>
                <w:ins w:id="614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C2A76C2" w14:textId="77777777" w:rsidR="00E27DD8" w:rsidRPr="00740232" w:rsidRDefault="00E27DD8" w:rsidP="00D54586">
            <w:pPr>
              <w:spacing w:after="0"/>
              <w:jc w:val="left"/>
              <w:rPr>
                <w:ins w:id="6146" w:author="Della Faille Philippe" w:date="2019-08-09T13:33:00Z"/>
                <w:rFonts w:ascii="Calibri" w:eastAsia="Times New Roman" w:hAnsi="Calibri" w:cs="Calibri"/>
                <w:color w:val="000000"/>
                <w:sz w:val="16"/>
              </w:rPr>
            </w:pPr>
            <w:ins w:id="614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41AEEF6" w14:textId="77777777" w:rsidR="00E27DD8" w:rsidRPr="00740232" w:rsidRDefault="00E27DD8" w:rsidP="00D54586">
            <w:pPr>
              <w:spacing w:after="0"/>
              <w:jc w:val="center"/>
              <w:rPr>
                <w:ins w:id="6148" w:author="Della Faille Philippe" w:date="2019-08-09T13:33:00Z"/>
                <w:rFonts w:ascii="Calibri" w:eastAsia="Times New Roman" w:hAnsi="Calibri" w:cs="Calibri"/>
                <w:color w:val="000000"/>
                <w:sz w:val="16"/>
              </w:rPr>
            </w:pPr>
            <w:ins w:id="6149" w:author="Della Faille Philippe" w:date="2019-08-09T13:33:00Z">
              <w:r w:rsidRPr="00740232">
                <w:rPr>
                  <w:rFonts w:ascii="Calibri" w:eastAsia="Times New Roman" w:hAnsi="Calibri" w:cs="Calibri"/>
                  <w:color w:val="000000"/>
                  <w:sz w:val="16"/>
                </w:rPr>
                <w:t>22</w:t>
              </w:r>
            </w:ins>
          </w:p>
        </w:tc>
        <w:tc>
          <w:tcPr>
            <w:tcW w:w="2680" w:type="dxa"/>
            <w:tcBorders>
              <w:top w:val="nil"/>
              <w:left w:val="nil"/>
              <w:bottom w:val="nil"/>
              <w:right w:val="nil"/>
            </w:tcBorders>
            <w:shd w:val="clear" w:color="000000" w:fill="A9D08E"/>
            <w:noWrap/>
            <w:vAlign w:val="bottom"/>
            <w:hideMark/>
          </w:tcPr>
          <w:p w14:paraId="184DF7DC" w14:textId="77777777" w:rsidR="00E27DD8" w:rsidRPr="00740232" w:rsidRDefault="00E27DD8" w:rsidP="00D54586">
            <w:pPr>
              <w:spacing w:after="0"/>
              <w:jc w:val="left"/>
              <w:rPr>
                <w:ins w:id="6150" w:author="Della Faille Philippe" w:date="2019-08-09T13:33:00Z"/>
                <w:rFonts w:ascii="Calibri" w:eastAsia="Times New Roman" w:hAnsi="Calibri" w:cs="Calibri"/>
                <w:color w:val="000000"/>
                <w:sz w:val="16"/>
              </w:rPr>
            </w:pPr>
            <w:ins w:id="6151"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2</w:t>
              </w:r>
            </w:ins>
          </w:p>
        </w:tc>
        <w:tc>
          <w:tcPr>
            <w:tcW w:w="960" w:type="dxa"/>
            <w:tcBorders>
              <w:top w:val="nil"/>
              <w:left w:val="single" w:sz="4" w:space="0" w:color="auto"/>
              <w:bottom w:val="nil"/>
              <w:right w:val="single" w:sz="4" w:space="0" w:color="auto"/>
            </w:tcBorders>
            <w:shd w:val="clear" w:color="000000" w:fill="A9D08E"/>
            <w:noWrap/>
            <w:vAlign w:val="bottom"/>
            <w:hideMark/>
          </w:tcPr>
          <w:p w14:paraId="022A7803" w14:textId="77777777" w:rsidR="00E27DD8" w:rsidRPr="00740232" w:rsidRDefault="00E27DD8" w:rsidP="00D54586">
            <w:pPr>
              <w:spacing w:after="0"/>
              <w:jc w:val="center"/>
              <w:rPr>
                <w:ins w:id="6152" w:author="Della Faille Philippe" w:date="2019-08-09T13:33:00Z"/>
                <w:rFonts w:ascii="Calibri" w:eastAsia="Times New Roman" w:hAnsi="Calibri" w:cs="Calibri"/>
                <w:color w:val="000000"/>
                <w:sz w:val="16"/>
              </w:rPr>
            </w:pPr>
            <w:ins w:id="6153"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324AAA56" w14:textId="77777777" w:rsidR="00E27DD8" w:rsidRPr="00740232" w:rsidRDefault="00E27DD8" w:rsidP="00D54586">
            <w:pPr>
              <w:spacing w:after="0"/>
              <w:jc w:val="center"/>
              <w:rPr>
                <w:ins w:id="6154" w:author="Della Faille Philippe" w:date="2019-08-09T13:33:00Z"/>
                <w:rFonts w:ascii="Calibri" w:eastAsia="Times New Roman" w:hAnsi="Calibri" w:cs="Calibri"/>
                <w:color w:val="000000"/>
                <w:sz w:val="16"/>
              </w:rPr>
            </w:pPr>
            <w:ins w:id="615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5757544" w14:textId="77777777" w:rsidR="00E27DD8" w:rsidRPr="00740232" w:rsidRDefault="00E27DD8" w:rsidP="00D54586">
            <w:pPr>
              <w:spacing w:after="0"/>
              <w:jc w:val="center"/>
              <w:rPr>
                <w:ins w:id="6156" w:author="Della Faille Philippe" w:date="2019-08-09T13:33:00Z"/>
                <w:rFonts w:ascii="Calibri" w:eastAsia="Times New Roman" w:hAnsi="Calibri" w:cs="Calibri"/>
                <w:color w:val="000000"/>
                <w:sz w:val="16"/>
              </w:rPr>
            </w:pPr>
            <w:ins w:id="615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620A23F" w14:textId="77777777" w:rsidR="00E27DD8" w:rsidRPr="00740232" w:rsidRDefault="00E27DD8" w:rsidP="00D54586">
            <w:pPr>
              <w:spacing w:after="0"/>
              <w:jc w:val="center"/>
              <w:rPr>
                <w:ins w:id="6158" w:author="Della Faille Philippe" w:date="2019-08-09T13:33:00Z"/>
                <w:rFonts w:ascii="Calibri" w:eastAsia="Times New Roman" w:hAnsi="Calibri" w:cs="Calibri"/>
                <w:color w:val="000000"/>
                <w:sz w:val="16"/>
              </w:rPr>
            </w:pPr>
            <w:ins w:id="6159" w:author="Della Faille Philippe" w:date="2019-08-09T13:33:00Z">
              <w:r w:rsidRPr="00740232">
                <w:rPr>
                  <w:rFonts w:ascii="Calibri" w:eastAsia="Times New Roman" w:hAnsi="Calibri" w:cs="Calibri"/>
                  <w:color w:val="000000"/>
                  <w:sz w:val="16"/>
                </w:rPr>
                <w:t>28</w:t>
              </w:r>
            </w:ins>
          </w:p>
        </w:tc>
        <w:tc>
          <w:tcPr>
            <w:tcW w:w="1276" w:type="dxa"/>
            <w:tcBorders>
              <w:top w:val="nil"/>
              <w:left w:val="nil"/>
              <w:bottom w:val="nil"/>
              <w:right w:val="single" w:sz="4" w:space="0" w:color="auto"/>
            </w:tcBorders>
            <w:shd w:val="clear" w:color="000000" w:fill="A9D08E"/>
            <w:noWrap/>
            <w:vAlign w:val="bottom"/>
            <w:hideMark/>
          </w:tcPr>
          <w:p w14:paraId="1CFD1E22" w14:textId="77777777" w:rsidR="00E27DD8" w:rsidRPr="00740232" w:rsidRDefault="00E27DD8" w:rsidP="00D54586">
            <w:pPr>
              <w:spacing w:after="0"/>
              <w:jc w:val="center"/>
              <w:rPr>
                <w:ins w:id="6160" w:author="Della Faille Philippe" w:date="2019-08-09T13:33:00Z"/>
                <w:rFonts w:ascii="Calibri" w:eastAsia="Times New Roman" w:hAnsi="Calibri" w:cs="Calibri"/>
                <w:color w:val="000000"/>
                <w:sz w:val="16"/>
              </w:rPr>
            </w:pPr>
            <w:ins w:id="6161" w:author="Della Faille Philippe" w:date="2019-08-09T13:33:00Z">
              <w:r w:rsidRPr="00740232">
                <w:rPr>
                  <w:rFonts w:ascii="Calibri" w:eastAsia="Times New Roman" w:hAnsi="Calibri" w:cs="Calibri"/>
                  <w:color w:val="000000"/>
                  <w:sz w:val="16"/>
                </w:rPr>
                <w:t>0x001C</w:t>
              </w:r>
            </w:ins>
          </w:p>
        </w:tc>
      </w:tr>
      <w:tr w:rsidR="00E27DD8" w:rsidRPr="00740232" w14:paraId="60A95C50" w14:textId="77777777" w:rsidTr="00D54586">
        <w:trPr>
          <w:trHeight w:val="288"/>
          <w:ins w:id="6162" w:author="Della Faille Philippe" w:date="2019-08-09T13:33:00Z"/>
        </w:trPr>
        <w:tc>
          <w:tcPr>
            <w:tcW w:w="960" w:type="dxa"/>
            <w:vMerge/>
            <w:tcBorders>
              <w:top w:val="nil"/>
              <w:left w:val="nil"/>
              <w:bottom w:val="nil"/>
              <w:right w:val="nil"/>
            </w:tcBorders>
            <w:vAlign w:val="center"/>
            <w:hideMark/>
          </w:tcPr>
          <w:p w14:paraId="1D454E89" w14:textId="77777777" w:rsidR="00E27DD8" w:rsidRPr="00740232" w:rsidRDefault="00E27DD8" w:rsidP="00D54586">
            <w:pPr>
              <w:spacing w:after="0"/>
              <w:jc w:val="left"/>
              <w:rPr>
                <w:ins w:id="616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6E2B165" w14:textId="77777777" w:rsidR="00E27DD8" w:rsidRPr="00740232" w:rsidRDefault="00E27DD8" w:rsidP="00D54586">
            <w:pPr>
              <w:spacing w:after="0"/>
              <w:jc w:val="left"/>
              <w:rPr>
                <w:ins w:id="6164" w:author="Della Faille Philippe" w:date="2019-08-09T13:33:00Z"/>
                <w:rFonts w:ascii="Calibri" w:eastAsia="Times New Roman" w:hAnsi="Calibri" w:cs="Calibri"/>
                <w:color w:val="000000"/>
                <w:sz w:val="16"/>
              </w:rPr>
            </w:pPr>
            <w:ins w:id="616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1BC1814" w14:textId="77777777" w:rsidR="00E27DD8" w:rsidRPr="00740232" w:rsidRDefault="00E27DD8" w:rsidP="00D54586">
            <w:pPr>
              <w:spacing w:after="0"/>
              <w:jc w:val="center"/>
              <w:rPr>
                <w:ins w:id="6166" w:author="Della Faille Philippe" w:date="2019-08-09T13:33:00Z"/>
                <w:rFonts w:ascii="Calibri" w:eastAsia="Times New Roman" w:hAnsi="Calibri" w:cs="Calibri"/>
                <w:color w:val="000000"/>
                <w:sz w:val="16"/>
              </w:rPr>
            </w:pPr>
            <w:ins w:id="6167" w:author="Della Faille Philippe" w:date="2019-08-09T13:33:00Z">
              <w:r w:rsidRPr="00740232">
                <w:rPr>
                  <w:rFonts w:ascii="Calibri" w:eastAsia="Times New Roman" w:hAnsi="Calibri" w:cs="Calibri"/>
                  <w:color w:val="000000"/>
                  <w:sz w:val="16"/>
                </w:rPr>
                <w:t>23</w:t>
              </w:r>
            </w:ins>
          </w:p>
        </w:tc>
        <w:tc>
          <w:tcPr>
            <w:tcW w:w="2680" w:type="dxa"/>
            <w:tcBorders>
              <w:top w:val="nil"/>
              <w:left w:val="nil"/>
              <w:bottom w:val="nil"/>
              <w:right w:val="nil"/>
            </w:tcBorders>
            <w:shd w:val="clear" w:color="000000" w:fill="A9D08E"/>
            <w:noWrap/>
            <w:vAlign w:val="bottom"/>
            <w:hideMark/>
          </w:tcPr>
          <w:p w14:paraId="67F48D6E" w14:textId="77777777" w:rsidR="00E27DD8" w:rsidRPr="00740232" w:rsidRDefault="00E27DD8" w:rsidP="00D54586">
            <w:pPr>
              <w:spacing w:after="0"/>
              <w:jc w:val="left"/>
              <w:rPr>
                <w:ins w:id="6168" w:author="Della Faille Philippe" w:date="2019-08-09T13:33:00Z"/>
                <w:rFonts w:ascii="Calibri" w:eastAsia="Times New Roman" w:hAnsi="Calibri" w:cs="Calibri"/>
                <w:color w:val="000000"/>
                <w:sz w:val="16"/>
              </w:rPr>
            </w:pPr>
            <w:ins w:id="6169"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3</w:t>
              </w:r>
            </w:ins>
          </w:p>
        </w:tc>
        <w:tc>
          <w:tcPr>
            <w:tcW w:w="960" w:type="dxa"/>
            <w:tcBorders>
              <w:top w:val="nil"/>
              <w:left w:val="single" w:sz="4" w:space="0" w:color="auto"/>
              <w:bottom w:val="nil"/>
              <w:right w:val="single" w:sz="4" w:space="0" w:color="auto"/>
            </w:tcBorders>
            <w:shd w:val="clear" w:color="000000" w:fill="A9D08E"/>
            <w:noWrap/>
            <w:vAlign w:val="bottom"/>
            <w:hideMark/>
          </w:tcPr>
          <w:p w14:paraId="2BE2B0D2" w14:textId="77777777" w:rsidR="00E27DD8" w:rsidRPr="00740232" w:rsidRDefault="00E27DD8" w:rsidP="00D54586">
            <w:pPr>
              <w:spacing w:after="0"/>
              <w:jc w:val="center"/>
              <w:rPr>
                <w:ins w:id="6170" w:author="Della Faille Philippe" w:date="2019-08-09T13:33:00Z"/>
                <w:rFonts w:ascii="Calibri" w:eastAsia="Times New Roman" w:hAnsi="Calibri" w:cs="Calibri"/>
                <w:color w:val="000000"/>
                <w:sz w:val="16"/>
              </w:rPr>
            </w:pPr>
            <w:ins w:id="6171"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32A6256F" w14:textId="77777777" w:rsidR="00E27DD8" w:rsidRPr="00740232" w:rsidRDefault="00E27DD8" w:rsidP="00D54586">
            <w:pPr>
              <w:spacing w:after="0"/>
              <w:jc w:val="center"/>
              <w:rPr>
                <w:ins w:id="6172" w:author="Della Faille Philippe" w:date="2019-08-09T13:33:00Z"/>
                <w:rFonts w:ascii="Calibri" w:eastAsia="Times New Roman" w:hAnsi="Calibri" w:cs="Calibri"/>
                <w:color w:val="000000"/>
                <w:sz w:val="16"/>
              </w:rPr>
            </w:pPr>
            <w:ins w:id="617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AF6CF32" w14:textId="77777777" w:rsidR="00E27DD8" w:rsidRPr="00740232" w:rsidRDefault="00E27DD8" w:rsidP="00D54586">
            <w:pPr>
              <w:spacing w:after="0"/>
              <w:jc w:val="center"/>
              <w:rPr>
                <w:ins w:id="6174" w:author="Della Faille Philippe" w:date="2019-08-09T13:33:00Z"/>
                <w:rFonts w:ascii="Calibri" w:eastAsia="Times New Roman" w:hAnsi="Calibri" w:cs="Calibri"/>
                <w:color w:val="000000"/>
                <w:sz w:val="16"/>
              </w:rPr>
            </w:pPr>
            <w:ins w:id="617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597769A9" w14:textId="77777777" w:rsidR="00E27DD8" w:rsidRPr="00740232" w:rsidRDefault="00E27DD8" w:rsidP="00D54586">
            <w:pPr>
              <w:spacing w:after="0"/>
              <w:jc w:val="center"/>
              <w:rPr>
                <w:ins w:id="6176" w:author="Della Faille Philippe" w:date="2019-08-09T13:33:00Z"/>
                <w:rFonts w:ascii="Calibri" w:eastAsia="Times New Roman" w:hAnsi="Calibri" w:cs="Calibri"/>
                <w:color w:val="000000"/>
                <w:sz w:val="16"/>
              </w:rPr>
            </w:pPr>
            <w:ins w:id="6177" w:author="Della Faille Philippe" w:date="2019-08-09T13:33:00Z">
              <w:r w:rsidRPr="00740232">
                <w:rPr>
                  <w:rFonts w:ascii="Calibri" w:eastAsia="Times New Roman" w:hAnsi="Calibri" w:cs="Calibri"/>
                  <w:color w:val="000000"/>
                  <w:sz w:val="16"/>
                </w:rPr>
                <w:t>30</w:t>
              </w:r>
            </w:ins>
          </w:p>
        </w:tc>
        <w:tc>
          <w:tcPr>
            <w:tcW w:w="1276" w:type="dxa"/>
            <w:tcBorders>
              <w:top w:val="nil"/>
              <w:left w:val="nil"/>
              <w:bottom w:val="nil"/>
              <w:right w:val="single" w:sz="4" w:space="0" w:color="auto"/>
            </w:tcBorders>
            <w:shd w:val="clear" w:color="000000" w:fill="A9D08E"/>
            <w:noWrap/>
            <w:vAlign w:val="bottom"/>
            <w:hideMark/>
          </w:tcPr>
          <w:p w14:paraId="551D5096" w14:textId="77777777" w:rsidR="00E27DD8" w:rsidRPr="00740232" w:rsidRDefault="00E27DD8" w:rsidP="00D54586">
            <w:pPr>
              <w:spacing w:after="0"/>
              <w:jc w:val="center"/>
              <w:rPr>
                <w:ins w:id="6178" w:author="Della Faille Philippe" w:date="2019-08-09T13:33:00Z"/>
                <w:rFonts w:ascii="Calibri" w:eastAsia="Times New Roman" w:hAnsi="Calibri" w:cs="Calibri"/>
                <w:color w:val="000000"/>
                <w:sz w:val="16"/>
              </w:rPr>
            </w:pPr>
            <w:ins w:id="6179" w:author="Della Faille Philippe" w:date="2019-08-09T13:33:00Z">
              <w:r w:rsidRPr="00740232">
                <w:rPr>
                  <w:rFonts w:ascii="Calibri" w:eastAsia="Times New Roman" w:hAnsi="Calibri" w:cs="Calibri"/>
                  <w:color w:val="000000"/>
                  <w:sz w:val="16"/>
                </w:rPr>
                <w:t>0x001E</w:t>
              </w:r>
            </w:ins>
          </w:p>
        </w:tc>
      </w:tr>
      <w:tr w:rsidR="00E27DD8" w:rsidRPr="00740232" w14:paraId="3F5BED0B" w14:textId="77777777" w:rsidTr="00D54586">
        <w:trPr>
          <w:trHeight w:val="288"/>
          <w:ins w:id="6180" w:author="Della Faille Philippe" w:date="2019-08-09T13:33:00Z"/>
        </w:trPr>
        <w:tc>
          <w:tcPr>
            <w:tcW w:w="960" w:type="dxa"/>
            <w:vMerge/>
            <w:tcBorders>
              <w:top w:val="nil"/>
              <w:left w:val="nil"/>
              <w:bottom w:val="nil"/>
              <w:right w:val="nil"/>
            </w:tcBorders>
            <w:vAlign w:val="center"/>
            <w:hideMark/>
          </w:tcPr>
          <w:p w14:paraId="5C475063" w14:textId="77777777" w:rsidR="00E27DD8" w:rsidRPr="00740232" w:rsidRDefault="00E27DD8" w:rsidP="00D54586">
            <w:pPr>
              <w:spacing w:after="0"/>
              <w:jc w:val="left"/>
              <w:rPr>
                <w:ins w:id="618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6E3D250" w14:textId="77777777" w:rsidR="00E27DD8" w:rsidRPr="00740232" w:rsidRDefault="00E27DD8" w:rsidP="00D54586">
            <w:pPr>
              <w:spacing w:after="0"/>
              <w:jc w:val="left"/>
              <w:rPr>
                <w:ins w:id="6182" w:author="Della Faille Philippe" w:date="2019-08-09T13:33:00Z"/>
                <w:rFonts w:ascii="Calibri" w:eastAsia="Times New Roman" w:hAnsi="Calibri" w:cs="Calibri"/>
                <w:color w:val="000000"/>
                <w:sz w:val="16"/>
              </w:rPr>
            </w:pPr>
            <w:ins w:id="618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5D081390" w14:textId="77777777" w:rsidR="00E27DD8" w:rsidRPr="00740232" w:rsidRDefault="00E27DD8" w:rsidP="00D54586">
            <w:pPr>
              <w:spacing w:after="0"/>
              <w:jc w:val="center"/>
              <w:rPr>
                <w:ins w:id="6184" w:author="Della Faille Philippe" w:date="2019-08-09T13:33:00Z"/>
                <w:rFonts w:ascii="Calibri" w:eastAsia="Times New Roman" w:hAnsi="Calibri" w:cs="Calibri"/>
                <w:color w:val="000000"/>
                <w:sz w:val="16"/>
              </w:rPr>
            </w:pPr>
            <w:ins w:id="6185" w:author="Della Faille Philippe" w:date="2019-08-09T13:33:00Z">
              <w:r w:rsidRPr="00740232">
                <w:rPr>
                  <w:rFonts w:ascii="Calibri" w:eastAsia="Times New Roman" w:hAnsi="Calibri" w:cs="Calibri"/>
                  <w:color w:val="000000"/>
                  <w:sz w:val="16"/>
                </w:rPr>
                <w:t>24</w:t>
              </w:r>
            </w:ins>
          </w:p>
        </w:tc>
        <w:tc>
          <w:tcPr>
            <w:tcW w:w="2680" w:type="dxa"/>
            <w:tcBorders>
              <w:top w:val="nil"/>
              <w:left w:val="nil"/>
              <w:bottom w:val="nil"/>
              <w:right w:val="nil"/>
            </w:tcBorders>
            <w:shd w:val="clear" w:color="000000" w:fill="A9D08E"/>
            <w:noWrap/>
            <w:vAlign w:val="bottom"/>
            <w:hideMark/>
          </w:tcPr>
          <w:p w14:paraId="19E3669D" w14:textId="77777777" w:rsidR="00E27DD8" w:rsidRPr="00740232" w:rsidRDefault="00E27DD8" w:rsidP="00D54586">
            <w:pPr>
              <w:spacing w:after="0"/>
              <w:jc w:val="left"/>
              <w:rPr>
                <w:ins w:id="6186" w:author="Della Faille Philippe" w:date="2019-08-09T13:33:00Z"/>
                <w:rFonts w:ascii="Calibri" w:eastAsia="Times New Roman" w:hAnsi="Calibri" w:cs="Calibri"/>
                <w:color w:val="000000"/>
                <w:sz w:val="16"/>
              </w:rPr>
            </w:pPr>
            <w:ins w:id="6187"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4</w:t>
              </w:r>
            </w:ins>
          </w:p>
        </w:tc>
        <w:tc>
          <w:tcPr>
            <w:tcW w:w="960" w:type="dxa"/>
            <w:tcBorders>
              <w:top w:val="nil"/>
              <w:left w:val="single" w:sz="4" w:space="0" w:color="auto"/>
              <w:bottom w:val="nil"/>
              <w:right w:val="single" w:sz="4" w:space="0" w:color="auto"/>
            </w:tcBorders>
            <w:shd w:val="clear" w:color="000000" w:fill="A9D08E"/>
            <w:noWrap/>
            <w:vAlign w:val="bottom"/>
            <w:hideMark/>
          </w:tcPr>
          <w:p w14:paraId="43E44CB5" w14:textId="77777777" w:rsidR="00E27DD8" w:rsidRPr="00740232" w:rsidRDefault="00E27DD8" w:rsidP="00D54586">
            <w:pPr>
              <w:spacing w:after="0"/>
              <w:jc w:val="center"/>
              <w:rPr>
                <w:ins w:id="6188" w:author="Della Faille Philippe" w:date="2019-08-09T13:33:00Z"/>
                <w:rFonts w:ascii="Calibri" w:eastAsia="Times New Roman" w:hAnsi="Calibri" w:cs="Calibri"/>
                <w:color w:val="000000"/>
                <w:sz w:val="16"/>
              </w:rPr>
            </w:pPr>
            <w:ins w:id="6189"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285F9405" w14:textId="77777777" w:rsidR="00E27DD8" w:rsidRPr="00740232" w:rsidRDefault="00E27DD8" w:rsidP="00D54586">
            <w:pPr>
              <w:spacing w:after="0"/>
              <w:jc w:val="center"/>
              <w:rPr>
                <w:ins w:id="6190" w:author="Della Faille Philippe" w:date="2019-08-09T13:33:00Z"/>
                <w:rFonts w:ascii="Calibri" w:eastAsia="Times New Roman" w:hAnsi="Calibri" w:cs="Calibri"/>
                <w:color w:val="000000"/>
                <w:sz w:val="16"/>
              </w:rPr>
            </w:pPr>
            <w:ins w:id="619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5BE5C9A" w14:textId="77777777" w:rsidR="00E27DD8" w:rsidRPr="00740232" w:rsidRDefault="00E27DD8" w:rsidP="00D54586">
            <w:pPr>
              <w:spacing w:after="0"/>
              <w:jc w:val="center"/>
              <w:rPr>
                <w:ins w:id="6192" w:author="Della Faille Philippe" w:date="2019-08-09T13:33:00Z"/>
                <w:rFonts w:ascii="Calibri" w:eastAsia="Times New Roman" w:hAnsi="Calibri" w:cs="Calibri"/>
                <w:color w:val="000000"/>
                <w:sz w:val="16"/>
              </w:rPr>
            </w:pPr>
            <w:ins w:id="619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2F38984" w14:textId="77777777" w:rsidR="00E27DD8" w:rsidRPr="00740232" w:rsidRDefault="00E27DD8" w:rsidP="00D54586">
            <w:pPr>
              <w:spacing w:after="0"/>
              <w:jc w:val="center"/>
              <w:rPr>
                <w:ins w:id="6194" w:author="Della Faille Philippe" w:date="2019-08-09T13:33:00Z"/>
                <w:rFonts w:ascii="Calibri" w:eastAsia="Times New Roman" w:hAnsi="Calibri" w:cs="Calibri"/>
                <w:color w:val="000000"/>
                <w:sz w:val="16"/>
              </w:rPr>
            </w:pPr>
            <w:ins w:id="6195" w:author="Della Faille Philippe" w:date="2019-08-09T13:33:00Z">
              <w:r w:rsidRPr="00740232">
                <w:rPr>
                  <w:rFonts w:ascii="Calibri" w:eastAsia="Times New Roman" w:hAnsi="Calibri" w:cs="Calibri"/>
                  <w:color w:val="000000"/>
                  <w:sz w:val="16"/>
                </w:rPr>
                <w:t>32</w:t>
              </w:r>
            </w:ins>
          </w:p>
        </w:tc>
        <w:tc>
          <w:tcPr>
            <w:tcW w:w="1276" w:type="dxa"/>
            <w:tcBorders>
              <w:top w:val="nil"/>
              <w:left w:val="nil"/>
              <w:bottom w:val="nil"/>
              <w:right w:val="single" w:sz="4" w:space="0" w:color="auto"/>
            </w:tcBorders>
            <w:shd w:val="clear" w:color="000000" w:fill="A9D08E"/>
            <w:noWrap/>
            <w:vAlign w:val="bottom"/>
            <w:hideMark/>
          </w:tcPr>
          <w:p w14:paraId="73EF534F" w14:textId="77777777" w:rsidR="00E27DD8" w:rsidRPr="00740232" w:rsidRDefault="00E27DD8" w:rsidP="00D54586">
            <w:pPr>
              <w:spacing w:after="0"/>
              <w:jc w:val="center"/>
              <w:rPr>
                <w:ins w:id="6196" w:author="Della Faille Philippe" w:date="2019-08-09T13:33:00Z"/>
                <w:rFonts w:ascii="Calibri" w:eastAsia="Times New Roman" w:hAnsi="Calibri" w:cs="Calibri"/>
                <w:color w:val="000000"/>
                <w:sz w:val="16"/>
              </w:rPr>
            </w:pPr>
            <w:ins w:id="6197" w:author="Della Faille Philippe" w:date="2019-08-09T13:33:00Z">
              <w:r w:rsidRPr="00740232">
                <w:rPr>
                  <w:rFonts w:ascii="Calibri" w:eastAsia="Times New Roman" w:hAnsi="Calibri" w:cs="Calibri"/>
                  <w:color w:val="000000"/>
                  <w:sz w:val="16"/>
                </w:rPr>
                <w:t>0x0020</w:t>
              </w:r>
            </w:ins>
          </w:p>
        </w:tc>
      </w:tr>
      <w:tr w:rsidR="00E27DD8" w:rsidRPr="00740232" w14:paraId="33CC9D64" w14:textId="77777777" w:rsidTr="00D54586">
        <w:trPr>
          <w:trHeight w:val="288"/>
          <w:ins w:id="6198" w:author="Della Faille Philippe" w:date="2019-08-09T13:33:00Z"/>
        </w:trPr>
        <w:tc>
          <w:tcPr>
            <w:tcW w:w="960" w:type="dxa"/>
            <w:vMerge/>
            <w:tcBorders>
              <w:top w:val="nil"/>
              <w:left w:val="nil"/>
              <w:bottom w:val="nil"/>
              <w:right w:val="nil"/>
            </w:tcBorders>
            <w:vAlign w:val="center"/>
            <w:hideMark/>
          </w:tcPr>
          <w:p w14:paraId="44A195D7" w14:textId="77777777" w:rsidR="00E27DD8" w:rsidRPr="00740232" w:rsidRDefault="00E27DD8" w:rsidP="00D54586">
            <w:pPr>
              <w:spacing w:after="0"/>
              <w:jc w:val="left"/>
              <w:rPr>
                <w:ins w:id="619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5FE2097" w14:textId="77777777" w:rsidR="00E27DD8" w:rsidRPr="00740232" w:rsidRDefault="00E27DD8" w:rsidP="00D54586">
            <w:pPr>
              <w:spacing w:after="0"/>
              <w:jc w:val="left"/>
              <w:rPr>
                <w:ins w:id="6200" w:author="Della Faille Philippe" w:date="2019-08-09T13:33:00Z"/>
                <w:rFonts w:ascii="Calibri" w:eastAsia="Times New Roman" w:hAnsi="Calibri" w:cs="Calibri"/>
                <w:color w:val="000000"/>
                <w:sz w:val="16"/>
              </w:rPr>
            </w:pPr>
            <w:ins w:id="620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134FF46" w14:textId="77777777" w:rsidR="00E27DD8" w:rsidRPr="00740232" w:rsidRDefault="00E27DD8" w:rsidP="00D54586">
            <w:pPr>
              <w:spacing w:after="0"/>
              <w:jc w:val="center"/>
              <w:rPr>
                <w:ins w:id="6202" w:author="Della Faille Philippe" w:date="2019-08-09T13:33:00Z"/>
                <w:rFonts w:ascii="Calibri" w:eastAsia="Times New Roman" w:hAnsi="Calibri" w:cs="Calibri"/>
                <w:color w:val="000000"/>
                <w:sz w:val="16"/>
              </w:rPr>
            </w:pPr>
            <w:ins w:id="6203" w:author="Della Faille Philippe" w:date="2019-08-09T13:33:00Z">
              <w:r w:rsidRPr="00740232">
                <w:rPr>
                  <w:rFonts w:ascii="Calibri" w:eastAsia="Times New Roman" w:hAnsi="Calibri" w:cs="Calibri"/>
                  <w:color w:val="000000"/>
                  <w:sz w:val="16"/>
                </w:rPr>
                <w:t>25</w:t>
              </w:r>
            </w:ins>
          </w:p>
        </w:tc>
        <w:tc>
          <w:tcPr>
            <w:tcW w:w="2680" w:type="dxa"/>
            <w:tcBorders>
              <w:top w:val="nil"/>
              <w:left w:val="nil"/>
              <w:bottom w:val="nil"/>
              <w:right w:val="nil"/>
            </w:tcBorders>
            <w:shd w:val="clear" w:color="000000" w:fill="A9D08E"/>
            <w:noWrap/>
            <w:vAlign w:val="bottom"/>
            <w:hideMark/>
          </w:tcPr>
          <w:p w14:paraId="6931DFAB" w14:textId="77777777" w:rsidR="00E27DD8" w:rsidRPr="00740232" w:rsidRDefault="00E27DD8" w:rsidP="00D54586">
            <w:pPr>
              <w:spacing w:after="0"/>
              <w:jc w:val="left"/>
              <w:rPr>
                <w:ins w:id="6204" w:author="Della Faille Philippe" w:date="2019-08-09T13:33:00Z"/>
                <w:rFonts w:ascii="Calibri" w:eastAsia="Times New Roman" w:hAnsi="Calibri" w:cs="Calibri"/>
                <w:color w:val="000000"/>
                <w:sz w:val="16"/>
              </w:rPr>
            </w:pPr>
            <w:ins w:id="6205"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5</w:t>
              </w:r>
            </w:ins>
          </w:p>
        </w:tc>
        <w:tc>
          <w:tcPr>
            <w:tcW w:w="960" w:type="dxa"/>
            <w:tcBorders>
              <w:top w:val="nil"/>
              <w:left w:val="single" w:sz="4" w:space="0" w:color="auto"/>
              <w:bottom w:val="nil"/>
              <w:right w:val="single" w:sz="4" w:space="0" w:color="auto"/>
            </w:tcBorders>
            <w:shd w:val="clear" w:color="000000" w:fill="A9D08E"/>
            <w:noWrap/>
            <w:vAlign w:val="bottom"/>
            <w:hideMark/>
          </w:tcPr>
          <w:p w14:paraId="395E88A7" w14:textId="77777777" w:rsidR="00E27DD8" w:rsidRPr="00740232" w:rsidRDefault="00E27DD8" w:rsidP="00D54586">
            <w:pPr>
              <w:spacing w:after="0"/>
              <w:jc w:val="center"/>
              <w:rPr>
                <w:ins w:id="6206" w:author="Della Faille Philippe" w:date="2019-08-09T13:33:00Z"/>
                <w:rFonts w:ascii="Calibri" w:eastAsia="Times New Roman" w:hAnsi="Calibri" w:cs="Calibri"/>
                <w:color w:val="000000"/>
                <w:sz w:val="16"/>
              </w:rPr>
            </w:pPr>
            <w:ins w:id="6207"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7AAD3253" w14:textId="77777777" w:rsidR="00E27DD8" w:rsidRPr="00740232" w:rsidRDefault="00E27DD8" w:rsidP="00D54586">
            <w:pPr>
              <w:spacing w:after="0"/>
              <w:jc w:val="center"/>
              <w:rPr>
                <w:ins w:id="6208" w:author="Della Faille Philippe" w:date="2019-08-09T13:33:00Z"/>
                <w:rFonts w:ascii="Calibri" w:eastAsia="Times New Roman" w:hAnsi="Calibri" w:cs="Calibri"/>
                <w:color w:val="000000"/>
                <w:sz w:val="16"/>
              </w:rPr>
            </w:pPr>
            <w:ins w:id="620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61709B2D" w14:textId="77777777" w:rsidR="00E27DD8" w:rsidRPr="00740232" w:rsidRDefault="00E27DD8" w:rsidP="00D54586">
            <w:pPr>
              <w:spacing w:after="0"/>
              <w:jc w:val="center"/>
              <w:rPr>
                <w:ins w:id="6210" w:author="Della Faille Philippe" w:date="2019-08-09T13:33:00Z"/>
                <w:rFonts w:ascii="Calibri" w:eastAsia="Times New Roman" w:hAnsi="Calibri" w:cs="Calibri"/>
                <w:color w:val="000000"/>
                <w:sz w:val="16"/>
              </w:rPr>
            </w:pPr>
            <w:ins w:id="621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7FE0575" w14:textId="77777777" w:rsidR="00E27DD8" w:rsidRPr="00740232" w:rsidRDefault="00E27DD8" w:rsidP="00D54586">
            <w:pPr>
              <w:spacing w:after="0"/>
              <w:jc w:val="center"/>
              <w:rPr>
                <w:ins w:id="6212" w:author="Della Faille Philippe" w:date="2019-08-09T13:33:00Z"/>
                <w:rFonts w:ascii="Calibri" w:eastAsia="Times New Roman" w:hAnsi="Calibri" w:cs="Calibri"/>
                <w:color w:val="000000"/>
                <w:sz w:val="16"/>
              </w:rPr>
            </w:pPr>
            <w:ins w:id="6213" w:author="Della Faille Philippe" w:date="2019-08-09T13:33:00Z">
              <w:r w:rsidRPr="00740232">
                <w:rPr>
                  <w:rFonts w:ascii="Calibri" w:eastAsia="Times New Roman" w:hAnsi="Calibri" w:cs="Calibri"/>
                  <w:color w:val="000000"/>
                  <w:sz w:val="16"/>
                </w:rPr>
                <w:t>34</w:t>
              </w:r>
            </w:ins>
          </w:p>
        </w:tc>
        <w:tc>
          <w:tcPr>
            <w:tcW w:w="1276" w:type="dxa"/>
            <w:tcBorders>
              <w:top w:val="nil"/>
              <w:left w:val="nil"/>
              <w:bottom w:val="nil"/>
              <w:right w:val="single" w:sz="4" w:space="0" w:color="auto"/>
            </w:tcBorders>
            <w:shd w:val="clear" w:color="000000" w:fill="A9D08E"/>
            <w:noWrap/>
            <w:vAlign w:val="bottom"/>
            <w:hideMark/>
          </w:tcPr>
          <w:p w14:paraId="272439DD" w14:textId="77777777" w:rsidR="00E27DD8" w:rsidRPr="00740232" w:rsidRDefault="00E27DD8" w:rsidP="00D54586">
            <w:pPr>
              <w:spacing w:after="0"/>
              <w:jc w:val="center"/>
              <w:rPr>
                <w:ins w:id="6214" w:author="Della Faille Philippe" w:date="2019-08-09T13:33:00Z"/>
                <w:rFonts w:ascii="Calibri" w:eastAsia="Times New Roman" w:hAnsi="Calibri" w:cs="Calibri"/>
                <w:color w:val="000000"/>
                <w:sz w:val="16"/>
              </w:rPr>
            </w:pPr>
            <w:ins w:id="6215" w:author="Della Faille Philippe" w:date="2019-08-09T13:33:00Z">
              <w:r w:rsidRPr="00740232">
                <w:rPr>
                  <w:rFonts w:ascii="Calibri" w:eastAsia="Times New Roman" w:hAnsi="Calibri" w:cs="Calibri"/>
                  <w:color w:val="000000"/>
                  <w:sz w:val="16"/>
                </w:rPr>
                <w:t>0x0022</w:t>
              </w:r>
            </w:ins>
          </w:p>
        </w:tc>
      </w:tr>
      <w:tr w:rsidR="00E27DD8" w:rsidRPr="00740232" w14:paraId="5CF629FB" w14:textId="77777777" w:rsidTr="00D54586">
        <w:trPr>
          <w:trHeight w:val="288"/>
          <w:ins w:id="6216" w:author="Della Faille Philippe" w:date="2019-08-09T13:33:00Z"/>
        </w:trPr>
        <w:tc>
          <w:tcPr>
            <w:tcW w:w="960" w:type="dxa"/>
            <w:vMerge/>
            <w:tcBorders>
              <w:top w:val="nil"/>
              <w:left w:val="nil"/>
              <w:bottom w:val="nil"/>
              <w:right w:val="nil"/>
            </w:tcBorders>
            <w:vAlign w:val="center"/>
            <w:hideMark/>
          </w:tcPr>
          <w:p w14:paraId="4BBED174" w14:textId="77777777" w:rsidR="00E27DD8" w:rsidRPr="00740232" w:rsidRDefault="00E27DD8" w:rsidP="00D54586">
            <w:pPr>
              <w:spacing w:after="0"/>
              <w:jc w:val="left"/>
              <w:rPr>
                <w:ins w:id="621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2763DF5" w14:textId="77777777" w:rsidR="00E27DD8" w:rsidRPr="00740232" w:rsidRDefault="00E27DD8" w:rsidP="00D54586">
            <w:pPr>
              <w:spacing w:after="0"/>
              <w:jc w:val="left"/>
              <w:rPr>
                <w:ins w:id="6218" w:author="Della Faille Philippe" w:date="2019-08-09T13:33:00Z"/>
                <w:rFonts w:ascii="Calibri" w:eastAsia="Times New Roman" w:hAnsi="Calibri" w:cs="Calibri"/>
                <w:color w:val="000000"/>
                <w:sz w:val="16"/>
              </w:rPr>
            </w:pPr>
            <w:ins w:id="621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D33D2A5" w14:textId="77777777" w:rsidR="00E27DD8" w:rsidRPr="00740232" w:rsidRDefault="00E27DD8" w:rsidP="00D54586">
            <w:pPr>
              <w:spacing w:after="0"/>
              <w:jc w:val="center"/>
              <w:rPr>
                <w:ins w:id="6220" w:author="Della Faille Philippe" w:date="2019-08-09T13:33:00Z"/>
                <w:rFonts w:ascii="Calibri" w:eastAsia="Times New Roman" w:hAnsi="Calibri" w:cs="Calibri"/>
                <w:color w:val="000000"/>
                <w:sz w:val="16"/>
              </w:rPr>
            </w:pPr>
            <w:ins w:id="6221" w:author="Della Faille Philippe" w:date="2019-08-09T13:33:00Z">
              <w:r w:rsidRPr="00740232">
                <w:rPr>
                  <w:rFonts w:ascii="Calibri" w:eastAsia="Times New Roman" w:hAnsi="Calibri" w:cs="Calibri"/>
                  <w:color w:val="000000"/>
                  <w:sz w:val="16"/>
                </w:rPr>
                <w:t>26</w:t>
              </w:r>
            </w:ins>
          </w:p>
        </w:tc>
        <w:tc>
          <w:tcPr>
            <w:tcW w:w="2680" w:type="dxa"/>
            <w:tcBorders>
              <w:top w:val="nil"/>
              <w:left w:val="nil"/>
              <w:bottom w:val="nil"/>
              <w:right w:val="nil"/>
            </w:tcBorders>
            <w:shd w:val="clear" w:color="000000" w:fill="A9D08E"/>
            <w:noWrap/>
            <w:vAlign w:val="bottom"/>
            <w:hideMark/>
          </w:tcPr>
          <w:p w14:paraId="0824DA7D" w14:textId="77777777" w:rsidR="00E27DD8" w:rsidRPr="00740232" w:rsidRDefault="00E27DD8" w:rsidP="00D54586">
            <w:pPr>
              <w:spacing w:after="0"/>
              <w:jc w:val="left"/>
              <w:rPr>
                <w:ins w:id="6222" w:author="Della Faille Philippe" w:date="2019-08-09T13:33:00Z"/>
                <w:rFonts w:ascii="Calibri" w:eastAsia="Times New Roman" w:hAnsi="Calibri" w:cs="Calibri"/>
                <w:color w:val="000000"/>
                <w:sz w:val="16"/>
              </w:rPr>
            </w:pPr>
            <w:ins w:id="6223"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pallet 6</w:t>
              </w:r>
            </w:ins>
          </w:p>
        </w:tc>
        <w:tc>
          <w:tcPr>
            <w:tcW w:w="960" w:type="dxa"/>
            <w:tcBorders>
              <w:top w:val="nil"/>
              <w:left w:val="single" w:sz="4" w:space="0" w:color="auto"/>
              <w:bottom w:val="nil"/>
              <w:right w:val="single" w:sz="4" w:space="0" w:color="auto"/>
            </w:tcBorders>
            <w:shd w:val="clear" w:color="000000" w:fill="A9D08E"/>
            <w:noWrap/>
            <w:vAlign w:val="bottom"/>
            <w:hideMark/>
          </w:tcPr>
          <w:p w14:paraId="08DE9906" w14:textId="77777777" w:rsidR="00E27DD8" w:rsidRPr="00740232" w:rsidRDefault="00E27DD8" w:rsidP="00D54586">
            <w:pPr>
              <w:spacing w:after="0"/>
              <w:jc w:val="center"/>
              <w:rPr>
                <w:ins w:id="6224" w:author="Della Faille Philippe" w:date="2019-08-09T13:33:00Z"/>
                <w:rFonts w:ascii="Calibri" w:eastAsia="Times New Roman" w:hAnsi="Calibri" w:cs="Calibri"/>
                <w:color w:val="000000"/>
                <w:sz w:val="16"/>
              </w:rPr>
            </w:pPr>
            <w:ins w:id="6225"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5EA123B7" w14:textId="77777777" w:rsidR="00E27DD8" w:rsidRPr="00740232" w:rsidRDefault="00E27DD8" w:rsidP="00D54586">
            <w:pPr>
              <w:spacing w:after="0"/>
              <w:jc w:val="center"/>
              <w:rPr>
                <w:ins w:id="6226" w:author="Della Faille Philippe" w:date="2019-08-09T13:33:00Z"/>
                <w:rFonts w:ascii="Calibri" w:eastAsia="Times New Roman" w:hAnsi="Calibri" w:cs="Calibri"/>
                <w:color w:val="000000"/>
                <w:sz w:val="16"/>
              </w:rPr>
            </w:pPr>
            <w:ins w:id="622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66E40795" w14:textId="77777777" w:rsidR="00E27DD8" w:rsidRPr="00740232" w:rsidRDefault="00E27DD8" w:rsidP="00D54586">
            <w:pPr>
              <w:spacing w:after="0"/>
              <w:jc w:val="center"/>
              <w:rPr>
                <w:ins w:id="6228" w:author="Della Faille Philippe" w:date="2019-08-09T13:33:00Z"/>
                <w:rFonts w:ascii="Calibri" w:eastAsia="Times New Roman" w:hAnsi="Calibri" w:cs="Calibri"/>
                <w:color w:val="000000"/>
                <w:sz w:val="16"/>
              </w:rPr>
            </w:pPr>
            <w:ins w:id="622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5503D2BE" w14:textId="77777777" w:rsidR="00E27DD8" w:rsidRPr="00740232" w:rsidRDefault="00E27DD8" w:rsidP="00D54586">
            <w:pPr>
              <w:spacing w:after="0"/>
              <w:jc w:val="center"/>
              <w:rPr>
                <w:ins w:id="6230" w:author="Della Faille Philippe" w:date="2019-08-09T13:33:00Z"/>
                <w:rFonts w:ascii="Calibri" w:eastAsia="Times New Roman" w:hAnsi="Calibri" w:cs="Calibri"/>
                <w:color w:val="000000"/>
                <w:sz w:val="16"/>
              </w:rPr>
            </w:pPr>
            <w:ins w:id="6231" w:author="Della Faille Philippe" w:date="2019-08-09T13:33:00Z">
              <w:r w:rsidRPr="00740232">
                <w:rPr>
                  <w:rFonts w:ascii="Calibri" w:eastAsia="Times New Roman" w:hAnsi="Calibri" w:cs="Calibri"/>
                  <w:color w:val="000000"/>
                  <w:sz w:val="16"/>
                </w:rPr>
                <w:t>36</w:t>
              </w:r>
            </w:ins>
          </w:p>
        </w:tc>
        <w:tc>
          <w:tcPr>
            <w:tcW w:w="1276" w:type="dxa"/>
            <w:tcBorders>
              <w:top w:val="nil"/>
              <w:left w:val="nil"/>
              <w:bottom w:val="nil"/>
              <w:right w:val="single" w:sz="4" w:space="0" w:color="auto"/>
            </w:tcBorders>
            <w:shd w:val="clear" w:color="000000" w:fill="A9D08E"/>
            <w:noWrap/>
            <w:vAlign w:val="bottom"/>
            <w:hideMark/>
          </w:tcPr>
          <w:p w14:paraId="0EB8A748" w14:textId="77777777" w:rsidR="00E27DD8" w:rsidRPr="00740232" w:rsidRDefault="00E27DD8" w:rsidP="00D54586">
            <w:pPr>
              <w:spacing w:after="0"/>
              <w:jc w:val="center"/>
              <w:rPr>
                <w:ins w:id="6232" w:author="Della Faille Philippe" w:date="2019-08-09T13:33:00Z"/>
                <w:rFonts w:ascii="Calibri" w:eastAsia="Times New Roman" w:hAnsi="Calibri" w:cs="Calibri"/>
                <w:color w:val="000000"/>
                <w:sz w:val="16"/>
              </w:rPr>
            </w:pPr>
            <w:ins w:id="6233" w:author="Della Faille Philippe" w:date="2019-08-09T13:33:00Z">
              <w:r w:rsidRPr="00740232">
                <w:rPr>
                  <w:rFonts w:ascii="Calibri" w:eastAsia="Times New Roman" w:hAnsi="Calibri" w:cs="Calibri"/>
                  <w:color w:val="000000"/>
                  <w:sz w:val="16"/>
                </w:rPr>
                <w:t>0x0024</w:t>
              </w:r>
            </w:ins>
          </w:p>
        </w:tc>
      </w:tr>
      <w:tr w:rsidR="00E27DD8" w:rsidRPr="00740232" w14:paraId="55FADD43" w14:textId="77777777" w:rsidTr="00D54586">
        <w:trPr>
          <w:trHeight w:val="288"/>
          <w:ins w:id="6234" w:author="Della Faille Philippe" w:date="2019-08-09T13:33:00Z"/>
        </w:trPr>
        <w:tc>
          <w:tcPr>
            <w:tcW w:w="960" w:type="dxa"/>
            <w:vMerge/>
            <w:tcBorders>
              <w:top w:val="nil"/>
              <w:left w:val="nil"/>
              <w:bottom w:val="nil"/>
              <w:right w:val="nil"/>
            </w:tcBorders>
            <w:vAlign w:val="center"/>
            <w:hideMark/>
          </w:tcPr>
          <w:p w14:paraId="6AB55E31" w14:textId="77777777" w:rsidR="00E27DD8" w:rsidRPr="00740232" w:rsidRDefault="00E27DD8" w:rsidP="00D54586">
            <w:pPr>
              <w:spacing w:after="0"/>
              <w:jc w:val="left"/>
              <w:rPr>
                <w:ins w:id="623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4AEB801A" w14:textId="77777777" w:rsidR="00E27DD8" w:rsidRPr="00740232" w:rsidRDefault="00E27DD8" w:rsidP="00D54586">
            <w:pPr>
              <w:spacing w:after="0"/>
              <w:jc w:val="left"/>
              <w:rPr>
                <w:ins w:id="6236" w:author="Della Faille Philippe" w:date="2019-08-09T13:33:00Z"/>
                <w:rFonts w:ascii="Calibri" w:eastAsia="Times New Roman" w:hAnsi="Calibri" w:cs="Calibri"/>
                <w:color w:val="000000"/>
                <w:sz w:val="16"/>
              </w:rPr>
            </w:pPr>
            <w:ins w:id="623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79E3A6A" w14:textId="77777777" w:rsidR="00E27DD8" w:rsidRPr="00740232" w:rsidRDefault="00E27DD8" w:rsidP="00D54586">
            <w:pPr>
              <w:spacing w:after="0"/>
              <w:jc w:val="center"/>
              <w:rPr>
                <w:ins w:id="6238" w:author="Della Faille Philippe" w:date="2019-08-09T13:33:00Z"/>
                <w:rFonts w:ascii="Calibri" w:eastAsia="Times New Roman" w:hAnsi="Calibri" w:cs="Calibri"/>
                <w:color w:val="000000"/>
                <w:sz w:val="16"/>
              </w:rPr>
            </w:pPr>
            <w:ins w:id="6239" w:author="Della Faille Philippe" w:date="2019-08-09T13:33:00Z">
              <w:r w:rsidRPr="00740232">
                <w:rPr>
                  <w:rFonts w:ascii="Calibri" w:eastAsia="Times New Roman" w:hAnsi="Calibri" w:cs="Calibri"/>
                  <w:color w:val="000000"/>
                  <w:sz w:val="16"/>
                </w:rPr>
                <w:t>27</w:t>
              </w:r>
            </w:ins>
          </w:p>
        </w:tc>
        <w:tc>
          <w:tcPr>
            <w:tcW w:w="2680" w:type="dxa"/>
            <w:tcBorders>
              <w:top w:val="nil"/>
              <w:left w:val="nil"/>
              <w:bottom w:val="nil"/>
              <w:right w:val="nil"/>
            </w:tcBorders>
            <w:shd w:val="clear" w:color="000000" w:fill="A9D08E"/>
            <w:noWrap/>
            <w:vAlign w:val="bottom"/>
            <w:hideMark/>
          </w:tcPr>
          <w:p w14:paraId="1C33CD9A" w14:textId="77777777" w:rsidR="00E27DD8" w:rsidRPr="00740232" w:rsidRDefault="00E27DD8" w:rsidP="00D54586">
            <w:pPr>
              <w:spacing w:after="0"/>
              <w:jc w:val="left"/>
              <w:rPr>
                <w:ins w:id="6240" w:author="Della Faille Philippe" w:date="2019-08-09T13:33:00Z"/>
                <w:rFonts w:ascii="Calibri" w:eastAsia="Times New Roman" w:hAnsi="Calibri" w:cs="Calibri"/>
                <w:color w:val="000000"/>
                <w:sz w:val="16"/>
              </w:rPr>
            </w:pPr>
            <w:ins w:id="6241"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combiner</w:t>
              </w:r>
            </w:ins>
          </w:p>
        </w:tc>
        <w:tc>
          <w:tcPr>
            <w:tcW w:w="960" w:type="dxa"/>
            <w:tcBorders>
              <w:top w:val="nil"/>
              <w:left w:val="single" w:sz="4" w:space="0" w:color="auto"/>
              <w:bottom w:val="nil"/>
              <w:right w:val="single" w:sz="4" w:space="0" w:color="auto"/>
            </w:tcBorders>
            <w:shd w:val="clear" w:color="000000" w:fill="A9D08E"/>
            <w:noWrap/>
            <w:vAlign w:val="bottom"/>
            <w:hideMark/>
          </w:tcPr>
          <w:p w14:paraId="0A633F4D" w14:textId="77777777" w:rsidR="00E27DD8" w:rsidRPr="00740232" w:rsidRDefault="00E27DD8" w:rsidP="00D54586">
            <w:pPr>
              <w:spacing w:after="0"/>
              <w:jc w:val="center"/>
              <w:rPr>
                <w:ins w:id="6242" w:author="Della Faille Philippe" w:date="2019-08-09T13:33:00Z"/>
                <w:rFonts w:ascii="Calibri" w:eastAsia="Times New Roman" w:hAnsi="Calibri" w:cs="Calibri"/>
                <w:color w:val="000000"/>
                <w:sz w:val="16"/>
              </w:rPr>
            </w:pPr>
            <w:ins w:id="6243"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1C8022D9" w14:textId="77777777" w:rsidR="00E27DD8" w:rsidRPr="00740232" w:rsidRDefault="00E27DD8" w:rsidP="00D54586">
            <w:pPr>
              <w:spacing w:after="0"/>
              <w:jc w:val="center"/>
              <w:rPr>
                <w:ins w:id="6244" w:author="Della Faille Philippe" w:date="2019-08-09T13:33:00Z"/>
                <w:rFonts w:ascii="Calibri" w:eastAsia="Times New Roman" w:hAnsi="Calibri" w:cs="Calibri"/>
                <w:color w:val="000000"/>
                <w:sz w:val="16"/>
              </w:rPr>
            </w:pPr>
            <w:ins w:id="624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AC5A94F" w14:textId="77777777" w:rsidR="00E27DD8" w:rsidRPr="00740232" w:rsidRDefault="00E27DD8" w:rsidP="00D54586">
            <w:pPr>
              <w:spacing w:after="0"/>
              <w:jc w:val="center"/>
              <w:rPr>
                <w:ins w:id="6246" w:author="Della Faille Philippe" w:date="2019-08-09T13:33:00Z"/>
                <w:rFonts w:ascii="Calibri" w:eastAsia="Times New Roman" w:hAnsi="Calibri" w:cs="Calibri"/>
                <w:color w:val="000000"/>
                <w:sz w:val="16"/>
              </w:rPr>
            </w:pPr>
            <w:ins w:id="624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BFD2AAC" w14:textId="77777777" w:rsidR="00E27DD8" w:rsidRPr="00740232" w:rsidRDefault="00E27DD8" w:rsidP="00D54586">
            <w:pPr>
              <w:spacing w:after="0"/>
              <w:jc w:val="center"/>
              <w:rPr>
                <w:ins w:id="6248" w:author="Della Faille Philippe" w:date="2019-08-09T13:33:00Z"/>
                <w:rFonts w:ascii="Calibri" w:eastAsia="Times New Roman" w:hAnsi="Calibri" w:cs="Calibri"/>
                <w:color w:val="000000"/>
                <w:sz w:val="16"/>
              </w:rPr>
            </w:pPr>
            <w:ins w:id="6249" w:author="Della Faille Philippe" w:date="2019-08-09T13:33:00Z">
              <w:r w:rsidRPr="00740232">
                <w:rPr>
                  <w:rFonts w:ascii="Calibri" w:eastAsia="Times New Roman" w:hAnsi="Calibri" w:cs="Calibri"/>
                  <w:color w:val="000000"/>
                  <w:sz w:val="16"/>
                </w:rPr>
                <w:t>38</w:t>
              </w:r>
            </w:ins>
          </w:p>
        </w:tc>
        <w:tc>
          <w:tcPr>
            <w:tcW w:w="1276" w:type="dxa"/>
            <w:tcBorders>
              <w:top w:val="nil"/>
              <w:left w:val="nil"/>
              <w:bottom w:val="nil"/>
              <w:right w:val="single" w:sz="4" w:space="0" w:color="auto"/>
            </w:tcBorders>
            <w:shd w:val="clear" w:color="000000" w:fill="A9D08E"/>
            <w:noWrap/>
            <w:vAlign w:val="bottom"/>
            <w:hideMark/>
          </w:tcPr>
          <w:p w14:paraId="0A5ABC6A" w14:textId="77777777" w:rsidR="00E27DD8" w:rsidRPr="00740232" w:rsidRDefault="00E27DD8" w:rsidP="00D54586">
            <w:pPr>
              <w:spacing w:after="0"/>
              <w:jc w:val="center"/>
              <w:rPr>
                <w:ins w:id="6250" w:author="Della Faille Philippe" w:date="2019-08-09T13:33:00Z"/>
                <w:rFonts w:ascii="Calibri" w:eastAsia="Times New Roman" w:hAnsi="Calibri" w:cs="Calibri"/>
                <w:color w:val="000000"/>
                <w:sz w:val="16"/>
              </w:rPr>
            </w:pPr>
            <w:ins w:id="6251" w:author="Della Faille Philippe" w:date="2019-08-09T13:33:00Z">
              <w:r w:rsidRPr="00740232">
                <w:rPr>
                  <w:rFonts w:ascii="Calibri" w:eastAsia="Times New Roman" w:hAnsi="Calibri" w:cs="Calibri"/>
                  <w:color w:val="000000"/>
                  <w:sz w:val="16"/>
                </w:rPr>
                <w:t>0x0026</w:t>
              </w:r>
            </w:ins>
          </w:p>
        </w:tc>
      </w:tr>
      <w:tr w:rsidR="00E27DD8" w:rsidRPr="00740232" w14:paraId="6F6A582A" w14:textId="77777777" w:rsidTr="00D54586">
        <w:trPr>
          <w:trHeight w:val="288"/>
          <w:ins w:id="6252" w:author="Della Faille Philippe" w:date="2019-08-09T13:33:00Z"/>
        </w:trPr>
        <w:tc>
          <w:tcPr>
            <w:tcW w:w="960" w:type="dxa"/>
            <w:vMerge/>
            <w:tcBorders>
              <w:top w:val="nil"/>
              <w:left w:val="nil"/>
              <w:bottom w:val="nil"/>
              <w:right w:val="nil"/>
            </w:tcBorders>
            <w:vAlign w:val="center"/>
            <w:hideMark/>
          </w:tcPr>
          <w:p w14:paraId="14073A5F" w14:textId="77777777" w:rsidR="00E27DD8" w:rsidRPr="00740232" w:rsidRDefault="00E27DD8" w:rsidP="00D54586">
            <w:pPr>
              <w:spacing w:after="0"/>
              <w:jc w:val="left"/>
              <w:rPr>
                <w:ins w:id="625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456F89E" w14:textId="77777777" w:rsidR="00E27DD8" w:rsidRPr="00740232" w:rsidRDefault="00E27DD8" w:rsidP="00D54586">
            <w:pPr>
              <w:spacing w:after="0"/>
              <w:jc w:val="left"/>
              <w:rPr>
                <w:ins w:id="6254" w:author="Della Faille Philippe" w:date="2019-08-09T13:33:00Z"/>
                <w:rFonts w:ascii="Calibri" w:eastAsia="Times New Roman" w:hAnsi="Calibri" w:cs="Calibri"/>
                <w:color w:val="000000"/>
                <w:sz w:val="16"/>
              </w:rPr>
            </w:pPr>
            <w:ins w:id="625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78CC8BF" w14:textId="77777777" w:rsidR="00E27DD8" w:rsidRPr="00740232" w:rsidRDefault="00E27DD8" w:rsidP="00D54586">
            <w:pPr>
              <w:spacing w:after="0"/>
              <w:jc w:val="center"/>
              <w:rPr>
                <w:ins w:id="6256" w:author="Della Faille Philippe" w:date="2019-08-09T13:33:00Z"/>
                <w:rFonts w:ascii="Calibri" w:eastAsia="Times New Roman" w:hAnsi="Calibri" w:cs="Calibri"/>
                <w:color w:val="000000"/>
                <w:sz w:val="16"/>
              </w:rPr>
            </w:pPr>
            <w:ins w:id="6257" w:author="Della Faille Philippe" w:date="2019-08-09T13:33:00Z">
              <w:r w:rsidRPr="00740232">
                <w:rPr>
                  <w:rFonts w:ascii="Calibri" w:eastAsia="Times New Roman" w:hAnsi="Calibri" w:cs="Calibri"/>
                  <w:color w:val="000000"/>
                  <w:sz w:val="16"/>
                </w:rPr>
                <w:t>28</w:t>
              </w:r>
            </w:ins>
          </w:p>
        </w:tc>
        <w:tc>
          <w:tcPr>
            <w:tcW w:w="2680" w:type="dxa"/>
            <w:tcBorders>
              <w:top w:val="nil"/>
              <w:left w:val="nil"/>
              <w:bottom w:val="nil"/>
              <w:right w:val="nil"/>
            </w:tcBorders>
            <w:shd w:val="clear" w:color="000000" w:fill="A9D08E"/>
            <w:noWrap/>
            <w:vAlign w:val="bottom"/>
            <w:hideMark/>
          </w:tcPr>
          <w:p w14:paraId="7EFE3142" w14:textId="77777777" w:rsidR="00E27DD8" w:rsidRPr="00740232" w:rsidRDefault="00E27DD8" w:rsidP="00D54586">
            <w:pPr>
              <w:spacing w:after="0"/>
              <w:jc w:val="left"/>
              <w:rPr>
                <w:ins w:id="6258" w:author="Della Faille Philippe" w:date="2019-08-09T13:33:00Z"/>
                <w:rFonts w:ascii="Calibri" w:eastAsia="Times New Roman" w:hAnsi="Calibri" w:cs="Calibri"/>
                <w:color w:val="000000"/>
                <w:sz w:val="16"/>
              </w:rPr>
            </w:pPr>
            <w:ins w:id="6259"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combiner</w:t>
              </w:r>
            </w:ins>
          </w:p>
        </w:tc>
        <w:tc>
          <w:tcPr>
            <w:tcW w:w="960" w:type="dxa"/>
            <w:tcBorders>
              <w:top w:val="nil"/>
              <w:left w:val="single" w:sz="4" w:space="0" w:color="auto"/>
              <w:bottom w:val="nil"/>
              <w:right w:val="single" w:sz="4" w:space="0" w:color="auto"/>
            </w:tcBorders>
            <w:shd w:val="clear" w:color="000000" w:fill="A9D08E"/>
            <w:noWrap/>
            <w:vAlign w:val="bottom"/>
            <w:hideMark/>
          </w:tcPr>
          <w:p w14:paraId="78B4A410" w14:textId="77777777" w:rsidR="00E27DD8" w:rsidRPr="00740232" w:rsidRDefault="00E27DD8" w:rsidP="00D54586">
            <w:pPr>
              <w:spacing w:after="0"/>
              <w:jc w:val="center"/>
              <w:rPr>
                <w:ins w:id="6260" w:author="Della Faille Philippe" w:date="2019-08-09T13:33:00Z"/>
                <w:rFonts w:ascii="Calibri" w:eastAsia="Times New Roman" w:hAnsi="Calibri" w:cs="Calibri"/>
                <w:color w:val="000000"/>
                <w:sz w:val="16"/>
              </w:rPr>
            </w:pPr>
            <w:ins w:id="6261"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4506FA04" w14:textId="77777777" w:rsidR="00E27DD8" w:rsidRPr="00740232" w:rsidRDefault="00E27DD8" w:rsidP="00D54586">
            <w:pPr>
              <w:spacing w:after="0"/>
              <w:jc w:val="center"/>
              <w:rPr>
                <w:ins w:id="6262" w:author="Della Faille Philippe" w:date="2019-08-09T13:33:00Z"/>
                <w:rFonts w:ascii="Calibri" w:eastAsia="Times New Roman" w:hAnsi="Calibri" w:cs="Calibri"/>
                <w:color w:val="000000"/>
                <w:sz w:val="16"/>
              </w:rPr>
            </w:pPr>
            <w:ins w:id="626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7B23D33" w14:textId="77777777" w:rsidR="00E27DD8" w:rsidRPr="00740232" w:rsidRDefault="00E27DD8" w:rsidP="00D54586">
            <w:pPr>
              <w:spacing w:after="0"/>
              <w:jc w:val="center"/>
              <w:rPr>
                <w:ins w:id="6264" w:author="Della Faille Philippe" w:date="2019-08-09T13:33:00Z"/>
                <w:rFonts w:ascii="Calibri" w:eastAsia="Times New Roman" w:hAnsi="Calibri" w:cs="Calibri"/>
                <w:color w:val="000000"/>
                <w:sz w:val="16"/>
              </w:rPr>
            </w:pPr>
            <w:ins w:id="626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4BE2ADE2" w14:textId="77777777" w:rsidR="00E27DD8" w:rsidRPr="00740232" w:rsidRDefault="00E27DD8" w:rsidP="00D54586">
            <w:pPr>
              <w:spacing w:after="0"/>
              <w:jc w:val="center"/>
              <w:rPr>
                <w:ins w:id="6266" w:author="Della Faille Philippe" w:date="2019-08-09T13:33:00Z"/>
                <w:rFonts w:ascii="Calibri" w:eastAsia="Times New Roman" w:hAnsi="Calibri" w:cs="Calibri"/>
                <w:color w:val="000000"/>
                <w:sz w:val="16"/>
              </w:rPr>
            </w:pPr>
            <w:ins w:id="6267" w:author="Della Faille Philippe" w:date="2019-08-09T13:33:00Z">
              <w:r w:rsidRPr="00740232">
                <w:rPr>
                  <w:rFonts w:ascii="Calibri" w:eastAsia="Times New Roman" w:hAnsi="Calibri" w:cs="Calibri"/>
                  <w:color w:val="000000"/>
                  <w:sz w:val="16"/>
                </w:rPr>
                <w:t>40</w:t>
              </w:r>
            </w:ins>
          </w:p>
        </w:tc>
        <w:tc>
          <w:tcPr>
            <w:tcW w:w="1276" w:type="dxa"/>
            <w:tcBorders>
              <w:top w:val="nil"/>
              <w:left w:val="nil"/>
              <w:bottom w:val="nil"/>
              <w:right w:val="single" w:sz="4" w:space="0" w:color="auto"/>
            </w:tcBorders>
            <w:shd w:val="clear" w:color="000000" w:fill="A9D08E"/>
            <w:noWrap/>
            <w:vAlign w:val="bottom"/>
            <w:hideMark/>
          </w:tcPr>
          <w:p w14:paraId="5235A791" w14:textId="77777777" w:rsidR="00E27DD8" w:rsidRPr="00740232" w:rsidRDefault="00E27DD8" w:rsidP="00D54586">
            <w:pPr>
              <w:spacing w:after="0"/>
              <w:jc w:val="center"/>
              <w:rPr>
                <w:ins w:id="6268" w:author="Della Faille Philippe" w:date="2019-08-09T13:33:00Z"/>
                <w:rFonts w:ascii="Calibri" w:eastAsia="Times New Roman" w:hAnsi="Calibri" w:cs="Calibri"/>
                <w:color w:val="000000"/>
                <w:sz w:val="16"/>
              </w:rPr>
            </w:pPr>
            <w:ins w:id="6269" w:author="Della Faille Philippe" w:date="2019-08-09T13:33:00Z">
              <w:r w:rsidRPr="00740232">
                <w:rPr>
                  <w:rFonts w:ascii="Calibri" w:eastAsia="Times New Roman" w:hAnsi="Calibri" w:cs="Calibri"/>
                  <w:color w:val="000000"/>
                  <w:sz w:val="16"/>
                </w:rPr>
                <w:t>0x0028</w:t>
              </w:r>
            </w:ins>
          </w:p>
        </w:tc>
      </w:tr>
      <w:tr w:rsidR="00E27DD8" w:rsidRPr="00740232" w14:paraId="6B684CF9" w14:textId="77777777" w:rsidTr="00D54586">
        <w:trPr>
          <w:trHeight w:val="288"/>
          <w:ins w:id="6270" w:author="Della Faille Philippe" w:date="2019-08-09T13:33:00Z"/>
        </w:trPr>
        <w:tc>
          <w:tcPr>
            <w:tcW w:w="960" w:type="dxa"/>
            <w:vMerge/>
            <w:tcBorders>
              <w:top w:val="nil"/>
              <w:left w:val="nil"/>
              <w:bottom w:val="nil"/>
              <w:right w:val="nil"/>
            </w:tcBorders>
            <w:vAlign w:val="center"/>
            <w:hideMark/>
          </w:tcPr>
          <w:p w14:paraId="5DC53213" w14:textId="77777777" w:rsidR="00E27DD8" w:rsidRPr="00740232" w:rsidRDefault="00E27DD8" w:rsidP="00D54586">
            <w:pPr>
              <w:spacing w:after="0"/>
              <w:jc w:val="left"/>
              <w:rPr>
                <w:ins w:id="627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11EF59D" w14:textId="77777777" w:rsidR="00E27DD8" w:rsidRPr="00740232" w:rsidRDefault="00E27DD8" w:rsidP="00D54586">
            <w:pPr>
              <w:spacing w:after="0"/>
              <w:jc w:val="left"/>
              <w:rPr>
                <w:ins w:id="6272" w:author="Della Faille Philippe" w:date="2019-08-09T13:33:00Z"/>
                <w:rFonts w:ascii="Calibri" w:eastAsia="Times New Roman" w:hAnsi="Calibri" w:cs="Calibri"/>
                <w:color w:val="000000"/>
                <w:sz w:val="16"/>
              </w:rPr>
            </w:pPr>
            <w:ins w:id="627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BC18BC2" w14:textId="77777777" w:rsidR="00E27DD8" w:rsidRPr="00740232" w:rsidRDefault="00E27DD8" w:rsidP="00D54586">
            <w:pPr>
              <w:spacing w:after="0"/>
              <w:jc w:val="center"/>
              <w:rPr>
                <w:ins w:id="6274" w:author="Della Faille Philippe" w:date="2019-08-09T13:33:00Z"/>
                <w:rFonts w:ascii="Calibri" w:eastAsia="Times New Roman" w:hAnsi="Calibri" w:cs="Calibri"/>
                <w:color w:val="000000"/>
                <w:sz w:val="16"/>
              </w:rPr>
            </w:pPr>
            <w:ins w:id="6275" w:author="Della Faille Philippe" w:date="2019-08-09T13:33:00Z">
              <w:r w:rsidRPr="00740232">
                <w:rPr>
                  <w:rFonts w:ascii="Calibri" w:eastAsia="Times New Roman" w:hAnsi="Calibri" w:cs="Calibri"/>
                  <w:color w:val="000000"/>
                  <w:sz w:val="16"/>
                </w:rPr>
                <w:t>29</w:t>
              </w:r>
            </w:ins>
          </w:p>
        </w:tc>
        <w:tc>
          <w:tcPr>
            <w:tcW w:w="2680" w:type="dxa"/>
            <w:tcBorders>
              <w:top w:val="nil"/>
              <w:left w:val="nil"/>
              <w:bottom w:val="nil"/>
              <w:right w:val="nil"/>
            </w:tcBorders>
            <w:shd w:val="clear" w:color="000000" w:fill="A9D08E"/>
            <w:noWrap/>
            <w:vAlign w:val="bottom"/>
            <w:hideMark/>
          </w:tcPr>
          <w:p w14:paraId="5B1B77E7" w14:textId="77777777" w:rsidR="00E27DD8" w:rsidRPr="00740232" w:rsidRDefault="00E27DD8" w:rsidP="00D54586">
            <w:pPr>
              <w:spacing w:after="0"/>
              <w:jc w:val="left"/>
              <w:rPr>
                <w:ins w:id="6276" w:author="Della Faille Philippe" w:date="2019-08-09T13:33:00Z"/>
                <w:rFonts w:ascii="Calibri" w:eastAsia="Times New Roman" w:hAnsi="Calibri" w:cs="Calibri"/>
                <w:color w:val="000000"/>
                <w:sz w:val="16"/>
              </w:rPr>
            </w:pPr>
            <w:ins w:id="6277"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fwd</w:t>
              </w:r>
              <w:proofErr w:type="spellEnd"/>
              <w:r w:rsidRPr="00740232">
                <w:rPr>
                  <w:rFonts w:ascii="Calibri" w:eastAsia="Times New Roman" w:hAnsi="Calibri" w:cs="Calibri"/>
                  <w:color w:val="000000"/>
                  <w:sz w:val="16"/>
                </w:rPr>
                <w:t xml:space="preserve"> 6 kW load</w:t>
              </w:r>
            </w:ins>
          </w:p>
        </w:tc>
        <w:tc>
          <w:tcPr>
            <w:tcW w:w="960" w:type="dxa"/>
            <w:tcBorders>
              <w:top w:val="nil"/>
              <w:left w:val="single" w:sz="4" w:space="0" w:color="auto"/>
              <w:bottom w:val="nil"/>
              <w:right w:val="single" w:sz="4" w:space="0" w:color="auto"/>
            </w:tcBorders>
            <w:shd w:val="clear" w:color="000000" w:fill="A9D08E"/>
            <w:noWrap/>
            <w:vAlign w:val="bottom"/>
            <w:hideMark/>
          </w:tcPr>
          <w:p w14:paraId="47D3BE5F" w14:textId="77777777" w:rsidR="00E27DD8" w:rsidRPr="00740232" w:rsidRDefault="00E27DD8" w:rsidP="00D54586">
            <w:pPr>
              <w:spacing w:after="0"/>
              <w:jc w:val="center"/>
              <w:rPr>
                <w:ins w:id="6278" w:author="Della Faille Philippe" w:date="2019-08-09T13:33:00Z"/>
                <w:rFonts w:ascii="Calibri" w:eastAsia="Times New Roman" w:hAnsi="Calibri" w:cs="Calibri"/>
                <w:color w:val="000000"/>
                <w:sz w:val="16"/>
              </w:rPr>
            </w:pPr>
            <w:ins w:id="6279"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213B1A1B" w14:textId="77777777" w:rsidR="00E27DD8" w:rsidRPr="00740232" w:rsidRDefault="00E27DD8" w:rsidP="00D54586">
            <w:pPr>
              <w:spacing w:after="0"/>
              <w:jc w:val="center"/>
              <w:rPr>
                <w:ins w:id="6280" w:author="Della Faille Philippe" w:date="2019-08-09T13:33:00Z"/>
                <w:rFonts w:ascii="Calibri" w:eastAsia="Times New Roman" w:hAnsi="Calibri" w:cs="Calibri"/>
                <w:color w:val="000000"/>
                <w:sz w:val="16"/>
              </w:rPr>
            </w:pPr>
            <w:ins w:id="628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3653E3E" w14:textId="77777777" w:rsidR="00E27DD8" w:rsidRPr="00740232" w:rsidRDefault="00E27DD8" w:rsidP="00D54586">
            <w:pPr>
              <w:spacing w:after="0"/>
              <w:jc w:val="center"/>
              <w:rPr>
                <w:ins w:id="6282" w:author="Della Faille Philippe" w:date="2019-08-09T13:33:00Z"/>
                <w:rFonts w:ascii="Calibri" w:eastAsia="Times New Roman" w:hAnsi="Calibri" w:cs="Calibri"/>
                <w:color w:val="000000"/>
                <w:sz w:val="16"/>
              </w:rPr>
            </w:pPr>
            <w:ins w:id="628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E11D8D2" w14:textId="77777777" w:rsidR="00E27DD8" w:rsidRPr="00740232" w:rsidRDefault="00E27DD8" w:rsidP="00D54586">
            <w:pPr>
              <w:spacing w:after="0"/>
              <w:jc w:val="center"/>
              <w:rPr>
                <w:ins w:id="6284" w:author="Della Faille Philippe" w:date="2019-08-09T13:33:00Z"/>
                <w:rFonts w:ascii="Calibri" w:eastAsia="Times New Roman" w:hAnsi="Calibri" w:cs="Calibri"/>
                <w:color w:val="000000"/>
                <w:sz w:val="16"/>
              </w:rPr>
            </w:pPr>
            <w:ins w:id="6285" w:author="Della Faille Philippe" w:date="2019-08-09T13:33:00Z">
              <w:r w:rsidRPr="00740232">
                <w:rPr>
                  <w:rFonts w:ascii="Calibri" w:eastAsia="Times New Roman" w:hAnsi="Calibri" w:cs="Calibri"/>
                  <w:color w:val="000000"/>
                  <w:sz w:val="16"/>
                </w:rPr>
                <w:t>42</w:t>
              </w:r>
            </w:ins>
          </w:p>
        </w:tc>
        <w:tc>
          <w:tcPr>
            <w:tcW w:w="1276" w:type="dxa"/>
            <w:tcBorders>
              <w:top w:val="nil"/>
              <w:left w:val="nil"/>
              <w:bottom w:val="nil"/>
              <w:right w:val="single" w:sz="4" w:space="0" w:color="auto"/>
            </w:tcBorders>
            <w:shd w:val="clear" w:color="000000" w:fill="A9D08E"/>
            <w:noWrap/>
            <w:vAlign w:val="bottom"/>
            <w:hideMark/>
          </w:tcPr>
          <w:p w14:paraId="5DB7B359" w14:textId="77777777" w:rsidR="00E27DD8" w:rsidRPr="00740232" w:rsidRDefault="00E27DD8" w:rsidP="00D54586">
            <w:pPr>
              <w:spacing w:after="0"/>
              <w:jc w:val="center"/>
              <w:rPr>
                <w:ins w:id="6286" w:author="Della Faille Philippe" w:date="2019-08-09T13:33:00Z"/>
                <w:rFonts w:ascii="Calibri" w:eastAsia="Times New Roman" w:hAnsi="Calibri" w:cs="Calibri"/>
                <w:color w:val="000000"/>
                <w:sz w:val="16"/>
              </w:rPr>
            </w:pPr>
            <w:ins w:id="6287" w:author="Della Faille Philippe" w:date="2019-08-09T13:33:00Z">
              <w:r w:rsidRPr="00740232">
                <w:rPr>
                  <w:rFonts w:ascii="Calibri" w:eastAsia="Times New Roman" w:hAnsi="Calibri" w:cs="Calibri"/>
                  <w:color w:val="000000"/>
                  <w:sz w:val="16"/>
                </w:rPr>
                <w:t>0x002A</w:t>
              </w:r>
            </w:ins>
          </w:p>
        </w:tc>
      </w:tr>
      <w:tr w:rsidR="00E27DD8" w:rsidRPr="00740232" w14:paraId="349BC278" w14:textId="77777777" w:rsidTr="00D54586">
        <w:trPr>
          <w:trHeight w:val="288"/>
          <w:ins w:id="6288" w:author="Della Faille Philippe" w:date="2019-08-09T13:33:00Z"/>
        </w:trPr>
        <w:tc>
          <w:tcPr>
            <w:tcW w:w="960" w:type="dxa"/>
            <w:vMerge/>
            <w:tcBorders>
              <w:top w:val="nil"/>
              <w:left w:val="nil"/>
              <w:bottom w:val="nil"/>
              <w:right w:val="nil"/>
            </w:tcBorders>
            <w:vAlign w:val="center"/>
            <w:hideMark/>
          </w:tcPr>
          <w:p w14:paraId="1B5DDF06" w14:textId="77777777" w:rsidR="00E27DD8" w:rsidRPr="00740232" w:rsidRDefault="00E27DD8" w:rsidP="00D54586">
            <w:pPr>
              <w:spacing w:after="0"/>
              <w:jc w:val="left"/>
              <w:rPr>
                <w:ins w:id="628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B41B8AD" w14:textId="77777777" w:rsidR="00E27DD8" w:rsidRPr="00740232" w:rsidRDefault="00E27DD8" w:rsidP="00D54586">
            <w:pPr>
              <w:spacing w:after="0"/>
              <w:jc w:val="left"/>
              <w:rPr>
                <w:ins w:id="6290" w:author="Della Faille Philippe" w:date="2019-08-09T13:33:00Z"/>
                <w:rFonts w:ascii="Calibri" w:eastAsia="Times New Roman" w:hAnsi="Calibri" w:cs="Calibri"/>
                <w:color w:val="000000"/>
                <w:sz w:val="16"/>
              </w:rPr>
            </w:pPr>
            <w:ins w:id="629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356BA56" w14:textId="77777777" w:rsidR="00E27DD8" w:rsidRPr="00740232" w:rsidRDefault="00E27DD8" w:rsidP="00D54586">
            <w:pPr>
              <w:spacing w:after="0"/>
              <w:jc w:val="center"/>
              <w:rPr>
                <w:ins w:id="6292" w:author="Della Faille Philippe" w:date="2019-08-09T13:33:00Z"/>
                <w:rFonts w:ascii="Calibri" w:eastAsia="Times New Roman" w:hAnsi="Calibri" w:cs="Calibri"/>
                <w:color w:val="000000"/>
                <w:sz w:val="16"/>
              </w:rPr>
            </w:pPr>
            <w:ins w:id="6293" w:author="Della Faille Philippe" w:date="2019-08-09T13:33:00Z">
              <w:r w:rsidRPr="00740232">
                <w:rPr>
                  <w:rFonts w:ascii="Calibri" w:eastAsia="Times New Roman" w:hAnsi="Calibri" w:cs="Calibri"/>
                  <w:color w:val="000000"/>
                  <w:sz w:val="16"/>
                </w:rPr>
                <w:t>30</w:t>
              </w:r>
            </w:ins>
          </w:p>
        </w:tc>
        <w:tc>
          <w:tcPr>
            <w:tcW w:w="2680" w:type="dxa"/>
            <w:tcBorders>
              <w:top w:val="nil"/>
              <w:left w:val="nil"/>
              <w:bottom w:val="nil"/>
              <w:right w:val="nil"/>
            </w:tcBorders>
            <w:shd w:val="clear" w:color="000000" w:fill="A9D08E"/>
            <w:noWrap/>
            <w:vAlign w:val="bottom"/>
            <w:hideMark/>
          </w:tcPr>
          <w:p w14:paraId="513747E3" w14:textId="77777777" w:rsidR="00E27DD8" w:rsidRPr="00740232" w:rsidRDefault="00E27DD8" w:rsidP="00D54586">
            <w:pPr>
              <w:spacing w:after="0"/>
              <w:jc w:val="left"/>
              <w:rPr>
                <w:ins w:id="6294" w:author="Della Faille Philippe" w:date="2019-08-09T13:33:00Z"/>
                <w:rFonts w:ascii="Calibri" w:eastAsia="Times New Roman" w:hAnsi="Calibri" w:cs="Calibri"/>
                <w:color w:val="000000"/>
                <w:sz w:val="16"/>
              </w:rPr>
            </w:pPr>
            <w:ins w:id="6295" w:author="Della Faille Philippe" w:date="2019-08-09T13:33:00Z">
              <w:r w:rsidRPr="00740232">
                <w:rPr>
                  <w:rFonts w:ascii="Calibri" w:eastAsia="Times New Roman" w:hAnsi="Calibri" w:cs="Calibri"/>
                  <w:color w:val="000000"/>
                  <w:sz w:val="16"/>
                </w:rPr>
                <w:t xml:space="preserve">P </w:t>
              </w:r>
              <w:proofErr w:type="spellStart"/>
              <w:r w:rsidRPr="00740232">
                <w:rPr>
                  <w:rFonts w:ascii="Calibri" w:eastAsia="Times New Roman" w:hAnsi="Calibri" w:cs="Calibri"/>
                  <w:color w:val="000000"/>
                  <w:sz w:val="16"/>
                </w:rPr>
                <w:t>rfl</w:t>
              </w:r>
              <w:proofErr w:type="spellEnd"/>
              <w:r w:rsidRPr="00740232">
                <w:rPr>
                  <w:rFonts w:ascii="Calibri" w:eastAsia="Times New Roman" w:hAnsi="Calibri" w:cs="Calibri"/>
                  <w:color w:val="000000"/>
                  <w:sz w:val="16"/>
                </w:rPr>
                <w:t xml:space="preserve"> 6 kW load</w:t>
              </w:r>
            </w:ins>
          </w:p>
        </w:tc>
        <w:tc>
          <w:tcPr>
            <w:tcW w:w="960" w:type="dxa"/>
            <w:tcBorders>
              <w:top w:val="nil"/>
              <w:left w:val="single" w:sz="4" w:space="0" w:color="auto"/>
              <w:bottom w:val="nil"/>
              <w:right w:val="single" w:sz="4" w:space="0" w:color="auto"/>
            </w:tcBorders>
            <w:shd w:val="clear" w:color="000000" w:fill="A9D08E"/>
            <w:noWrap/>
            <w:vAlign w:val="bottom"/>
            <w:hideMark/>
          </w:tcPr>
          <w:p w14:paraId="50CDB6B7" w14:textId="77777777" w:rsidR="00E27DD8" w:rsidRPr="00740232" w:rsidRDefault="00E27DD8" w:rsidP="00D54586">
            <w:pPr>
              <w:spacing w:after="0"/>
              <w:jc w:val="center"/>
              <w:rPr>
                <w:ins w:id="6296" w:author="Della Faille Philippe" w:date="2019-08-09T13:33:00Z"/>
                <w:rFonts w:ascii="Calibri" w:eastAsia="Times New Roman" w:hAnsi="Calibri" w:cs="Calibri"/>
                <w:color w:val="000000"/>
                <w:sz w:val="16"/>
              </w:rPr>
            </w:pPr>
            <w:ins w:id="6297"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7EE76FDB" w14:textId="77777777" w:rsidR="00E27DD8" w:rsidRPr="00740232" w:rsidRDefault="00E27DD8" w:rsidP="00D54586">
            <w:pPr>
              <w:spacing w:after="0"/>
              <w:jc w:val="center"/>
              <w:rPr>
                <w:ins w:id="6298" w:author="Della Faille Philippe" w:date="2019-08-09T13:33:00Z"/>
                <w:rFonts w:ascii="Calibri" w:eastAsia="Times New Roman" w:hAnsi="Calibri" w:cs="Calibri"/>
                <w:color w:val="000000"/>
                <w:sz w:val="16"/>
              </w:rPr>
            </w:pPr>
            <w:ins w:id="629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FBB1B8C" w14:textId="77777777" w:rsidR="00E27DD8" w:rsidRPr="00740232" w:rsidRDefault="00E27DD8" w:rsidP="00D54586">
            <w:pPr>
              <w:spacing w:after="0"/>
              <w:jc w:val="center"/>
              <w:rPr>
                <w:ins w:id="6300" w:author="Della Faille Philippe" w:date="2019-08-09T13:33:00Z"/>
                <w:rFonts w:ascii="Calibri" w:eastAsia="Times New Roman" w:hAnsi="Calibri" w:cs="Calibri"/>
                <w:color w:val="000000"/>
                <w:sz w:val="16"/>
              </w:rPr>
            </w:pPr>
            <w:ins w:id="630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81C8E6C" w14:textId="77777777" w:rsidR="00E27DD8" w:rsidRPr="00740232" w:rsidRDefault="00E27DD8" w:rsidP="00D54586">
            <w:pPr>
              <w:spacing w:after="0"/>
              <w:jc w:val="center"/>
              <w:rPr>
                <w:ins w:id="6302" w:author="Della Faille Philippe" w:date="2019-08-09T13:33:00Z"/>
                <w:rFonts w:ascii="Calibri" w:eastAsia="Times New Roman" w:hAnsi="Calibri" w:cs="Calibri"/>
                <w:color w:val="000000"/>
                <w:sz w:val="16"/>
              </w:rPr>
            </w:pPr>
            <w:ins w:id="6303" w:author="Della Faille Philippe" w:date="2019-08-09T13:33:00Z">
              <w:r w:rsidRPr="00740232">
                <w:rPr>
                  <w:rFonts w:ascii="Calibri" w:eastAsia="Times New Roman" w:hAnsi="Calibri" w:cs="Calibri"/>
                  <w:color w:val="000000"/>
                  <w:sz w:val="16"/>
                </w:rPr>
                <w:t>44</w:t>
              </w:r>
            </w:ins>
          </w:p>
        </w:tc>
        <w:tc>
          <w:tcPr>
            <w:tcW w:w="1276" w:type="dxa"/>
            <w:tcBorders>
              <w:top w:val="nil"/>
              <w:left w:val="nil"/>
              <w:bottom w:val="nil"/>
              <w:right w:val="single" w:sz="4" w:space="0" w:color="auto"/>
            </w:tcBorders>
            <w:shd w:val="clear" w:color="000000" w:fill="A9D08E"/>
            <w:noWrap/>
            <w:vAlign w:val="bottom"/>
            <w:hideMark/>
          </w:tcPr>
          <w:p w14:paraId="1A90806E" w14:textId="77777777" w:rsidR="00E27DD8" w:rsidRPr="00740232" w:rsidRDefault="00E27DD8" w:rsidP="00D54586">
            <w:pPr>
              <w:spacing w:after="0"/>
              <w:jc w:val="center"/>
              <w:rPr>
                <w:ins w:id="6304" w:author="Della Faille Philippe" w:date="2019-08-09T13:33:00Z"/>
                <w:rFonts w:ascii="Calibri" w:eastAsia="Times New Roman" w:hAnsi="Calibri" w:cs="Calibri"/>
                <w:color w:val="000000"/>
                <w:sz w:val="16"/>
              </w:rPr>
            </w:pPr>
            <w:ins w:id="6305" w:author="Della Faille Philippe" w:date="2019-08-09T13:33:00Z">
              <w:r w:rsidRPr="00740232">
                <w:rPr>
                  <w:rFonts w:ascii="Calibri" w:eastAsia="Times New Roman" w:hAnsi="Calibri" w:cs="Calibri"/>
                  <w:color w:val="000000"/>
                  <w:sz w:val="16"/>
                </w:rPr>
                <w:t>0x002C</w:t>
              </w:r>
            </w:ins>
          </w:p>
        </w:tc>
      </w:tr>
      <w:tr w:rsidR="00E27DD8" w:rsidRPr="00740232" w14:paraId="5777DF55" w14:textId="77777777" w:rsidTr="00D54586">
        <w:trPr>
          <w:trHeight w:val="288"/>
          <w:ins w:id="6306" w:author="Della Faille Philippe" w:date="2019-08-09T13:33:00Z"/>
        </w:trPr>
        <w:tc>
          <w:tcPr>
            <w:tcW w:w="960" w:type="dxa"/>
            <w:vMerge/>
            <w:tcBorders>
              <w:top w:val="nil"/>
              <w:left w:val="nil"/>
              <w:bottom w:val="nil"/>
              <w:right w:val="nil"/>
            </w:tcBorders>
            <w:vAlign w:val="center"/>
            <w:hideMark/>
          </w:tcPr>
          <w:p w14:paraId="56804C82" w14:textId="77777777" w:rsidR="00E27DD8" w:rsidRPr="00740232" w:rsidRDefault="00E27DD8" w:rsidP="00D54586">
            <w:pPr>
              <w:spacing w:after="0"/>
              <w:jc w:val="left"/>
              <w:rPr>
                <w:ins w:id="630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13040C0B" w14:textId="77777777" w:rsidR="00E27DD8" w:rsidRPr="00740232" w:rsidRDefault="00E27DD8" w:rsidP="00D54586">
            <w:pPr>
              <w:spacing w:after="0"/>
              <w:jc w:val="left"/>
              <w:rPr>
                <w:ins w:id="6308" w:author="Della Faille Philippe" w:date="2019-08-09T13:33:00Z"/>
                <w:rFonts w:ascii="Calibri" w:eastAsia="Times New Roman" w:hAnsi="Calibri" w:cs="Calibri"/>
                <w:color w:val="000000"/>
                <w:sz w:val="16"/>
              </w:rPr>
            </w:pPr>
            <w:ins w:id="630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1D4EBC4B" w14:textId="77777777" w:rsidR="00E27DD8" w:rsidRPr="00740232" w:rsidRDefault="00E27DD8" w:rsidP="00D54586">
            <w:pPr>
              <w:spacing w:after="0"/>
              <w:jc w:val="center"/>
              <w:rPr>
                <w:ins w:id="6310" w:author="Della Faille Philippe" w:date="2019-08-09T13:33:00Z"/>
                <w:rFonts w:ascii="Calibri" w:eastAsia="Times New Roman" w:hAnsi="Calibri" w:cs="Calibri"/>
                <w:color w:val="000000"/>
                <w:sz w:val="16"/>
              </w:rPr>
            </w:pPr>
            <w:ins w:id="6311" w:author="Della Faille Philippe" w:date="2019-08-09T13:33:00Z">
              <w:r w:rsidRPr="00740232">
                <w:rPr>
                  <w:rFonts w:ascii="Calibri" w:eastAsia="Times New Roman" w:hAnsi="Calibri" w:cs="Calibri"/>
                  <w:color w:val="000000"/>
                  <w:sz w:val="16"/>
                </w:rPr>
                <w:t>31</w:t>
              </w:r>
            </w:ins>
          </w:p>
        </w:tc>
        <w:tc>
          <w:tcPr>
            <w:tcW w:w="2680" w:type="dxa"/>
            <w:tcBorders>
              <w:top w:val="nil"/>
              <w:left w:val="nil"/>
              <w:bottom w:val="nil"/>
              <w:right w:val="nil"/>
            </w:tcBorders>
            <w:shd w:val="clear" w:color="000000" w:fill="A9D08E"/>
            <w:noWrap/>
            <w:vAlign w:val="bottom"/>
            <w:hideMark/>
          </w:tcPr>
          <w:p w14:paraId="709A48DC" w14:textId="77777777" w:rsidR="00E27DD8" w:rsidRPr="00740232" w:rsidRDefault="00E27DD8" w:rsidP="00D54586">
            <w:pPr>
              <w:spacing w:after="0"/>
              <w:jc w:val="left"/>
              <w:rPr>
                <w:ins w:id="6312" w:author="Della Faille Philippe" w:date="2019-08-09T13:33:00Z"/>
                <w:rFonts w:ascii="Calibri" w:eastAsia="Times New Roman" w:hAnsi="Calibri" w:cs="Calibri"/>
                <w:color w:val="000000"/>
                <w:sz w:val="16"/>
              </w:rPr>
            </w:pPr>
            <w:ins w:id="6313" w:author="Della Faille Philippe" w:date="2019-08-09T13:33:00Z">
              <w:r w:rsidRPr="00740232">
                <w:rPr>
                  <w:rFonts w:ascii="Calibri" w:eastAsia="Times New Roman" w:hAnsi="Calibri" w:cs="Calibri"/>
                  <w:color w:val="000000"/>
                  <w:sz w:val="16"/>
                </w:rPr>
                <w:t>Current P1</w:t>
              </w:r>
            </w:ins>
          </w:p>
        </w:tc>
        <w:tc>
          <w:tcPr>
            <w:tcW w:w="960" w:type="dxa"/>
            <w:tcBorders>
              <w:top w:val="nil"/>
              <w:left w:val="single" w:sz="4" w:space="0" w:color="auto"/>
              <w:bottom w:val="nil"/>
              <w:right w:val="single" w:sz="4" w:space="0" w:color="auto"/>
            </w:tcBorders>
            <w:shd w:val="clear" w:color="000000" w:fill="A9D08E"/>
            <w:noWrap/>
            <w:vAlign w:val="bottom"/>
            <w:hideMark/>
          </w:tcPr>
          <w:p w14:paraId="69EA01ED" w14:textId="77777777" w:rsidR="00E27DD8" w:rsidRPr="00740232" w:rsidRDefault="00E27DD8" w:rsidP="00D54586">
            <w:pPr>
              <w:spacing w:after="0"/>
              <w:jc w:val="center"/>
              <w:rPr>
                <w:ins w:id="6314" w:author="Della Faille Philippe" w:date="2019-08-09T13:33:00Z"/>
                <w:rFonts w:ascii="Calibri" w:eastAsia="Times New Roman" w:hAnsi="Calibri" w:cs="Calibri"/>
                <w:color w:val="000000"/>
                <w:sz w:val="16"/>
              </w:rPr>
            </w:pPr>
            <w:ins w:id="6315"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5158D16A" w14:textId="77777777" w:rsidR="00E27DD8" w:rsidRPr="00740232" w:rsidRDefault="00E27DD8" w:rsidP="00D54586">
            <w:pPr>
              <w:spacing w:after="0"/>
              <w:jc w:val="center"/>
              <w:rPr>
                <w:ins w:id="6316" w:author="Della Faille Philippe" w:date="2019-08-09T13:33:00Z"/>
                <w:rFonts w:ascii="Calibri" w:eastAsia="Times New Roman" w:hAnsi="Calibri" w:cs="Calibri"/>
                <w:color w:val="000000"/>
                <w:sz w:val="16"/>
              </w:rPr>
            </w:pPr>
            <w:ins w:id="631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766B40F" w14:textId="77777777" w:rsidR="00E27DD8" w:rsidRPr="00740232" w:rsidRDefault="00E27DD8" w:rsidP="00D54586">
            <w:pPr>
              <w:spacing w:after="0"/>
              <w:jc w:val="center"/>
              <w:rPr>
                <w:ins w:id="6318" w:author="Della Faille Philippe" w:date="2019-08-09T13:33:00Z"/>
                <w:rFonts w:ascii="Calibri" w:eastAsia="Times New Roman" w:hAnsi="Calibri" w:cs="Calibri"/>
                <w:color w:val="000000"/>
                <w:sz w:val="16"/>
              </w:rPr>
            </w:pPr>
            <w:ins w:id="631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A169A83" w14:textId="77777777" w:rsidR="00E27DD8" w:rsidRPr="00740232" w:rsidRDefault="00E27DD8" w:rsidP="00D54586">
            <w:pPr>
              <w:spacing w:after="0"/>
              <w:jc w:val="center"/>
              <w:rPr>
                <w:ins w:id="6320" w:author="Della Faille Philippe" w:date="2019-08-09T13:33:00Z"/>
                <w:rFonts w:ascii="Calibri" w:eastAsia="Times New Roman" w:hAnsi="Calibri" w:cs="Calibri"/>
                <w:color w:val="000000"/>
                <w:sz w:val="16"/>
              </w:rPr>
            </w:pPr>
            <w:ins w:id="6321" w:author="Della Faille Philippe" w:date="2019-08-09T13:33:00Z">
              <w:r w:rsidRPr="00740232">
                <w:rPr>
                  <w:rFonts w:ascii="Calibri" w:eastAsia="Times New Roman" w:hAnsi="Calibri" w:cs="Calibri"/>
                  <w:color w:val="000000"/>
                  <w:sz w:val="16"/>
                </w:rPr>
                <w:t>46</w:t>
              </w:r>
            </w:ins>
          </w:p>
        </w:tc>
        <w:tc>
          <w:tcPr>
            <w:tcW w:w="1276" w:type="dxa"/>
            <w:tcBorders>
              <w:top w:val="nil"/>
              <w:left w:val="nil"/>
              <w:bottom w:val="nil"/>
              <w:right w:val="single" w:sz="4" w:space="0" w:color="auto"/>
            </w:tcBorders>
            <w:shd w:val="clear" w:color="000000" w:fill="A9D08E"/>
            <w:noWrap/>
            <w:vAlign w:val="bottom"/>
            <w:hideMark/>
          </w:tcPr>
          <w:p w14:paraId="70325F1D" w14:textId="77777777" w:rsidR="00E27DD8" w:rsidRPr="00740232" w:rsidRDefault="00E27DD8" w:rsidP="00D54586">
            <w:pPr>
              <w:spacing w:after="0"/>
              <w:jc w:val="center"/>
              <w:rPr>
                <w:ins w:id="6322" w:author="Della Faille Philippe" w:date="2019-08-09T13:33:00Z"/>
                <w:rFonts w:ascii="Calibri" w:eastAsia="Times New Roman" w:hAnsi="Calibri" w:cs="Calibri"/>
                <w:color w:val="000000"/>
                <w:sz w:val="16"/>
              </w:rPr>
            </w:pPr>
            <w:ins w:id="6323" w:author="Della Faille Philippe" w:date="2019-08-09T13:33:00Z">
              <w:r w:rsidRPr="00740232">
                <w:rPr>
                  <w:rFonts w:ascii="Calibri" w:eastAsia="Times New Roman" w:hAnsi="Calibri" w:cs="Calibri"/>
                  <w:color w:val="000000"/>
                  <w:sz w:val="16"/>
                </w:rPr>
                <w:t>0x002E</w:t>
              </w:r>
            </w:ins>
          </w:p>
        </w:tc>
      </w:tr>
      <w:tr w:rsidR="00E27DD8" w:rsidRPr="00740232" w14:paraId="13154F21" w14:textId="77777777" w:rsidTr="00D54586">
        <w:trPr>
          <w:trHeight w:val="288"/>
          <w:ins w:id="6324" w:author="Della Faille Philippe" w:date="2019-08-09T13:33:00Z"/>
        </w:trPr>
        <w:tc>
          <w:tcPr>
            <w:tcW w:w="960" w:type="dxa"/>
            <w:vMerge/>
            <w:tcBorders>
              <w:top w:val="nil"/>
              <w:left w:val="nil"/>
              <w:bottom w:val="nil"/>
              <w:right w:val="nil"/>
            </w:tcBorders>
            <w:vAlign w:val="center"/>
            <w:hideMark/>
          </w:tcPr>
          <w:p w14:paraId="2CBFAD33" w14:textId="77777777" w:rsidR="00E27DD8" w:rsidRPr="00740232" w:rsidRDefault="00E27DD8" w:rsidP="00D54586">
            <w:pPr>
              <w:spacing w:after="0"/>
              <w:jc w:val="left"/>
              <w:rPr>
                <w:ins w:id="632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506457E4" w14:textId="77777777" w:rsidR="00E27DD8" w:rsidRPr="00740232" w:rsidRDefault="00E27DD8" w:rsidP="00D54586">
            <w:pPr>
              <w:spacing w:after="0"/>
              <w:jc w:val="left"/>
              <w:rPr>
                <w:ins w:id="6326" w:author="Della Faille Philippe" w:date="2019-08-09T13:33:00Z"/>
                <w:rFonts w:ascii="Calibri" w:eastAsia="Times New Roman" w:hAnsi="Calibri" w:cs="Calibri"/>
                <w:color w:val="000000"/>
                <w:sz w:val="16"/>
              </w:rPr>
            </w:pPr>
            <w:ins w:id="632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48CA1EB" w14:textId="77777777" w:rsidR="00E27DD8" w:rsidRPr="00740232" w:rsidRDefault="00E27DD8" w:rsidP="00D54586">
            <w:pPr>
              <w:spacing w:after="0"/>
              <w:jc w:val="center"/>
              <w:rPr>
                <w:ins w:id="6328" w:author="Della Faille Philippe" w:date="2019-08-09T13:33:00Z"/>
                <w:rFonts w:ascii="Calibri" w:eastAsia="Times New Roman" w:hAnsi="Calibri" w:cs="Calibri"/>
                <w:color w:val="000000"/>
                <w:sz w:val="16"/>
              </w:rPr>
            </w:pPr>
            <w:ins w:id="6329" w:author="Della Faille Philippe" w:date="2019-08-09T13:33:00Z">
              <w:r w:rsidRPr="00740232">
                <w:rPr>
                  <w:rFonts w:ascii="Calibri" w:eastAsia="Times New Roman" w:hAnsi="Calibri" w:cs="Calibri"/>
                  <w:color w:val="000000"/>
                  <w:sz w:val="16"/>
                </w:rPr>
                <w:t>32</w:t>
              </w:r>
            </w:ins>
          </w:p>
        </w:tc>
        <w:tc>
          <w:tcPr>
            <w:tcW w:w="2680" w:type="dxa"/>
            <w:tcBorders>
              <w:top w:val="nil"/>
              <w:left w:val="nil"/>
              <w:bottom w:val="nil"/>
              <w:right w:val="nil"/>
            </w:tcBorders>
            <w:shd w:val="clear" w:color="000000" w:fill="A9D08E"/>
            <w:noWrap/>
            <w:vAlign w:val="bottom"/>
            <w:hideMark/>
          </w:tcPr>
          <w:p w14:paraId="122C70EB" w14:textId="77777777" w:rsidR="00E27DD8" w:rsidRPr="00740232" w:rsidRDefault="00E27DD8" w:rsidP="00D54586">
            <w:pPr>
              <w:spacing w:after="0"/>
              <w:jc w:val="left"/>
              <w:rPr>
                <w:ins w:id="6330" w:author="Della Faille Philippe" w:date="2019-08-09T13:33:00Z"/>
                <w:rFonts w:ascii="Calibri" w:eastAsia="Times New Roman" w:hAnsi="Calibri" w:cs="Calibri"/>
                <w:color w:val="000000"/>
                <w:sz w:val="16"/>
              </w:rPr>
            </w:pPr>
            <w:ins w:id="6331" w:author="Della Faille Philippe" w:date="2019-08-09T13:33:00Z">
              <w:r w:rsidRPr="00740232">
                <w:rPr>
                  <w:rFonts w:ascii="Calibri" w:eastAsia="Times New Roman" w:hAnsi="Calibri" w:cs="Calibri"/>
                  <w:color w:val="000000"/>
                  <w:sz w:val="16"/>
                </w:rPr>
                <w:t>Current P2</w:t>
              </w:r>
            </w:ins>
          </w:p>
        </w:tc>
        <w:tc>
          <w:tcPr>
            <w:tcW w:w="960" w:type="dxa"/>
            <w:tcBorders>
              <w:top w:val="nil"/>
              <w:left w:val="single" w:sz="4" w:space="0" w:color="auto"/>
              <w:bottom w:val="nil"/>
              <w:right w:val="single" w:sz="4" w:space="0" w:color="auto"/>
            </w:tcBorders>
            <w:shd w:val="clear" w:color="000000" w:fill="A9D08E"/>
            <w:noWrap/>
            <w:vAlign w:val="bottom"/>
            <w:hideMark/>
          </w:tcPr>
          <w:p w14:paraId="4DF491DB" w14:textId="77777777" w:rsidR="00E27DD8" w:rsidRPr="00740232" w:rsidRDefault="00E27DD8" w:rsidP="00D54586">
            <w:pPr>
              <w:spacing w:after="0"/>
              <w:jc w:val="center"/>
              <w:rPr>
                <w:ins w:id="6332" w:author="Della Faille Philippe" w:date="2019-08-09T13:33:00Z"/>
                <w:rFonts w:ascii="Calibri" w:eastAsia="Times New Roman" w:hAnsi="Calibri" w:cs="Calibri"/>
                <w:color w:val="000000"/>
                <w:sz w:val="16"/>
              </w:rPr>
            </w:pPr>
            <w:ins w:id="6333"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3A8C5806" w14:textId="77777777" w:rsidR="00E27DD8" w:rsidRPr="00740232" w:rsidRDefault="00E27DD8" w:rsidP="00D54586">
            <w:pPr>
              <w:spacing w:after="0"/>
              <w:jc w:val="center"/>
              <w:rPr>
                <w:ins w:id="6334" w:author="Della Faille Philippe" w:date="2019-08-09T13:33:00Z"/>
                <w:rFonts w:ascii="Calibri" w:eastAsia="Times New Roman" w:hAnsi="Calibri" w:cs="Calibri"/>
                <w:color w:val="000000"/>
                <w:sz w:val="16"/>
              </w:rPr>
            </w:pPr>
            <w:ins w:id="633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519B360" w14:textId="77777777" w:rsidR="00E27DD8" w:rsidRPr="00740232" w:rsidRDefault="00E27DD8" w:rsidP="00D54586">
            <w:pPr>
              <w:spacing w:after="0"/>
              <w:jc w:val="center"/>
              <w:rPr>
                <w:ins w:id="6336" w:author="Della Faille Philippe" w:date="2019-08-09T13:33:00Z"/>
                <w:rFonts w:ascii="Calibri" w:eastAsia="Times New Roman" w:hAnsi="Calibri" w:cs="Calibri"/>
                <w:color w:val="000000"/>
                <w:sz w:val="16"/>
              </w:rPr>
            </w:pPr>
            <w:ins w:id="633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6033182" w14:textId="77777777" w:rsidR="00E27DD8" w:rsidRPr="00740232" w:rsidRDefault="00E27DD8" w:rsidP="00D54586">
            <w:pPr>
              <w:spacing w:after="0"/>
              <w:jc w:val="center"/>
              <w:rPr>
                <w:ins w:id="6338" w:author="Della Faille Philippe" w:date="2019-08-09T13:33:00Z"/>
                <w:rFonts w:ascii="Calibri" w:eastAsia="Times New Roman" w:hAnsi="Calibri" w:cs="Calibri"/>
                <w:color w:val="000000"/>
                <w:sz w:val="16"/>
              </w:rPr>
            </w:pPr>
            <w:ins w:id="6339" w:author="Della Faille Philippe" w:date="2019-08-09T13:33:00Z">
              <w:r w:rsidRPr="00740232">
                <w:rPr>
                  <w:rFonts w:ascii="Calibri" w:eastAsia="Times New Roman" w:hAnsi="Calibri" w:cs="Calibri"/>
                  <w:color w:val="000000"/>
                  <w:sz w:val="16"/>
                </w:rPr>
                <w:t>48</w:t>
              </w:r>
            </w:ins>
          </w:p>
        </w:tc>
        <w:tc>
          <w:tcPr>
            <w:tcW w:w="1276" w:type="dxa"/>
            <w:tcBorders>
              <w:top w:val="nil"/>
              <w:left w:val="nil"/>
              <w:bottom w:val="nil"/>
              <w:right w:val="single" w:sz="4" w:space="0" w:color="auto"/>
            </w:tcBorders>
            <w:shd w:val="clear" w:color="000000" w:fill="A9D08E"/>
            <w:noWrap/>
            <w:vAlign w:val="bottom"/>
            <w:hideMark/>
          </w:tcPr>
          <w:p w14:paraId="338F1494" w14:textId="77777777" w:rsidR="00E27DD8" w:rsidRPr="00740232" w:rsidRDefault="00E27DD8" w:rsidP="00D54586">
            <w:pPr>
              <w:spacing w:after="0"/>
              <w:jc w:val="center"/>
              <w:rPr>
                <w:ins w:id="6340" w:author="Della Faille Philippe" w:date="2019-08-09T13:33:00Z"/>
                <w:rFonts w:ascii="Calibri" w:eastAsia="Times New Roman" w:hAnsi="Calibri" w:cs="Calibri"/>
                <w:color w:val="000000"/>
                <w:sz w:val="16"/>
              </w:rPr>
            </w:pPr>
            <w:ins w:id="6341" w:author="Della Faille Philippe" w:date="2019-08-09T13:33:00Z">
              <w:r w:rsidRPr="00740232">
                <w:rPr>
                  <w:rFonts w:ascii="Calibri" w:eastAsia="Times New Roman" w:hAnsi="Calibri" w:cs="Calibri"/>
                  <w:color w:val="000000"/>
                  <w:sz w:val="16"/>
                </w:rPr>
                <w:t>0x0030</w:t>
              </w:r>
            </w:ins>
          </w:p>
        </w:tc>
      </w:tr>
      <w:tr w:rsidR="00E27DD8" w:rsidRPr="00740232" w14:paraId="4A98C5C6" w14:textId="77777777" w:rsidTr="00D54586">
        <w:trPr>
          <w:trHeight w:val="288"/>
          <w:ins w:id="6342" w:author="Della Faille Philippe" w:date="2019-08-09T13:33:00Z"/>
        </w:trPr>
        <w:tc>
          <w:tcPr>
            <w:tcW w:w="960" w:type="dxa"/>
            <w:vMerge/>
            <w:tcBorders>
              <w:top w:val="nil"/>
              <w:left w:val="nil"/>
              <w:bottom w:val="nil"/>
              <w:right w:val="nil"/>
            </w:tcBorders>
            <w:vAlign w:val="center"/>
            <w:hideMark/>
          </w:tcPr>
          <w:p w14:paraId="338964E7" w14:textId="77777777" w:rsidR="00E27DD8" w:rsidRPr="00740232" w:rsidRDefault="00E27DD8" w:rsidP="00D54586">
            <w:pPr>
              <w:spacing w:after="0"/>
              <w:jc w:val="left"/>
              <w:rPr>
                <w:ins w:id="634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8F0C96F" w14:textId="77777777" w:rsidR="00E27DD8" w:rsidRPr="00740232" w:rsidRDefault="00E27DD8" w:rsidP="00D54586">
            <w:pPr>
              <w:spacing w:after="0"/>
              <w:jc w:val="left"/>
              <w:rPr>
                <w:ins w:id="6344" w:author="Della Faille Philippe" w:date="2019-08-09T13:33:00Z"/>
                <w:rFonts w:ascii="Calibri" w:eastAsia="Times New Roman" w:hAnsi="Calibri" w:cs="Calibri"/>
                <w:color w:val="000000"/>
                <w:sz w:val="16"/>
              </w:rPr>
            </w:pPr>
            <w:ins w:id="634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86C8729" w14:textId="77777777" w:rsidR="00E27DD8" w:rsidRPr="00740232" w:rsidRDefault="00E27DD8" w:rsidP="00D54586">
            <w:pPr>
              <w:spacing w:after="0"/>
              <w:jc w:val="center"/>
              <w:rPr>
                <w:ins w:id="6346" w:author="Della Faille Philippe" w:date="2019-08-09T13:33:00Z"/>
                <w:rFonts w:ascii="Calibri" w:eastAsia="Times New Roman" w:hAnsi="Calibri" w:cs="Calibri"/>
                <w:color w:val="000000"/>
                <w:sz w:val="16"/>
              </w:rPr>
            </w:pPr>
            <w:ins w:id="6347" w:author="Della Faille Philippe" w:date="2019-08-09T13:33:00Z">
              <w:r w:rsidRPr="00740232">
                <w:rPr>
                  <w:rFonts w:ascii="Calibri" w:eastAsia="Times New Roman" w:hAnsi="Calibri" w:cs="Calibri"/>
                  <w:color w:val="000000"/>
                  <w:sz w:val="16"/>
                </w:rPr>
                <w:t>33</w:t>
              </w:r>
            </w:ins>
          </w:p>
        </w:tc>
        <w:tc>
          <w:tcPr>
            <w:tcW w:w="2680" w:type="dxa"/>
            <w:tcBorders>
              <w:top w:val="nil"/>
              <w:left w:val="nil"/>
              <w:bottom w:val="nil"/>
              <w:right w:val="nil"/>
            </w:tcBorders>
            <w:shd w:val="clear" w:color="000000" w:fill="A9D08E"/>
            <w:noWrap/>
            <w:vAlign w:val="bottom"/>
            <w:hideMark/>
          </w:tcPr>
          <w:p w14:paraId="4689EF95" w14:textId="77777777" w:rsidR="00E27DD8" w:rsidRPr="00740232" w:rsidRDefault="00E27DD8" w:rsidP="00D54586">
            <w:pPr>
              <w:spacing w:after="0"/>
              <w:jc w:val="left"/>
              <w:rPr>
                <w:ins w:id="6348" w:author="Della Faille Philippe" w:date="2019-08-09T13:33:00Z"/>
                <w:rFonts w:ascii="Calibri" w:eastAsia="Times New Roman" w:hAnsi="Calibri" w:cs="Calibri"/>
                <w:color w:val="000000"/>
                <w:sz w:val="16"/>
              </w:rPr>
            </w:pPr>
            <w:ins w:id="6349" w:author="Della Faille Philippe" w:date="2019-08-09T13:33:00Z">
              <w:r w:rsidRPr="00740232">
                <w:rPr>
                  <w:rFonts w:ascii="Calibri" w:eastAsia="Times New Roman" w:hAnsi="Calibri" w:cs="Calibri"/>
                  <w:color w:val="000000"/>
                  <w:sz w:val="16"/>
                </w:rPr>
                <w:t>Current P3</w:t>
              </w:r>
            </w:ins>
          </w:p>
        </w:tc>
        <w:tc>
          <w:tcPr>
            <w:tcW w:w="960" w:type="dxa"/>
            <w:tcBorders>
              <w:top w:val="nil"/>
              <w:left w:val="single" w:sz="4" w:space="0" w:color="auto"/>
              <w:bottom w:val="nil"/>
              <w:right w:val="single" w:sz="4" w:space="0" w:color="auto"/>
            </w:tcBorders>
            <w:shd w:val="clear" w:color="000000" w:fill="A9D08E"/>
            <w:noWrap/>
            <w:vAlign w:val="bottom"/>
            <w:hideMark/>
          </w:tcPr>
          <w:p w14:paraId="34B9101B" w14:textId="77777777" w:rsidR="00E27DD8" w:rsidRPr="00740232" w:rsidRDefault="00E27DD8" w:rsidP="00D54586">
            <w:pPr>
              <w:spacing w:after="0"/>
              <w:jc w:val="center"/>
              <w:rPr>
                <w:ins w:id="6350" w:author="Della Faille Philippe" w:date="2019-08-09T13:33:00Z"/>
                <w:rFonts w:ascii="Calibri" w:eastAsia="Times New Roman" w:hAnsi="Calibri" w:cs="Calibri"/>
                <w:color w:val="000000"/>
                <w:sz w:val="16"/>
              </w:rPr>
            </w:pPr>
            <w:ins w:id="6351"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3AABA1A4" w14:textId="77777777" w:rsidR="00E27DD8" w:rsidRPr="00740232" w:rsidRDefault="00E27DD8" w:rsidP="00D54586">
            <w:pPr>
              <w:spacing w:after="0"/>
              <w:jc w:val="center"/>
              <w:rPr>
                <w:ins w:id="6352" w:author="Della Faille Philippe" w:date="2019-08-09T13:33:00Z"/>
                <w:rFonts w:ascii="Calibri" w:eastAsia="Times New Roman" w:hAnsi="Calibri" w:cs="Calibri"/>
                <w:color w:val="000000"/>
                <w:sz w:val="16"/>
              </w:rPr>
            </w:pPr>
            <w:ins w:id="635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6564F581" w14:textId="77777777" w:rsidR="00E27DD8" w:rsidRPr="00740232" w:rsidRDefault="00E27DD8" w:rsidP="00D54586">
            <w:pPr>
              <w:spacing w:after="0"/>
              <w:jc w:val="center"/>
              <w:rPr>
                <w:ins w:id="6354" w:author="Della Faille Philippe" w:date="2019-08-09T13:33:00Z"/>
                <w:rFonts w:ascii="Calibri" w:eastAsia="Times New Roman" w:hAnsi="Calibri" w:cs="Calibri"/>
                <w:color w:val="000000"/>
                <w:sz w:val="16"/>
              </w:rPr>
            </w:pPr>
            <w:ins w:id="635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6D2B4966" w14:textId="77777777" w:rsidR="00E27DD8" w:rsidRPr="00740232" w:rsidRDefault="00E27DD8" w:rsidP="00D54586">
            <w:pPr>
              <w:spacing w:after="0"/>
              <w:jc w:val="center"/>
              <w:rPr>
                <w:ins w:id="6356" w:author="Della Faille Philippe" w:date="2019-08-09T13:33:00Z"/>
                <w:rFonts w:ascii="Calibri" w:eastAsia="Times New Roman" w:hAnsi="Calibri" w:cs="Calibri"/>
                <w:color w:val="000000"/>
                <w:sz w:val="16"/>
              </w:rPr>
            </w:pPr>
            <w:ins w:id="6357" w:author="Della Faille Philippe" w:date="2019-08-09T13:33:00Z">
              <w:r w:rsidRPr="00740232">
                <w:rPr>
                  <w:rFonts w:ascii="Calibri" w:eastAsia="Times New Roman" w:hAnsi="Calibri" w:cs="Calibri"/>
                  <w:color w:val="000000"/>
                  <w:sz w:val="16"/>
                </w:rPr>
                <w:t>50</w:t>
              </w:r>
            </w:ins>
          </w:p>
        </w:tc>
        <w:tc>
          <w:tcPr>
            <w:tcW w:w="1276" w:type="dxa"/>
            <w:tcBorders>
              <w:top w:val="nil"/>
              <w:left w:val="nil"/>
              <w:bottom w:val="nil"/>
              <w:right w:val="single" w:sz="4" w:space="0" w:color="auto"/>
            </w:tcBorders>
            <w:shd w:val="clear" w:color="000000" w:fill="A9D08E"/>
            <w:noWrap/>
            <w:vAlign w:val="bottom"/>
            <w:hideMark/>
          </w:tcPr>
          <w:p w14:paraId="30ABD1B4" w14:textId="77777777" w:rsidR="00E27DD8" w:rsidRPr="00740232" w:rsidRDefault="00E27DD8" w:rsidP="00D54586">
            <w:pPr>
              <w:spacing w:after="0"/>
              <w:jc w:val="center"/>
              <w:rPr>
                <w:ins w:id="6358" w:author="Della Faille Philippe" w:date="2019-08-09T13:33:00Z"/>
                <w:rFonts w:ascii="Calibri" w:eastAsia="Times New Roman" w:hAnsi="Calibri" w:cs="Calibri"/>
                <w:color w:val="000000"/>
                <w:sz w:val="16"/>
              </w:rPr>
            </w:pPr>
            <w:ins w:id="6359" w:author="Della Faille Philippe" w:date="2019-08-09T13:33:00Z">
              <w:r w:rsidRPr="00740232">
                <w:rPr>
                  <w:rFonts w:ascii="Calibri" w:eastAsia="Times New Roman" w:hAnsi="Calibri" w:cs="Calibri"/>
                  <w:color w:val="000000"/>
                  <w:sz w:val="16"/>
                </w:rPr>
                <w:t>0x0032</w:t>
              </w:r>
            </w:ins>
          </w:p>
        </w:tc>
      </w:tr>
      <w:tr w:rsidR="00E27DD8" w:rsidRPr="00740232" w14:paraId="18A1DE7E" w14:textId="77777777" w:rsidTr="00D54586">
        <w:trPr>
          <w:trHeight w:val="288"/>
          <w:ins w:id="6360" w:author="Della Faille Philippe" w:date="2019-08-09T13:33:00Z"/>
        </w:trPr>
        <w:tc>
          <w:tcPr>
            <w:tcW w:w="960" w:type="dxa"/>
            <w:vMerge/>
            <w:tcBorders>
              <w:top w:val="nil"/>
              <w:left w:val="nil"/>
              <w:bottom w:val="nil"/>
              <w:right w:val="nil"/>
            </w:tcBorders>
            <w:vAlign w:val="center"/>
            <w:hideMark/>
          </w:tcPr>
          <w:p w14:paraId="61E81F89" w14:textId="77777777" w:rsidR="00E27DD8" w:rsidRPr="00740232" w:rsidRDefault="00E27DD8" w:rsidP="00D54586">
            <w:pPr>
              <w:spacing w:after="0"/>
              <w:jc w:val="left"/>
              <w:rPr>
                <w:ins w:id="636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10EA61C" w14:textId="77777777" w:rsidR="00E27DD8" w:rsidRPr="00740232" w:rsidRDefault="00E27DD8" w:rsidP="00D54586">
            <w:pPr>
              <w:spacing w:after="0"/>
              <w:jc w:val="left"/>
              <w:rPr>
                <w:ins w:id="6362" w:author="Della Faille Philippe" w:date="2019-08-09T13:33:00Z"/>
                <w:rFonts w:ascii="Calibri" w:eastAsia="Times New Roman" w:hAnsi="Calibri" w:cs="Calibri"/>
                <w:color w:val="000000"/>
                <w:sz w:val="16"/>
              </w:rPr>
            </w:pPr>
            <w:ins w:id="636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A0743C2" w14:textId="77777777" w:rsidR="00E27DD8" w:rsidRPr="00740232" w:rsidRDefault="00E27DD8" w:rsidP="00D54586">
            <w:pPr>
              <w:spacing w:after="0"/>
              <w:jc w:val="center"/>
              <w:rPr>
                <w:ins w:id="6364" w:author="Della Faille Philippe" w:date="2019-08-09T13:33:00Z"/>
                <w:rFonts w:ascii="Calibri" w:eastAsia="Times New Roman" w:hAnsi="Calibri" w:cs="Calibri"/>
                <w:color w:val="000000"/>
                <w:sz w:val="16"/>
              </w:rPr>
            </w:pPr>
            <w:ins w:id="6365" w:author="Della Faille Philippe" w:date="2019-08-09T13:33:00Z">
              <w:r w:rsidRPr="00740232">
                <w:rPr>
                  <w:rFonts w:ascii="Calibri" w:eastAsia="Times New Roman" w:hAnsi="Calibri" w:cs="Calibri"/>
                  <w:color w:val="000000"/>
                  <w:sz w:val="16"/>
                </w:rPr>
                <w:t>34</w:t>
              </w:r>
            </w:ins>
          </w:p>
        </w:tc>
        <w:tc>
          <w:tcPr>
            <w:tcW w:w="2680" w:type="dxa"/>
            <w:tcBorders>
              <w:top w:val="nil"/>
              <w:left w:val="nil"/>
              <w:bottom w:val="nil"/>
              <w:right w:val="nil"/>
            </w:tcBorders>
            <w:shd w:val="clear" w:color="000000" w:fill="A9D08E"/>
            <w:noWrap/>
            <w:vAlign w:val="bottom"/>
            <w:hideMark/>
          </w:tcPr>
          <w:p w14:paraId="13BF3D2D" w14:textId="77777777" w:rsidR="00E27DD8" w:rsidRPr="00740232" w:rsidRDefault="00E27DD8" w:rsidP="00D54586">
            <w:pPr>
              <w:spacing w:after="0"/>
              <w:jc w:val="left"/>
              <w:rPr>
                <w:ins w:id="6366" w:author="Della Faille Philippe" w:date="2019-08-09T13:33:00Z"/>
                <w:rFonts w:ascii="Calibri" w:eastAsia="Times New Roman" w:hAnsi="Calibri" w:cs="Calibri"/>
                <w:color w:val="000000"/>
                <w:sz w:val="16"/>
              </w:rPr>
            </w:pPr>
            <w:ins w:id="6367" w:author="Della Faille Philippe" w:date="2019-08-09T13:33:00Z">
              <w:r w:rsidRPr="00740232">
                <w:rPr>
                  <w:rFonts w:ascii="Calibri" w:eastAsia="Times New Roman" w:hAnsi="Calibri" w:cs="Calibri"/>
                  <w:color w:val="000000"/>
                  <w:sz w:val="16"/>
                </w:rPr>
                <w:t>Current P4</w:t>
              </w:r>
            </w:ins>
          </w:p>
        </w:tc>
        <w:tc>
          <w:tcPr>
            <w:tcW w:w="960" w:type="dxa"/>
            <w:tcBorders>
              <w:top w:val="nil"/>
              <w:left w:val="single" w:sz="4" w:space="0" w:color="auto"/>
              <w:bottom w:val="nil"/>
              <w:right w:val="single" w:sz="4" w:space="0" w:color="auto"/>
            </w:tcBorders>
            <w:shd w:val="clear" w:color="000000" w:fill="A9D08E"/>
            <w:noWrap/>
            <w:vAlign w:val="bottom"/>
            <w:hideMark/>
          </w:tcPr>
          <w:p w14:paraId="2A9A96B4" w14:textId="77777777" w:rsidR="00E27DD8" w:rsidRPr="00740232" w:rsidRDefault="00E27DD8" w:rsidP="00D54586">
            <w:pPr>
              <w:spacing w:after="0"/>
              <w:jc w:val="center"/>
              <w:rPr>
                <w:ins w:id="6368" w:author="Della Faille Philippe" w:date="2019-08-09T13:33:00Z"/>
                <w:rFonts w:ascii="Calibri" w:eastAsia="Times New Roman" w:hAnsi="Calibri" w:cs="Calibri"/>
                <w:color w:val="000000"/>
                <w:sz w:val="16"/>
              </w:rPr>
            </w:pPr>
            <w:ins w:id="6369"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07944971" w14:textId="77777777" w:rsidR="00E27DD8" w:rsidRPr="00740232" w:rsidRDefault="00E27DD8" w:rsidP="00D54586">
            <w:pPr>
              <w:spacing w:after="0"/>
              <w:jc w:val="center"/>
              <w:rPr>
                <w:ins w:id="6370" w:author="Della Faille Philippe" w:date="2019-08-09T13:33:00Z"/>
                <w:rFonts w:ascii="Calibri" w:eastAsia="Times New Roman" w:hAnsi="Calibri" w:cs="Calibri"/>
                <w:color w:val="000000"/>
                <w:sz w:val="16"/>
              </w:rPr>
            </w:pPr>
            <w:ins w:id="637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ED2238E" w14:textId="77777777" w:rsidR="00E27DD8" w:rsidRPr="00740232" w:rsidRDefault="00E27DD8" w:rsidP="00D54586">
            <w:pPr>
              <w:spacing w:after="0"/>
              <w:jc w:val="center"/>
              <w:rPr>
                <w:ins w:id="6372" w:author="Della Faille Philippe" w:date="2019-08-09T13:33:00Z"/>
                <w:rFonts w:ascii="Calibri" w:eastAsia="Times New Roman" w:hAnsi="Calibri" w:cs="Calibri"/>
                <w:color w:val="000000"/>
                <w:sz w:val="16"/>
              </w:rPr>
            </w:pPr>
            <w:ins w:id="637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EAADE92" w14:textId="77777777" w:rsidR="00E27DD8" w:rsidRPr="00740232" w:rsidRDefault="00E27DD8" w:rsidP="00D54586">
            <w:pPr>
              <w:spacing w:after="0"/>
              <w:jc w:val="center"/>
              <w:rPr>
                <w:ins w:id="6374" w:author="Della Faille Philippe" w:date="2019-08-09T13:33:00Z"/>
                <w:rFonts w:ascii="Calibri" w:eastAsia="Times New Roman" w:hAnsi="Calibri" w:cs="Calibri"/>
                <w:color w:val="000000"/>
                <w:sz w:val="16"/>
              </w:rPr>
            </w:pPr>
            <w:ins w:id="6375" w:author="Della Faille Philippe" w:date="2019-08-09T13:33:00Z">
              <w:r w:rsidRPr="00740232">
                <w:rPr>
                  <w:rFonts w:ascii="Calibri" w:eastAsia="Times New Roman" w:hAnsi="Calibri" w:cs="Calibri"/>
                  <w:color w:val="000000"/>
                  <w:sz w:val="16"/>
                </w:rPr>
                <w:t>52</w:t>
              </w:r>
            </w:ins>
          </w:p>
        </w:tc>
        <w:tc>
          <w:tcPr>
            <w:tcW w:w="1276" w:type="dxa"/>
            <w:tcBorders>
              <w:top w:val="nil"/>
              <w:left w:val="nil"/>
              <w:bottom w:val="nil"/>
              <w:right w:val="single" w:sz="4" w:space="0" w:color="auto"/>
            </w:tcBorders>
            <w:shd w:val="clear" w:color="000000" w:fill="A9D08E"/>
            <w:noWrap/>
            <w:vAlign w:val="bottom"/>
            <w:hideMark/>
          </w:tcPr>
          <w:p w14:paraId="3C2954AA" w14:textId="77777777" w:rsidR="00E27DD8" w:rsidRPr="00740232" w:rsidRDefault="00E27DD8" w:rsidP="00D54586">
            <w:pPr>
              <w:spacing w:after="0"/>
              <w:jc w:val="center"/>
              <w:rPr>
                <w:ins w:id="6376" w:author="Della Faille Philippe" w:date="2019-08-09T13:33:00Z"/>
                <w:rFonts w:ascii="Calibri" w:eastAsia="Times New Roman" w:hAnsi="Calibri" w:cs="Calibri"/>
                <w:color w:val="000000"/>
                <w:sz w:val="16"/>
              </w:rPr>
            </w:pPr>
            <w:ins w:id="6377" w:author="Della Faille Philippe" w:date="2019-08-09T13:33:00Z">
              <w:r w:rsidRPr="00740232">
                <w:rPr>
                  <w:rFonts w:ascii="Calibri" w:eastAsia="Times New Roman" w:hAnsi="Calibri" w:cs="Calibri"/>
                  <w:color w:val="000000"/>
                  <w:sz w:val="16"/>
                </w:rPr>
                <w:t>0x0034</w:t>
              </w:r>
            </w:ins>
          </w:p>
        </w:tc>
      </w:tr>
      <w:tr w:rsidR="00E27DD8" w:rsidRPr="00740232" w14:paraId="1243405D" w14:textId="77777777" w:rsidTr="00D54586">
        <w:trPr>
          <w:trHeight w:val="288"/>
          <w:ins w:id="6378" w:author="Della Faille Philippe" w:date="2019-08-09T13:33:00Z"/>
        </w:trPr>
        <w:tc>
          <w:tcPr>
            <w:tcW w:w="960" w:type="dxa"/>
            <w:vMerge/>
            <w:tcBorders>
              <w:top w:val="nil"/>
              <w:left w:val="nil"/>
              <w:bottom w:val="nil"/>
              <w:right w:val="nil"/>
            </w:tcBorders>
            <w:vAlign w:val="center"/>
            <w:hideMark/>
          </w:tcPr>
          <w:p w14:paraId="14E14E5C" w14:textId="77777777" w:rsidR="00E27DD8" w:rsidRPr="00740232" w:rsidRDefault="00E27DD8" w:rsidP="00D54586">
            <w:pPr>
              <w:spacing w:after="0"/>
              <w:jc w:val="left"/>
              <w:rPr>
                <w:ins w:id="637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287D6F2" w14:textId="77777777" w:rsidR="00E27DD8" w:rsidRPr="00740232" w:rsidRDefault="00E27DD8" w:rsidP="00D54586">
            <w:pPr>
              <w:spacing w:after="0"/>
              <w:jc w:val="left"/>
              <w:rPr>
                <w:ins w:id="6380" w:author="Della Faille Philippe" w:date="2019-08-09T13:33:00Z"/>
                <w:rFonts w:ascii="Calibri" w:eastAsia="Times New Roman" w:hAnsi="Calibri" w:cs="Calibri"/>
                <w:color w:val="000000"/>
                <w:sz w:val="16"/>
              </w:rPr>
            </w:pPr>
            <w:ins w:id="638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504DCC3E" w14:textId="77777777" w:rsidR="00E27DD8" w:rsidRPr="00740232" w:rsidRDefault="00E27DD8" w:rsidP="00D54586">
            <w:pPr>
              <w:spacing w:after="0"/>
              <w:jc w:val="center"/>
              <w:rPr>
                <w:ins w:id="6382" w:author="Della Faille Philippe" w:date="2019-08-09T13:33:00Z"/>
                <w:rFonts w:ascii="Calibri" w:eastAsia="Times New Roman" w:hAnsi="Calibri" w:cs="Calibri"/>
                <w:color w:val="000000"/>
                <w:sz w:val="16"/>
              </w:rPr>
            </w:pPr>
            <w:ins w:id="6383" w:author="Della Faille Philippe" w:date="2019-08-09T13:33:00Z">
              <w:r w:rsidRPr="00740232">
                <w:rPr>
                  <w:rFonts w:ascii="Calibri" w:eastAsia="Times New Roman" w:hAnsi="Calibri" w:cs="Calibri"/>
                  <w:color w:val="000000"/>
                  <w:sz w:val="16"/>
                </w:rPr>
                <w:t>35</w:t>
              </w:r>
            </w:ins>
          </w:p>
        </w:tc>
        <w:tc>
          <w:tcPr>
            <w:tcW w:w="2680" w:type="dxa"/>
            <w:tcBorders>
              <w:top w:val="nil"/>
              <w:left w:val="nil"/>
              <w:bottom w:val="nil"/>
              <w:right w:val="nil"/>
            </w:tcBorders>
            <w:shd w:val="clear" w:color="000000" w:fill="A9D08E"/>
            <w:noWrap/>
            <w:vAlign w:val="bottom"/>
            <w:hideMark/>
          </w:tcPr>
          <w:p w14:paraId="53A1478E" w14:textId="77777777" w:rsidR="00E27DD8" w:rsidRPr="00740232" w:rsidRDefault="00E27DD8" w:rsidP="00D54586">
            <w:pPr>
              <w:spacing w:after="0"/>
              <w:jc w:val="left"/>
              <w:rPr>
                <w:ins w:id="6384" w:author="Della Faille Philippe" w:date="2019-08-09T13:33:00Z"/>
                <w:rFonts w:ascii="Calibri" w:eastAsia="Times New Roman" w:hAnsi="Calibri" w:cs="Calibri"/>
                <w:color w:val="000000"/>
                <w:sz w:val="16"/>
              </w:rPr>
            </w:pPr>
            <w:ins w:id="6385" w:author="Della Faille Philippe" w:date="2019-08-09T13:33:00Z">
              <w:r w:rsidRPr="00740232">
                <w:rPr>
                  <w:rFonts w:ascii="Calibri" w:eastAsia="Times New Roman" w:hAnsi="Calibri" w:cs="Calibri"/>
                  <w:color w:val="000000"/>
                  <w:sz w:val="16"/>
                </w:rPr>
                <w:t>Current P5</w:t>
              </w:r>
            </w:ins>
          </w:p>
        </w:tc>
        <w:tc>
          <w:tcPr>
            <w:tcW w:w="960" w:type="dxa"/>
            <w:tcBorders>
              <w:top w:val="nil"/>
              <w:left w:val="single" w:sz="4" w:space="0" w:color="auto"/>
              <w:bottom w:val="nil"/>
              <w:right w:val="single" w:sz="4" w:space="0" w:color="auto"/>
            </w:tcBorders>
            <w:shd w:val="clear" w:color="000000" w:fill="A9D08E"/>
            <w:noWrap/>
            <w:vAlign w:val="bottom"/>
            <w:hideMark/>
          </w:tcPr>
          <w:p w14:paraId="6D42F50A" w14:textId="77777777" w:rsidR="00E27DD8" w:rsidRPr="00740232" w:rsidRDefault="00E27DD8" w:rsidP="00D54586">
            <w:pPr>
              <w:spacing w:after="0"/>
              <w:jc w:val="center"/>
              <w:rPr>
                <w:ins w:id="6386" w:author="Della Faille Philippe" w:date="2019-08-09T13:33:00Z"/>
                <w:rFonts w:ascii="Calibri" w:eastAsia="Times New Roman" w:hAnsi="Calibri" w:cs="Calibri"/>
                <w:color w:val="000000"/>
                <w:sz w:val="16"/>
              </w:rPr>
            </w:pPr>
            <w:ins w:id="6387"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3CBF7466" w14:textId="77777777" w:rsidR="00E27DD8" w:rsidRPr="00740232" w:rsidRDefault="00E27DD8" w:rsidP="00D54586">
            <w:pPr>
              <w:spacing w:after="0"/>
              <w:jc w:val="center"/>
              <w:rPr>
                <w:ins w:id="6388" w:author="Della Faille Philippe" w:date="2019-08-09T13:33:00Z"/>
                <w:rFonts w:ascii="Calibri" w:eastAsia="Times New Roman" w:hAnsi="Calibri" w:cs="Calibri"/>
                <w:color w:val="000000"/>
                <w:sz w:val="16"/>
              </w:rPr>
            </w:pPr>
            <w:ins w:id="638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17E138F6" w14:textId="77777777" w:rsidR="00E27DD8" w:rsidRPr="00740232" w:rsidRDefault="00E27DD8" w:rsidP="00D54586">
            <w:pPr>
              <w:spacing w:after="0"/>
              <w:jc w:val="center"/>
              <w:rPr>
                <w:ins w:id="6390" w:author="Della Faille Philippe" w:date="2019-08-09T13:33:00Z"/>
                <w:rFonts w:ascii="Calibri" w:eastAsia="Times New Roman" w:hAnsi="Calibri" w:cs="Calibri"/>
                <w:color w:val="000000"/>
                <w:sz w:val="16"/>
              </w:rPr>
            </w:pPr>
            <w:ins w:id="639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652E8EB" w14:textId="77777777" w:rsidR="00E27DD8" w:rsidRPr="00740232" w:rsidRDefault="00E27DD8" w:rsidP="00D54586">
            <w:pPr>
              <w:spacing w:after="0"/>
              <w:jc w:val="center"/>
              <w:rPr>
                <w:ins w:id="6392" w:author="Della Faille Philippe" w:date="2019-08-09T13:33:00Z"/>
                <w:rFonts w:ascii="Calibri" w:eastAsia="Times New Roman" w:hAnsi="Calibri" w:cs="Calibri"/>
                <w:color w:val="000000"/>
                <w:sz w:val="16"/>
              </w:rPr>
            </w:pPr>
            <w:ins w:id="6393" w:author="Della Faille Philippe" w:date="2019-08-09T13:33:00Z">
              <w:r w:rsidRPr="00740232">
                <w:rPr>
                  <w:rFonts w:ascii="Calibri" w:eastAsia="Times New Roman" w:hAnsi="Calibri" w:cs="Calibri"/>
                  <w:color w:val="000000"/>
                  <w:sz w:val="16"/>
                </w:rPr>
                <w:t>54</w:t>
              </w:r>
            </w:ins>
          </w:p>
        </w:tc>
        <w:tc>
          <w:tcPr>
            <w:tcW w:w="1276" w:type="dxa"/>
            <w:tcBorders>
              <w:top w:val="nil"/>
              <w:left w:val="nil"/>
              <w:bottom w:val="nil"/>
              <w:right w:val="single" w:sz="4" w:space="0" w:color="auto"/>
            </w:tcBorders>
            <w:shd w:val="clear" w:color="000000" w:fill="A9D08E"/>
            <w:noWrap/>
            <w:vAlign w:val="bottom"/>
            <w:hideMark/>
          </w:tcPr>
          <w:p w14:paraId="25BE5803" w14:textId="77777777" w:rsidR="00E27DD8" w:rsidRPr="00740232" w:rsidRDefault="00E27DD8" w:rsidP="00D54586">
            <w:pPr>
              <w:spacing w:after="0"/>
              <w:jc w:val="center"/>
              <w:rPr>
                <w:ins w:id="6394" w:author="Della Faille Philippe" w:date="2019-08-09T13:33:00Z"/>
                <w:rFonts w:ascii="Calibri" w:eastAsia="Times New Roman" w:hAnsi="Calibri" w:cs="Calibri"/>
                <w:color w:val="000000"/>
                <w:sz w:val="16"/>
              </w:rPr>
            </w:pPr>
            <w:ins w:id="6395" w:author="Della Faille Philippe" w:date="2019-08-09T13:33:00Z">
              <w:r w:rsidRPr="00740232">
                <w:rPr>
                  <w:rFonts w:ascii="Calibri" w:eastAsia="Times New Roman" w:hAnsi="Calibri" w:cs="Calibri"/>
                  <w:color w:val="000000"/>
                  <w:sz w:val="16"/>
                </w:rPr>
                <w:t>0x0036</w:t>
              </w:r>
            </w:ins>
          </w:p>
        </w:tc>
      </w:tr>
      <w:tr w:rsidR="00E27DD8" w:rsidRPr="00740232" w14:paraId="7D88CAE3" w14:textId="77777777" w:rsidTr="00D54586">
        <w:trPr>
          <w:trHeight w:val="288"/>
          <w:ins w:id="6396" w:author="Della Faille Philippe" w:date="2019-08-09T13:33:00Z"/>
        </w:trPr>
        <w:tc>
          <w:tcPr>
            <w:tcW w:w="960" w:type="dxa"/>
            <w:vMerge/>
            <w:tcBorders>
              <w:top w:val="nil"/>
              <w:left w:val="nil"/>
              <w:bottom w:val="nil"/>
              <w:right w:val="nil"/>
            </w:tcBorders>
            <w:vAlign w:val="center"/>
            <w:hideMark/>
          </w:tcPr>
          <w:p w14:paraId="3908D806" w14:textId="77777777" w:rsidR="00E27DD8" w:rsidRPr="00740232" w:rsidRDefault="00E27DD8" w:rsidP="00D54586">
            <w:pPr>
              <w:spacing w:after="0"/>
              <w:jc w:val="left"/>
              <w:rPr>
                <w:ins w:id="639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354266A" w14:textId="77777777" w:rsidR="00E27DD8" w:rsidRPr="00740232" w:rsidRDefault="00E27DD8" w:rsidP="00D54586">
            <w:pPr>
              <w:spacing w:after="0"/>
              <w:jc w:val="left"/>
              <w:rPr>
                <w:ins w:id="6398" w:author="Della Faille Philippe" w:date="2019-08-09T13:33:00Z"/>
                <w:rFonts w:ascii="Calibri" w:eastAsia="Times New Roman" w:hAnsi="Calibri" w:cs="Calibri"/>
                <w:color w:val="000000"/>
                <w:sz w:val="16"/>
              </w:rPr>
            </w:pPr>
            <w:ins w:id="639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E5267E1" w14:textId="77777777" w:rsidR="00E27DD8" w:rsidRPr="00740232" w:rsidRDefault="00E27DD8" w:rsidP="00D54586">
            <w:pPr>
              <w:spacing w:after="0"/>
              <w:jc w:val="center"/>
              <w:rPr>
                <w:ins w:id="6400" w:author="Della Faille Philippe" w:date="2019-08-09T13:33:00Z"/>
                <w:rFonts w:ascii="Calibri" w:eastAsia="Times New Roman" w:hAnsi="Calibri" w:cs="Calibri"/>
                <w:color w:val="000000"/>
                <w:sz w:val="16"/>
              </w:rPr>
            </w:pPr>
            <w:ins w:id="6401" w:author="Della Faille Philippe" w:date="2019-08-09T13:33:00Z">
              <w:r w:rsidRPr="00740232">
                <w:rPr>
                  <w:rFonts w:ascii="Calibri" w:eastAsia="Times New Roman" w:hAnsi="Calibri" w:cs="Calibri"/>
                  <w:color w:val="000000"/>
                  <w:sz w:val="16"/>
                </w:rPr>
                <w:t>36</w:t>
              </w:r>
            </w:ins>
          </w:p>
        </w:tc>
        <w:tc>
          <w:tcPr>
            <w:tcW w:w="2680" w:type="dxa"/>
            <w:tcBorders>
              <w:top w:val="nil"/>
              <w:left w:val="nil"/>
              <w:bottom w:val="nil"/>
              <w:right w:val="nil"/>
            </w:tcBorders>
            <w:shd w:val="clear" w:color="000000" w:fill="A9D08E"/>
            <w:noWrap/>
            <w:vAlign w:val="bottom"/>
            <w:hideMark/>
          </w:tcPr>
          <w:p w14:paraId="6A68057E" w14:textId="77777777" w:rsidR="00E27DD8" w:rsidRPr="00740232" w:rsidRDefault="00E27DD8" w:rsidP="00D54586">
            <w:pPr>
              <w:spacing w:after="0"/>
              <w:jc w:val="left"/>
              <w:rPr>
                <w:ins w:id="6402" w:author="Della Faille Philippe" w:date="2019-08-09T13:33:00Z"/>
                <w:rFonts w:ascii="Calibri" w:eastAsia="Times New Roman" w:hAnsi="Calibri" w:cs="Calibri"/>
                <w:color w:val="000000"/>
                <w:sz w:val="16"/>
              </w:rPr>
            </w:pPr>
            <w:ins w:id="6403" w:author="Della Faille Philippe" w:date="2019-08-09T13:33:00Z">
              <w:r w:rsidRPr="00740232">
                <w:rPr>
                  <w:rFonts w:ascii="Calibri" w:eastAsia="Times New Roman" w:hAnsi="Calibri" w:cs="Calibri"/>
                  <w:color w:val="000000"/>
                  <w:sz w:val="16"/>
                </w:rPr>
                <w:t>Current P6</w:t>
              </w:r>
            </w:ins>
          </w:p>
        </w:tc>
        <w:tc>
          <w:tcPr>
            <w:tcW w:w="960" w:type="dxa"/>
            <w:tcBorders>
              <w:top w:val="nil"/>
              <w:left w:val="single" w:sz="4" w:space="0" w:color="auto"/>
              <w:bottom w:val="nil"/>
              <w:right w:val="single" w:sz="4" w:space="0" w:color="auto"/>
            </w:tcBorders>
            <w:shd w:val="clear" w:color="000000" w:fill="A9D08E"/>
            <w:noWrap/>
            <w:vAlign w:val="bottom"/>
            <w:hideMark/>
          </w:tcPr>
          <w:p w14:paraId="33A79C33" w14:textId="77777777" w:rsidR="00E27DD8" w:rsidRPr="00740232" w:rsidRDefault="00E27DD8" w:rsidP="00D54586">
            <w:pPr>
              <w:spacing w:after="0"/>
              <w:jc w:val="center"/>
              <w:rPr>
                <w:ins w:id="6404" w:author="Della Faille Philippe" w:date="2019-08-09T13:33:00Z"/>
                <w:rFonts w:ascii="Calibri" w:eastAsia="Times New Roman" w:hAnsi="Calibri" w:cs="Calibri"/>
                <w:color w:val="000000"/>
                <w:sz w:val="16"/>
              </w:rPr>
            </w:pPr>
            <w:ins w:id="6405"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000000" w:fill="A9D08E"/>
            <w:noWrap/>
            <w:vAlign w:val="bottom"/>
            <w:hideMark/>
          </w:tcPr>
          <w:p w14:paraId="402019CF" w14:textId="77777777" w:rsidR="00E27DD8" w:rsidRPr="00740232" w:rsidRDefault="00E27DD8" w:rsidP="00D54586">
            <w:pPr>
              <w:spacing w:after="0"/>
              <w:jc w:val="center"/>
              <w:rPr>
                <w:ins w:id="6406" w:author="Della Faille Philippe" w:date="2019-08-09T13:33:00Z"/>
                <w:rFonts w:ascii="Calibri" w:eastAsia="Times New Roman" w:hAnsi="Calibri" w:cs="Calibri"/>
                <w:color w:val="000000"/>
                <w:sz w:val="16"/>
              </w:rPr>
            </w:pPr>
            <w:ins w:id="640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A8AE667" w14:textId="77777777" w:rsidR="00E27DD8" w:rsidRPr="00740232" w:rsidRDefault="00E27DD8" w:rsidP="00D54586">
            <w:pPr>
              <w:spacing w:after="0"/>
              <w:jc w:val="center"/>
              <w:rPr>
                <w:ins w:id="6408" w:author="Della Faille Philippe" w:date="2019-08-09T13:33:00Z"/>
                <w:rFonts w:ascii="Calibri" w:eastAsia="Times New Roman" w:hAnsi="Calibri" w:cs="Calibri"/>
                <w:color w:val="000000"/>
                <w:sz w:val="16"/>
              </w:rPr>
            </w:pPr>
            <w:ins w:id="640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DB5CCD8" w14:textId="77777777" w:rsidR="00E27DD8" w:rsidRPr="00740232" w:rsidRDefault="00E27DD8" w:rsidP="00D54586">
            <w:pPr>
              <w:spacing w:after="0"/>
              <w:jc w:val="center"/>
              <w:rPr>
                <w:ins w:id="6410" w:author="Della Faille Philippe" w:date="2019-08-09T13:33:00Z"/>
                <w:rFonts w:ascii="Calibri" w:eastAsia="Times New Roman" w:hAnsi="Calibri" w:cs="Calibri"/>
                <w:color w:val="000000"/>
                <w:sz w:val="16"/>
              </w:rPr>
            </w:pPr>
            <w:ins w:id="6411" w:author="Della Faille Philippe" w:date="2019-08-09T13:33:00Z">
              <w:r w:rsidRPr="00740232">
                <w:rPr>
                  <w:rFonts w:ascii="Calibri" w:eastAsia="Times New Roman" w:hAnsi="Calibri" w:cs="Calibri"/>
                  <w:color w:val="000000"/>
                  <w:sz w:val="16"/>
                </w:rPr>
                <w:t>56</w:t>
              </w:r>
            </w:ins>
          </w:p>
        </w:tc>
        <w:tc>
          <w:tcPr>
            <w:tcW w:w="1276" w:type="dxa"/>
            <w:tcBorders>
              <w:top w:val="nil"/>
              <w:left w:val="nil"/>
              <w:bottom w:val="nil"/>
              <w:right w:val="single" w:sz="4" w:space="0" w:color="auto"/>
            </w:tcBorders>
            <w:shd w:val="clear" w:color="000000" w:fill="A9D08E"/>
            <w:noWrap/>
            <w:vAlign w:val="bottom"/>
            <w:hideMark/>
          </w:tcPr>
          <w:p w14:paraId="328042A0" w14:textId="77777777" w:rsidR="00E27DD8" w:rsidRPr="00740232" w:rsidRDefault="00E27DD8" w:rsidP="00D54586">
            <w:pPr>
              <w:spacing w:after="0"/>
              <w:jc w:val="center"/>
              <w:rPr>
                <w:ins w:id="6412" w:author="Della Faille Philippe" w:date="2019-08-09T13:33:00Z"/>
                <w:rFonts w:ascii="Calibri" w:eastAsia="Times New Roman" w:hAnsi="Calibri" w:cs="Calibri"/>
                <w:color w:val="000000"/>
                <w:sz w:val="16"/>
              </w:rPr>
            </w:pPr>
            <w:ins w:id="6413" w:author="Della Faille Philippe" w:date="2019-08-09T13:33:00Z">
              <w:r w:rsidRPr="00740232">
                <w:rPr>
                  <w:rFonts w:ascii="Calibri" w:eastAsia="Times New Roman" w:hAnsi="Calibri" w:cs="Calibri"/>
                  <w:color w:val="000000"/>
                  <w:sz w:val="16"/>
                </w:rPr>
                <w:t>0x0038</w:t>
              </w:r>
            </w:ins>
          </w:p>
        </w:tc>
      </w:tr>
      <w:tr w:rsidR="00E27DD8" w:rsidRPr="00740232" w14:paraId="2A732199" w14:textId="77777777" w:rsidTr="00D54586">
        <w:trPr>
          <w:trHeight w:val="288"/>
          <w:ins w:id="6414" w:author="Della Faille Philippe" w:date="2019-08-09T13:33:00Z"/>
        </w:trPr>
        <w:tc>
          <w:tcPr>
            <w:tcW w:w="960" w:type="dxa"/>
            <w:vMerge/>
            <w:tcBorders>
              <w:top w:val="nil"/>
              <w:left w:val="nil"/>
              <w:bottom w:val="nil"/>
              <w:right w:val="nil"/>
            </w:tcBorders>
            <w:vAlign w:val="center"/>
            <w:hideMark/>
          </w:tcPr>
          <w:p w14:paraId="03DC73B5" w14:textId="77777777" w:rsidR="00E27DD8" w:rsidRPr="00740232" w:rsidRDefault="00E27DD8" w:rsidP="00D54586">
            <w:pPr>
              <w:spacing w:after="0"/>
              <w:jc w:val="left"/>
              <w:rPr>
                <w:ins w:id="641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B4FA95E" w14:textId="77777777" w:rsidR="00E27DD8" w:rsidRPr="00740232" w:rsidRDefault="00E27DD8" w:rsidP="00D54586">
            <w:pPr>
              <w:spacing w:after="0"/>
              <w:jc w:val="left"/>
              <w:rPr>
                <w:ins w:id="6416" w:author="Della Faille Philippe" w:date="2019-08-09T13:33:00Z"/>
                <w:rFonts w:ascii="Calibri" w:eastAsia="Times New Roman" w:hAnsi="Calibri" w:cs="Calibri"/>
                <w:color w:val="000000"/>
                <w:sz w:val="16"/>
              </w:rPr>
            </w:pPr>
            <w:ins w:id="641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A2140FA" w14:textId="77777777" w:rsidR="00E27DD8" w:rsidRPr="00740232" w:rsidRDefault="00E27DD8" w:rsidP="00D54586">
            <w:pPr>
              <w:spacing w:after="0"/>
              <w:jc w:val="center"/>
              <w:rPr>
                <w:ins w:id="6418" w:author="Della Faille Philippe" w:date="2019-08-09T13:33:00Z"/>
                <w:rFonts w:ascii="Calibri" w:eastAsia="Times New Roman" w:hAnsi="Calibri" w:cs="Calibri"/>
                <w:color w:val="000000"/>
                <w:sz w:val="16"/>
              </w:rPr>
            </w:pPr>
            <w:ins w:id="6419" w:author="Della Faille Philippe" w:date="2019-08-09T13:33:00Z">
              <w:r w:rsidRPr="00740232">
                <w:rPr>
                  <w:rFonts w:ascii="Calibri" w:eastAsia="Times New Roman" w:hAnsi="Calibri" w:cs="Calibri"/>
                  <w:color w:val="000000"/>
                  <w:sz w:val="16"/>
                </w:rPr>
                <w:t>37</w:t>
              </w:r>
            </w:ins>
          </w:p>
        </w:tc>
        <w:tc>
          <w:tcPr>
            <w:tcW w:w="2680" w:type="dxa"/>
            <w:tcBorders>
              <w:top w:val="nil"/>
              <w:left w:val="nil"/>
              <w:bottom w:val="nil"/>
              <w:right w:val="nil"/>
            </w:tcBorders>
            <w:shd w:val="clear" w:color="000000" w:fill="A9D08E"/>
            <w:noWrap/>
            <w:vAlign w:val="bottom"/>
            <w:hideMark/>
          </w:tcPr>
          <w:p w14:paraId="68C6C21C" w14:textId="77777777" w:rsidR="00E27DD8" w:rsidRPr="00740232" w:rsidRDefault="00E27DD8" w:rsidP="00D54586">
            <w:pPr>
              <w:spacing w:after="0"/>
              <w:jc w:val="left"/>
              <w:rPr>
                <w:ins w:id="6420" w:author="Della Faille Philippe" w:date="2019-08-09T13:33:00Z"/>
                <w:rFonts w:ascii="Calibri" w:eastAsia="Times New Roman" w:hAnsi="Calibri" w:cs="Calibri"/>
                <w:color w:val="000000"/>
                <w:sz w:val="16"/>
              </w:rPr>
            </w:pPr>
            <w:ins w:id="6421" w:author="Della Faille Philippe" w:date="2019-08-09T13:33:00Z">
              <w:r w:rsidRPr="00740232">
                <w:rPr>
                  <w:rFonts w:ascii="Calibri" w:eastAsia="Times New Roman" w:hAnsi="Calibri" w:cs="Calibri"/>
                  <w:color w:val="000000"/>
                  <w:sz w:val="16"/>
                </w:rPr>
                <w:t>trip counter P1</w:t>
              </w:r>
            </w:ins>
          </w:p>
        </w:tc>
        <w:tc>
          <w:tcPr>
            <w:tcW w:w="960" w:type="dxa"/>
            <w:tcBorders>
              <w:top w:val="nil"/>
              <w:left w:val="single" w:sz="4" w:space="0" w:color="auto"/>
              <w:bottom w:val="nil"/>
              <w:right w:val="single" w:sz="4" w:space="0" w:color="auto"/>
            </w:tcBorders>
            <w:shd w:val="clear" w:color="000000" w:fill="A9D08E"/>
            <w:noWrap/>
            <w:vAlign w:val="bottom"/>
            <w:hideMark/>
          </w:tcPr>
          <w:p w14:paraId="2C119FCA" w14:textId="77777777" w:rsidR="00E27DD8" w:rsidRPr="00740232" w:rsidRDefault="00E27DD8" w:rsidP="00D54586">
            <w:pPr>
              <w:spacing w:after="0"/>
              <w:jc w:val="center"/>
              <w:rPr>
                <w:ins w:id="6422" w:author="Della Faille Philippe" w:date="2019-08-09T13:33:00Z"/>
                <w:rFonts w:ascii="Calibri" w:eastAsia="Times New Roman" w:hAnsi="Calibri" w:cs="Calibri"/>
                <w:color w:val="000000"/>
                <w:sz w:val="16"/>
              </w:rPr>
            </w:pPr>
            <w:ins w:id="642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B2BC646" w14:textId="77777777" w:rsidR="00E27DD8" w:rsidRPr="00740232" w:rsidRDefault="00E27DD8" w:rsidP="00D54586">
            <w:pPr>
              <w:spacing w:after="0"/>
              <w:jc w:val="center"/>
              <w:rPr>
                <w:ins w:id="6424" w:author="Della Faille Philippe" w:date="2019-08-09T13:33:00Z"/>
                <w:rFonts w:ascii="Calibri" w:eastAsia="Times New Roman" w:hAnsi="Calibri" w:cs="Calibri"/>
                <w:color w:val="000000"/>
                <w:sz w:val="16"/>
              </w:rPr>
            </w:pPr>
            <w:ins w:id="6425"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1962469F" w14:textId="77777777" w:rsidR="00E27DD8" w:rsidRPr="00740232" w:rsidRDefault="00E27DD8" w:rsidP="00D54586">
            <w:pPr>
              <w:spacing w:after="0"/>
              <w:jc w:val="center"/>
              <w:rPr>
                <w:ins w:id="6426" w:author="Della Faille Philippe" w:date="2019-08-09T13:33:00Z"/>
                <w:rFonts w:ascii="Calibri" w:eastAsia="Times New Roman" w:hAnsi="Calibri" w:cs="Calibri"/>
                <w:color w:val="000000"/>
                <w:sz w:val="16"/>
              </w:rPr>
            </w:pPr>
            <w:ins w:id="6427"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A3BF768" w14:textId="77777777" w:rsidR="00E27DD8" w:rsidRPr="00740232" w:rsidRDefault="00E27DD8" w:rsidP="00D54586">
            <w:pPr>
              <w:spacing w:after="0"/>
              <w:jc w:val="center"/>
              <w:rPr>
                <w:ins w:id="6428" w:author="Della Faille Philippe" w:date="2019-08-09T13:33:00Z"/>
                <w:rFonts w:ascii="Calibri" w:eastAsia="Times New Roman" w:hAnsi="Calibri" w:cs="Calibri"/>
                <w:color w:val="000000"/>
                <w:sz w:val="16"/>
              </w:rPr>
            </w:pPr>
            <w:ins w:id="6429" w:author="Della Faille Philippe" w:date="2019-08-09T13:33:00Z">
              <w:r w:rsidRPr="00740232">
                <w:rPr>
                  <w:rFonts w:ascii="Calibri" w:eastAsia="Times New Roman" w:hAnsi="Calibri" w:cs="Calibri"/>
                  <w:color w:val="000000"/>
                  <w:sz w:val="16"/>
                </w:rPr>
                <w:t>58</w:t>
              </w:r>
            </w:ins>
          </w:p>
        </w:tc>
        <w:tc>
          <w:tcPr>
            <w:tcW w:w="1276" w:type="dxa"/>
            <w:tcBorders>
              <w:top w:val="nil"/>
              <w:left w:val="nil"/>
              <w:bottom w:val="nil"/>
              <w:right w:val="single" w:sz="4" w:space="0" w:color="auto"/>
            </w:tcBorders>
            <w:shd w:val="clear" w:color="000000" w:fill="A9D08E"/>
            <w:noWrap/>
            <w:vAlign w:val="bottom"/>
            <w:hideMark/>
          </w:tcPr>
          <w:p w14:paraId="198F5316" w14:textId="77777777" w:rsidR="00E27DD8" w:rsidRPr="00740232" w:rsidRDefault="00E27DD8" w:rsidP="00D54586">
            <w:pPr>
              <w:spacing w:after="0"/>
              <w:jc w:val="center"/>
              <w:rPr>
                <w:ins w:id="6430" w:author="Della Faille Philippe" w:date="2019-08-09T13:33:00Z"/>
                <w:rFonts w:ascii="Calibri" w:eastAsia="Times New Roman" w:hAnsi="Calibri" w:cs="Calibri"/>
                <w:color w:val="000000"/>
                <w:sz w:val="16"/>
              </w:rPr>
            </w:pPr>
            <w:ins w:id="6431" w:author="Della Faille Philippe" w:date="2019-08-09T13:33:00Z">
              <w:r w:rsidRPr="00740232">
                <w:rPr>
                  <w:rFonts w:ascii="Calibri" w:eastAsia="Times New Roman" w:hAnsi="Calibri" w:cs="Calibri"/>
                  <w:color w:val="000000"/>
                  <w:sz w:val="16"/>
                </w:rPr>
                <w:t>0x003A</w:t>
              </w:r>
            </w:ins>
          </w:p>
        </w:tc>
      </w:tr>
      <w:tr w:rsidR="00E27DD8" w:rsidRPr="00740232" w14:paraId="3E9860A8" w14:textId="77777777" w:rsidTr="00D54586">
        <w:trPr>
          <w:trHeight w:val="288"/>
          <w:ins w:id="6432" w:author="Della Faille Philippe" w:date="2019-08-09T13:33:00Z"/>
        </w:trPr>
        <w:tc>
          <w:tcPr>
            <w:tcW w:w="960" w:type="dxa"/>
            <w:vMerge/>
            <w:tcBorders>
              <w:top w:val="nil"/>
              <w:left w:val="nil"/>
              <w:bottom w:val="nil"/>
              <w:right w:val="nil"/>
            </w:tcBorders>
            <w:vAlign w:val="center"/>
            <w:hideMark/>
          </w:tcPr>
          <w:p w14:paraId="1DDCC3AD" w14:textId="77777777" w:rsidR="00E27DD8" w:rsidRPr="00740232" w:rsidRDefault="00E27DD8" w:rsidP="00D54586">
            <w:pPr>
              <w:spacing w:after="0"/>
              <w:jc w:val="left"/>
              <w:rPr>
                <w:ins w:id="643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94B7633" w14:textId="77777777" w:rsidR="00E27DD8" w:rsidRPr="00740232" w:rsidRDefault="00E27DD8" w:rsidP="00D54586">
            <w:pPr>
              <w:spacing w:after="0"/>
              <w:jc w:val="left"/>
              <w:rPr>
                <w:ins w:id="6434" w:author="Della Faille Philippe" w:date="2019-08-09T13:33:00Z"/>
                <w:rFonts w:ascii="Calibri" w:eastAsia="Times New Roman" w:hAnsi="Calibri" w:cs="Calibri"/>
                <w:color w:val="000000"/>
                <w:sz w:val="16"/>
              </w:rPr>
            </w:pPr>
            <w:ins w:id="643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1F025EC4" w14:textId="77777777" w:rsidR="00E27DD8" w:rsidRPr="00740232" w:rsidRDefault="00E27DD8" w:rsidP="00D54586">
            <w:pPr>
              <w:spacing w:after="0"/>
              <w:jc w:val="center"/>
              <w:rPr>
                <w:ins w:id="6436" w:author="Della Faille Philippe" w:date="2019-08-09T13:33:00Z"/>
                <w:rFonts w:ascii="Calibri" w:eastAsia="Times New Roman" w:hAnsi="Calibri" w:cs="Calibri"/>
                <w:color w:val="000000"/>
                <w:sz w:val="16"/>
              </w:rPr>
            </w:pPr>
            <w:ins w:id="6437" w:author="Della Faille Philippe" w:date="2019-08-09T13:33:00Z">
              <w:r w:rsidRPr="00740232">
                <w:rPr>
                  <w:rFonts w:ascii="Calibri" w:eastAsia="Times New Roman" w:hAnsi="Calibri" w:cs="Calibri"/>
                  <w:color w:val="000000"/>
                  <w:sz w:val="16"/>
                </w:rPr>
                <w:t>38</w:t>
              </w:r>
            </w:ins>
          </w:p>
        </w:tc>
        <w:tc>
          <w:tcPr>
            <w:tcW w:w="2680" w:type="dxa"/>
            <w:tcBorders>
              <w:top w:val="nil"/>
              <w:left w:val="nil"/>
              <w:bottom w:val="nil"/>
              <w:right w:val="nil"/>
            </w:tcBorders>
            <w:shd w:val="clear" w:color="000000" w:fill="A9D08E"/>
            <w:noWrap/>
            <w:vAlign w:val="bottom"/>
            <w:hideMark/>
          </w:tcPr>
          <w:p w14:paraId="38FA4FAF" w14:textId="77777777" w:rsidR="00E27DD8" w:rsidRPr="00740232" w:rsidRDefault="00E27DD8" w:rsidP="00D54586">
            <w:pPr>
              <w:spacing w:after="0"/>
              <w:jc w:val="left"/>
              <w:rPr>
                <w:ins w:id="6438" w:author="Della Faille Philippe" w:date="2019-08-09T13:33:00Z"/>
                <w:rFonts w:ascii="Calibri" w:eastAsia="Times New Roman" w:hAnsi="Calibri" w:cs="Calibri"/>
                <w:color w:val="000000"/>
                <w:sz w:val="16"/>
              </w:rPr>
            </w:pPr>
            <w:ins w:id="6439" w:author="Della Faille Philippe" w:date="2019-08-09T13:33:00Z">
              <w:r w:rsidRPr="00740232">
                <w:rPr>
                  <w:rFonts w:ascii="Calibri" w:eastAsia="Times New Roman" w:hAnsi="Calibri" w:cs="Calibri"/>
                  <w:color w:val="000000"/>
                  <w:sz w:val="16"/>
                </w:rPr>
                <w:t>trip counter P2</w:t>
              </w:r>
            </w:ins>
          </w:p>
        </w:tc>
        <w:tc>
          <w:tcPr>
            <w:tcW w:w="960" w:type="dxa"/>
            <w:tcBorders>
              <w:top w:val="nil"/>
              <w:left w:val="single" w:sz="4" w:space="0" w:color="auto"/>
              <w:bottom w:val="nil"/>
              <w:right w:val="single" w:sz="4" w:space="0" w:color="auto"/>
            </w:tcBorders>
            <w:shd w:val="clear" w:color="000000" w:fill="A9D08E"/>
            <w:noWrap/>
            <w:vAlign w:val="bottom"/>
            <w:hideMark/>
          </w:tcPr>
          <w:p w14:paraId="75CFB52D" w14:textId="77777777" w:rsidR="00E27DD8" w:rsidRPr="00740232" w:rsidRDefault="00E27DD8" w:rsidP="00D54586">
            <w:pPr>
              <w:spacing w:after="0"/>
              <w:jc w:val="center"/>
              <w:rPr>
                <w:ins w:id="6440" w:author="Della Faille Philippe" w:date="2019-08-09T13:33:00Z"/>
                <w:rFonts w:ascii="Calibri" w:eastAsia="Times New Roman" w:hAnsi="Calibri" w:cs="Calibri"/>
                <w:color w:val="000000"/>
                <w:sz w:val="16"/>
              </w:rPr>
            </w:pPr>
            <w:ins w:id="644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C667FED" w14:textId="77777777" w:rsidR="00E27DD8" w:rsidRPr="00740232" w:rsidRDefault="00E27DD8" w:rsidP="00D54586">
            <w:pPr>
              <w:spacing w:after="0"/>
              <w:jc w:val="center"/>
              <w:rPr>
                <w:ins w:id="6442" w:author="Della Faille Philippe" w:date="2019-08-09T13:33:00Z"/>
                <w:rFonts w:ascii="Calibri" w:eastAsia="Times New Roman" w:hAnsi="Calibri" w:cs="Calibri"/>
                <w:color w:val="000000"/>
                <w:sz w:val="16"/>
              </w:rPr>
            </w:pPr>
            <w:ins w:id="6443"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4346753F" w14:textId="77777777" w:rsidR="00E27DD8" w:rsidRPr="00740232" w:rsidRDefault="00E27DD8" w:rsidP="00D54586">
            <w:pPr>
              <w:spacing w:after="0"/>
              <w:jc w:val="center"/>
              <w:rPr>
                <w:ins w:id="6444" w:author="Della Faille Philippe" w:date="2019-08-09T13:33:00Z"/>
                <w:rFonts w:ascii="Calibri" w:eastAsia="Times New Roman" w:hAnsi="Calibri" w:cs="Calibri"/>
                <w:color w:val="000000"/>
                <w:sz w:val="16"/>
              </w:rPr>
            </w:pPr>
            <w:ins w:id="6445"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010CDD0A" w14:textId="77777777" w:rsidR="00E27DD8" w:rsidRPr="00740232" w:rsidRDefault="00E27DD8" w:rsidP="00D54586">
            <w:pPr>
              <w:spacing w:after="0"/>
              <w:jc w:val="center"/>
              <w:rPr>
                <w:ins w:id="6446" w:author="Della Faille Philippe" w:date="2019-08-09T13:33:00Z"/>
                <w:rFonts w:ascii="Calibri" w:eastAsia="Times New Roman" w:hAnsi="Calibri" w:cs="Calibri"/>
                <w:color w:val="000000"/>
                <w:sz w:val="16"/>
              </w:rPr>
            </w:pPr>
            <w:ins w:id="6447" w:author="Della Faille Philippe" w:date="2019-08-09T13:33:00Z">
              <w:r w:rsidRPr="00740232">
                <w:rPr>
                  <w:rFonts w:ascii="Calibri" w:eastAsia="Times New Roman" w:hAnsi="Calibri" w:cs="Calibri"/>
                  <w:color w:val="000000"/>
                  <w:sz w:val="16"/>
                </w:rPr>
                <w:t>59</w:t>
              </w:r>
            </w:ins>
          </w:p>
        </w:tc>
        <w:tc>
          <w:tcPr>
            <w:tcW w:w="1276" w:type="dxa"/>
            <w:tcBorders>
              <w:top w:val="nil"/>
              <w:left w:val="nil"/>
              <w:bottom w:val="nil"/>
              <w:right w:val="single" w:sz="4" w:space="0" w:color="auto"/>
            </w:tcBorders>
            <w:shd w:val="clear" w:color="000000" w:fill="A9D08E"/>
            <w:noWrap/>
            <w:vAlign w:val="bottom"/>
            <w:hideMark/>
          </w:tcPr>
          <w:p w14:paraId="6588725E" w14:textId="77777777" w:rsidR="00E27DD8" w:rsidRPr="00740232" w:rsidRDefault="00E27DD8" w:rsidP="00D54586">
            <w:pPr>
              <w:spacing w:after="0"/>
              <w:jc w:val="center"/>
              <w:rPr>
                <w:ins w:id="6448" w:author="Della Faille Philippe" w:date="2019-08-09T13:33:00Z"/>
                <w:rFonts w:ascii="Calibri" w:eastAsia="Times New Roman" w:hAnsi="Calibri" w:cs="Calibri"/>
                <w:color w:val="000000"/>
                <w:sz w:val="16"/>
              </w:rPr>
            </w:pPr>
            <w:ins w:id="6449" w:author="Della Faille Philippe" w:date="2019-08-09T13:33:00Z">
              <w:r w:rsidRPr="00740232">
                <w:rPr>
                  <w:rFonts w:ascii="Calibri" w:eastAsia="Times New Roman" w:hAnsi="Calibri" w:cs="Calibri"/>
                  <w:color w:val="000000"/>
                  <w:sz w:val="16"/>
                </w:rPr>
                <w:t>0x003B</w:t>
              </w:r>
            </w:ins>
          </w:p>
        </w:tc>
      </w:tr>
      <w:tr w:rsidR="00E27DD8" w:rsidRPr="00740232" w14:paraId="4BC36A00" w14:textId="77777777" w:rsidTr="00D54586">
        <w:trPr>
          <w:trHeight w:val="288"/>
          <w:ins w:id="6450" w:author="Della Faille Philippe" w:date="2019-08-09T13:33:00Z"/>
        </w:trPr>
        <w:tc>
          <w:tcPr>
            <w:tcW w:w="960" w:type="dxa"/>
            <w:vMerge/>
            <w:tcBorders>
              <w:top w:val="nil"/>
              <w:left w:val="nil"/>
              <w:bottom w:val="nil"/>
              <w:right w:val="nil"/>
            </w:tcBorders>
            <w:vAlign w:val="center"/>
            <w:hideMark/>
          </w:tcPr>
          <w:p w14:paraId="76C0F088" w14:textId="77777777" w:rsidR="00E27DD8" w:rsidRPr="00740232" w:rsidRDefault="00E27DD8" w:rsidP="00D54586">
            <w:pPr>
              <w:spacing w:after="0"/>
              <w:jc w:val="left"/>
              <w:rPr>
                <w:ins w:id="645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62D89A00" w14:textId="77777777" w:rsidR="00E27DD8" w:rsidRPr="00740232" w:rsidRDefault="00E27DD8" w:rsidP="00D54586">
            <w:pPr>
              <w:spacing w:after="0"/>
              <w:jc w:val="left"/>
              <w:rPr>
                <w:ins w:id="6452" w:author="Della Faille Philippe" w:date="2019-08-09T13:33:00Z"/>
                <w:rFonts w:ascii="Calibri" w:eastAsia="Times New Roman" w:hAnsi="Calibri" w:cs="Calibri"/>
                <w:color w:val="000000"/>
                <w:sz w:val="16"/>
              </w:rPr>
            </w:pPr>
            <w:ins w:id="645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A98D0F0" w14:textId="77777777" w:rsidR="00E27DD8" w:rsidRPr="00740232" w:rsidRDefault="00E27DD8" w:rsidP="00D54586">
            <w:pPr>
              <w:spacing w:after="0"/>
              <w:jc w:val="center"/>
              <w:rPr>
                <w:ins w:id="6454" w:author="Della Faille Philippe" w:date="2019-08-09T13:33:00Z"/>
                <w:rFonts w:ascii="Calibri" w:eastAsia="Times New Roman" w:hAnsi="Calibri" w:cs="Calibri"/>
                <w:color w:val="000000"/>
                <w:sz w:val="16"/>
              </w:rPr>
            </w:pPr>
            <w:ins w:id="6455" w:author="Della Faille Philippe" w:date="2019-08-09T13:33:00Z">
              <w:r w:rsidRPr="00740232">
                <w:rPr>
                  <w:rFonts w:ascii="Calibri" w:eastAsia="Times New Roman" w:hAnsi="Calibri" w:cs="Calibri"/>
                  <w:color w:val="000000"/>
                  <w:sz w:val="16"/>
                </w:rPr>
                <w:t>39</w:t>
              </w:r>
            </w:ins>
          </w:p>
        </w:tc>
        <w:tc>
          <w:tcPr>
            <w:tcW w:w="2680" w:type="dxa"/>
            <w:tcBorders>
              <w:top w:val="nil"/>
              <w:left w:val="nil"/>
              <w:bottom w:val="nil"/>
              <w:right w:val="nil"/>
            </w:tcBorders>
            <w:shd w:val="clear" w:color="000000" w:fill="A9D08E"/>
            <w:noWrap/>
            <w:vAlign w:val="bottom"/>
            <w:hideMark/>
          </w:tcPr>
          <w:p w14:paraId="43943FFC" w14:textId="77777777" w:rsidR="00E27DD8" w:rsidRPr="00740232" w:rsidRDefault="00E27DD8" w:rsidP="00D54586">
            <w:pPr>
              <w:spacing w:after="0"/>
              <w:jc w:val="left"/>
              <w:rPr>
                <w:ins w:id="6456" w:author="Della Faille Philippe" w:date="2019-08-09T13:33:00Z"/>
                <w:rFonts w:ascii="Calibri" w:eastAsia="Times New Roman" w:hAnsi="Calibri" w:cs="Calibri"/>
                <w:color w:val="000000"/>
                <w:sz w:val="16"/>
              </w:rPr>
            </w:pPr>
            <w:ins w:id="6457" w:author="Della Faille Philippe" w:date="2019-08-09T13:33:00Z">
              <w:r w:rsidRPr="00740232">
                <w:rPr>
                  <w:rFonts w:ascii="Calibri" w:eastAsia="Times New Roman" w:hAnsi="Calibri" w:cs="Calibri"/>
                  <w:color w:val="000000"/>
                  <w:sz w:val="16"/>
                </w:rPr>
                <w:t>trip counter P3</w:t>
              </w:r>
            </w:ins>
          </w:p>
        </w:tc>
        <w:tc>
          <w:tcPr>
            <w:tcW w:w="960" w:type="dxa"/>
            <w:tcBorders>
              <w:top w:val="nil"/>
              <w:left w:val="single" w:sz="4" w:space="0" w:color="auto"/>
              <w:bottom w:val="nil"/>
              <w:right w:val="single" w:sz="4" w:space="0" w:color="auto"/>
            </w:tcBorders>
            <w:shd w:val="clear" w:color="000000" w:fill="A9D08E"/>
            <w:noWrap/>
            <w:vAlign w:val="bottom"/>
            <w:hideMark/>
          </w:tcPr>
          <w:p w14:paraId="29677440" w14:textId="77777777" w:rsidR="00E27DD8" w:rsidRPr="00740232" w:rsidRDefault="00E27DD8" w:rsidP="00D54586">
            <w:pPr>
              <w:spacing w:after="0"/>
              <w:jc w:val="center"/>
              <w:rPr>
                <w:ins w:id="6458" w:author="Della Faille Philippe" w:date="2019-08-09T13:33:00Z"/>
                <w:rFonts w:ascii="Calibri" w:eastAsia="Times New Roman" w:hAnsi="Calibri" w:cs="Calibri"/>
                <w:color w:val="000000"/>
                <w:sz w:val="16"/>
              </w:rPr>
            </w:pPr>
            <w:ins w:id="645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0E37C97" w14:textId="77777777" w:rsidR="00E27DD8" w:rsidRPr="00740232" w:rsidRDefault="00E27DD8" w:rsidP="00D54586">
            <w:pPr>
              <w:spacing w:after="0"/>
              <w:jc w:val="center"/>
              <w:rPr>
                <w:ins w:id="6460" w:author="Della Faille Philippe" w:date="2019-08-09T13:33:00Z"/>
                <w:rFonts w:ascii="Calibri" w:eastAsia="Times New Roman" w:hAnsi="Calibri" w:cs="Calibri"/>
                <w:color w:val="000000"/>
                <w:sz w:val="16"/>
              </w:rPr>
            </w:pPr>
            <w:ins w:id="6461"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322F6F51" w14:textId="77777777" w:rsidR="00E27DD8" w:rsidRPr="00740232" w:rsidRDefault="00E27DD8" w:rsidP="00D54586">
            <w:pPr>
              <w:spacing w:after="0"/>
              <w:jc w:val="center"/>
              <w:rPr>
                <w:ins w:id="6462" w:author="Della Faille Philippe" w:date="2019-08-09T13:33:00Z"/>
                <w:rFonts w:ascii="Calibri" w:eastAsia="Times New Roman" w:hAnsi="Calibri" w:cs="Calibri"/>
                <w:color w:val="000000"/>
                <w:sz w:val="16"/>
              </w:rPr>
            </w:pPr>
            <w:ins w:id="6463"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0CE54AF" w14:textId="77777777" w:rsidR="00E27DD8" w:rsidRPr="00740232" w:rsidRDefault="00E27DD8" w:rsidP="00D54586">
            <w:pPr>
              <w:spacing w:after="0"/>
              <w:jc w:val="center"/>
              <w:rPr>
                <w:ins w:id="6464" w:author="Della Faille Philippe" w:date="2019-08-09T13:33:00Z"/>
                <w:rFonts w:ascii="Calibri" w:eastAsia="Times New Roman" w:hAnsi="Calibri" w:cs="Calibri"/>
                <w:color w:val="000000"/>
                <w:sz w:val="16"/>
              </w:rPr>
            </w:pPr>
            <w:ins w:id="6465" w:author="Della Faille Philippe" w:date="2019-08-09T13:33:00Z">
              <w:r w:rsidRPr="00740232">
                <w:rPr>
                  <w:rFonts w:ascii="Calibri" w:eastAsia="Times New Roman" w:hAnsi="Calibri" w:cs="Calibri"/>
                  <w:color w:val="000000"/>
                  <w:sz w:val="16"/>
                </w:rPr>
                <w:t>60</w:t>
              </w:r>
            </w:ins>
          </w:p>
        </w:tc>
        <w:tc>
          <w:tcPr>
            <w:tcW w:w="1276" w:type="dxa"/>
            <w:tcBorders>
              <w:top w:val="nil"/>
              <w:left w:val="nil"/>
              <w:bottom w:val="nil"/>
              <w:right w:val="single" w:sz="4" w:space="0" w:color="auto"/>
            </w:tcBorders>
            <w:shd w:val="clear" w:color="000000" w:fill="A9D08E"/>
            <w:noWrap/>
            <w:vAlign w:val="bottom"/>
            <w:hideMark/>
          </w:tcPr>
          <w:p w14:paraId="6693B63F" w14:textId="77777777" w:rsidR="00E27DD8" w:rsidRPr="00740232" w:rsidRDefault="00E27DD8" w:rsidP="00D54586">
            <w:pPr>
              <w:spacing w:after="0"/>
              <w:jc w:val="center"/>
              <w:rPr>
                <w:ins w:id="6466" w:author="Della Faille Philippe" w:date="2019-08-09T13:33:00Z"/>
                <w:rFonts w:ascii="Calibri" w:eastAsia="Times New Roman" w:hAnsi="Calibri" w:cs="Calibri"/>
                <w:color w:val="000000"/>
                <w:sz w:val="16"/>
              </w:rPr>
            </w:pPr>
            <w:ins w:id="6467" w:author="Della Faille Philippe" w:date="2019-08-09T13:33:00Z">
              <w:r w:rsidRPr="00740232">
                <w:rPr>
                  <w:rFonts w:ascii="Calibri" w:eastAsia="Times New Roman" w:hAnsi="Calibri" w:cs="Calibri"/>
                  <w:color w:val="000000"/>
                  <w:sz w:val="16"/>
                </w:rPr>
                <w:t>0x003C</w:t>
              </w:r>
            </w:ins>
          </w:p>
        </w:tc>
      </w:tr>
      <w:tr w:rsidR="00E27DD8" w:rsidRPr="00740232" w14:paraId="31AB9924" w14:textId="77777777" w:rsidTr="00D54586">
        <w:trPr>
          <w:trHeight w:val="288"/>
          <w:ins w:id="6468" w:author="Della Faille Philippe" w:date="2019-08-09T13:33:00Z"/>
        </w:trPr>
        <w:tc>
          <w:tcPr>
            <w:tcW w:w="960" w:type="dxa"/>
            <w:vMerge/>
            <w:tcBorders>
              <w:top w:val="nil"/>
              <w:left w:val="nil"/>
              <w:bottom w:val="nil"/>
              <w:right w:val="nil"/>
            </w:tcBorders>
            <w:vAlign w:val="center"/>
            <w:hideMark/>
          </w:tcPr>
          <w:p w14:paraId="22C6570C" w14:textId="77777777" w:rsidR="00E27DD8" w:rsidRPr="00740232" w:rsidRDefault="00E27DD8" w:rsidP="00D54586">
            <w:pPr>
              <w:spacing w:after="0"/>
              <w:jc w:val="left"/>
              <w:rPr>
                <w:ins w:id="646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E06210E" w14:textId="77777777" w:rsidR="00E27DD8" w:rsidRPr="00740232" w:rsidRDefault="00E27DD8" w:rsidP="00D54586">
            <w:pPr>
              <w:spacing w:after="0"/>
              <w:jc w:val="left"/>
              <w:rPr>
                <w:ins w:id="6470" w:author="Della Faille Philippe" w:date="2019-08-09T13:33:00Z"/>
                <w:rFonts w:ascii="Calibri" w:eastAsia="Times New Roman" w:hAnsi="Calibri" w:cs="Calibri"/>
                <w:color w:val="000000"/>
                <w:sz w:val="16"/>
              </w:rPr>
            </w:pPr>
            <w:ins w:id="647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C2EEAAE" w14:textId="77777777" w:rsidR="00E27DD8" w:rsidRPr="00740232" w:rsidRDefault="00E27DD8" w:rsidP="00D54586">
            <w:pPr>
              <w:spacing w:after="0"/>
              <w:jc w:val="center"/>
              <w:rPr>
                <w:ins w:id="6472" w:author="Della Faille Philippe" w:date="2019-08-09T13:33:00Z"/>
                <w:rFonts w:ascii="Calibri" w:eastAsia="Times New Roman" w:hAnsi="Calibri" w:cs="Calibri"/>
                <w:color w:val="000000"/>
                <w:sz w:val="16"/>
              </w:rPr>
            </w:pPr>
            <w:ins w:id="6473" w:author="Della Faille Philippe" w:date="2019-08-09T13:33:00Z">
              <w:r w:rsidRPr="00740232">
                <w:rPr>
                  <w:rFonts w:ascii="Calibri" w:eastAsia="Times New Roman" w:hAnsi="Calibri" w:cs="Calibri"/>
                  <w:color w:val="000000"/>
                  <w:sz w:val="16"/>
                </w:rPr>
                <w:t>40</w:t>
              </w:r>
            </w:ins>
          </w:p>
        </w:tc>
        <w:tc>
          <w:tcPr>
            <w:tcW w:w="2680" w:type="dxa"/>
            <w:tcBorders>
              <w:top w:val="nil"/>
              <w:left w:val="nil"/>
              <w:bottom w:val="nil"/>
              <w:right w:val="nil"/>
            </w:tcBorders>
            <w:shd w:val="clear" w:color="000000" w:fill="A9D08E"/>
            <w:noWrap/>
            <w:vAlign w:val="bottom"/>
            <w:hideMark/>
          </w:tcPr>
          <w:p w14:paraId="6EEDF1D2" w14:textId="77777777" w:rsidR="00E27DD8" w:rsidRPr="00740232" w:rsidRDefault="00E27DD8" w:rsidP="00D54586">
            <w:pPr>
              <w:spacing w:after="0"/>
              <w:jc w:val="left"/>
              <w:rPr>
                <w:ins w:id="6474" w:author="Della Faille Philippe" w:date="2019-08-09T13:33:00Z"/>
                <w:rFonts w:ascii="Calibri" w:eastAsia="Times New Roman" w:hAnsi="Calibri" w:cs="Calibri"/>
                <w:color w:val="000000"/>
                <w:sz w:val="16"/>
              </w:rPr>
            </w:pPr>
            <w:ins w:id="6475" w:author="Della Faille Philippe" w:date="2019-08-09T13:33:00Z">
              <w:r w:rsidRPr="00740232">
                <w:rPr>
                  <w:rFonts w:ascii="Calibri" w:eastAsia="Times New Roman" w:hAnsi="Calibri" w:cs="Calibri"/>
                  <w:color w:val="000000"/>
                  <w:sz w:val="16"/>
                </w:rPr>
                <w:t>trip counter P4</w:t>
              </w:r>
            </w:ins>
          </w:p>
        </w:tc>
        <w:tc>
          <w:tcPr>
            <w:tcW w:w="960" w:type="dxa"/>
            <w:tcBorders>
              <w:top w:val="nil"/>
              <w:left w:val="single" w:sz="4" w:space="0" w:color="auto"/>
              <w:bottom w:val="nil"/>
              <w:right w:val="single" w:sz="4" w:space="0" w:color="auto"/>
            </w:tcBorders>
            <w:shd w:val="clear" w:color="000000" w:fill="A9D08E"/>
            <w:noWrap/>
            <w:vAlign w:val="bottom"/>
            <w:hideMark/>
          </w:tcPr>
          <w:p w14:paraId="3962F29C" w14:textId="77777777" w:rsidR="00E27DD8" w:rsidRPr="00740232" w:rsidRDefault="00E27DD8" w:rsidP="00D54586">
            <w:pPr>
              <w:spacing w:after="0"/>
              <w:jc w:val="center"/>
              <w:rPr>
                <w:ins w:id="6476" w:author="Della Faille Philippe" w:date="2019-08-09T13:33:00Z"/>
                <w:rFonts w:ascii="Calibri" w:eastAsia="Times New Roman" w:hAnsi="Calibri" w:cs="Calibri"/>
                <w:color w:val="000000"/>
                <w:sz w:val="16"/>
              </w:rPr>
            </w:pPr>
            <w:ins w:id="647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402251D" w14:textId="77777777" w:rsidR="00E27DD8" w:rsidRPr="00740232" w:rsidRDefault="00E27DD8" w:rsidP="00D54586">
            <w:pPr>
              <w:spacing w:after="0"/>
              <w:jc w:val="center"/>
              <w:rPr>
                <w:ins w:id="6478" w:author="Della Faille Philippe" w:date="2019-08-09T13:33:00Z"/>
                <w:rFonts w:ascii="Calibri" w:eastAsia="Times New Roman" w:hAnsi="Calibri" w:cs="Calibri"/>
                <w:color w:val="000000"/>
                <w:sz w:val="16"/>
              </w:rPr>
            </w:pPr>
            <w:ins w:id="6479"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0156863B" w14:textId="77777777" w:rsidR="00E27DD8" w:rsidRPr="00740232" w:rsidRDefault="00E27DD8" w:rsidP="00D54586">
            <w:pPr>
              <w:spacing w:after="0"/>
              <w:jc w:val="center"/>
              <w:rPr>
                <w:ins w:id="6480" w:author="Della Faille Philippe" w:date="2019-08-09T13:33:00Z"/>
                <w:rFonts w:ascii="Calibri" w:eastAsia="Times New Roman" w:hAnsi="Calibri" w:cs="Calibri"/>
                <w:color w:val="000000"/>
                <w:sz w:val="16"/>
              </w:rPr>
            </w:pPr>
            <w:ins w:id="6481"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F683DDA" w14:textId="77777777" w:rsidR="00E27DD8" w:rsidRPr="00740232" w:rsidRDefault="00E27DD8" w:rsidP="00D54586">
            <w:pPr>
              <w:spacing w:after="0"/>
              <w:jc w:val="center"/>
              <w:rPr>
                <w:ins w:id="6482" w:author="Della Faille Philippe" w:date="2019-08-09T13:33:00Z"/>
                <w:rFonts w:ascii="Calibri" w:eastAsia="Times New Roman" w:hAnsi="Calibri" w:cs="Calibri"/>
                <w:color w:val="000000"/>
                <w:sz w:val="16"/>
              </w:rPr>
            </w:pPr>
            <w:ins w:id="6483" w:author="Della Faille Philippe" w:date="2019-08-09T13:33:00Z">
              <w:r w:rsidRPr="00740232">
                <w:rPr>
                  <w:rFonts w:ascii="Calibri" w:eastAsia="Times New Roman" w:hAnsi="Calibri" w:cs="Calibri"/>
                  <w:color w:val="000000"/>
                  <w:sz w:val="16"/>
                </w:rPr>
                <w:t>61</w:t>
              </w:r>
            </w:ins>
          </w:p>
        </w:tc>
        <w:tc>
          <w:tcPr>
            <w:tcW w:w="1276" w:type="dxa"/>
            <w:tcBorders>
              <w:top w:val="nil"/>
              <w:left w:val="nil"/>
              <w:bottom w:val="nil"/>
              <w:right w:val="single" w:sz="4" w:space="0" w:color="auto"/>
            </w:tcBorders>
            <w:shd w:val="clear" w:color="000000" w:fill="A9D08E"/>
            <w:noWrap/>
            <w:vAlign w:val="bottom"/>
            <w:hideMark/>
          </w:tcPr>
          <w:p w14:paraId="0D19CBC9" w14:textId="77777777" w:rsidR="00E27DD8" w:rsidRPr="00740232" w:rsidRDefault="00E27DD8" w:rsidP="00D54586">
            <w:pPr>
              <w:spacing w:after="0"/>
              <w:jc w:val="center"/>
              <w:rPr>
                <w:ins w:id="6484" w:author="Della Faille Philippe" w:date="2019-08-09T13:33:00Z"/>
                <w:rFonts w:ascii="Calibri" w:eastAsia="Times New Roman" w:hAnsi="Calibri" w:cs="Calibri"/>
                <w:color w:val="000000"/>
                <w:sz w:val="16"/>
              </w:rPr>
            </w:pPr>
            <w:ins w:id="6485" w:author="Della Faille Philippe" w:date="2019-08-09T13:33:00Z">
              <w:r w:rsidRPr="00740232">
                <w:rPr>
                  <w:rFonts w:ascii="Calibri" w:eastAsia="Times New Roman" w:hAnsi="Calibri" w:cs="Calibri"/>
                  <w:color w:val="000000"/>
                  <w:sz w:val="16"/>
                </w:rPr>
                <w:t>0x003D</w:t>
              </w:r>
            </w:ins>
          </w:p>
        </w:tc>
      </w:tr>
      <w:tr w:rsidR="00E27DD8" w:rsidRPr="00740232" w14:paraId="58247BDC" w14:textId="77777777" w:rsidTr="00D54586">
        <w:trPr>
          <w:trHeight w:val="288"/>
          <w:ins w:id="6486" w:author="Della Faille Philippe" w:date="2019-08-09T13:33:00Z"/>
        </w:trPr>
        <w:tc>
          <w:tcPr>
            <w:tcW w:w="960" w:type="dxa"/>
            <w:vMerge/>
            <w:tcBorders>
              <w:top w:val="nil"/>
              <w:left w:val="nil"/>
              <w:bottom w:val="nil"/>
              <w:right w:val="nil"/>
            </w:tcBorders>
            <w:vAlign w:val="center"/>
            <w:hideMark/>
          </w:tcPr>
          <w:p w14:paraId="1F1EB99F" w14:textId="77777777" w:rsidR="00E27DD8" w:rsidRPr="00740232" w:rsidRDefault="00E27DD8" w:rsidP="00D54586">
            <w:pPr>
              <w:spacing w:after="0"/>
              <w:jc w:val="left"/>
              <w:rPr>
                <w:ins w:id="648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8C3BD6F" w14:textId="77777777" w:rsidR="00E27DD8" w:rsidRPr="00740232" w:rsidRDefault="00E27DD8" w:rsidP="00D54586">
            <w:pPr>
              <w:spacing w:after="0"/>
              <w:jc w:val="left"/>
              <w:rPr>
                <w:ins w:id="6488" w:author="Della Faille Philippe" w:date="2019-08-09T13:33:00Z"/>
                <w:rFonts w:ascii="Calibri" w:eastAsia="Times New Roman" w:hAnsi="Calibri" w:cs="Calibri"/>
                <w:color w:val="000000"/>
                <w:sz w:val="16"/>
              </w:rPr>
            </w:pPr>
            <w:ins w:id="648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8473FC4" w14:textId="77777777" w:rsidR="00E27DD8" w:rsidRPr="00740232" w:rsidRDefault="00E27DD8" w:rsidP="00D54586">
            <w:pPr>
              <w:spacing w:after="0"/>
              <w:jc w:val="center"/>
              <w:rPr>
                <w:ins w:id="6490" w:author="Della Faille Philippe" w:date="2019-08-09T13:33:00Z"/>
                <w:rFonts w:ascii="Calibri" w:eastAsia="Times New Roman" w:hAnsi="Calibri" w:cs="Calibri"/>
                <w:color w:val="000000"/>
                <w:sz w:val="16"/>
              </w:rPr>
            </w:pPr>
            <w:ins w:id="6491" w:author="Della Faille Philippe" w:date="2019-08-09T13:33:00Z">
              <w:r w:rsidRPr="00740232">
                <w:rPr>
                  <w:rFonts w:ascii="Calibri" w:eastAsia="Times New Roman" w:hAnsi="Calibri" w:cs="Calibri"/>
                  <w:color w:val="000000"/>
                  <w:sz w:val="16"/>
                </w:rPr>
                <w:t>41</w:t>
              </w:r>
            </w:ins>
          </w:p>
        </w:tc>
        <w:tc>
          <w:tcPr>
            <w:tcW w:w="2680" w:type="dxa"/>
            <w:tcBorders>
              <w:top w:val="nil"/>
              <w:left w:val="nil"/>
              <w:bottom w:val="nil"/>
              <w:right w:val="nil"/>
            </w:tcBorders>
            <w:shd w:val="clear" w:color="000000" w:fill="A9D08E"/>
            <w:noWrap/>
            <w:vAlign w:val="bottom"/>
            <w:hideMark/>
          </w:tcPr>
          <w:p w14:paraId="3066002C" w14:textId="77777777" w:rsidR="00E27DD8" w:rsidRPr="00740232" w:rsidRDefault="00E27DD8" w:rsidP="00D54586">
            <w:pPr>
              <w:spacing w:after="0"/>
              <w:jc w:val="left"/>
              <w:rPr>
                <w:ins w:id="6492" w:author="Della Faille Philippe" w:date="2019-08-09T13:33:00Z"/>
                <w:rFonts w:ascii="Calibri" w:eastAsia="Times New Roman" w:hAnsi="Calibri" w:cs="Calibri"/>
                <w:color w:val="000000"/>
                <w:sz w:val="16"/>
              </w:rPr>
            </w:pPr>
            <w:ins w:id="6493" w:author="Della Faille Philippe" w:date="2019-08-09T13:33:00Z">
              <w:r w:rsidRPr="00740232">
                <w:rPr>
                  <w:rFonts w:ascii="Calibri" w:eastAsia="Times New Roman" w:hAnsi="Calibri" w:cs="Calibri"/>
                  <w:color w:val="000000"/>
                  <w:sz w:val="16"/>
                </w:rPr>
                <w:t>trip counter P5</w:t>
              </w:r>
            </w:ins>
          </w:p>
        </w:tc>
        <w:tc>
          <w:tcPr>
            <w:tcW w:w="960" w:type="dxa"/>
            <w:tcBorders>
              <w:top w:val="nil"/>
              <w:left w:val="single" w:sz="4" w:space="0" w:color="auto"/>
              <w:bottom w:val="nil"/>
              <w:right w:val="single" w:sz="4" w:space="0" w:color="auto"/>
            </w:tcBorders>
            <w:shd w:val="clear" w:color="000000" w:fill="A9D08E"/>
            <w:noWrap/>
            <w:vAlign w:val="bottom"/>
            <w:hideMark/>
          </w:tcPr>
          <w:p w14:paraId="542153C7" w14:textId="77777777" w:rsidR="00E27DD8" w:rsidRPr="00740232" w:rsidRDefault="00E27DD8" w:rsidP="00D54586">
            <w:pPr>
              <w:spacing w:after="0"/>
              <w:jc w:val="center"/>
              <w:rPr>
                <w:ins w:id="6494" w:author="Della Faille Philippe" w:date="2019-08-09T13:33:00Z"/>
                <w:rFonts w:ascii="Calibri" w:eastAsia="Times New Roman" w:hAnsi="Calibri" w:cs="Calibri"/>
                <w:color w:val="000000"/>
                <w:sz w:val="16"/>
              </w:rPr>
            </w:pPr>
            <w:ins w:id="649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1D97D130" w14:textId="77777777" w:rsidR="00E27DD8" w:rsidRPr="00740232" w:rsidRDefault="00E27DD8" w:rsidP="00D54586">
            <w:pPr>
              <w:spacing w:after="0"/>
              <w:jc w:val="center"/>
              <w:rPr>
                <w:ins w:id="6496" w:author="Della Faille Philippe" w:date="2019-08-09T13:33:00Z"/>
                <w:rFonts w:ascii="Calibri" w:eastAsia="Times New Roman" w:hAnsi="Calibri" w:cs="Calibri"/>
                <w:color w:val="000000"/>
                <w:sz w:val="16"/>
              </w:rPr>
            </w:pPr>
            <w:ins w:id="6497"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6440D462" w14:textId="77777777" w:rsidR="00E27DD8" w:rsidRPr="00740232" w:rsidRDefault="00E27DD8" w:rsidP="00D54586">
            <w:pPr>
              <w:spacing w:after="0"/>
              <w:jc w:val="center"/>
              <w:rPr>
                <w:ins w:id="6498" w:author="Della Faille Philippe" w:date="2019-08-09T13:33:00Z"/>
                <w:rFonts w:ascii="Calibri" w:eastAsia="Times New Roman" w:hAnsi="Calibri" w:cs="Calibri"/>
                <w:color w:val="000000"/>
                <w:sz w:val="16"/>
              </w:rPr>
            </w:pPr>
            <w:ins w:id="6499"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2620AB6A" w14:textId="77777777" w:rsidR="00E27DD8" w:rsidRPr="00740232" w:rsidRDefault="00E27DD8" w:rsidP="00D54586">
            <w:pPr>
              <w:spacing w:after="0"/>
              <w:jc w:val="center"/>
              <w:rPr>
                <w:ins w:id="6500" w:author="Della Faille Philippe" w:date="2019-08-09T13:33:00Z"/>
                <w:rFonts w:ascii="Calibri" w:eastAsia="Times New Roman" w:hAnsi="Calibri" w:cs="Calibri"/>
                <w:color w:val="000000"/>
                <w:sz w:val="16"/>
              </w:rPr>
            </w:pPr>
            <w:ins w:id="6501" w:author="Della Faille Philippe" w:date="2019-08-09T13:33:00Z">
              <w:r w:rsidRPr="00740232">
                <w:rPr>
                  <w:rFonts w:ascii="Calibri" w:eastAsia="Times New Roman" w:hAnsi="Calibri" w:cs="Calibri"/>
                  <w:color w:val="000000"/>
                  <w:sz w:val="16"/>
                </w:rPr>
                <w:t>62</w:t>
              </w:r>
            </w:ins>
          </w:p>
        </w:tc>
        <w:tc>
          <w:tcPr>
            <w:tcW w:w="1276" w:type="dxa"/>
            <w:tcBorders>
              <w:top w:val="nil"/>
              <w:left w:val="nil"/>
              <w:bottom w:val="nil"/>
              <w:right w:val="single" w:sz="4" w:space="0" w:color="auto"/>
            </w:tcBorders>
            <w:shd w:val="clear" w:color="000000" w:fill="A9D08E"/>
            <w:noWrap/>
            <w:vAlign w:val="bottom"/>
            <w:hideMark/>
          </w:tcPr>
          <w:p w14:paraId="4E5CC5FE" w14:textId="77777777" w:rsidR="00E27DD8" w:rsidRPr="00740232" w:rsidRDefault="00E27DD8" w:rsidP="00D54586">
            <w:pPr>
              <w:spacing w:after="0"/>
              <w:jc w:val="center"/>
              <w:rPr>
                <w:ins w:id="6502" w:author="Della Faille Philippe" w:date="2019-08-09T13:33:00Z"/>
                <w:rFonts w:ascii="Calibri" w:eastAsia="Times New Roman" w:hAnsi="Calibri" w:cs="Calibri"/>
                <w:color w:val="000000"/>
                <w:sz w:val="16"/>
              </w:rPr>
            </w:pPr>
            <w:ins w:id="6503" w:author="Della Faille Philippe" w:date="2019-08-09T13:33:00Z">
              <w:r w:rsidRPr="00740232">
                <w:rPr>
                  <w:rFonts w:ascii="Calibri" w:eastAsia="Times New Roman" w:hAnsi="Calibri" w:cs="Calibri"/>
                  <w:color w:val="000000"/>
                  <w:sz w:val="16"/>
                </w:rPr>
                <w:t>0x003E</w:t>
              </w:r>
            </w:ins>
          </w:p>
        </w:tc>
      </w:tr>
      <w:tr w:rsidR="00E27DD8" w:rsidRPr="00740232" w14:paraId="00B2AAAB" w14:textId="77777777" w:rsidTr="00D54586">
        <w:trPr>
          <w:trHeight w:val="288"/>
          <w:ins w:id="6504" w:author="Della Faille Philippe" w:date="2019-08-09T13:33:00Z"/>
        </w:trPr>
        <w:tc>
          <w:tcPr>
            <w:tcW w:w="960" w:type="dxa"/>
            <w:vMerge/>
            <w:tcBorders>
              <w:top w:val="nil"/>
              <w:left w:val="nil"/>
              <w:bottom w:val="nil"/>
              <w:right w:val="nil"/>
            </w:tcBorders>
            <w:vAlign w:val="center"/>
            <w:hideMark/>
          </w:tcPr>
          <w:p w14:paraId="0AB097EB" w14:textId="77777777" w:rsidR="00E27DD8" w:rsidRPr="00740232" w:rsidRDefault="00E27DD8" w:rsidP="00D54586">
            <w:pPr>
              <w:spacing w:after="0"/>
              <w:jc w:val="left"/>
              <w:rPr>
                <w:ins w:id="650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3C0C28D" w14:textId="77777777" w:rsidR="00E27DD8" w:rsidRPr="00740232" w:rsidRDefault="00E27DD8" w:rsidP="00D54586">
            <w:pPr>
              <w:spacing w:after="0"/>
              <w:jc w:val="left"/>
              <w:rPr>
                <w:ins w:id="6506" w:author="Della Faille Philippe" w:date="2019-08-09T13:33:00Z"/>
                <w:rFonts w:ascii="Calibri" w:eastAsia="Times New Roman" w:hAnsi="Calibri" w:cs="Calibri"/>
                <w:color w:val="000000"/>
                <w:sz w:val="16"/>
              </w:rPr>
            </w:pPr>
            <w:ins w:id="650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4F46D33" w14:textId="77777777" w:rsidR="00E27DD8" w:rsidRPr="00740232" w:rsidRDefault="00E27DD8" w:rsidP="00D54586">
            <w:pPr>
              <w:spacing w:after="0"/>
              <w:jc w:val="center"/>
              <w:rPr>
                <w:ins w:id="6508" w:author="Della Faille Philippe" w:date="2019-08-09T13:33:00Z"/>
                <w:rFonts w:ascii="Calibri" w:eastAsia="Times New Roman" w:hAnsi="Calibri" w:cs="Calibri"/>
                <w:color w:val="000000"/>
                <w:sz w:val="16"/>
              </w:rPr>
            </w:pPr>
            <w:ins w:id="6509" w:author="Della Faille Philippe" w:date="2019-08-09T13:33:00Z">
              <w:r w:rsidRPr="00740232">
                <w:rPr>
                  <w:rFonts w:ascii="Calibri" w:eastAsia="Times New Roman" w:hAnsi="Calibri" w:cs="Calibri"/>
                  <w:color w:val="000000"/>
                  <w:sz w:val="16"/>
                </w:rPr>
                <w:t>42</w:t>
              </w:r>
            </w:ins>
          </w:p>
        </w:tc>
        <w:tc>
          <w:tcPr>
            <w:tcW w:w="2680" w:type="dxa"/>
            <w:tcBorders>
              <w:top w:val="nil"/>
              <w:left w:val="nil"/>
              <w:bottom w:val="nil"/>
              <w:right w:val="nil"/>
            </w:tcBorders>
            <w:shd w:val="clear" w:color="000000" w:fill="A9D08E"/>
            <w:noWrap/>
            <w:vAlign w:val="bottom"/>
            <w:hideMark/>
          </w:tcPr>
          <w:p w14:paraId="300DE611" w14:textId="77777777" w:rsidR="00E27DD8" w:rsidRPr="00740232" w:rsidRDefault="00E27DD8" w:rsidP="00D54586">
            <w:pPr>
              <w:spacing w:after="0"/>
              <w:jc w:val="left"/>
              <w:rPr>
                <w:ins w:id="6510" w:author="Della Faille Philippe" w:date="2019-08-09T13:33:00Z"/>
                <w:rFonts w:ascii="Calibri" w:eastAsia="Times New Roman" w:hAnsi="Calibri" w:cs="Calibri"/>
                <w:color w:val="000000"/>
                <w:sz w:val="16"/>
              </w:rPr>
            </w:pPr>
            <w:ins w:id="6511" w:author="Della Faille Philippe" w:date="2019-08-09T13:33:00Z">
              <w:r w:rsidRPr="00740232">
                <w:rPr>
                  <w:rFonts w:ascii="Calibri" w:eastAsia="Times New Roman" w:hAnsi="Calibri" w:cs="Calibri"/>
                  <w:color w:val="000000"/>
                  <w:sz w:val="16"/>
                </w:rPr>
                <w:t>trip counter P6</w:t>
              </w:r>
            </w:ins>
          </w:p>
        </w:tc>
        <w:tc>
          <w:tcPr>
            <w:tcW w:w="960" w:type="dxa"/>
            <w:tcBorders>
              <w:top w:val="nil"/>
              <w:left w:val="single" w:sz="4" w:space="0" w:color="auto"/>
              <w:bottom w:val="nil"/>
              <w:right w:val="single" w:sz="4" w:space="0" w:color="auto"/>
            </w:tcBorders>
            <w:shd w:val="clear" w:color="000000" w:fill="A9D08E"/>
            <w:noWrap/>
            <w:vAlign w:val="bottom"/>
            <w:hideMark/>
          </w:tcPr>
          <w:p w14:paraId="203FD7EB" w14:textId="77777777" w:rsidR="00E27DD8" w:rsidRPr="00740232" w:rsidRDefault="00E27DD8" w:rsidP="00D54586">
            <w:pPr>
              <w:spacing w:after="0"/>
              <w:jc w:val="center"/>
              <w:rPr>
                <w:ins w:id="6512" w:author="Della Faille Philippe" w:date="2019-08-09T13:33:00Z"/>
                <w:rFonts w:ascii="Calibri" w:eastAsia="Times New Roman" w:hAnsi="Calibri" w:cs="Calibri"/>
                <w:color w:val="000000"/>
                <w:sz w:val="16"/>
              </w:rPr>
            </w:pPr>
            <w:ins w:id="651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C4B1F9F" w14:textId="77777777" w:rsidR="00E27DD8" w:rsidRPr="00740232" w:rsidRDefault="00E27DD8" w:rsidP="00D54586">
            <w:pPr>
              <w:spacing w:after="0"/>
              <w:jc w:val="center"/>
              <w:rPr>
                <w:ins w:id="6514" w:author="Della Faille Philippe" w:date="2019-08-09T13:33:00Z"/>
                <w:rFonts w:ascii="Calibri" w:eastAsia="Times New Roman" w:hAnsi="Calibri" w:cs="Calibri"/>
                <w:color w:val="000000"/>
                <w:sz w:val="16"/>
              </w:rPr>
            </w:pPr>
            <w:ins w:id="6515"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7908FB03" w14:textId="77777777" w:rsidR="00E27DD8" w:rsidRPr="00740232" w:rsidRDefault="00E27DD8" w:rsidP="00D54586">
            <w:pPr>
              <w:spacing w:after="0"/>
              <w:jc w:val="center"/>
              <w:rPr>
                <w:ins w:id="6516" w:author="Della Faille Philippe" w:date="2019-08-09T13:33:00Z"/>
                <w:rFonts w:ascii="Calibri" w:eastAsia="Times New Roman" w:hAnsi="Calibri" w:cs="Calibri"/>
                <w:color w:val="000000"/>
                <w:sz w:val="16"/>
              </w:rPr>
            </w:pPr>
            <w:ins w:id="6517"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892A3A4" w14:textId="77777777" w:rsidR="00E27DD8" w:rsidRPr="00740232" w:rsidRDefault="00E27DD8" w:rsidP="00D54586">
            <w:pPr>
              <w:spacing w:after="0"/>
              <w:jc w:val="center"/>
              <w:rPr>
                <w:ins w:id="6518" w:author="Della Faille Philippe" w:date="2019-08-09T13:33:00Z"/>
                <w:rFonts w:ascii="Calibri" w:eastAsia="Times New Roman" w:hAnsi="Calibri" w:cs="Calibri"/>
                <w:color w:val="000000"/>
                <w:sz w:val="16"/>
              </w:rPr>
            </w:pPr>
            <w:ins w:id="6519" w:author="Della Faille Philippe" w:date="2019-08-09T13:33:00Z">
              <w:r w:rsidRPr="00740232">
                <w:rPr>
                  <w:rFonts w:ascii="Calibri" w:eastAsia="Times New Roman" w:hAnsi="Calibri" w:cs="Calibri"/>
                  <w:color w:val="000000"/>
                  <w:sz w:val="16"/>
                </w:rPr>
                <w:t>63</w:t>
              </w:r>
            </w:ins>
          </w:p>
        </w:tc>
        <w:tc>
          <w:tcPr>
            <w:tcW w:w="1276" w:type="dxa"/>
            <w:tcBorders>
              <w:top w:val="nil"/>
              <w:left w:val="nil"/>
              <w:bottom w:val="nil"/>
              <w:right w:val="single" w:sz="4" w:space="0" w:color="auto"/>
            </w:tcBorders>
            <w:shd w:val="clear" w:color="000000" w:fill="A9D08E"/>
            <w:noWrap/>
            <w:vAlign w:val="bottom"/>
            <w:hideMark/>
          </w:tcPr>
          <w:p w14:paraId="5C9CA6AA" w14:textId="77777777" w:rsidR="00E27DD8" w:rsidRPr="00740232" w:rsidRDefault="00E27DD8" w:rsidP="00D54586">
            <w:pPr>
              <w:spacing w:after="0"/>
              <w:jc w:val="center"/>
              <w:rPr>
                <w:ins w:id="6520" w:author="Della Faille Philippe" w:date="2019-08-09T13:33:00Z"/>
                <w:rFonts w:ascii="Calibri" w:eastAsia="Times New Roman" w:hAnsi="Calibri" w:cs="Calibri"/>
                <w:color w:val="000000"/>
                <w:sz w:val="16"/>
              </w:rPr>
            </w:pPr>
            <w:ins w:id="6521" w:author="Della Faille Philippe" w:date="2019-08-09T13:33:00Z">
              <w:r w:rsidRPr="00740232">
                <w:rPr>
                  <w:rFonts w:ascii="Calibri" w:eastAsia="Times New Roman" w:hAnsi="Calibri" w:cs="Calibri"/>
                  <w:color w:val="000000"/>
                  <w:sz w:val="16"/>
                </w:rPr>
                <w:t>0x003F</w:t>
              </w:r>
            </w:ins>
          </w:p>
        </w:tc>
      </w:tr>
      <w:tr w:rsidR="00E27DD8" w:rsidRPr="00740232" w14:paraId="49060226" w14:textId="77777777" w:rsidTr="00D54586">
        <w:trPr>
          <w:trHeight w:val="288"/>
          <w:ins w:id="6522" w:author="Della Faille Philippe" w:date="2019-08-09T13:33:00Z"/>
        </w:trPr>
        <w:tc>
          <w:tcPr>
            <w:tcW w:w="960" w:type="dxa"/>
            <w:vMerge/>
            <w:tcBorders>
              <w:top w:val="nil"/>
              <w:left w:val="nil"/>
              <w:bottom w:val="nil"/>
              <w:right w:val="nil"/>
            </w:tcBorders>
            <w:vAlign w:val="center"/>
            <w:hideMark/>
          </w:tcPr>
          <w:p w14:paraId="614A0C9B" w14:textId="77777777" w:rsidR="00E27DD8" w:rsidRPr="00740232" w:rsidRDefault="00E27DD8" w:rsidP="00D54586">
            <w:pPr>
              <w:spacing w:after="0"/>
              <w:jc w:val="left"/>
              <w:rPr>
                <w:ins w:id="652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0D26FC6" w14:textId="77777777" w:rsidR="00E27DD8" w:rsidRPr="00740232" w:rsidRDefault="00E27DD8" w:rsidP="00D54586">
            <w:pPr>
              <w:spacing w:after="0"/>
              <w:jc w:val="left"/>
              <w:rPr>
                <w:ins w:id="6524" w:author="Della Faille Philippe" w:date="2019-08-09T13:33:00Z"/>
                <w:rFonts w:ascii="Calibri" w:eastAsia="Times New Roman" w:hAnsi="Calibri" w:cs="Calibri"/>
                <w:color w:val="000000"/>
                <w:sz w:val="16"/>
              </w:rPr>
            </w:pPr>
            <w:ins w:id="652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5416DF96" w14:textId="77777777" w:rsidR="00E27DD8" w:rsidRPr="00740232" w:rsidRDefault="00E27DD8" w:rsidP="00D54586">
            <w:pPr>
              <w:spacing w:after="0"/>
              <w:jc w:val="center"/>
              <w:rPr>
                <w:ins w:id="6526" w:author="Della Faille Philippe" w:date="2019-08-09T13:33:00Z"/>
                <w:rFonts w:ascii="Calibri" w:eastAsia="Times New Roman" w:hAnsi="Calibri" w:cs="Calibri"/>
                <w:color w:val="000000"/>
                <w:sz w:val="16"/>
              </w:rPr>
            </w:pPr>
            <w:ins w:id="6527" w:author="Della Faille Philippe" w:date="2019-08-09T13:33:00Z">
              <w:r w:rsidRPr="00740232">
                <w:rPr>
                  <w:rFonts w:ascii="Calibri" w:eastAsia="Times New Roman" w:hAnsi="Calibri" w:cs="Calibri"/>
                  <w:color w:val="000000"/>
                  <w:sz w:val="16"/>
                </w:rPr>
                <w:t>43</w:t>
              </w:r>
            </w:ins>
          </w:p>
        </w:tc>
        <w:tc>
          <w:tcPr>
            <w:tcW w:w="2680" w:type="dxa"/>
            <w:tcBorders>
              <w:top w:val="nil"/>
              <w:left w:val="nil"/>
              <w:bottom w:val="nil"/>
              <w:right w:val="nil"/>
            </w:tcBorders>
            <w:shd w:val="clear" w:color="000000" w:fill="A9D08E"/>
            <w:noWrap/>
            <w:vAlign w:val="bottom"/>
            <w:hideMark/>
          </w:tcPr>
          <w:p w14:paraId="0C8C639F" w14:textId="77777777" w:rsidR="00E27DD8" w:rsidRPr="00740232" w:rsidRDefault="00E27DD8" w:rsidP="00D54586">
            <w:pPr>
              <w:spacing w:after="0"/>
              <w:jc w:val="left"/>
              <w:rPr>
                <w:ins w:id="6528" w:author="Della Faille Philippe" w:date="2019-08-09T13:33:00Z"/>
                <w:rFonts w:ascii="Calibri" w:eastAsia="Times New Roman" w:hAnsi="Calibri" w:cs="Calibri"/>
                <w:color w:val="000000"/>
                <w:sz w:val="16"/>
              </w:rPr>
            </w:pPr>
            <w:ins w:id="6529" w:author="Della Faille Philippe" w:date="2019-08-09T13:33:00Z">
              <w:r w:rsidRPr="00740232">
                <w:rPr>
                  <w:rFonts w:ascii="Calibri" w:eastAsia="Times New Roman" w:hAnsi="Calibri" w:cs="Calibri"/>
                  <w:color w:val="000000"/>
                  <w:sz w:val="16"/>
                </w:rPr>
                <w:t>Voltage P1</w:t>
              </w:r>
            </w:ins>
          </w:p>
        </w:tc>
        <w:tc>
          <w:tcPr>
            <w:tcW w:w="960" w:type="dxa"/>
            <w:tcBorders>
              <w:top w:val="nil"/>
              <w:left w:val="single" w:sz="4" w:space="0" w:color="auto"/>
              <w:bottom w:val="nil"/>
              <w:right w:val="single" w:sz="4" w:space="0" w:color="auto"/>
            </w:tcBorders>
            <w:shd w:val="clear" w:color="000000" w:fill="A9D08E"/>
            <w:noWrap/>
            <w:vAlign w:val="bottom"/>
            <w:hideMark/>
          </w:tcPr>
          <w:p w14:paraId="00D69458" w14:textId="77777777" w:rsidR="00E27DD8" w:rsidRPr="00740232" w:rsidRDefault="00E27DD8" w:rsidP="00D54586">
            <w:pPr>
              <w:spacing w:after="0"/>
              <w:jc w:val="center"/>
              <w:rPr>
                <w:ins w:id="6530" w:author="Della Faille Philippe" w:date="2019-08-09T13:33:00Z"/>
                <w:rFonts w:ascii="Calibri" w:eastAsia="Times New Roman" w:hAnsi="Calibri" w:cs="Calibri"/>
                <w:color w:val="000000"/>
                <w:sz w:val="16"/>
              </w:rPr>
            </w:pPr>
            <w:ins w:id="6531"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4305B5AE" w14:textId="77777777" w:rsidR="00E27DD8" w:rsidRPr="00740232" w:rsidRDefault="00E27DD8" w:rsidP="00D54586">
            <w:pPr>
              <w:spacing w:after="0"/>
              <w:jc w:val="center"/>
              <w:rPr>
                <w:ins w:id="6532" w:author="Della Faille Philippe" w:date="2019-08-09T13:33:00Z"/>
                <w:rFonts w:ascii="Calibri" w:eastAsia="Times New Roman" w:hAnsi="Calibri" w:cs="Calibri"/>
                <w:color w:val="000000"/>
                <w:sz w:val="16"/>
              </w:rPr>
            </w:pPr>
            <w:ins w:id="653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4D17B984" w14:textId="77777777" w:rsidR="00E27DD8" w:rsidRPr="00740232" w:rsidRDefault="00E27DD8" w:rsidP="00D54586">
            <w:pPr>
              <w:spacing w:after="0"/>
              <w:jc w:val="center"/>
              <w:rPr>
                <w:ins w:id="6534" w:author="Della Faille Philippe" w:date="2019-08-09T13:33:00Z"/>
                <w:rFonts w:ascii="Calibri" w:eastAsia="Times New Roman" w:hAnsi="Calibri" w:cs="Calibri"/>
                <w:color w:val="000000"/>
                <w:sz w:val="16"/>
              </w:rPr>
            </w:pPr>
            <w:ins w:id="653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234D213" w14:textId="77777777" w:rsidR="00E27DD8" w:rsidRPr="00740232" w:rsidRDefault="00E27DD8" w:rsidP="00D54586">
            <w:pPr>
              <w:spacing w:after="0"/>
              <w:jc w:val="center"/>
              <w:rPr>
                <w:ins w:id="6536" w:author="Della Faille Philippe" w:date="2019-08-09T13:33:00Z"/>
                <w:rFonts w:ascii="Calibri" w:eastAsia="Times New Roman" w:hAnsi="Calibri" w:cs="Calibri"/>
                <w:color w:val="000000"/>
                <w:sz w:val="16"/>
              </w:rPr>
            </w:pPr>
            <w:ins w:id="6537" w:author="Della Faille Philippe" w:date="2019-08-09T13:33:00Z">
              <w:r w:rsidRPr="00740232">
                <w:rPr>
                  <w:rFonts w:ascii="Calibri" w:eastAsia="Times New Roman" w:hAnsi="Calibri" w:cs="Calibri"/>
                  <w:color w:val="000000"/>
                  <w:sz w:val="16"/>
                </w:rPr>
                <w:t>64</w:t>
              </w:r>
            </w:ins>
          </w:p>
        </w:tc>
        <w:tc>
          <w:tcPr>
            <w:tcW w:w="1276" w:type="dxa"/>
            <w:tcBorders>
              <w:top w:val="nil"/>
              <w:left w:val="nil"/>
              <w:bottom w:val="nil"/>
              <w:right w:val="single" w:sz="4" w:space="0" w:color="auto"/>
            </w:tcBorders>
            <w:shd w:val="clear" w:color="000000" w:fill="A9D08E"/>
            <w:noWrap/>
            <w:vAlign w:val="bottom"/>
            <w:hideMark/>
          </w:tcPr>
          <w:p w14:paraId="5F6BE390" w14:textId="77777777" w:rsidR="00E27DD8" w:rsidRPr="00740232" w:rsidRDefault="00E27DD8" w:rsidP="00D54586">
            <w:pPr>
              <w:spacing w:after="0"/>
              <w:jc w:val="center"/>
              <w:rPr>
                <w:ins w:id="6538" w:author="Della Faille Philippe" w:date="2019-08-09T13:33:00Z"/>
                <w:rFonts w:ascii="Calibri" w:eastAsia="Times New Roman" w:hAnsi="Calibri" w:cs="Calibri"/>
                <w:color w:val="000000"/>
                <w:sz w:val="16"/>
              </w:rPr>
            </w:pPr>
            <w:ins w:id="6539" w:author="Della Faille Philippe" w:date="2019-08-09T13:33:00Z">
              <w:r w:rsidRPr="00740232">
                <w:rPr>
                  <w:rFonts w:ascii="Calibri" w:eastAsia="Times New Roman" w:hAnsi="Calibri" w:cs="Calibri"/>
                  <w:color w:val="000000"/>
                  <w:sz w:val="16"/>
                </w:rPr>
                <w:t>0x0040</w:t>
              </w:r>
            </w:ins>
          </w:p>
        </w:tc>
      </w:tr>
      <w:tr w:rsidR="00E27DD8" w:rsidRPr="00740232" w14:paraId="0AF8885C" w14:textId="77777777" w:rsidTr="00D54586">
        <w:trPr>
          <w:trHeight w:val="288"/>
          <w:ins w:id="6540" w:author="Della Faille Philippe" w:date="2019-08-09T13:33:00Z"/>
        </w:trPr>
        <w:tc>
          <w:tcPr>
            <w:tcW w:w="960" w:type="dxa"/>
            <w:vMerge/>
            <w:tcBorders>
              <w:top w:val="nil"/>
              <w:left w:val="nil"/>
              <w:bottom w:val="nil"/>
              <w:right w:val="nil"/>
            </w:tcBorders>
            <w:vAlign w:val="center"/>
            <w:hideMark/>
          </w:tcPr>
          <w:p w14:paraId="068D48CB" w14:textId="77777777" w:rsidR="00E27DD8" w:rsidRPr="00740232" w:rsidRDefault="00E27DD8" w:rsidP="00D54586">
            <w:pPr>
              <w:spacing w:after="0"/>
              <w:jc w:val="left"/>
              <w:rPr>
                <w:ins w:id="654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52E572E" w14:textId="77777777" w:rsidR="00E27DD8" w:rsidRPr="00740232" w:rsidRDefault="00E27DD8" w:rsidP="00D54586">
            <w:pPr>
              <w:spacing w:after="0"/>
              <w:jc w:val="left"/>
              <w:rPr>
                <w:ins w:id="6542" w:author="Della Faille Philippe" w:date="2019-08-09T13:33:00Z"/>
                <w:rFonts w:ascii="Calibri" w:eastAsia="Times New Roman" w:hAnsi="Calibri" w:cs="Calibri"/>
                <w:color w:val="000000"/>
                <w:sz w:val="16"/>
              </w:rPr>
            </w:pPr>
            <w:ins w:id="654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DD36BD6" w14:textId="77777777" w:rsidR="00E27DD8" w:rsidRPr="00740232" w:rsidRDefault="00E27DD8" w:rsidP="00D54586">
            <w:pPr>
              <w:spacing w:after="0"/>
              <w:jc w:val="center"/>
              <w:rPr>
                <w:ins w:id="6544" w:author="Della Faille Philippe" w:date="2019-08-09T13:33:00Z"/>
                <w:rFonts w:ascii="Calibri" w:eastAsia="Times New Roman" w:hAnsi="Calibri" w:cs="Calibri"/>
                <w:color w:val="000000"/>
                <w:sz w:val="16"/>
              </w:rPr>
            </w:pPr>
            <w:ins w:id="6545" w:author="Della Faille Philippe" w:date="2019-08-09T13:33:00Z">
              <w:r w:rsidRPr="00740232">
                <w:rPr>
                  <w:rFonts w:ascii="Calibri" w:eastAsia="Times New Roman" w:hAnsi="Calibri" w:cs="Calibri"/>
                  <w:color w:val="000000"/>
                  <w:sz w:val="16"/>
                </w:rPr>
                <w:t>44</w:t>
              </w:r>
            </w:ins>
          </w:p>
        </w:tc>
        <w:tc>
          <w:tcPr>
            <w:tcW w:w="2680" w:type="dxa"/>
            <w:tcBorders>
              <w:top w:val="nil"/>
              <w:left w:val="nil"/>
              <w:bottom w:val="nil"/>
              <w:right w:val="nil"/>
            </w:tcBorders>
            <w:shd w:val="clear" w:color="000000" w:fill="A9D08E"/>
            <w:noWrap/>
            <w:vAlign w:val="bottom"/>
            <w:hideMark/>
          </w:tcPr>
          <w:p w14:paraId="02DCA86B" w14:textId="77777777" w:rsidR="00E27DD8" w:rsidRPr="00740232" w:rsidRDefault="00E27DD8" w:rsidP="00D54586">
            <w:pPr>
              <w:spacing w:after="0"/>
              <w:jc w:val="left"/>
              <w:rPr>
                <w:ins w:id="6546" w:author="Della Faille Philippe" w:date="2019-08-09T13:33:00Z"/>
                <w:rFonts w:ascii="Calibri" w:eastAsia="Times New Roman" w:hAnsi="Calibri" w:cs="Calibri"/>
                <w:color w:val="000000"/>
                <w:sz w:val="16"/>
              </w:rPr>
            </w:pPr>
            <w:ins w:id="6547" w:author="Della Faille Philippe" w:date="2019-08-09T13:33:00Z">
              <w:r w:rsidRPr="00740232">
                <w:rPr>
                  <w:rFonts w:ascii="Calibri" w:eastAsia="Times New Roman" w:hAnsi="Calibri" w:cs="Calibri"/>
                  <w:color w:val="000000"/>
                  <w:sz w:val="16"/>
                </w:rPr>
                <w:t>Voltage P2</w:t>
              </w:r>
            </w:ins>
          </w:p>
        </w:tc>
        <w:tc>
          <w:tcPr>
            <w:tcW w:w="960" w:type="dxa"/>
            <w:tcBorders>
              <w:top w:val="nil"/>
              <w:left w:val="single" w:sz="4" w:space="0" w:color="auto"/>
              <w:bottom w:val="nil"/>
              <w:right w:val="single" w:sz="4" w:space="0" w:color="auto"/>
            </w:tcBorders>
            <w:shd w:val="clear" w:color="000000" w:fill="A9D08E"/>
            <w:noWrap/>
            <w:vAlign w:val="bottom"/>
            <w:hideMark/>
          </w:tcPr>
          <w:p w14:paraId="6635C2C5" w14:textId="77777777" w:rsidR="00E27DD8" w:rsidRPr="00740232" w:rsidRDefault="00E27DD8" w:rsidP="00D54586">
            <w:pPr>
              <w:spacing w:after="0"/>
              <w:jc w:val="center"/>
              <w:rPr>
                <w:ins w:id="6548" w:author="Della Faille Philippe" w:date="2019-08-09T13:33:00Z"/>
                <w:rFonts w:ascii="Calibri" w:eastAsia="Times New Roman" w:hAnsi="Calibri" w:cs="Calibri"/>
                <w:color w:val="000000"/>
                <w:sz w:val="16"/>
              </w:rPr>
            </w:pPr>
            <w:ins w:id="6549"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377DFEB9" w14:textId="77777777" w:rsidR="00E27DD8" w:rsidRPr="00740232" w:rsidRDefault="00E27DD8" w:rsidP="00D54586">
            <w:pPr>
              <w:spacing w:after="0"/>
              <w:jc w:val="center"/>
              <w:rPr>
                <w:ins w:id="6550" w:author="Della Faille Philippe" w:date="2019-08-09T13:33:00Z"/>
                <w:rFonts w:ascii="Calibri" w:eastAsia="Times New Roman" w:hAnsi="Calibri" w:cs="Calibri"/>
                <w:color w:val="000000"/>
                <w:sz w:val="16"/>
              </w:rPr>
            </w:pPr>
            <w:ins w:id="655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7A1D30C" w14:textId="77777777" w:rsidR="00E27DD8" w:rsidRPr="00740232" w:rsidRDefault="00E27DD8" w:rsidP="00D54586">
            <w:pPr>
              <w:spacing w:after="0"/>
              <w:jc w:val="center"/>
              <w:rPr>
                <w:ins w:id="6552" w:author="Della Faille Philippe" w:date="2019-08-09T13:33:00Z"/>
                <w:rFonts w:ascii="Calibri" w:eastAsia="Times New Roman" w:hAnsi="Calibri" w:cs="Calibri"/>
                <w:color w:val="000000"/>
                <w:sz w:val="16"/>
              </w:rPr>
            </w:pPr>
            <w:ins w:id="655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62A7D61" w14:textId="77777777" w:rsidR="00E27DD8" w:rsidRPr="00740232" w:rsidRDefault="00E27DD8" w:rsidP="00D54586">
            <w:pPr>
              <w:spacing w:after="0"/>
              <w:jc w:val="center"/>
              <w:rPr>
                <w:ins w:id="6554" w:author="Della Faille Philippe" w:date="2019-08-09T13:33:00Z"/>
                <w:rFonts w:ascii="Calibri" w:eastAsia="Times New Roman" w:hAnsi="Calibri" w:cs="Calibri"/>
                <w:color w:val="000000"/>
                <w:sz w:val="16"/>
              </w:rPr>
            </w:pPr>
            <w:ins w:id="6555" w:author="Della Faille Philippe" w:date="2019-08-09T13:33:00Z">
              <w:r w:rsidRPr="00740232">
                <w:rPr>
                  <w:rFonts w:ascii="Calibri" w:eastAsia="Times New Roman" w:hAnsi="Calibri" w:cs="Calibri"/>
                  <w:color w:val="000000"/>
                  <w:sz w:val="16"/>
                </w:rPr>
                <w:t>66</w:t>
              </w:r>
            </w:ins>
          </w:p>
        </w:tc>
        <w:tc>
          <w:tcPr>
            <w:tcW w:w="1276" w:type="dxa"/>
            <w:tcBorders>
              <w:top w:val="nil"/>
              <w:left w:val="nil"/>
              <w:bottom w:val="nil"/>
              <w:right w:val="single" w:sz="4" w:space="0" w:color="auto"/>
            </w:tcBorders>
            <w:shd w:val="clear" w:color="000000" w:fill="A9D08E"/>
            <w:noWrap/>
            <w:vAlign w:val="bottom"/>
            <w:hideMark/>
          </w:tcPr>
          <w:p w14:paraId="7718BC31" w14:textId="77777777" w:rsidR="00E27DD8" w:rsidRPr="00740232" w:rsidRDefault="00E27DD8" w:rsidP="00D54586">
            <w:pPr>
              <w:spacing w:after="0"/>
              <w:jc w:val="center"/>
              <w:rPr>
                <w:ins w:id="6556" w:author="Della Faille Philippe" w:date="2019-08-09T13:33:00Z"/>
                <w:rFonts w:ascii="Calibri" w:eastAsia="Times New Roman" w:hAnsi="Calibri" w:cs="Calibri"/>
                <w:color w:val="000000"/>
                <w:sz w:val="16"/>
              </w:rPr>
            </w:pPr>
            <w:ins w:id="6557" w:author="Della Faille Philippe" w:date="2019-08-09T13:33:00Z">
              <w:r w:rsidRPr="00740232">
                <w:rPr>
                  <w:rFonts w:ascii="Calibri" w:eastAsia="Times New Roman" w:hAnsi="Calibri" w:cs="Calibri"/>
                  <w:color w:val="000000"/>
                  <w:sz w:val="16"/>
                </w:rPr>
                <w:t>0x0042</w:t>
              </w:r>
            </w:ins>
          </w:p>
        </w:tc>
      </w:tr>
      <w:tr w:rsidR="00E27DD8" w:rsidRPr="00740232" w14:paraId="4FCEC9CD" w14:textId="77777777" w:rsidTr="00D54586">
        <w:trPr>
          <w:trHeight w:val="288"/>
          <w:ins w:id="6558" w:author="Della Faille Philippe" w:date="2019-08-09T13:33:00Z"/>
        </w:trPr>
        <w:tc>
          <w:tcPr>
            <w:tcW w:w="960" w:type="dxa"/>
            <w:vMerge/>
            <w:tcBorders>
              <w:top w:val="nil"/>
              <w:left w:val="nil"/>
              <w:bottom w:val="nil"/>
              <w:right w:val="nil"/>
            </w:tcBorders>
            <w:vAlign w:val="center"/>
            <w:hideMark/>
          </w:tcPr>
          <w:p w14:paraId="7B93DBE7" w14:textId="77777777" w:rsidR="00E27DD8" w:rsidRPr="00740232" w:rsidRDefault="00E27DD8" w:rsidP="00D54586">
            <w:pPr>
              <w:spacing w:after="0"/>
              <w:jc w:val="left"/>
              <w:rPr>
                <w:ins w:id="655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2682CBE" w14:textId="77777777" w:rsidR="00E27DD8" w:rsidRPr="00740232" w:rsidRDefault="00E27DD8" w:rsidP="00D54586">
            <w:pPr>
              <w:spacing w:after="0"/>
              <w:jc w:val="left"/>
              <w:rPr>
                <w:ins w:id="6560" w:author="Della Faille Philippe" w:date="2019-08-09T13:33:00Z"/>
                <w:rFonts w:ascii="Calibri" w:eastAsia="Times New Roman" w:hAnsi="Calibri" w:cs="Calibri"/>
                <w:color w:val="000000"/>
                <w:sz w:val="16"/>
              </w:rPr>
            </w:pPr>
            <w:ins w:id="656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18970BB" w14:textId="77777777" w:rsidR="00E27DD8" w:rsidRPr="00740232" w:rsidRDefault="00E27DD8" w:rsidP="00D54586">
            <w:pPr>
              <w:spacing w:after="0"/>
              <w:jc w:val="center"/>
              <w:rPr>
                <w:ins w:id="6562" w:author="Della Faille Philippe" w:date="2019-08-09T13:33:00Z"/>
                <w:rFonts w:ascii="Calibri" w:eastAsia="Times New Roman" w:hAnsi="Calibri" w:cs="Calibri"/>
                <w:color w:val="000000"/>
                <w:sz w:val="16"/>
              </w:rPr>
            </w:pPr>
            <w:ins w:id="6563" w:author="Della Faille Philippe" w:date="2019-08-09T13:33:00Z">
              <w:r w:rsidRPr="00740232">
                <w:rPr>
                  <w:rFonts w:ascii="Calibri" w:eastAsia="Times New Roman" w:hAnsi="Calibri" w:cs="Calibri"/>
                  <w:color w:val="000000"/>
                  <w:sz w:val="16"/>
                </w:rPr>
                <w:t>45</w:t>
              </w:r>
            </w:ins>
          </w:p>
        </w:tc>
        <w:tc>
          <w:tcPr>
            <w:tcW w:w="2680" w:type="dxa"/>
            <w:tcBorders>
              <w:top w:val="nil"/>
              <w:left w:val="nil"/>
              <w:bottom w:val="nil"/>
              <w:right w:val="nil"/>
            </w:tcBorders>
            <w:shd w:val="clear" w:color="000000" w:fill="A9D08E"/>
            <w:noWrap/>
            <w:vAlign w:val="bottom"/>
            <w:hideMark/>
          </w:tcPr>
          <w:p w14:paraId="30B68B94" w14:textId="77777777" w:rsidR="00E27DD8" w:rsidRPr="00740232" w:rsidRDefault="00E27DD8" w:rsidP="00D54586">
            <w:pPr>
              <w:spacing w:after="0"/>
              <w:jc w:val="left"/>
              <w:rPr>
                <w:ins w:id="6564" w:author="Della Faille Philippe" w:date="2019-08-09T13:33:00Z"/>
                <w:rFonts w:ascii="Calibri" w:eastAsia="Times New Roman" w:hAnsi="Calibri" w:cs="Calibri"/>
                <w:color w:val="000000"/>
                <w:sz w:val="16"/>
              </w:rPr>
            </w:pPr>
            <w:ins w:id="6565" w:author="Della Faille Philippe" w:date="2019-08-09T13:33:00Z">
              <w:r w:rsidRPr="00740232">
                <w:rPr>
                  <w:rFonts w:ascii="Calibri" w:eastAsia="Times New Roman" w:hAnsi="Calibri" w:cs="Calibri"/>
                  <w:color w:val="000000"/>
                  <w:sz w:val="16"/>
                </w:rPr>
                <w:t>Voltage P3</w:t>
              </w:r>
            </w:ins>
          </w:p>
        </w:tc>
        <w:tc>
          <w:tcPr>
            <w:tcW w:w="960" w:type="dxa"/>
            <w:tcBorders>
              <w:top w:val="nil"/>
              <w:left w:val="single" w:sz="4" w:space="0" w:color="auto"/>
              <w:bottom w:val="nil"/>
              <w:right w:val="single" w:sz="4" w:space="0" w:color="auto"/>
            </w:tcBorders>
            <w:shd w:val="clear" w:color="000000" w:fill="A9D08E"/>
            <w:noWrap/>
            <w:vAlign w:val="bottom"/>
            <w:hideMark/>
          </w:tcPr>
          <w:p w14:paraId="661577D7" w14:textId="77777777" w:rsidR="00E27DD8" w:rsidRPr="00740232" w:rsidRDefault="00E27DD8" w:rsidP="00D54586">
            <w:pPr>
              <w:spacing w:after="0"/>
              <w:jc w:val="center"/>
              <w:rPr>
                <w:ins w:id="6566" w:author="Della Faille Philippe" w:date="2019-08-09T13:33:00Z"/>
                <w:rFonts w:ascii="Calibri" w:eastAsia="Times New Roman" w:hAnsi="Calibri" w:cs="Calibri"/>
                <w:color w:val="000000"/>
                <w:sz w:val="16"/>
              </w:rPr>
            </w:pPr>
            <w:ins w:id="6567"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60A37375" w14:textId="77777777" w:rsidR="00E27DD8" w:rsidRPr="00740232" w:rsidRDefault="00E27DD8" w:rsidP="00D54586">
            <w:pPr>
              <w:spacing w:after="0"/>
              <w:jc w:val="center"/>
              <w:rPr>
                <w:ins w:id="6568" w:author="Della Faille Philippe" w:date="2019-08-09T13:33:00Z"/>
                <w:rFonts w:ascii="Calibri" w:eastAsia="Times New Roman" w:hAnsi="Calibri" w:cs="Calibri"/>
                <w:color w:val="000000"/>
                <w:sz w:val="16"/>
              </w:rPr>
            </w:pPr>
            <w:ins w:id="656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9912F1C" w14:textId="77777777" w:rsidR="00E27DD8" w:rsidRPr="00740232" w:rsidRDefault="00E27DD8" w:rsidP="00D54586">
            <w:pPr>
              <w:spacing w:after="0"/>
              <w:jc w:val="center"/>
              <w:rPr>
                <w:ins w:id="6570" w:author="Della Faille Philippe" w:date="2019-08-09T13:33:00Z"/>
                <w:rFonts w:ascii="Calibri" w:eastAsia="Times New Roman" w:hAnsi="Calibri" w:cs="Calibri"/>
                <w:color w:val="000000"/>
                <w:sz w:val="16"/>
              </w:rPr>
            </w:pPr>
            <w:ins w:id="657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51C93CAF" w14:textId="77777777" w:rsidR="00E27DD8" w:rsidRPr="00740232" w:rsidRDefault="00E27DD8" w:rsidP="00D54586">
            <w:pPr>
              <w:spacing w:after="0"/>
              <w:jc w:val="center"/>
              <w:rPr>
                <w:ins w:id="6572" w:author="Della Faille Philippe" w:date="2019-08-09T13:33:00Z"/>
                <w:rFonts w:ascii="Calibri" w:eastAsia="Times New Roman" w:hAnsi="Calibri" w:cs="Calibri"/>
                <w:color w:val="000000"/>
                <w:sz w:val="16"/>
              </w:rPr>
            </w:pPr>
            <w:ins w:id="6573" w:author="Della Faille Philippe" w:date="2019-08-09T13:33:00Z">
              <w:r w:rsidRPr="00740232">
                <w:rPr>
                  <w:rFonts w:ascii="Calibri" w:eastAsia="Times New Roman" w:hAnsi="Calibri" w:cs="Calibri"/>
                  <w:color w:val="000000"/>
                  <w:sz w:val="16"/>
                </w:rPr>
                <w:t>68</w:t>
              </w:r>
            </w:ins>
          </w:p>
        </w:tc>
        <w:tc>
          <w:tcPr>
            <w:tcW w:w="1276" w:type="dxa"/>
            <w:tcBorders>
              <w:top w:val="nil"/>
              <w:left w:val="nil"/>
              <w:bottom w:val="nil"/>
              <w:right w:val="single" w:sz="4" w:space="0" w:color="auto"/>
            </w:tcBorders>
            <w:shd w:val="clear" w:color="000000" w:fill="A9D08E"/>
            <w:noWrap/>
            <w:vAlign w:val="bottom"/>
            <w:hideMark/>
          </w:tcPr>
          <w:p w14:paraId="3029D4A0" w14:textId="77777777" w:rsidR="00E27DD8" w:rsidRPr="00740232" w:rsidRDefault="00E27DD8" w:rsidP="00D54586">
            <w:pPr>
              <w:spacing w:after="0"/>
              <w:jc w:val="center"/>
              <w:rPr>
                <w:ins w:id="6574" w:author="Della Faille Philippe" w:date="2019-08-09T13:33:00Z"/>
                <w:rFonts w:ascii="Calibri" w:eastAsia="Times New Roman" w:hAnsi="Calibri" w:cs="Calibri"/>
                <w:color w:val="000000"/>
                <w:sz w:val="16"/>
              </w:rPr>
            </w:pPr>
            <w:ins w:id="6575" w:author="Della Faille Philippe" w:date="2019-08-09T13:33:00Z">
              <w:r w:rsidRPr="00740232">
                <w:rPr>
                  <w:rFonts w:ascii="Calibri" w:eastAsia="Times New Roman" w:hAnsi="Calibri" w:cs="Calibri"/>
                  <w:color w:val="000000"/>
                  <w:sz w:val="16"/>
                </w:rPr>
                <w:t>0x0044</w:t>
              </w:r>
            </w:ins>
          </w:p>
        </w:tc>
      </w:tr>
      <w:tr w:rsidR="00E27DD8" w:rsidRPr="00740232" w14:paraId="4A389DFC" w14:textId="77777777" w:rsidTr="00D54586">
        <w:trPr>
          <w:trHeight w:val="288"/>
          <w:ins w:id="6576" w:author="Della Faille Philippe" w:date="2019-08-09T13:33:00Z"/>
        </w:trPr>
        <w:tc>
          <w:tcPr>
            <w:tcW w:w="960" w:type="dxa"/>
            <w:vMerge/>
            <w:tcBorders>
              <w:top w:val="nil"/>
              <w:left w:val="nil"/>
              <w:bottom w:val="nil"/>
              <w:right w:val="nil"/>
            </w:tcBorders>
            <w:vAlign w:val="center"/>
            <w:hideMark/>
          </w:tcPr>
          <w:p w14:paraId="4B20A8D8" w14:textId="77777777" w:rsidR="00E27DD8" w:rsidRPr="00740232" w:rsidRDefault="00E27DD8" w:rsidP="00D54586">
            <w:pPr>
              <w:spacing w:after="0"/>
              <w:jc w:val="left"/>
              <w:rPr>
                <w:ins w:id="657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EFA4B79" w14:textId="77777777" w:rsidR="00E27DD8" w:rsidRPr="00740232" w:rsidRDefault="00E27DD8" w:rsidP="00D54586">
            <w:pPr>
              <w:spacing w:after="0"/>
              <w:jc w:val="left"/>
              <w:rPr>
                <w:ins w:id="6578" w:author="Della Faille Philippe" w:date="2019-08-09T13:33:00Z"/>
                <w:rFonts w:ascii="Calibri" w:eastAsia="Times New Roman" w:hAnsi="Calibri" w:cs="Calibri"/>
                <w:color w:val="000000"/>
                <w:sz w:val="16"/>
              </w:rPr>
            </w:pPr>
            <w:ins w:id="657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32E351B" w14:textId="77777777" w:rsidR="00E27DD8" w:rsidRPr="00740232" w:rsidRDefault="00E27DD8" w:rsidP="00D54586">
            <w:pPr>
              <w:spacing w:after="0"/>
              <w:jc w:val="center"/>
              <w:rPr>
                <w:ins w:id="6580" w:author="Della Faille Philippe" w:date="2019-08-09T13:33:00Z"/>
                <w:rFonts w:ascii="Calibri" w:eastAsia="Times New Roman" w:hAnsi="Calibri" w:cs="Calibri"/>
                <w:color w:val="000000"/>
                <w:sz w:val="16"/>
              </w:rPr>
            </w:pPr>
            <w:ins w:id="6581" w:author="Della Faille Philippe" w:date="2019-08-09T13:33:00Z">
              <w:r w:rsidRPr="00740232">
                <w:rPr>
                  <w:rFonts w:ascii="Calibri" w:eastAsia="Times New Roman" w:hAnsi="Calibri" w:cs="Calibri"/>
                  <w:color w:val="000000"/>
                  <w:sz w:val="16"/>
                </w:rPr>
                <w:t>46</w:t>
              </w:r>
            </w:ins>
          </w:p>
        </w:tc>
        <w:tc>
          <w:tcPr>
            <w:tcW w:w="2680" w:type="dxa"/>
            <w:tcBorders>
              <w:top w:val="nil"/>
              <w:left w:val="nil"/>
              <w:bottom w:val="nil"/>
              <w:right w:val="nil"/>
            </w:tcBorders>
            <w:shd w:val="clear" w:color="000000" w:fill="A9D08E"/>
            <w:noWrap/>
            <w:vAlign w:val="bottom"/>
            <w:hideMark/>
          </w:tcPr>
          <w:p w14:paraId="3EB7FF9C" w14:textId="77777777" w:rsidR="00E27DD8" w:rsidRPr="00740232" w:rsidRDefault="00E27DD8" w:rsidP="00D54586">
            <w:pPr>
              <w:spacing w:after="0"/>
              <w:jc w:val="left"/>
              <w:rPr>
                <w:ins w:id="6582" w:author="Della Faille Philippe" w:date="2019-08-09T13:33:00Z"/>
                <w:rFonts w:ascii="Calibri" w:eastAsia="Times New Roman" w:hAnsi="Calibri" w:cs="Calibri"/>
                <w:color w:val="000000"/>
                <w:sz w:val="16"/>
              </w:rPr>
            </w:pPr>
            <w:ins w:id="6583" w:author="Della Faille Philippe" w:date="2019-08-09T13:33:00Z">
              <w:r w:rsidRPr="00740232">
                <w:rPr>
                  <w:rFonts w:ascii="Calibri" w:eastAsia="Times New Roman" w:hAnsi="Calibri" w:cs="Calibri"/>
                  <w:color w:val="000000"/>
                  <w:sz w:val="16"/>
                </w:rPr>
                <w:t>Voltage P4</w:t>
              </w:r>
            </w:ins>
          </w:p>
        </w:tc>
        <w:tc>
          <w:tcPr>
            <w:tcW w:w="960" w:type="dxa"/>
            <w:tcBorders>
              <w:top w:val="nil"/>
              <w:left w:val="single" w:sz="4" w:space="0" w:color="auto"/>
              <w:bottom w:val="nil"/>
              <w:right w:val="single" w:sz="4" w:space="0" w:color="auto"/>
            </w:tcBorders>
            <w:shd w:val="clear" w:color="000000" w:fill="A9D08E"/>
            <w:noWrap/>
            <w:vAlign w:val="bottom"/>
            <w:hideMark/>
          </w:tcPr>
          <w:p w14:paraId="33D5E35B" w14:textId="77777777" w:rsidR="00E27DD8" w:rsidRPr="00740232" w:rsidRDefault="00E27DD8" w:rsidP="00D54586">
            <w:pPr>
              <w:spacing w:after="0"/>
              <w:jc w:val="center"/>
              <w:rPr>
                <w:ins w:id="6584" w:author="Della Faille Philippe" w:date="2019-08-09T13:33:00Z"/>
                <w:rFonts w:ascii="Calibri" w:eastAsia="Times New Roman" w:hAnsi="Calibri" w:cs="Calibri"/>
                <w:color w:val="000000"/>
                <w:sz w:val="16"/>
              </w:rPr>
            </w:pPr>
            <w:ins w:id="6585"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2F7FF22D" w14:textId="77777777" w:rsidR="00E27DD8" w:rsidRPr="00740232" w:rsidRDefault="00E27DD8" w:rsidP="00D54586">
            <w:pPr>
              <w:spacing w:after="0"/>
              <w:jc w:val="center"/>
              <w:rPr>
                <w:ins w:id="6586" w:author="Della Faille Philippe" w:date="2019-08-09T13:33:00Z"/>
                <w:rFonts w:ascii="Calibri" w:eastAsia="Times New Roman" w:hAnsi="Calibri" w:cs="Calibri"/>
                <w:color w:val="000000"/>
                <w:sz w:val="16"/>
              </w:rPr>
            </w:pPr>
            <w:ins w:id="658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A7A7333" w14:textId="77777777" w:rsidR="00E27DD8" w:rsidRPr="00740232" w:rsidRDefault="00E27DD8" w:rsidP="00D54586">
            <w:pPr>
              <w:spacing w:after="0"/>
              <w:jc w:val="center"/>
              <w:rPr>
                <w:ins w:id="6588" w:author="Della Faille Philippe" w:date="2019-08-09T13:33:00Z"/>
                <w:rFonts w:ascii="Calibri" w:eastAsia="Times New Roman" w:hAnsi="Calibri" w:cs="Calibri"/>
                <w:color w:val="000000"/>
                <w:sz w:val="16"/>
              </w:rPr>
            </w:pPr>
            <w:ins w:id="658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6A256FA" w14:textId="77777777" w:rsidR="00E27DD8" w:rsidRPr="00740232" w:rsidRDefault="00E27DD8" w:rsidP="00D54586">
            <w:pPr>
              <w:spacing w:after="0"/>
              <w:jc w:val="center"/>
              <w:rPr>
                <w:ins w:id="6590" w:author="Della Faille Philippe" w:date="2019-08-09T13:33:00Z"/>
                <w:rFonts w:ascii="Calibri" w:eastAsia="Times New Roman" w:hAnsi="Calibri" w:cs="Calibri"/>
                <w:color w:val="000000"/>
                <w:sz w:val="16"/>
              </w:rPr>
            </w:pPr>
            <w:ins w:id="6591" w:author="Della Faille Philippe" w:date="2019-08-09T13:33:00Z">
              <w:r w:rsidRPr="00740232">
                <w:rPr>
                  <w:rFonts w:ascii="Calibri" w:eastAsia="Times New Roman" w:hAnsi="Calibri" w:cs="Calibri"/>
                  <w:color w:val="000000"/>
                  <w:sz w:val="16"/>
                </w:rPr>
                <w:t>70</w:t>
              </w:r>
            </w:ins>
          </w:p>
        </w:tc>
        <w:tc>
          <w:tcPr>
            <w:tcW w:w="1276" w:type="dxa"/>
            <w:tcBorders>
              <w:top w:val="nil"/>
              <w:left w:val="nil"/>
              <w:bottom w:val="nil"/>
              <w:right w:val="single" w:sz="4" w:space="0" w:color="auto"/>
            </w:tcBorders>
            <w:shd w:val="clear" w:color="000000" w:fill="A9D08E"/>
            <w:noWrap/>
            <w:vAlign w:val="bottom"/>
            <w:hideMark/>
          </w:tcPr>
          <w:p w14:paraId="3CEF7A6E" w14:textId="77777777" w:rsidR="00E27DD8" w:rsidRPr="00740232" w:rsidRDefault="00E27DD8" w:rsidP="00D54586">
            <w:pPr>
              <w:spacing w:after="0"/>
              <w:jc w:val="center"/>
              <w:rPr>
                <w:ins w:id="6592" w:author="Della Faille Philippe" w:date="2019-08-09T13:33:00Z"/>
                <w:rFonts w:ascii="Calibri" w:eastAsia="Times New Roman" w:hAnsi="Calibri" w:cs="Calibri"/>
                <w:color w:val="000000"/>
                <w:sz w:val="16"/>
              </w:rPr>
            </w:pPr>
            <w:ins w:id="6593" w:author="Della Faille Philippe" w:date="2019-08-09T13:33:00Z">
              <w:r w:rsidRPr="00740232">
                <w:rPr>
                  <w:rFonts w:ascii="Calibri" w:eastAsia="Times New Roman" w:hAnsi="Calibri" w:cs="Calibri"/>
                  <w:color w:val="000000"/>
                  <w:sz w:val="16"/>
                </w:rPr>
                <w:t>0x0046</w:t>
              </w:r>
            </w:ins>
          </w:p>
        </w:tc>
      </w:tr>
      <w:tr w:rsidR="00E27DD8" w:rsidRPr="00740232" w14:paraId="48B882F6" w14:textId="77777777" w:rsidTr="00D54586">
        <w:trPr>
          <w:trHeight w:val="288"/>
          <w:ins w:id="6594" w:author="Della Faille Philippe" w:date="2019-08-09T13:33:00Z"/>
        </w:trPr>
        <w:tc>
          <w:tcPr>
            <w:tcW w:w="960" w:type="dxa"/>
            <w:vMerge/>
            <w:tcBorders>
              <w:top w:val="nil"/>
              <w:left w:val="nil"/>
              <w:bottom w:val="nil"/>
              <w:right w:val="nil"/>
            </w:tcBorders>
            <w:vAlign w:val="center"/>
            <w:hideMark/>
          </w:tcPr>
          <w:p w14:paraId="7911A615" w14:textId="77777777" w:rsidR="00E27DD8" w:rsidRPr="00740232" w:rsidRDefault="00E27DD8" w:rsidP="00D54586">
            <w:pPr>
              <w:spacing w:after="0"/>
              <w:jc w:val="left"/>
              <w:rPr>
                <w:ins w:id="659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51D7628" w14:textId="77777777" w:rsidR="00E27DD8" w:rsidRPr="00740232" w:rsidRDefault="00E27DD8" w:rsidP="00D54586">
            <w:pPr>
              <w:spacing w:after="0"/>
              <w:jc w:val="left"/>
              <w:rPr>
                <w:ins w:id="6596" w:author="Della Faille Philippe" w:date="2019-08-09T13:33:00Z"/>
                <w:rFonts w:ascii="Calibri" w:eastAsia="Times New Roman" w:hAnsi="Calibri" w:cs="Calibri"/>
                <w:color w:val="000000"/>
                <w:sz w:val="16"/>
              </w:rPr>
            </w:pPr>
            <w:ins w:id="659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64AA031" w14:textId="77777777" w:rsidR="00E27DD8" w:rsidRPr="00740232" w:rsidRDefault="00E27DD8" w:rsidP="00D54586">
            <w:pPr>
              <w:spacing w:after="0"/>
              <w:jc w:val="center"/>
              <w:rPr>
                <w:ins w:id="6598" w:author="Della Faille Philippe" w:date="2019-08-09T13:33:00Z"/>
                <w:rFonts w:ascii="Calibri" w:eastAsia="Times New Roman" w:hAnsi="Calibri" w:cs="Calibri"/>
                <w:color w:val="000000"/>
                <w:sz w:val="16"/>
              </w:rPr>
            </w:pPr>
            <w:ins w:id="6599" w:author="Della Faille Philippe" w:date="2019-08-09T13:33:00Z">
              <w:r w:rsidRPr="00740232">
                <w:rPr>
                  <w:rFonts w:ascii="Calibri" w:eastAsia="Times New Roman" w:hAnsi="Calibri" w:cs="Calibri"/>
                  <w:color w:val="000000"/>
                  <w:sz w:val="16"/>
                </w:rPr>
                <w:t>47</w:t>
              </w:r>
            </w:ins>
          </w:p>
        </w:tc>
        <w:tc>
          <w:tcPr>
            <w:tcW w:w="2680" w:type="dxa"/>
            <w:tcBorders>
              <w:top w:val="nil"/>
              <w:left w:val="nil"/>
              <w:bottom w:val="nil"/>
              <w:right w:val="nil"/>
            </w:tcBorders>
            <w:shd w:val="clear" w:color="000000" w:fill="A9D08E"/>
            <w:noWrap/>
            <w:vAlign w:val="bottom"/>
            <w:hideMark/>
          </w:tcPr>
          <w:p w14:paraId="37F05277" w14:textId="77777777" w:rsidR="00E27DD8" w:rsidRPr="00740232" w:rsidRDefault="00E27DD8" w:rsidP="00D54586">
            <w:pPr>
              <w:spacing w:after="0"/>
              <w:jc w:val="left"/>
              <w:rPr>
                <w:ins w:id="6600" w:author="Della Faille Philippe" w:date="2019-08-09T13:33:00Z"/>
                <w:rFonts w:ascii="Calibri" w:eastAsia="Times New Roman" w:hAnsi="Calibri" w:cs="Calibri"/>
                <w:color w:val="000000"/>
                <w:sz w:val="16"/>
              </w:rPr>
            </w:pPr>
            <w:ins w:id="6601" w:author="Della Faille Philippe" w:date="2019-08-09T13:33:00Z">
              <w:r w:rsidRPr="00740232">
                <w:rPr>
                  <w:rFonts w:ascii="Calibri" w:eastAsia="Times New Roman" w:hAnsi="Calibri" w:cs="Calibri"/>
                  <w:color w:val="000000"/>
                  <w:sz w:val="16"/>
                </w:rPr>
                <w:t>Voltage P5</w:t>
              </w:r>
            </w:ins>
          </w:p>
        </w:tc>
        <w:tc>
          <w:tcPr>
            <w:tcW w:w="960" w:type="dxa"/>
            <w:tcBorders>
              <w:top w:val="nil"/>
              <w:left w:val="single" w:sz="4" w:space="0" w:color="auto"/>
              <w:bottom w:val="nil"/>
              <w:right w:val="single" w:sz="4" w:space="0" w:color="auto"/>
            </w:tcBorders>
            <w:shd w:val="clear" w:color="000000" w:fill="A9D08E"/>
            <w:noWrap/>
            <w:vAlign w:val="bottom"/>
            <w:hideMark/>
          </w:tcPr>
          <w:p w14:paraId="199870D4" w14:textId="77777777" w:rsidR="00E27DD8" w:rsidRPr="00740232" w:rsidRDefault="00E27DD8" w:rsidP="00D54586">
            <w:pPr>
              <w:spacing w:after="0"/>
              <w:jc w:val="center"/>
              <w:rPr>
                <w:ins w:id="6602" w:author="Della Faille Philippe" w:date="2019-08-09T13:33:00Z"/>
                <w:rFonts w:ascii="Calibri" w:eastAsia="Times New Roman" w:hAnsi="Calibri" w:cs="Calibri"/>
                <w:color w:val="000000"/>
                <w:sz w:val="16"/>
              </w:rPr>
            </w:pPr>
            <w:ins w:id="6603"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082D4771" w14:textId="77777777" w:rsidR="00E27DD8" w:rsidRPr="00740232" w:rsidRDefault="00E27DD8" w:rsidP="00D54586">
            <w:pPr>
              <w:spacing w:after="0"/>
              <w:jc w:val="center"/>
              <w:rPr>
                <w:ins w:id="6604" w:author="Della Faille Philippe" w:date="2019-08-09T13:33:00Z"/>
                <w:rFonts w:ascii="Calibri" w:eastAsia="Times New Roman" w:hAnsi="Calibri" w:cs="Calibri"/>
                <w:color w:val="000000"/>
                <w:sz w:val="16"/>
              </w:rPr>
            </w:pPr>
            <w:ins w:id="660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4C1A6609" w14:textId="77777777" w:rsidR="00E27DD8" w:rsidRPr="00740232" w:rsidRDefault="00E27DD8" w:rsidP="00D54586">
            <w:pPr>
              <w:spacing w:after="0"/>
              <w:jc w:val="center"/>
              <w:rPr>
                <w:ins w:id="6606" w:author="Della Faille Philippe" w:date="2019-08-09T13:33:00Z"/>
                <w:rFonts w:ascii="Calibri" w:eastAsia="Times New Roman" w:hAnsi="Calibri" w:cs="Calibri"/>
                <w:color w:val="000000"/>
                <w:sz w:val="16"/>
              </w:rPr>
            </w:pPr>
            <w:ins w:id="660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BC932A6" w14:textId="77777777" w:rsidR="00E27DD8" w:rsidRPr="00740232" w:rsidRDefault="00E27DD8" w:rsidP="00D54586">
            <w:pPr>
              <w:spacing w:after="0"/>
              <w:jc w:val="center"/>
              <w:rPr>
                <w:ins w:id="6608" w:author="Della Faille Philippe" w:date="2019-08-09T13:33:00Z"/>
                <w:rFonts w:ascii="Calibri" w:eastAsia="Times New Roman" w:hAnsi="Calibri" w:cs="Calibri"/>
                <w:color w:val="000000"/>
                <w:sz w:val="16"/>
              </w:rPr>
            </w:pPr>
            <w:ins w:id="6609" w:author="Della Faille Philippe" w:date="2019-08-09T13:33:00Z">
              <w:r w:rsidRPr="00740232">
                <w:rPr>
                  <w:rFonts w:ascii="Calibri" w:eastAsia="Times New Roman" w:hAnsi="Calibri" w:cs="Calibri"/>
                  <w:color w:val="000000"/>
                  <w:sz w:val="16"/>
                </w:rPr>
                <w:t>72</w:t>
              </w:r>
            </w:ins>
          </w:p>
        </w:tc>
        <w:tc>
          <w:tcPr>
            <w:tcW w:w="1276" w:type="dxa"/>
            <w:tcBorders>
              <w:top w:val="nil"/>
              <w:left w:val="nil"/>
              <w:bottom w:val="nil"/>
              <w:right w:val="single" w:sz="4" w:space="0" w:color="auto"/>
            </w:tcBorders>
            <w:shd w:val="clear" w:color="000000" w:fill="A9D08E"/>
            <w:noWrap/>
            <w:vAlign w:val="bottom"/>
            <w:hideMark/>
          </w:tcPr>
          <w:p w14:paraId="60A8D9CD" w14:textId="77777777" w:rsidR="00E27DD8" w:rsidRPr="00740232" w:rsidRDefault="00E27DD8" w:rsidP="00D54586">
            <w:pPr>
              <w:spacing w:after="0"/>
              <w:jc w:val="center"/>
              <w:rPr>
                <w:ins w:id="6610" w:author="Della Faille Philippe" w:date="2019-08-09T13:33:00Z"/>
                <w:rFonts w:ascii="Calibri" w:eastAsia="Times New Roman" w:hAnsi="Calibri" w:cs="Calibri"/>
                <w:color w:val="000000"/>
                <w:sz w:val="16"/>
              </w:rPr>
            </w:pPr>
            <w:ins w:id="6611" w:author="Della Faille Philippe" w:date="2019-08-09T13:33:00Z">
              <w:r w:rsidRPr="00740232">
                <w:rPr>
                  <w:rFonts w:ascii="Calibri" w:eastAsia="Times New Roman" w:hAnsi="Calibri" w:cs="Calibri"/>
                  <w:color w:val="000000"/>
                  <w:sz w:val="16"/>
                </w:rPr>
                <w:t>0x0048</w:t>
              </w:r>
            </w:ins>
          </w:p>
        </w:tc>
      </w:tr>
      <w:tr w:rsidR="00E27DD8" w:rsidRPr="00740232" w14:paraId="37B8F05D" w14:textId="77777777" w:rsidTr="00D54586">
        <w:trPr>
          <w:trHeight w:val="288"/>
          <w:ins w:id="6612" w:author="Della Faille Philippe" w:date="2019-08-09T13:33:00Z"/>
        </w:trPr>
        <w:tc>
          <w:tcPr>
            <w:tcW w:w="960" w:type="dxa"/>
            <w:vMerge/>
            <w:tcBorders>
              <w:top w:val="nil"/>
              <w:left w:val="nil"/>
              <w:bottom w:val="nil"/>
              <w:right w:val="nil"/>
            </w:tcBorders>
            <w:vAlign w:val="center"/>
            <w:hideMark/>
          </w:tcPr>
          <w:p w14:paraId="6984EA03" w14:textId="77777777" w:rsidR="00E27DD8" w:rsidRPr="00740232" w:rsidRDefault="00E27DD8" w:rsidP="00D54586">
            <w:pPr>
              <w:spacing w:after="0"/>
              <w:jc w:val="left"/>
              <w:rPr>
                <w:ins w:id="661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B125C58" w14:textId="77777777" w:rsidR="00E27DD8" w:rsidRPr="00740232" w:rsidRDefault="00E27DD8" w:rsidP="00D54586">
            <w:pPr>
              <w:spacing w:after="0"/>
              <w:jc w:val="left"/>
              <w:rPr>
                <w:ins w:id="6614" w:author="Della Faille Philippe" w:date="2019-08-09T13:33:00Z"/>
                <w:rFonts w:ascii="Calibri" w:eastAsia="Times New Roman" w:hAnsi="Calibri" w:cs="Calibri"/>
                <w:color w:val="000000"/>
                <w:sz w:val="16"/>
              </w:rPr>
            </w:pPr>
            <w:ins w:id="661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A6D5AFB" w14:textId="77777777" w:rsidR="00E27DD8" w:rsidRPr="00740232" w:rsidRDefault="00E27DD8" w:rsidP="00D54586">
            <w:pPr>
              <w:spacing w:after="0"/>
              <w:jc w:val="center"/>
              <w:rPr>
                <w:ins w:id="6616" w:author="Della Faille Philippe" w:date="2019-08-09T13:33:00Z"/>
                <w:rFonts w:ascii="Calibri" w:eastAsia="Times New Roman" w:hAnsi="Calibri" w:cs="Calibri"/>
                <w:color w:val="000000"/>
                <w:sz w:val="16"/>
              </w:rPr>
            </w:pPr>
            <w:ins w:id="6617" w:author="Della Faille Philippe" w:date="2019-08-09T13:33:00Z">
              <w:r w:rsidRPr="00740232">
                <w:rPr>
                  <w:rFonts w:ascii="Calibri" w:eastAsia="Times New Roman" w:hAnsi="Calibri" w:cs="Calibri"/>
                  <w:color w:val="000000"/>
                  <w:sz w:val="16"/>
                </w:rPr>
                <w:t>48</w:t>
              </w:r>
            </w:ins>
          </w:p>
        </w:tc>
        <w:tc>
          <w:tcPr>
            <w:tcW w:w="2680" w:type="dxa"/>
            <w:tcBorders>
              <w:top w:val="nil"/>
              <w:left w:val="nil"/>
              <w:bottom w:val="nil"/>
              <w:right w:val="nil"/>
            </w:tcBorders>
            <w:shd w:val="clear" w:color="000000" w:fill="A9D08E"/>
            <w:noWrap/>
            <w:vAlign w:val="bottom"/>
            <w:hideMark/>
          </w:tcPr>
          <w:p w14:paraId="5048462B" w14:textId="77777777" w:rsidR="00E27DD8" w:rsidRPr="00740232" w:rsidRDefault="00E27DD8" w:rsidP="00D54586">
            <w:pPr>
              <w:spacing w:after="0"/>
              <w:jc w:val="left"/>
              <w:rPr>
                <w:ins w:id="6618" w:author="Della Faille Philippe" w:date="2019-08-09T13:33:00Z"/>
                <w:rFonts w:ascii="Calibri" w:eastAsia="Times New Roman" w:hAnsi="Calibri" w:cs="Calibri"/>
                <w:color w:val="000000"/>
                <w:sz w:val="16"/>
              </w:rPr>
            </w:pPr>
            <w:ins w:id="6619" w:author="Della Faille Philippe" w:date="2019-08-09T13:33:00Z">
              <w:r w:rsidRPr="00740232">
                <w:rPr>
                  <w:rFonts w:ascii="Calibri" w:eastAsia="Times New Roman" w:hAnsi="Calibri" w:cs="Calibri"/>
                  <w:color w:val="000000"/>
                  <w:sz w:val="16"/>
                </w:rPr>
                <w:t>Voltage P6</w:t>
              </w:r>
            </w:ins>
          </w:p>
        </w:tc>
        <w:tc>
          <w:tcPr>
            <w:tcW w:w="960" w:type="dxa"/>
            <w:tcBorders>
              <w:top w:val="nil"/>
              <w:left w:val="single" w:sz="4" w:space="0" w:color="auto"/>
              <w:bottom w:val="nil"/>
              <w:right w:val="single" w:sz="4" w:space="0" w:color="auto"/>
            </w:tcBorders>
            <w:shd w:val="clear" w:color="000000" w:fill="A9D08E"/>
            <w:noWrap/>
            <w:vAlign w:val="bottom"/>
            <w:hideMark/>
          </w:tcPr>
          <w:p w14:paraId="7FB8CA8A" w14:textId="77777777" w:rsidR="00E27DD8" w:rsidRPr="00740232" w:rsidRDefault="00E27DD8" w:rsidP="00D54586">
            <w:pPr>
              <w:spacing w:after="0"/>
              <w:jc w:val="center"/>
              <w:rPr>
                <w:ins w:id="6620" w:author="Della Faille Philippe" w:date="2019-08-09T13:33:00Z"/>
                <w:rFonts w:ascii="Calibri" w:eastAsia="Times New Roman" w:hAnsi="Calibri" w:cs="Calibri"/>
                <w:color w:val="000000"/>
                <w:sz w:val="16"/>
              </w:rPr>
            </w:pPr>
            <w:ins w:id="6621"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6F3F180D" w14:textId="77777777" w:rsidR="00E27DD8" w:rsidRPr="00740232" w:rsidRDefault="00E27DD8" w:rsidP="00D54586">
            <w:pPr>
              <w:spacing w:after="0"/>
              <w:jc w:val="center"/>
              <w:rPr>
                <w:ins w:id="6622" w:author="Della Faille Philippe" w:date="2019-08-09T13:33:00Z"/>
                <w:rFonts w:ascii="Calibri" w:eastAsia="Times New Roman" w:hAnsi="Calibri" w:cs="Calibri"/>
                <w:color w:val="000000"/>
                <w:sz w:val="16"/>
              </w:rPr>
            </w:pPr>
            <w:ins w:id="662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628A97BE" w14:textId="77777777" w:rsidR="00E27DD8" w:rsidRPr="00740232" w:rsidRDefault="00E27DD8" w:rsidP="00D54586">
            <w:pPr>
              <w:spacing w:after="0"/>
              <w:jc w:val="center"/>
              <w:rPr>
                <w:ins w:id="6624" w:author="Della Faille Philippe" w:date="2019-08-09T13:33:00Z"/>
                <w:rFonts w:ascii="Calibri" w:eastAsia="Times New Roman" w:hAnsi="Calibri" w:cs="Calibri"/>
                <w:color w:val="000000"/>
                <w:sz w:val="16"/>
              </w:rPr>
            </w:pPr>
            <w:ins w:id="662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9EC38F3" w14:textId="77777777" w:rsidR="00E27DD8" w:rsidRPr="00740232" w:rsidRDefault="00E27DD8" w:rsidP="00D54586">
            <w:pPr>
              <w:spacing w:after="0"/>
              <w:jc w:val="center"/>
              <w:rPr>
                <w:ins w:id="6626" w:author="Della Faille Philippe" w:date="2019-08-09T13:33:00Z"/>
                <w:rFonts w:ascii="Calibri" w:eastAsia="Times New Roman" w:hAnsi="Calibri" w:cs="Calibri"/>
                <w:color w:val="000000"/>
                <w:sz w:val="16"/>
              </w:rPr>
            </w:pPr>
            <w:ins w:id="6627" w:author="Della Faille Philippe" w:date="2019-08-09T13:33:00Z">
              <w:r w:rsidRPr="00740232">
                <w:rPr>
                  <w:rFonts w:ascii="Calibri" w:eastAsia="Times New Roman" w:hAnsi="Calibri" w:cs="Calibri"/>
                  <w:color w:val="000000"/>
                  <w:sz w:val="16"/>
                </w:rPr>
                <w:t>74</w:t>
              </w:r>
            </w:ins>
          </w:p>
        </w:tc>
        <w:tc>
          <w:tcPr>
            <w:tcW w:w="1276" w:type="dxa"/>
            <w:tcBorders>
              <w:top w:val="nil"/>
              <w:left w:val="nil"/>
              <w:bottom w:val="nil"/>
              <w:right w:val="single" w:sz="4" w:space="0" w:color="auto"/>
            </w:tcBorders>
            <w:shd w:val="clear" w:color="000000" w:fill="A9D08E"/>
            <w:noWrap/>
            <w:vAlign w:val="bottom"/>
            <w:hideMark/>
          </w:tcPr>
          <w:p w14:paraId="7651B5D0" w14:textId="77777777" w:rsidR="00E27DD8" w:rsidRPr="00740232" w:rsidRDefault="00E27DD8" w:rsidP="00D54586">
            <w:pPr>
              <w:spacing w:after="0"/>
              <w:jc w:val="center"/>
              <w:rPr>
                <w:ins w:id="6628" w:author="Della Faille Philippe" w:date="2019-08-09T13:33:00Z"/>
                <w:rFonts w:ascii="Calibri" w:eastAsia="Times New Roman" w:hAnsi="Calibri" w:cs="Calibri"/>
                <w:color w:val="000000"/>
                <w:sz w:val="16"/>
              </w:rPr>
            </w:pPr>
            <w:ins w:id="6629" w:author="Della Faille Philippe" w:date="2019-08-09T13:33:00Z">
              <w:r w:rsidRPr="00740232">
                <w:rPr>
                  <w:rFonts w:ascii="Calibri" w:eastAsia="Times New Roman" w:hAnsi="Calibri" w:cs="Calibri"/>
                  <w:color w:val="000000"/>
                  <w:sz w:val="16"/>
                </w:rPr>
                <w:t>0x004A</w:t>
              </w:r>
            </w:ins>
          </w:p>
        </w:tc>
      </w:tr>
      <w:tr w:rsidR="00E27DD8" w:rsidRPr="00740232" w14:paraId="5C5D59E3" w14:textId="77777777" w:rsidTr="00D54586">
        <w:trPr>
          <w:trHeight w:val="288"/>
          <w:ins w:id="6630" w:author="Della Faille Philippe" w:date="2019-08-09T13:33:00Z"/>
        </w:trPr>
        <w:tc>
          <w:tcPr>
            <w:tcW w:w="960" w:type="dxa"/>
            <w:vMerge/>
            <w:tcBorders>
              <w:top w:val="nil"/>
              <w:left w:val="nil"/>
              <w:bottom w:val="nil"/>
              <w:right w:val="nil"/>
            </w:tcBorders>
            <w:vAlign w:val="center"/>
            <w:hideMark/>
          </w:tcPr>
          <w:p w14:paraId="4CE9E6BE" w14:textId="77777777" w:rsidR="00E27DD8" w:rsidRPr="00740232" w:rsidRDefault="00E27DD8" w:rsidP="00D54586">
            <w:pPr>
              <w:spacing w:after="0"/>
              <w:jc w:val="left"/>
              <w:rPr>
                <w:ins w:id="663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4445E163" w14:textId="77777777" w:rsidR="00E27DD8" w:rsidRPr="00740232" w:rsidRDefault="00E27DD8" w:rsidP="00D54586">
            <w:pPr>
              <w:spacing w:after="0"/>
              <w:jc w:val="left"/>
              <w:rPr>
                <w:ins w:id="6632" w:author="Della Faille Philippe" w:date="2019-08-09T13:33:00Z"/>
                <w:rFonts w:ascii="Calibri" w:eastAsia="Times New Roman" w:hAnsi="Calibri" w:cs="Calibri"/>
                <w:color w:val="000000"/>
                <w:sz w:val="16"/>
              </w:rPr>
            </w:pPr>
            <w:ins w:id="663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7E46F0D" w14:textId="77777777" w:rsidR="00E27DD8" w:rsidRPr="00740232" w:rsidRDefault="00E27DD8" w:rsidP="00D54586">
            <w:pPr>
              <w:spacing w:after="0"/>
              <w:jc w:val="center"/>
              <w:rPr>
                <w:ins w:id="6634" w:author="Della Faille Philippe" w:date="2019-08-09T13:33:00Z"/>
                <w:rFonts w:ascii="Calibri" w:eastAsia="Times New Roman" w:hAnsi="Calibri" w:cs="Calibri"/>
                <w:color w:val="000000"/>
                <w:sz w:val="16"/>
              </w:rPr>
            </w:pPr>
            <w:ins w:id="6635" w:author="Della Faille Philippe" w:date="2019-08-09T13:33:00Z">
              <w:r w:rsidRPr="00740232">
                <w:rPr>
                  <w:rFonts w:ascii="Calibri" w:eastAsia="Times New Roman" w:hAnsi="Calibri" w:cs="Calibri"/>
                  <w:color w:val="000000"/>
                  <w:sz w:val="16"/>
                </w:rPr>
                <w:t>49</w:t>
              </w:r>
            </w:ins>
          </w:p>
        </w:tc>
        <w:tc>
          <w:tcPr>
            <w:tcW w:w="2680" w:type="dxa"/>
            <w:tcBorders>
              <w:top w:val="nil"/>
              <w:left w:val="nil"/>
              <w:bottom w:val="nil"/>
              <w:right w:val="nil"/>
            </w:tcBorders>
            <w:shd w:val="clear" w:color="000000" w:fill="A9D08E"/>
            <w:noWrap/>
            <w:vAlign w:val="bottom"/>
            <w:hideMark/>
          </w:tcPr>
          <w:p w14:paraId="218528A1" w14:textId="77777777" w:rsidR="00E27DD8" w:rsidRPr="00740232" w:rsidRDefault="00E27DD8" w:rsidP="00D54586">
            <w:pPr>
              <w:spacing w:after="0"/>
              <w:jc w:val="left"/>
              <w:rPr>
                <w:ins w:id="6636" w:author="Della Faille Philippe" w:date="2019-08-09T13:33:00Z"/>
                <w:rFonts w:ascii="Calibri" w:eastAsia="Times New Roman" w:hAnsi="Calibri" w:cs="Calibri"/>
                <w:color w:val="000000"/>
                <w:sz w:val="16"/>
              </w:rPr>
            </w:pPr>
            <w:ins w:id="6637" w:author="Della Faille Philippe" w:date="2019-08-09T13:33:00Z">
              <w:r w:rsidRPr="00740232">
                <w:rPr>
                  <w:rFonts w:ascii="Calibri" w:eastAsia="Times New Roman" w:hAnsi="Calibri" w:cs="Calibri"/>
                  <w:color w:val="000000"/>
                  <w:sz w:val="16"/>
                </w:rPr>
                <w:t>Water in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0C747957" w14:textId="77777777" w:rsidR="00E27DD8" w:rsidRPr="00740232" w:rsidRDefault="00E27DD8" w:rsidP="00D54586">
            <w:pPr>
              <w:spacing w:after="0"/>
              <w:jc w:val="center"/>
              <w:rPr>
                <w:ins w:id="6638" w:author="Della Faille Philippe" w:date="2019-08-09T13:33:00Z"/>
                <w:rFonts w:ascii="Calibri" w:eastAsia="Times New Roman" w:hAnsi="Calibri" w:cs="Calibri"/>
                <w:color w:val="000000"/>
                <w:sz w:val="16"/>
              </w:rPr>
            </w:pPr>
            <w:ins w:id="6639"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6B5FB1B4" w14:textId="77777777" w:rsidR="00E27DD8" w:rsidRPr="00740232" w:rsidRDefault="00E27DD8" w:rsidP="00D54586">
            <w:pPr>
              <w:spacing w:after="0"/>
              <w:jc w:val="center"/>
              <w:rPr>
                <w:ins w:id="6640" w:author="Della Faille Philippe" w:date="2019-08-09T13:33:00Z"/>
                <w:rFonts w:ascii="Calibri" w:eastAsia="Times New Roman" w:hAnsi="Calibri" w:cs="Calibri"/>
                <w:color w:val="000000"/>
                <w:sz w:val="16"/>
              </w:rPr>
            </w:pPr>
            <w:ins w:id="664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13141F2" w14:textId="77777777" w:rsidR="00E27DD8" w:rsidRPr="00740232" w:rsidRDefault="00E27DD8" w:rsidP="00D54586">
            <w:pPr>
              <w:spacing w:after="0"/>
              <w:jc w:val="center"/>
              <w:rPr>
                <w:ins w:id="6642" w:author="Della Faille Philippe" w:date="2019-08-09T13:33:00Z"/>
                <w:rFonts w:ascii="Calibri" w:eastAsia="Times New Roman" w:hAnsi="Calibri" w:cs="Calibri"/>
                <w:color w:val="000000"/>
                <w:sz w:val="16"/>
              </w:rPr>
            </w:pPr>
            <w:ins w:id="664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69BBCEFB" w14:textId="77777777" w:rsidR="00E27DD8" w:rsidRPr="00740232" w:rsidRDefault="00E27DD8" w:rsidP="00D54586">
            <w:pPr>
              <w:spacing w:after="0"/>
              <w:jc w:val="center"/>
              <w:rPr>
                <w:ins w:id="6644" w:author="Della Faille Philippe" w:date="2019-08-09T13:33:00Z"/>
                <w:rFonts w:ascii="Calibri" w:eastAsia="Times New Roman" w:hAnsi="Calibri" w:cs="Calibri"/>
                <w:color w:val="000000"/>
                <w:sz w:val="16"/>
              </w:rPr>
            </w:pPr>
            <w:ins w:id="6645" w:author="Della Faille Philippe" w:date="2019-08-09T13:33:00Z">
              <w:r w:rsidRPr="00740232">
                <w:rPr>
                  <w:rFonts w:ascii="Calibri" w:eastAsia="Times New Roman" w:hAnsi="Calibri" w:cs="Calibri"/>
                  <w:color w:val="000000"/>
                  <w:sz w:val="16"/>
                </w:rPr>
                <w:t>76</w:t>
              </w:r>
            </w:ins>
          </w:p>
        </w:tc>
        <w:tc>
          <w:tcPr>
            <w:tcW w:w="1276" w:type="dxa"/>
            <w:tcBorders>
              <w:top w:val="nil"/>
              <w:left w:val="nil"/>
              <w:bottom w:val="nil"/>
              <w:right w:val="single" w:sz="4" w:space="0" w:color="auto"/>
            </w:tcBorders>
            <w:shd w:val="clear" w:color="000000" w:fill="A9D08E"/>
            <w:noWrap/>
            <w:vAlign w:val="bottom"/>
            <w:hideMark/>
          </w:tcPr>
          <w:p w14:paraId="65006CDD" w14:textId="77777777" w:rsidR="00E27DD8" w:rsidRPr="00740232" w:rsidRDefault="00E27DD8" w:rsidP="00D54586">
            <w:pPr>
              <w:spacing w:after="0"/>
              <w:jc w:val="center"/>
              <w:rPr>
                <w:ins w:id="6646" w:author="Della Faille Philippe" w:date="2019-08-09T13:33:00Z"/>
                <w:rFonts w:ascii="Calibri" w:eastAsia="Times New Roman" w:hAnsi="Calibri" w:cs="Calibri"/>
                <w:color w:val="000000"/>
                <w:sz w:val="16"/>
              </w:rPr>
            </w:pPr>
            <w:ins w:id="6647" w:author="Della Faille Philippe" w:date="2019-08-09T13:33:00Z">
              <w:r w:rsidRPr="00740232">
                <w:rPr>
                  <w:rFonts w:ascii="Calibri" w:eastAsia="Times New Roman" w:hAnsi="Calibri" w:cs="Calibri"/>
                  <w:color w:val="000000"/>
                  <w:sz w:val="16"/>
                </w:rPr>
                <w:t>0x004C</w:t>
              </w:r>
            </w:ins>
          </w:p>
        </w:tc>
      </w:tr>
      <w:tr w:rsidR="00E27DD8" w:rsidRPr="00740232" w14:paraId="376F470F" w14:textId="77777777" w:rsidTr="00D54586">
        <w:trPr>
          <w:trHeight w:val="288"/>
          <w:ins w:id="6648" w:author="Della Faille Philippe" w:date="2019-08-09T13:33:00Z"/>
        </w:trPr>
        <w:tc>
          <w:tcPr>
            <w:tcW w:w="960" w:type="dxa"/>
            <w:vMerge/>
            <w:tcBorders>
              <w:top w:val="nil"/>
              <w:left w:val="nil"/>
              <w:bottom w:val="nil"/>
              <w:right w:val="nil"/>
            </w:tcBorders>
            <w:vAlign w:val="center"/>
            <w:hideMark/>
          </w:tcPr>
          <w:p w14:paraId="044E401F" w14:textId="77777777" w:rsidR="00E27DD8" w:rsidRPr="00740232" w:rsidRDefault="00E27DD8" w:rsidP="00D54586">
            <w:pPr>
              <w:spacing w:after="0"/>
              <w:jc w:val="left"/>
              <w:rPr>
                <w:ins w:id="664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48FE92E5" w14:textId="77777777" w:rsidR="00E27DD8" w:rsidRPr="00740232" w:rsidRDefault="00E27DD8" w:rsidP="00D54586">
            <w:pPr>
              <w:spacing w:after="0"/>
              <w:jc w:val="left"/>
              <w:rPr>
                <w:ins w:id="6650" w:author="Della Faille Philippe" w:date="2019-08-09T13:33:00Z"/>
                <w:rFonts w:ascii="Calibri" w:eastAsia="Times New Roman" w:hAnsi="Calibri" w:cs="Calibri"/>
                <w:color w:val="000000"/>
                <w:sz w:val="16"/>
              </w:rPr>
            </w:pPr>
            <w:ins w:id="665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956266B" w14:textId="77777777" w:rsidR="00E27DD8" w:rsidRPr="00740232" w:rsidRDefault="00E27DD8" w:rsidP="00D54586">
            <w:pPr>
              <w:spacing w:after="0"/>
              <w:jc w:val="center"/>
              <w:rPr>
                <w:ins w:id="6652" w:author="Della Faille Philippe" w:date="2019-08-09T13:33:00Z"/>
                <w:rFonts w:ascii="Calibri" w:eastAsia="Times New Roman" w:hAnsi="Calibri" w:cs="Calibri"/>
                <w:color w:val="000000"/>
                <w:sz w:val="16"/>
              </w:rPr>
            </w:pPr>
            <w:ins w:id="6653" w:author="Della Faille Philippe" w:date="2019-08-09T13:33:00Z">
              <w:r w:rsidRPr="00740232">
                <w:rPr>
                  <w:rFonts w:ascii="Calibri" w:eastAsia="Times New Roman" w:hAnsi="Calibri" w:cs="Calibri"/>
                  <w:color w:val="000000"/>
                  <w:sz w:val="16"/>
                </w:rPr>
                <w:t>50</w:t>
              </w:r>
            </w:ins>
          </w:p>
        </w:tc>
        <w:tc>
          <w:tcPr>
            <w:tcW w:w="2680" w:type="dxa"/>
            <w:tcBorders>
              <w:top w:val="nil"/>
              <w:left w:val="nil"/>
              <w:bottom w:val="nil"/>
              <w:right w:val="nil"/>
            </w:tcBorders>
            <w:shd w:val="clear" w:color="000000" w:fill="A9D08E"/>
            <w:noWrap/>
            <w:vAlign w:val="bottom"/>
            <w:hideMark/>
          </w:tcPr>
          <w:p w14:paraId="290CBECC" w14:textId="77777777" w:rsidR="00E27DD8" w:rsidRPr="00740232" w:rsidRDefault="00E27DD8" w:rsidP="00D54586">
            <w:pPr>
              <w:spacing w:after="0"/>
              <w:jc w:val="left"/>
              <w:rPr>
                <w:ins w:id="6654" w:author="Della Faille Philippe" w:date="2019-08-09T13:33:00Z"/>
                <w:rFonts w:ascii="Calibri" w:eastAsia="Times New Roman" w:hAnsi="Calibri" w:cs="Calibri"/>
                <w:color w:val="000000"/>
                <w:sz w:val="16"/>
              </w:rPr>
            </w:pPr>
            <w:ins w:id="6655" w:author="Della Faille Philippe" w:date="2019-08-09T13:33:00Z">
              <w:r w:rsidRPr="00740232">
                <w:rPr>
                  <w:rFonts w:ascii="Calibri" w:eastAsia="Times New Roman" w:hAnsi="Calibri" w:cs="Calibri"/>
                  <w:color w:val="000000"/>
                  <w:sz w:val="16"/>
                </w:rPr>
                <w:t>Water out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69006F79" w14:textId="77777777" w:rsidR="00E27DD8" w:rsidRPr="00740232" w:rsidRDefault="00E27DD8" w:rsidP="00D54586">
            <w:pPr>
              <w:spacing w:after="0"/>
              <w:jc w:val="center"/>
              <w:rPr>
                <w:ins w:id="6656" w:author="Della Faille Philippe" w:date="2019-08-09T13:33:00Z"/>
                <w:rFonts w:ascii="Calibri" w:eastAsia="Times New Roman" w:hAnsi="Calibri" w:cs="Calibri"/>
                <w:color w:val="000000"/>
                <w:sz w:val="16"/>
              </w:rPr>
            </w:pPr>
            <w:ins w:id="6657"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50C16D37" w14:textId="77777777" w:rsidR="00E27DD8" w:rsidRPr="00740232" w:rsidRDefault="00E27DD8" w:rsidP="00D54586">
            <w:pPr>
              <w:spacing w:after="0"/>
              <w:jc w:val="center"/>
              <w:rPr>
                <w:ins w:id="6658" w:author="Della Faille Philippe" w:date="2019-08-09T13:33:00Z"/>
                <w:rFonts w:ascii="Calibri" w:eastAsia="Times New Roman" w:hAnsi="Calibri" w:cs="Calibri"/>
                <w:color w:val="000000"/>
                <w:sz w:val="16"/>
              </w:rPr>
            </w:pPr>
            <w:ins w:id="665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787C547" w14:textId="77777777" w:rsidR="00E27DD8" w:rsidRPr="00740232" w:rsidRDefault="00E27DD8" w:rsidP="00D54586">
            <w:pPr>
              <w:spacing w:after="0"/>
              <w:jc w:val="center"/>
              <w:rPr>
                <w:ins w:id="6660" w:author="Della Faille Philippe" w:date="2019-08-09T13:33:00Z"/>
                <w:rFonts w:ascii="Calibri" w:eastAsia="Times New Roman" w:hAnsi="Calibri" w:cs="Calibri"/>
                <w:color w:val="000000"/>
                <w:sz w:val="16"/>
              </w:rPr>
            </w:pPr>
            <w:ins w:id="666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EA7F6A8" w14:textId="77777777" w:rsidR="00E27DD8" w:rsidRPr="00740232" w:rsidRDefault="00E27DD8" w:rsidP="00D54586">
            <w:pPr>
              <w:spacing w:after="0"/>
              <w:jc w:val="center"/>
              <w:rPr>
                <w:ins w:id="6662" w:author="Della Faille Philippe" w:date="2019-08-09T13:33:00Z"/>
                <w:rFonts w:ascii="Calibri" w:eastAsia="Times New Roman" w:hAnsi="Calibri" w:cs="Calibri"/>
                <w:color w:val="000000"/>
                <w:sz w:val="16"/>
              </w:rPr>
            </w:pPr>
            <w:ins w:id="6663" w:author="Della Faille Philippe" w:date="2019-08-09T13:33:00Z">
              <w:r w:rsidRPr="00740232">
                <w:rPr>
                  <w:rFonts w:ascii="Calibri" w:eastAsia="Times New Roman" w:hAnsi="Calibri" w:cs="Calibri"/>
                  <w:color w:val="000000"/>
                  <w:sz w:val="16"/>
                </w:rPr>
                <w:t>78</w:t>
              </w:r>
            </w:ins>
          </w:p>
        </w:tc>
        <w:tc>
          <w:tcPr>
            <w:tcW w:w="1276" w:type="dxa"/>
            <w:tcBorders>
              <w:top w:val="nil"/>
              <w:left w:val="nil"/>
              <w:bottom w:val="nil"/>
              <w:right w:val="single" w:sz="4" w:space="0" w:color="auto"/>
            </w:tcBorders>
            <w:shd w:val="clear" w:color="000000" w:fill="A9D08E"/>
            <w:noWrap/>
            <w:vAlign w:val="bottom"/>
            <w:hideMark/>
          </w:tcPr>
          <w:p w14:paraId="2CAE57E9" w14:textId="77777777" w:rsidR="00E27DD8" w:rsidRPr="00740232" w:rsidRDefault="00E27DD8" w:rsidP="00D54586">
            <w:pPr>
              <w:spacing w:after="0"/>
              <w:jc w:val="center"/>
              <w:rPr>
                <w:ins w:id="6664" w:author="Della Faille Philippe" w:date="2019-08-09T13:33:00Z"/>
                <w:rFonts w:ascii="Calibri" w:eastAsia="Times New Roman" w:hAnsi="Calibri" w:cs="Calibri"/>
                <w:color w:val="000000"/>
                <w:sz w:val="16"/>
              </w:rPr>
            </w:pPr>
            <w:ins w:id="6665" w:author="Della Faille Philippe" w:date="2019-08-09T13:33:00Z">
              <w:r w:rsidRPr="00740232">
                <w:rPr>
                  <w:rFonts w:ascii="Calibri" w:eastAsia="Times New Roman" w:hAnsi="Calibri" w:cs="Calibri"/>
                  <w:color w:val="000000"/>
                  <w:sz w:val="16"/>
                </w:rPr>
                <w:t>0x004E</w:t>
              </w:r>
            </w:ins>
          </w:p>
        </w:tc>
      </w:tr>
      <w:tr w:rsidR="00E27DD8" w:rsidRPr="00740232" w14:paraId="3B30D0B2" w14:textId="77777777" w:rsidTr="00D54586">
        <w:trPr>
          <w:trHeight w:val="288"/>
          <w:ins w:id="6666" w:author="Della Faille Philippe" w:date="2019-08-09T13:33:00Z"/>
        </w:trPr>
        <w:tc>
          <w:tcPr>
            <w:tcW w:w="960" w:type="dxa"/>
            <w:vMerge/>
            <w:tcBorders>
              <w:top w:val="nil"/>
              <w:left w:val="nil"/>
              <w:bottom w:val="nil"/>
              <w:right w:val="nil"/>
            </w:tcBorders>
            <w:vAlign w:val="center"/>
            <w:hideMark/>
          </w:tcPr>
          <w:p w14:paraId="4305D3E1" w14:textId="77777777" w:rsidR="00E27DD8" w:rsidRPr="00740232" w:rsidRDefault="00E27DD8" w:rsidP="00D54586">
            <w:pPr>
              <w:spacing w:after="0"/>
              <w:jc w:val="left"/>
              <w:rPr>
                <w:ins w:id="666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519E38E0" w14:textId="77777777" w:rsidR="00E27DD8" w:rsidRPr="00740232" w:rsidRDefault="00E27DD8" w:rsidP="00D54586">
            <w:pPr>
              <w:spacing w:after="0"/>
              <w:jc w:val="left"/>
              <w:rPr>
                <w:ins w:id="6668" w:author="Della Faille Philippe" w:date="2019-08-09T13:33:00Z"/>
                <w:rFonts w:ascii="Calibri" w:eastAsia="Times New Roman" w:hAnsi="Calibri" w:cs="Calibri"/>
                <w:color w:val="000000"/>
                <w:sz w:val="16"/>
              </w:rPr>
            </w:pPr>
            <w:ins w:id="666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DF8D6EC" w14:textId="77777777" w:rsidR="00E27DD8" w:rsidRPr="00740232" w:rsidRDefault="00E27DD8" w:rsidP="00D54586">
            <w:pPr>
              <w:spacing w:after="0"/>
              <w:jc w:val="center"/>
              <w:rPr>
                <w:ins w:id="6670" w:author="Della Faille Philippe" w:date="2019-08-09T13:33:00Z"/>
                <w:rFonts w:ascii="Calibri" w:eastAsia="Times New Roman" w:hAnsi="Calibri" w:cs="Calibri"/>
                <w:color w:val="000000"/>
                <w:sz w:val="16"/>
              </w:rPr>
            </w:pPr>
            <w:ins w:id="6671" w:author="Della Faille Philippe" w:date="2019-08-09T13:33:00Z">
              <w:r w:rsidRPr="00740232">
                <w:rPr>
                  <w:rFonts w:ascii="Calibri" w:eastAsia="Times New Roman" w:hAnsi="Calibri" w:cs="Calibri"/>
                  <w:color w:val="000000"/>
                  <w:sz w:val="16"/>
                </w:rPr>
                <w:t>51</w:t>
              </w:r>
            </w:ins>
          </w:p>
        </w:tc>
        <w:tc>
          <w:tcPr>
            <w:tcW w:w="2680" w:type="dxa"/>
            <w:tcBorders>
              <w:top w:val="nil"/>
              <w:left w:val="nil"/>
              <w:bottom w:val="nil"/>
              <w:right w:val="nil"/>
            </w:tcBorders>
            <w:shd w:val="clear" w:color="000000" w:fill="A9D08E"/>
            <w:noWrap/>
            <w:vAlign w:val="bottom"/>
            <w:hideMark/>
          </w:tcPr>
          <w:p w14:paraId="0E59E4A5" w14:textId="77777777" w:rsidR="00E27DD8" w:rsidRPr="00740232" w:rsidRDefault="00E27DD8" w:rsidP="00D54586">
            <w:pPr>
              <w:spacing w:after="0"/>
              <w:jc w:val="left"/>
              <w:rPr>
                <w:ins w:id="6672" w:author="Della Faille Philippe" w:date="2019-08-09T13:33:00Z"/>
                <w:rFonts w:ascii="Calibri" w:eastAsia="Times New Roman" w:hAnsi="Calibri" w:cs="Calibri"/>
                <w:color w:val="000000"/>
                <w:sz w:val="16"/>
              </w:rPr>
            </w:pPr>
            <w:ins w:id="6673" w:author="Della Faille Philippe" w:date="2019-08-09T13:33:00Z">
              <w:r w:rsidRPr="00740232">
                <w:rPr>
                  <w:rFonts w:ascii="Calibri" w:eastAsia="Times New Roman" w:hAnsi="Calibri" w:cs="Calibri"/>
                  <w:color w:val="000000"/>
                  <w:sz w:val="16"/>
                </w:rPr>
                <w:t>Air in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29A5374E" w14:textId="77777777" w:rsidR="00E27DD8" w:rsidRPr="00740232" w:rsidRDefault="00E27DD8" w:rsidP="00D54586">
            <w:pPr>
              <w:spacing w:after="0"/>
              <w:jc w:val="center"/>
              <w:rPr>
                <w:ins w:id="6674" w:author="Della Faille Philippe" w:date="2019-08-09T13:33:00Z"/>
                <w:rFonts w:ascii="Calibri" w:eastAsia="Times New Roman" w:hAnsi="Calibri" w:cs="Calibri"/>
                <w:color w:val="000000"/>
                <w:sz w:val="16"/>
              </w:rPr>
            </w:pPr>
            <w:ins w:id="6675"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42476901" w14:textId="77777777" w:rsidR="00E27DD8" w:rsidRPr="00740232" w:rsidRDefault="00E27DD8" w:rsidP="00D54586">
            <w:pPr>
              <w:spacing w:after="0"/>
              <w:jc w:val="center"/>
              <w:rPr>
                <w:ins w:id="6676" w:author="Della Faille Philippe" w:date="2019-08-09T13:33:00Z"/>
                <w:rFonts w:ascii="Calibri" w:eastAsia="Times New Roman" w:hAnsi="Calibri" w:cs="Calibri"/>
                <w:color w:val="000000"/>
                <w:sz w:val="16"/>
              </w:rPr>
            </w:pPr>
            <w:ins w:id="667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489411A5" w14:textId="77777777" w:rsidR="00E27DD8" w:rsidRPr="00740232" w:rsidRDefault="00E27DD8" w:rsidP="00D54586">
            <w:pPr>
              <w:spacing w:after="0"/>
              <w:jc w:val="center"/>
              <w:rPr>
                <w:ins w:id="6678" w:author="Della Faille Philippe" w:date="2019-08-09T13:33:00Z"/>
                <w:rFonts w:ascii="Calibri" w:eastAsia="Times New Roman" w:hAnsi="Calibri" w:cs="Calibri"/>
                <w:color w:val="000000"/>
                <w:sz w:val="16"/>
              </w:rPr>
            </w:pPr>
            <w:ins w:id="667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375CF50" w14:textId="77777777" w:rsidR="00E27DD8" w:rsidRPr="00740232" w:rsidRDefault="00E27DD8" w:rsidP="00D54586">
            <w:pPr>
              <w:spacing w:after="0"/>
              <w:jc w:val="center"/>
              <w:rPr>
                <w:ins w:id="6680" w:author="Della Faille Philippe" w:date="2019-08-09T13:33:00Z"/>
                <w:rFonts w:ascii="Calibri" w:eastAsia="Times New Roman" w:hAnsi="Calibri" w:cs="Calibri"/>
                <w:color w:val="000000"/>
                <w:sz w:val="16"/>
              </w:rPr>
            </w:pPr>
            <w:ins w:id="6681" w:author="Della Faille Philippe" w:date="2019-08-09T13:33:00Z">
              <w:r w:rsidRPr="00740232">
                <w:rPr>
                  <w:rFonts w:ascii="Calibri" w:eastAsia="Times New Roman" w:hAnsi="Calibri" w:cs="Calibri"/>
                  <w:color w:val="000000"/>
                  <w:sz w:val="16"/>
                </w:rPr>
                <w:t>80</w:t>
              </w:r>
            </w:ins>
          </w:p>
        </w:tc>
        <w:tc>
          <w:tcPr>
            <w:tcW w:w="1276" w:type="dxa"/>
            <w:tcBorders>
              <w:top w:val="nil"/>
              <w:left w:val="nil"/>
              <w:bottom w:val="nil"/>
              <w:right w:val="single" w:sz="4" w:space="0" w:color="auto"/>
            </w:tcBorders>
            <w:shd w:val="clear" w:color="000000" w:fill="A9D08E"/>
            <w:noWrap/>
            <w:vAlign w:val="bottom"/>
            <w:hideMark/>
          </w:tcPr>
          <w:p w14:paraId="099F313E" w14:textId="77777777" w:rsidR="00E27DD8" w:rsidRPr="00740232" w:rsidRDefault="00E27DD8" w:rsidP="00D54586">
            <w:pPr>
              <w:spacing w:after="0"/>
              <w:jc w:val="center"/>
              <w:rPr>
                <w:ins w:id="6682" w:author="Della Faille Philippe" w:date="2019-08-09T13:33:00Z"/>
                <w:rFonts w:ascii="Calibri" w:eastAsia="Times New Roman" w:hAnsi="Calibri" w:cs="Calibri"/>
                <w:color w:val="000000"/>
                <w:sz w:val="16"/>
              </w:rPr>
            </w:pPr>
            <w:ins w:id="6683" w:author="Della Faille Philippe" w:date="2019-08-09T13:33:00Z">
              <w:r w:rsidRPr="00740232">
                <w:rPr>
                  <w:rFonts w:ascii="Calibri" w:eastAsia="Times New Roman" w:hAnsi="Calibri" w:cs="Calibri"/>
                  <w:color w:val="000000"/>
                  <w:sz w:val="16"/>
                </w:rPr>
                <w:t>0x0050</w:t>
              </w:r>
            </w:ins>
          </w:p>
        </w:tc>
      </w:tr>
      <w:tr w:rsidR="00E27DD8" w:rsidRPr="00740232" w14:paraId="3023F952" w14:textId="77777777" w:rsidTr="00D54586">
        <w:trPr>
          <w:trHeight w:val="288"/>
          <w:ins w:id="6684" w:author="Della Faille Philippe" w:date="2019-08-09T13:33:00Z"/>
        </w:trPr>
        <w:tc>
          <w:tcPr>
            <w:tcW w:w="960" w:type="dxa"/>
            <w:vMerge/>
            <w:tcBorders>
              <w:top w:val="nil"/>
              <w:left w:val="nil"/>
              <w:bottom w:val="nil"/>
              <w:right w:val="nil"/>
            </w:tcBorders>
            <w:vAlign w:val="center"/>
            <w:hideMark/>
          </w:tcPr>
          <w:p w14:paraId="5AC306D7" w14:textId="77777777" w:rsidR="00E27DD8" w:rsidRPr="00740232" w:rsidRDefault="00E27DD8" w:rsidP="00D54586">
            <w:pPr>
              <w:spacing w:after="0"/>
              <w:jc w:val="left"/>
              <w:rPr>
                <w:ins w:id="668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6EA5F91" w14:textId="77777777" w:rsidR="00E27DD8" w:rsidRPr="00740232" w:rsidRDefault="00E27DD8" w:rsidP="00D54586">
            <w:pPr>
              <w:spacing w:after="0"/>
              <w:jc w:val="left"/>
              <w:rPr>
                <w:ins w:id="6686" w:author="Della Faille Philippe" w:date="2019-08-09T13:33:00Z"/>
                <w:rFonts w:ascii="Calibri" w:eastAsia="Times New Roman" w:hAnsi="Calibri" w:cs="Calibri"/>
                <w:color w:val="000000"/>
                <w:sz w:val="16"/>
              </w:rPr>
            </w:pPr>
            <w:ins w:id="668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8610202" w14:textId="77777777" w:rsidR="00E27DD8" w:rsidRPr="00740232" w:rsidRDefault="00E27DD8" w:rsidP="00D54586">
            <w:pPr>
              <w:spacing w:after="0"/>
              <w:jc w:val="center"/>
              <w:rPr>
                <w:ins w:id="6688" w:author="Della Faille Philippe" w:date="2019-08-09T13:33:00Z"/>
                <w:rFonts w:ascii="Calibri" w:eastAsia="Times New Roman" w:hAnsi="Calibri" w:cs="Calibri"/>
                <w:color w:val="000000"/>
                <w:sz w:val="16"/>
              </w:rPr>
            </w:pPr>
            <w:ins w:id="6689" w:author="Della Faille Philippe" w:date="2019-08-09T13:33:00Z">
              <w:r w:rsidRPr="00740232">
                <w:rPr>
                  <w:rFonts w:ascii="Calibri" w:eastAsia="Times New Roman" w:hAnsi="Calibri" w:cs="Calibri"/>
                  <w:color w:val="000000"/>
                  <w:sz w:val="16"/>
                </w:rPr>
                <w:t>52</w:t>
              </w:r>
            </w:ins>
          </w:p>
        </w:tc>
        <w:tc>
          <w:tcPr>
            <w:tcW w:w="2680" w:type="dxa"/>
            <w:tcBorders>
              <w:top w:val="nil"/>
              <w:left w:val="nil"/>
              <w:bottom w:val="nil"/>
              <w:right w:val="nil"/>
            </w:tcBorders>
            <w:shd w:val="clear" w:color="000000" w:fill="A9D08E"/>
            <w:noWrap/>
            <w:vAlign w:val="bottom"/>
            <w:hideMark/>
          </w:tcPr>
          <w:p w14:paraId="6C96F9BD" w14:textId="77777777" w:rsidR="00E27DD8" w:rsidRPr="00740232" w:rsidRDefault="00E27DD8" w:rsidP="00D54586">
            <w:pPr>
              <w:spacing w:after="0"/>
              <w:jc w:val="left"/>
              <w:rPr>
                <w:ins w:id="6690" w:author="Della Faille Philippe" w:date="2019-08-09T13:33:00Z"/>
                <w:rFonts w:ascii="Calibri" w:eastAsia="Times New Roman" w:hAnsi="Calibri" w:cs="Calibri"/>
                <w:color w:val="000000"/>
                <w:sz w:val="16"/>
              </w:rPr>
            </w:pPr>
            <w:ins w:id="6691" w:author="Della Faille Philippe" w:date="2019-08-09T13:33:00Z">
              <w:r w:rsidRPr="00740232">
                <w:rPr>
                  <w:rFonts w:ascii="Calibri" w:eastAsia="Times New Roman" w:hAnsi="Calibri" w:cs="Calibri"/>
                  <w:color w:val="000000"/>
                  <w:sz w:val="16"/>
                </w:rPr>
                <w:t>Air out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76F7C0E4" w14:textId="77777777" w:rsidR="00E27DD8" w:rsidRPr="00740232" w:rsidRDefault="00E27DD8" w:rsidP="00D54586">
            <w:pPr>
              <w:spacing w:after="0"/>
              <w:jc w:val="center"/>
              <w:rPr>
                <w:ins w:id="6692" w:author="Della Faille Philippe" w:date="2019-08-09T13:33:00Z"/>
                <w:rFonts w:ascii="Calibri" w:eastAsia="Times New Roman" w:hAnsi="Calibri" w:cs="Calibri"/>
                <w:color w:val="000000"/>
                <w:sz w:val="16"/>
              </w:rPr>
            </w:pPr>
            <w:ins w:id="6693"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19AFE723" w14:textId="77777777" w:rsidR="00E27DD8" w:rsidRPr="00740232" w:rsidRDefault="00E27DD8" w:rsidP="00D54586">
            <w:pPr>
              <w:spacing w:after="0"/>
              <w:jc w:val="center"/>
              <w:rPr>
                <w:ins w:id="6694" w:author="Della Faille Philippe" w:date="2019-08-09T13:33:00Z"/>
                <w:rFonts w:ascii="Calibri" w:eastAsia="Times New Roman" w:hAnsi="Calibri" w:cs="Calibri"/>
                <w:color w:val="000000"/>
                <w:sz w:val="16"/>
              </w:rPr>
            </w:pPr>
            <w:ins w:id="669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C42EA62" w14:textId="77777777" w:rsidR="00E27DD8" w:rsidRPr="00740232" w:rsidRDefault="00E27DD8" w:rsidP="00D54586">
            <w:pPr>
              <w:spacing w:after="0"/>
              <w:jc w:val="center"/>
              <w:rPr>
                <w:ins w:id="6696" w:author="Della Faille Philippe" w:date="2019-08-09T13:33:00Z"/>
                <w:rFonts w:ascii="Calibri" w:eastAsia="Times New Roman" w:hAnsi="Calibri" w:cs="Calibri"/>
                <w:color w:val="000000"/>
                <w:sz w:val="16"/>
              </w:rPr>
            </w:pPr>
            <w:ins w:id="669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E265BB5" w14:textId="77777777" w:rsidR="00E27DD8" w:rsidRPr="00740232" w:rsidRDefault="00E27DD8" w:rsidP="00D54586">
            <w:pPr>
              <w:spacing w:after="0"/>
              <w:jc w:val="center"/>
              <w:rPr>
                <w:ins w:id="6698" w:author="Della Faille Philippe" w:date="2019-08-09T13:33:00Z"/>
                <w:rFonts w:ascii="Calibri" w:eastAsia="Times New Roman" w:hAnsi="Calibri" w:cs="Calibri"/>
                <w:color w:val="000000"/>
                <w:sz w:val="16"/>
              </w:rPr>
            </w:pPr>
            <w:ins w:id="6699" w:author="Della Faille Philippe" w:date="2019-08-09T13:33:00Z">
              <w:r w:rsidRPr="00740232">
                <w:rPr>
                  <w:rFonts w:ascii="Calibri" w:eastAsia="Times New Roman" w:hAnsi="Calibri" w:cs="Calibri"/>
                  <w:color w:val="000000"/>
                  <w:sz w:val="16"/>
                </w:rPr>
                <w:t>82</w:t>
              </w:r>
            </w:ins>
          </w:p>
        </w:tc>
        <w:tc>
          <w:tcPr>
            <w:tcW w:w="1276" w:type="dxa"/>
            <w:tcBorders>
              <w:top w:val="nil"/>
              <w:left w:val="nil"/>
              <w:bottom w:val="nil"/>
              <w:right w:val="single" w:sz="4" w:space="0" w:color="auto"/>
            </w:tcBorders>
            <w:shd w:val="clear" w:color="000000" w:fill="A9D08E"/>
            <w:noWrap/>
            <w:vAlign w:val="bottom"/>
            <w:hideMark/>
          </w:tcPr>
          <w:p w14:paraId="2099321B" w14:textId="77777777" w:rsidR="00E27DD8" w:rsidRPr="00740232" w:rsidRDefault="00E27DD8" w:rsidP="00D54586">
            <w:pPr>
              <w:spacing w:after="0"/>
              <w:jc w:val="center"/>
              <w:rPr>
                <w:ins w:id="6700" w:author="Della Faille Philippe" w:date="2019-08-09T13:33:00Z"/>
                <w:rFonts w:ascii="Calibri" w:eastAsia="Times New Roman" w:hAnsi="Calibri" w:cs="Calibri"/>
                <w:color w:val="000000"/>
                <w:sz w:val="16"/>
              </w:rPr>
            </w:pPr>
            <w:ins w:id="6701" w:author="Della Faille Philippe" w:date="2019-08-09T13:33:00Z">
              <w:r w:rsidRPr="00740232">
                <w:rPr>
                  <w:rFonts w:ascii="Calibri" w:eastAsia="Times New Roman" w:hAnsi="Calibri" w:cs="Calibri"/>
                  <w:color w:val="000000"/>
                  <w:sz w:val="16"/>
                </w:rPr>
                <w:t>0x0052</w:t>
              </w:r>
            </w:ins>
          </w:p>
        </w:tc>
      </w:tr>
      <w:tr w:rsidR="00E27DD8" w:rsidRPr="00740232" w14:paraId="742818C1" w14:textId="77777777" w:rsidTr="00D54586">
        <w:trPr>
          <w:trHeight w:val="288"/>
          <w:ins w:id="6702" w:author="Della Faille Philippe" w:date="2019-08-09T13:33:00Z"/>
        </w:trPr>
        <w:tc>
          <w:tcPr>
            <w:tcW w:w="960" w:type="dxa"/>
            <w:vMerge/>
            <w:tcBorders>
              <w:top w:val="nil"/>
              <w:left w:val="nil"/>
              <w:bottom w:val="nil"/>
              <w:right w:val="nil"/>
            </w:tcBorders>
            <w:vAlign w:val="center"/>
            <w:hideMark/>
          </w:tcPr>
          <w:p w14:paraId="6F208B83" w14:textId="77777777" w:rsidR="00E27DD8" w:rsidRPr="00740232" w:rsidRDefault="00E27DD8" w:rsidP="00D54586">
            <w:pPr>
              <w:spacing w:after="0"/>
              <w:jc w:val="left"/>
              <w:rPr>
                <w:ins w:id="670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4E9520CB" w14:textId="77777777" w:rsidR="00E27DD8" w:rsidRPr="00740232" w:rsidRDefault="00E27DD8" w:rsidP="00D54586">
            <w:pPr>
              <w:spacing w:after="0"/>
              <w:jc w:val="left"/>
              <w:rPr>
                <w:ins w:id="6704" w:author="Della Faille Philippe" w:date="2019-08-09T13:33:00Z"/>
                <w:rFonts w:ascii="Calibri" w:eastAsia="Times New Roman" w:hAnsi="Calibri" w:cs="Calibri"/>
                <w:color w:val="000000"/>
                <w:sz w:val="16"/>
              </w:rPr>
            </w:pPr>
            <w:ins w:id="670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A17DD7E" w14:textId="77777777" w:rsidR="00E27DD8" w:rsidRPr="00740232" w:rsidRDefault="00E27DD8" w:rsidP="00D54586">
            <w:pPr>
              <w:spacing w:after="0"/>
              <w:jc w:val="center"/>
              <w:rPr>
                <w:ins w:id="6706" w:author="Della Faille Philippe" w:date="2019-08-09T13:33:00Z"/>
                <w:rFonts w:ascii="Calibri" w:eastAsia="Times New Roman" w:hAnsi="Calibri" w:cs="Calibri"/>
                <w:color w:val="000000"/>
                <w:sz w:val="16"/>
              </w:rPr>
            </w:pPr>
            <w:ins w:id="6707" w:author="Della Faille Philippe" w:date="2019-08-09T13:33:00Z">
              <w:r w:rsidRPr="00740232">
                <w:rPr>
                  <w:rFonts w:ascii="Calibri" w:eastAsia="Times New Roman" w:hAnsi="Calibri" w:cs="Calibri"/>
                  <w:color w:val="000000"/>
                  <w:sz w:val="16"/>
                </w:rPr>
                <w:t>53</w:t>
              </w:r>
            </w:ins>
          </w:p>
        </w:tc>
        <w:tc>
          <w:tcPr>
            <w:tcW w:w="2680" w:type="dxa"/>
            <w:tcBorders>
              <w:top w:val="nil"/>
              <w:left w:val="nil"/>
              <w:bottom w:val="nil"/>
              <w:right w:val="nil"/>
            </w:tcBorders>
            <w:shd w:val="clear" w:color="000000" w:fill="A9D08E"/>
            <w:noWrap/>
            <w:vAlign w:val="bottom"/>
            <w:hideMark/>
          </w:tcPr>
          <w:p w14:paraId="10990B22" w14:textId="77777777" w:rsidR="00E27DD8" w:rsidRPr="00740232" w:rsidRDefault="00E27DD8" w:rsidP="00D54586">
            <w:pPr>
              <w:spacing w:after="0"/>
              <w:jc w:val="left"/>
              <w:rPr>
                <w:ins w:id="6708" w:author="Della Faille Philippe" w:date="2019-08-09T13:33:00Z"/>
                <w:rFonts w:ascii="Calibri" w:eastAsia="Times New Roman" w:hAnsi="Calibri" w:cs="Calibri"/>
                <w:color w:val="000000"/>
                <w:sz w:val="16"/>
              </w:rPr>
            </w:pPr>
            <w:ins w:id="6709" w:author="Della Faille Philippe" w:date="2019-08-09T13:33:00Z">
              <w:r w:rsidRPr="00740232">
                <w:rPr>
                  <w:rFonts w:ascii="Calibri" w:eastAsia="Times New Roman" w:hAnsi="Calibri" w:cs="Calibri"/>
                  <w:color w:val="000000"/>
                  <w:sz w:val="16"/>
                </w:rPr>
                <w:t>Load temperature 1</w:t>
              </w:r>
            </w:ins>
          </w:p>
        </w:tc>
        <w:tc>
          <w:tcPr>
            <w:tcW w:w="960" w:type="dxa"/>
            <w:tcBorders>
              <w:top w:val="nil"/>
              <w:left w:val="single" w:sz="4" w:space="0" w:color="auto"/>
              <w:bottom w:val="nil"/>
              <w:right w:val="single" w:sz="4" w:space="0" w:color="auto"/>
            </w:tcBorders>
            <w:shd w:val="clear" w:color="000000" w:fill="A9D08E"/>
            <w:noWrap/>
            <w:vAlign w:val="bottom"/>
            <w:hideMark/>
          </w:tcPr>
          <w:p w14:paraId="5A4CE174" w14:textId="77777777" w:rsidR="00E27DD8" w:rsidRPr="00740232" w:rsidRDefault="00E27DD8" w:rsidP="00D54586">
            <w:pPr>
              <w:spacing w:after="0"/>
              <w:jc w:val="center"/>
              <w:rPr>
                <w:ins w:id="6710" w:author="Della Faille Philippe" w:date="2019-08-09T13:33:00Z"/>
                <w:rFonts w:ascii="Calibri" w:eastAsia="Times New Roman" w:hAnsi="Calibri" w:cs="Calibri"/>
                <w:color w:val="000000"/>
                <w:sz w:val="16"/>
              </w:rPr>
            </w:pPr>
            <w:ins w:id="6711"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527211A1" w14:textId="77777777" w:rsidR="00E27DD8" w:rsidRPr="00740232" w:rsidRDefault="00E27DD8" w:rsidP="00D54586">
            <w:pPr>
              <w:spacing w:after="0"/>
              <w:jc w:val="center"/>
              <w:rPr>
                <w:ins w:id="6712" w:author="Della Faille Philippe" w:date="2019-08-09T13:33:00Z"/>
                <w:rFonts w:ascii="Calibri" w:eastAsia="Times New Roman" w:hAnsi="Calibri" w:cs="Calibri"/>
                <w:color w:val="000000"/>
                <w:sz w:val="16"/>
              </w:rPr>
            </w:pPr>
            <w:ins w:id="671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D1B3C4E" w14:textId="77777777" w:rsidR="00E27DD8" w:rsidRPr="00740232" w:rsidRDefault="00E27DD8" w:rsidP="00D54586">
            <w:pPr>
              <w:spacing w:after="0"/>
              <w:jc w:val="center"/>
              <w:rPr>
                <w:ins w:id="6714" w:author="Della Faille Philippe" w:date="2019-08-09T13:33:00Z"/>
                <w:rFonts w:ascii="Calibri" w:eastAsia="Times New Roman" w:hAnsi="Calibri" w:cs="Calibri"/>
                <w:color w:val="000000"/>
                <w:sz w:val="16"/>
              </w:rPr>
            </w:pPr>
            <w:ins w:id="671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8E56EFB" w14:textId="77777777" w:rsidR="00E27DD8" w:rsidRPr="00740232" w:rsidRDefault="00E27DD8" w:rsidP="00D54586">
            <w:pPr>
              <w:spacing w:after="0"/>
              <w:jc w:val="center"/>
              <w:rPr>
                <w:ins w:id="6716" w:author="Della Faille Philippe" w:date="2019-08-09T13:33:00Z"/>
                <w:rFonts w:ascii="Calibri" w:eastAsia="Times New Roman" w:hAnsi="Calibri" w:cs="Calibri"/>
                <w:color w:val="000000"/>
                <w:sz w:val="16"/>
              </w:rPr>
            </w:pPr>
            <w:ins w:id="6717" w:author="Della Faille Philippe" w:date="2019-08-09T13:33:00Z">
              <w:r w:rsidRPr="00740232">
                <w:rPr>
                  <w:rFonts w:ascii="Calibri" w:eastAsia="Times New Roman" w:hAnsi="Calibri" w:cs="Calibri"/>
                  <w:color w:val="000000"/>
                  <w:sz w:val="16"/>
                </w:rPr>
                <w:t>84</w:t>
              </w:r>
            </w:ins>
          </w:p>
        </w:tc>
        <w:tc>
          <w:tcPr>
            <w:tcW w:w="1276" w:type="dxa"/>
            <w:tcBorders>
              <w:top w:val="nil"/>
              <w:left w:val="nil"/>
              <w:bottom w:val="nil"/>
              <w:right w:val="single" w:sz="4" w:space="0" w:color="auto"/>
            </w:tcBorders>
            <w:shd w:val="clear" w:color="000000" w:fill="A9D08E"/>
            <w:noWrap/>
            <w:vAlign w:val="bottom"/>
            <w:hideMark/>
          </w:tcPr>
          <w:p w14:paraId="34DF435D" w14:textId="77777777" w:rsidR="00E27DD8" w:rsidRPr="00740232" w:rsidRDefault="00E27DD8" w:rsidP="00D54586">
            <w:pPr>
              <w:spacing w:after="0"/>
              <w:jc w:val="center"/>
              <w:rPr>
                <w:ins w:id="6718" w:author="Della Faille Philippe" w:date="2019-08-09T13:33:00Z"/>
                <w:rFonts w:ascii="Calibri" w:eastAsia="Times New Roman" w:hAnsi="Calibri" w:cs="Calibri"/>
                <w:color w:val="000000"/>
                <w:sz w:val="16"/>
              </w:rPr>
            </w:pPr>
            <w:ins w:id="6719" w:author="Della Faille Philippe" w:date="2019-08-09T13:33:00Z">
              <w:r w:rsidRPr="00740232">
                <w:rPr>
                  <w:rFonts w:ascii="Calibri" w:eastAsia="Times New Roman" w:hAnsi="Calibri" w:cs="Calibri"/>
                  <w:color w:val="000000"/>
                  <w:sz w:val="16"/>
                </w:rPr>
                <w:t>0x0054</w:t>
              </w:r>
            </w:ins>
          </w:p>
        </w:tc>
      </w:tr>
      <w:tr w:rsidR="00E27DD8" w:rsidRPr="00740232" w14:paraId="2A5CD3EE" w14:textId="77777777" w:rsidTr="00D54586">
        <w:trPr>
          <w:trHeight w:val="288"/>
          <w:ins w:id="6720" w:author="Della Faille Philippe" w:date="2019-08-09T13:33:00Z"/>
        </w:trPr>
        <w:tc>
          <w:tcPr>
            <w:tcW w:w="960" w:type="dxa"/>
            <w:vMerge/>
            <w:tcBorders>
              <w:top w:val="nil"/>
              <w:left w:val="nil"/>
              <w:bottom w:val="nil"/>
              <w:right w:val="nil"/>
            </w:tcBorders>
            <w:vAlign w:val="center"/>
            <w:hideMark/>
          </w:tcPr>
          <w:p w14:paraId="414A9960" w14:textId="77777777" w:rsidR="00E27DD8" w:rsidRPr="00740232" w:rsidRDefault="00E27DD8" w:rsidP="00D54586">
            <w:pPr>
              <w:spacing w:after="0"/>
              <w:jc w:val="left"/>
              <w:rPr>
                <w:ins w:id="672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65EADC0D" w14:textId="77777777" w:rsidR="00E27DD8" w:rsidRPr="00740232" w:rsidRDefault="00E27DD8" w:rsidP="00D54586">
            <w:pPr>
              <w:spacing w:after="0"/>
              <w:jc w:val="left"/>
              <w:rPr>
                <w:ins w:id="6722" w:author="Della Faille Philippe" w:date="2019-08-09T13:33:00Z"/>
                <w:rFonts w:ascii="Calibri" w:eastAsia="Times New Roman" w:hAnsi="Calibri" w:cs="Calibri"/>
                <w:color w:val="000000"/>
                <w:sz w:val="16"/>
              </w:rPr>
            </w:pPr>
            <w:ins w:id="672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E08D94D" w14:textId="77777777" w:rsidR="00E27DD8" w:rsidRPr="00740232" w:rsidRDefault="00E27DD8" w:rsidP="00D54586">
            <w:pPr>
              <w:spacing w:after="0"/>
              <w:jc w:val="center"/>
              <w:rPr>
                <w:ins w:id="6724" w:author="Della Faille Philippe" w:date="2019-08-09T13:33:00Z"/>
                <w:rFonts w:ascii="Calibri" w:eastAsia="Times New Roman" w:hAnsi="Calibri" w:cs="Calibri"/>
                <w:color w:val="000000"/>
                <w:sz w:val="16"/>
              </w:rPr>
            </w:pPr>
            <w:ins w:id="6725" w:author="Della Faille Philippe" w:date="2019-08-09T13:33:00Z">
              <w:r w:rsidRPr="00740232">
                <w:rPr>
                  <w:rFonts w:ascii="Calibri" w:eastAsia="Times New Roman" w:hAnsi="Calibri" w:cs="Calibri"/>
                  <w:color w:val="000000"/>
                  <w:sz w:val="16"/>
                </w:rPr>
                <w:t>54</w:t>
              </w:r>
            </w:ins>
          </w:p>
        </w:tc>
        <w:tc>
          <w:tcPr>
            <w:tcW w:w="2680" w:type="dxa"/>
            <w:tcBorders>
              <w:top w:val="nil"/>
              <w:left w:val="nil"/>
              <w:bottom w:val="nil"/>
              <w:right w:val="nil"/>
            </w:tcBorders>
            <w:shd w:val="clear" w:color="000000" w:fill="A9D08E"/>
            <w:noWrap/>
            <w:vAlign w:val="bottom"/>
            <w:hideMark/>
          </w:tcPr>
          <w:p w14:paraId="34856578" w14:textId="77777777" w:rsidR="00E27DD8" w:rsidRPr="00740232" w:rsidRDefault="00E27DD8" w:rsidP="00D54586">
            <w:pPr>
              <w:spacing w:after="0"/>
              <w:jc w:val="left"/>
              <w:rPr>
                <w:ins w:id="6726" w:author="Della Faille Philippe" w:date="2019-08-09T13:33:00Z"/>
                <w:rFonts w:ascii="Calibri" w:eastAsia="Times New Roman" w:hAnsi="Calibri" w:cs="Calibri"/>
                <w:color w:val="000000"/>
                <w:sz w:val="16"/>
              </w:rPr>
            </w:pPr>
            <w:ins w:id="6727" w:author="Della Faille Philippe" w:date="2019-08-09T13:33:00Z">
              <w:r w:rsidRPr="00740232">
                <w:rPr>
                  <w:rFonts w:ascii="Calibri" w:eastAsia="Times New Roman" w:hAnsi="Calibri" w:cs="Calibri"/>
                  <w:color w:val="000000"/>
                  <w:sz w:val="16"/>
                </w:rPr>
                <w:t>Load temperature 2</w:t>
              </w:r>
            </w:ins>
          </w:p>
        </w:tc>
        <w:tc>
          <w:tcPr>
            <w:tcW w:w="960" w:type="dxa"/>
            <w:tcBorders>
              <w:top w:val="nil"/>
              <w:left w:val="single" w:sz="4" w:space="0" w:color="auto"/>
              <w:bottom w:val="nil"/>
              <w:right w:val="single" w:sz="4" w:space="0" w:color="auto"/>
            </w:tcBorders>
            <w:shd w:val="clear" w:color="000000" w:fill="A9D08E"/>
            <w:noWrap/>
            <w:vAlign w:val="bottom"/>
            <w:hideMark/>
          </w:tcPr>
          <w:p w14:paraId="7C92883A" w14:textId="77777777" w:rsidR="00E27DD8" w:rsidRPr="00740232" w:rsidRDefault="00E27DD8" w:rsidP="00D54586">
            <w:pPr>
              <w:spacing w:after="0"/>
              <w:jc w:val="center"/>
              <w:rPr>
                <w:ins w:id="6728" w:author="Della Faille Philippe" w:date="2019-08-09T13:33:00Z"/>
                <w:rFonts w:ascii="Calibri" w:eastAsia="Times New Roman" w:hAnsi="Calibri" w:cs="Calibri"/>
                <w:color w:val="000000"/>
                <w:sz w:val="16"/>
              </w:rPr>
            </w:pPr>
            <w:ins w:id="6729"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1C811EE5" w14:textId="77777777" w:rsidR="00E27DD8" w:rsidRPr="00740232" w:rsidRDefault="00E27DD8" w:rsidP="00D54586">
            <w:pPr>
              <w:spacing w:after="0"/>
              <w:jc w:val="center"/>
              <w:rPr>
                <w:ins w:id="6730" w:author="Della Faille Philippe" w:date="2019-08-09T13:33:00Z"/>
                <w:rFonts w:ascii="Calibri" w:eastAsia="Times New Roman" w:hAnsi="Calibri" w:cs="Calibri"/>
                <w:color w:val="000000"/>
                <w:sz w:val="16"/>
              </w:rPr>
            </w:pPr>
            <w:ins w:id="673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08AFA8E" w14:textId="77777777" w:rsidR="00E27DD8" w:rsidRPr="00740232" w:rsidRDefault="00E27DD8" w:rsidP="00D54586">
            <w:pPr>
              <w:spacing w:after="0"/>
              <w:jc w:val="center"/>
              <w:rPr>
                <w:ins w:id="6732" w:author="Della Faille Philippe" w:date="2019-08-09T13:33:00Z"/>
                <w:rFonts w:ascii="Calibri" w:eastAsia="Times New Roman" w:hAnsi="Calibri" w:cs="Calibri"/>
                <w:color w:val="000000"/>
                <w:sz w:val="16"/>
              </w:rPr>
            </w:pPr>
            <w:ins w:id="673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EBAD861" w14:textId="77777777" w:rsidR="00E27DD8" w:rsidRPr="00740232" w:rsidRDefault="00E27DD8" w:rsidP="00D54586">
            <w:pPr>
              <w:spacing w:after="0"/>
              <w:jc w:val="center"/>
              <w:rPr>
                <w:ins w:id="6734" w:author="Della Faille Philippe" w:date="2019-08-09T13:33:00Z"/>
                <w:rFonts w:ascii="Calibri" w:eastAsia="Times New Roman" w:hAnsi="Calibri" w:cs="Calibri"/>
                <w:color w:val="000000"/>
                <w:sz w:val="16"/>
              </w:rPr>
            </w:pPr>
            <w:ins w:id="6735" w:author="Della Faille Philippe" w:date="2019-08-09T13:33:00Z">
              <w:r w:rsidRPr="00740232">
                <w:rPr>
                  <w:rFonts w:ascii="Calibri" w:eastAsia="Times New Roman" w:hAnsi="Calibri" w:cs="Calibri"/>
                  <w:color w:val="000000"/>
                  <w:sz w:val="16"/>
                </w:rPr>
                <w:t>86</w:t>
              </w:r>
            </w:ins>
          </w:p>
        </w:tc>
        <w:tc>
          <w:tcPr>
            <w:tcW w:w="1276" w:type="dxa"/>
            <w:tcBorders>
              <w:top w:val="nil"/>
              <w:left w:val="nil"/>
              <w:bottom w:val="nil"/>
              <w:right w:val="single" w:sz="4" w:space="0" w:color="auto"/>
            </w:tcBorders>
            <w:shd w:val="clear" w:color="000000" w:fill="A9D08E"/>
            <w:noWrap/>
            <w:vAlign w:val="bottom"/>
            <w:hideMark/>
          </w:tcPr>
          <w:p w14:paraId="310BBCF5" w14:textId="77777777" w:rsidR="00E27DD8" w:rsidRPr="00740232" w:rsidRDefault="00E27DD8" w:rsidP="00D54586">
            <w:pPr>
              <w:spacing w:after="0"/>
              <w:jc w:val="center"/>
              <w:rPr>
                <w:ins w:id="6736" w:author="Della Faille Philippe" w:date="2019-08-09T13:33:00Z"/>
                <w:rFonts w:ascii="Calibri" w:eastAsia="Times New Roman" w:hAnsi="Calibri" w:cs="Calibri"/>
                <w:color w:val="000000"/>
                <w:sz w:val="16"/>
              </w:rPr>
            </w:pPr>
            <w:ins w:id="6737" w:author="Della Faille Philippe" w:date="2019-08-09T13:33:00Z">
              <w:r w:rsidRPr="00740232">
                <w:rPr>
                  <w:rFonts w:ascii="Calibri" w:eastAsia="Times New Roman" w:hAnsi="Calibri" w:cs="Calibri"/>
                  <w:color w:val="000000"/>
                  <w:sz w:val="16"/>
                </w:rPr>
                <w:t>0x0056</w:t>
              </w:r>
            </w:ins>
          </w:p>
        </w:tc>
      </w:tr>
      <w:tr w:rsidR="00E27DD8" w:rsidRPr="00740232" w14:paraId="31BC87B3" w14:textId="77777777" w:rsidTr="00D54586">
        <w:trPr>
          <w:trHeight w:val="288"/>
          <w:ins w:id="6738" w:author="Della Faille Philippe" w:date="2019-08-09T13:33:00Z"/>
        </w:trPr>
        <w:tc>
          <w:tcPr>
            <w:tcW w:w="960" w:type="dxa"/>
            <w:vMerge/>
            <w:tcBorders>
              <w:top w:val="nil"/>
              <w:left w:val="nil"/>
              <w:bottom w:val="nil"/>
              <w:right w:val="nil"/>
            </w:tcBorders>
            <w:vAlign w:val="center"/>
            <w:hideMark/>
          </w:tcPr>
          <w:p w14:paraId="463B0B88" w14:textId="77777777" w:rsidR="00E27DD8" w:rsidRPr="00740232" w:rsidRDefault="00E27DD8" w:rsidP="00D54586">
            <w:pPr>
              <w:spacing w:after="0"/>
              <w:jc w:val="left"/>
              <w:rPr>
                <w:ins w:id="673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6236317A" w14:textId="77777777" w:rsidR="00E27DD8" w:rsidRPr="00740232" w:rsidRDefault="00E27DD8" w:rsidP="00D54586">
            <w:pPr>
              <w:spacing w:after="0"/>
              <w:jc w:val="left"/>
              <w:rPr>
                <w:ins w:id="6740" w:author="Della Faille Philippe" w:date="2019-08-09T13:33:00Z"/>
                <w:rFonts w:ascii="Calibri" w:eastAsia="Times New Roman" w:hAnsi="Calibri" w:cs="Calibri"/>
                <w:color w:val="000000"/>
                <w:sz w:val="16"/>
              </w:rPr>
            </w:pPr>
            <w:ins w:id="674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541503B0" w14:textId="77777777" w:rsidR="00E27DD8" w:rsidRPr="00740232" w:rsidRDefault="00E27DD8" w:rsidP="00D54586">
            <w:pPr>
              <w:spacing w:after="0"/>
              <w:jc w:val="center"/>
              <w:rPr>
                <w:ins w:id="6742" w:author="Della Faille Philippe" w:date="2019-08-09T13:33:00Z"/>
                <w:rFonts w:ascii="Calibri" w:eastAsia="Times New Roman" w:hAnsi="Calibri" w:cs="Calibri"/>
                <w:color w:val="000000"/>
                <w:sz w:val="16"/>
              </w:rPr>
            </w:pPr>
            <w:ins w:id="6743" w:author="Della Faille Philippe" w:date="2019-08-09T13:33:00Z">
              <w:r w:rsidRPr="00740232">
                <w:rPr>
                  <w:rFonts w:ascii="Calibri" w:eastAsia="Times New Roman" w:hAnsi="Calibri" w:cs="Calibri"/>
                  <w:color w:val="000000"/>
                  <w:sz w:val="16"/>
                </w:rPr>
                <w:t>55</w:t>
              </w:r>
            </w:ins>
          </w:p>
        </w:tc>
        <w:tc>
          <w:tcPr>
            <w:tcW w:w="2680" w:type="dxa"/>
            <w:tcBorders>
              <w:top w:val="nil"/>
              <w:left w:val="nil"/>
              <w:bottom w:val="nil"/>
              <w:right w:val="nil"/>
            </w:tcBorders>
            <w:shd w:val="clear" w:color="000000" w:fill="A9D08E"/>
            <w:noWrap/>
            <w:vAlign w:val="bottom"/>
            <w:hideMark/>
          </w:tcPr>
          <w:p w14:paraId="453B6622" w14:textId="77777777" w:rsidR="00E27DD8" w:rsidRPr="00740232" w:rsidRDefault="00E27DD8" w:rsidP="00D54586">
            <w:pPr>
              <w:spacing w:after="0"/>
              <w:jc w:val="left"/>
              <w:rPr>
                <w:ins w:id="6744" w:author="Della Faille Philippe" w:date="2019-08-09T13:33:00Z"/>
                <w:rFonts w:ascii="Calibri" w:eastAsia="Times New Roman" w:hAnsi="Calibri" w:cs="Calibri"/>
                <w:color w:val="000000"/>
                <w:sz w:val="16"/>
              </w:rPr>
            </w:pPr>
            <w:ins w:id="6745" w:author="Della Faille Philippe" w:date="2019-08-09T13:33:00Z">
              <w:r w:rsidRPr="00740232">
                <w:rPr>
                  <w:rFonts w:ascii="Calibri" w:eastAsia="Times New Roman" w:hAnsi="Calibri" w:cs="Calibri"/>
                  <w:color w:val="000000"/>
                  <w:sz w:val="16"/>
                </w:rPr>
                <w:t>IO board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12C9EF1C" w14:textId="77777777" w:rsidR="00E27DD8" w:rsidRPr="00740232" w:rsidRDefault="00E27DD8" w:rsidP="00D54586">
            <w:pPr>
              <w:spacing w:after="0"/>
              <w:jc w:val="center"/>
              <w:rPr>
                <w:ins w:id="6746" w:author="Della Faille Philippe" w:date="2019-08-09T13:33:00Z"/>
                <w:rFonts w:ascii="Calibri" w:eastAsia="Times New Roman" w:hAnsi="Calibri" w:cs="Calibri"/>
                <w:color w:val="000000"/>
                <w:sz w:val="16"/>
              </w:rPr>
            </w:pPr>
            <w:ins w:id="6747"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67E6C6F5" w14:textId="77777777" w:rsidR="00E27DD8" w:rsidRPr="00740232" w:rsidRDefault="00E27DD8" w:rsidP="00D54586">
            <w:pPr>
              <w:spacing w:after="0"/>
              <w:jc w:val="center"/>
              <w:rPr>
                <w:ins w:id="6748" w:author="Della Faille Philippe" w:date="2019-08-09T13:33:00Z"/>
                <w:rFonts w:ascii="Calibri" w:eastAsia="Times New Roman" w:hAnsi="Calibri" w:cs="Calibri"/>
                <w:color w:val="000000"/>
                <w:sz w:val="16"/>
              </w:rPr>
            </w:pPr>
            <w:ins w:id="674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1B6B9147" w14:textId="77777777" w:rsidR="00E27DD8" w:rsidRPr="00740232" w:rsidRDefault="00E27DD8" w:rsidP="00D54586">
            <w:pPr>
              <w:spacing w:after="0"/>
              <w:jc w:val="center"/>
              <w:rPr>
                <w:ins w:id="6750" w:author="Della Faille Philippe" w:date="2019-08-09T13:33:00Z"/>
                <w:rFonts w:ascii="Calibri" w:eastAsia="Times New Roman" w:hAnsi="Calibri" w:cs="Calibri"/>
                <w:color w:val="000000"/>
                <w:sz w:val="16"/>
              </w:rPr>
            </w:pPr>
            <w:ins w:id="675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08B11655" w14:textId="77777777" w:rsidR="00E27DD8" w:rsidRPr="00740232" w:rsidRDefault="00E27DD8" w:rsidP="00D54586">
            <w:pPr>
              <w:spacing w:after="0"/>
              <w:jc w:val="center"/>
              <w:rPr>
                <w:ins w:id="6752" w:author="Della Faille Philippe" w:date="2019-08-09T13:33:00Z"/>
                <w:rFonts w:ascii="Calibri" w:eastAsia="Times New Roman" w:hAnsi="Calibri" w:cs="Calibri"/>
                <w:color w:val="000000"/>
                <w:sz w:val="16"/>
              </w:rPr>
            </w:pPr>
            <w:ins w:id="6753" w:author="Della Faille Philippe" w:date="2019-08-09T13:33:00Z">
              <w:r w:rsidRPr="00740232">
                <w:rPr>
                  <w:rFonts w:ascii="Calibri" w:eastAsia="Times New Roman" w:hAnsi="Calibri" w:cs="Calibri"/>
                  <w:color w:val="000000"/>
                  <w:sz w:val="16"/>
                </w:rPr>
                <w:t>88</w:t>
              </w:r>
            </w:ins>
          </w:p>
        </w:tc>
        <w:tc>
          <w:tcPr>
            <w:tcW w:w="1276" w:type="dxa"/>
            <w:tcBorders>
              <w:top w:val="nil"/>
              <w:left w:val="nil"/>
              <w:bottom w:val="nil"/>
              <w:right w:val="single" w:sz="4" w:space="0" w:color="auto"/>
            </w:tcBorders>
            <w:shd w:val="clear" w:color="000000" w:fill="A9D08E"/>
            <w:noWrap/>
            <w:vAlign w:val="bottom"/>
            <w:hideMark/>
          </w:tcPr>
          <w:p w14:paraId="0CB25D93" w14:textId="77777777" w:rsidR="00E27DD8" w:rsidRPr="00740232" w:rsidRDefault="00E27DD8" w:rsidP="00D54586">
            <w:pPr>
              <w:spacing w:after="0"/>
              <w:jc w:val="center"/>
              <w:rPr>
                <w:ins w:id="6754" w:author="Della Faille Philippe" w:date="2019-08-09T13:33:00Z"/>
                <w:rFonts w:ascii="Calibri" w:eastAsia="Times New Roman" w:hAnsi="Calibri" w:cs="Calibri"/>
                <w:color w:val="000000"/>
                <w:sz w:val="16"/>
              </w:rPr>
            </w:pPr>
            <w:ins w:id="6755" w:author="Della Faille Philippe" w:date="2019-08-09T13:33:00Z">
              <w:r w:rsidRPr="00740232">
                <w:rPr>
                  <w:rFonts w:ascii="Calibri" w:eastAsia="Times New Roman" w:hAnsi="Calibri" w:cs="Calibri"/>
                  <w:color w:val="000000"/>
                  <w:sz w:val="16"/>
                </w:rPr>
                <w:t>0x0058</w:t>
              </w:r>
            </w:ins>
          </w:p>
        </w:tc>
      </w:tr>
      <w:tr w:rsidR="00E27DD8" w:rsidRPr="00740232" w14:paraId="3F640D9E" w14:textId="77777777" w:rsidTr="00D54586">
        <w:trPr>
          <w:trHeight w:val="288"/>
          <w:ins w:id="6756" w:author="Della Faille Philippe" w:date="2019-08-09T13:33:00Z"/>
        </w:trPr>
        <w:tc>
          <w:tcPr>
            <w:tcW w:w="960" w:type="dxa"/>
            <w:vMerge/>
            <w:tcBorders>
              <w:top w:val="nil"/>
              <w:left w:val="nil"/>
              <w:bottom w:val="nil"/>
              <w:right w:val="nil"/>
            </w:tcBorders>
            <w:vAlign w:val="center"/>
            <w:hideMark/>
          </w:tcPr>
          <w:p w14:paraId="28AEB9D1" w14:textId="77777777" w:rsidR="00E27DD8" w:rsidRPr="00740232" w:rsidRDefault="00E27DD8" w:rsidP="00D54586">
            <w:pPr>
              <w:spacing w:after="0"/>
              <w:jc w:val="left"/>
              <w:rPr>
                <w:ins w:id="675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521B4DF5" w14:textId="77777777" w:rsidR="00E27DD8" w:rsidRPr="00740232" w:rsidRDefault="00E27DD8" w:rsidP="00D54586">
            <w:pPr>
              <w:spacing w:after="0"/>
              <w:jc w:val="left"/>
              <w:rPr>
                <w:ins w:id="6758" w:author="Della Faille Philippe" w:date="2019-08-09T13:33:00Z"/>
                <w:rFonts w:ascii="Calibri" w:eastAsia="Times New Roman" w:hAnsi="Calibri" w:cs="Calibri"/>
                <w:color w:val="000000"/>
                <w:sz w:val="16"/>
              </w:rPr>
            </w:pPr>
            <w:ins w:id="675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C8A9155" w14:textId="77777777" w:rsidR="00E27DD8" w:rsidRPr="00740232" w:rsidRDefault="00E27DD8" w:rsidP="00D54586">
            <w:pPr>
              <w:spacing w:after="0"/>
              <w:jc w:val="center"/>
              <w:rPr>
                <w:ins w:id="6760" w:author="Della Faille Philippe" w:date="2019-08-09T13:33:00Z"/>
                <w:rFonts w:ascii="Calibri" w:eastAsia="Times New Roman" w:hAnsi="Calibri" w:cs="Calibri"/>
                <w:color w:val="000000"/>
                <w:sz w:val="16"/>
              </w:rPr>
            </w:pPr>
            <w:ins w:id="6761" w:author="Della Faille Philippe" w:date="2019-08-09T13:33:00Z">
              <w:r w:rsidRPr="00740232">
                <w:rPr>
                  <w:rFonts w:ascii="Calibri" w:eastAsia="Times New Roman" w:hAnsi="Calibri" w:cs="Calibri"/>
                  <w:color w:val="000000"/>
                  <w:sz w:val="16"/>
                </w:rPr>
                <w:t>56</w:t>
              </w:r>
            </w:ins>
          </w:p>
        </w:tc>
        <w:tc>
          <w:tcPr>
            <w:tcW w:w="2680" w:type="dxa"/>
            <w:tcBorders>
              <w:top w:val="nil"/>
              <w:left w:val="nil"/>
              <w:bottom w:val="nil"/>
              <w:right w:val="nil"/>
            </w:tcBorders>
            <w:shd w:val="clear" w:color="000000" w:fill="A9D08E"/>
            <w:noWrap/>
            <w:vAlign w:val="bottom"/>
            <w:hideMark/>
          </w:tcPr>
          <w:p w14:paraId="6AF66835" w14:textId="77777777" w:rsidR="00E27DD8" w:rsidRPr="00740232" w:rsidRDefault="00E27DD8" w:rsidP="00D54586">
            <w:pPr>
              <w:spacing w:after="0"/>
              <w:jc w:val="left"/>
              <w:rPr>
                <w:ins w:id="6762" w:author="Della Faille Philippe" w:date="2019-08-09T13:33:00Z"/>
                <w:rFonts w:ascii="Calibri" w:eastAsia="Times New Roman" w:hAnsi="Calibri" w:cs="Calibri"/>
                <w:color w:val="000000"/>
                <w:sz w:val="16"/>
              </w:rPr>
            </w:pPr>
            <w:ins w:id="6763" w:author="Della Faille Philippe" w:date="2019-08-09T13:33:00Z">
              <w:r w:rsidRPr="00740232">
                <w:rPr>
                  <w:rFonts w:ascii="Calibri" w:eastAsia="Times New Roman" w:hAnsi="Calibri" w:cs="Calibri"/>
                  <w:color w:val="000000"/>
                  <w:sz w:val="16"/>
                </w:rPr>
                <w:t>Temperature ref 10k</w:t>
              </w:r>
            </w:ins>
          </w:p>
        </w:tc>
        <w:tc>
          <w:tcPr>
            <w:tcW w:w="960" w:type="dxa"/>
            <w:tcBorders>
              <w:top w:val="nil"/>
              <w:left w:val="single" w:sz="4" w:space="0" w:color="auto"/>
              <w:bottom w:val="nil"/>
              <w:right w:val="single" w:sz="4" w:space="0" w:color="auto"/>
            </w:tcBorders>
            <w:shd w:val="clear" w:color="000000" w:fill="A9D08E"/>
            <w:noWrap/>
            <w:vAlign w:val="bottom"/>
            <w:hideMark/>
          </w:tcPr>
          <w:p w14:paraId="0A089CB0" w14:textId="77777777" w:rsidR="00E27DD8" w:rsidRPr="00740232" w:rsidRDefault="00E27DD8" w:rsidP="00D54586">
            <w:pPr>
              <w:spacing w:after="0"/>
              <w:jc w:val="center"/>
              <w:rPr>
                <w:ins w:id="6764" w:author="Della Faille Philippe" w:date="2019-08-09T13:33:00Z"/>
                <w:rFonts w:ascii="Calibri" w:eastAsia="Times New Roman" w:hAnsi="Calibri" w:cs="Calibri"/>
                <w:color w:val="000000"/>
                <w:sz w:val="16"/>
              </w:rPr>
            </w:pPr>
            <w:ins w:id="6765"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076FC0EA" w14:textId="77777777" w:rsidR="00E27DD8" w:rsidRPr="00740232" w:rsidRDefault="00E27DD8" w:rsidP="00D54586">
            <w:pPr>
              <w:spacing w:after="0"/>
              <w:jc w:val="center"/>
              <w:rPr>
                <w:ins w:id="6766" w:author="Della Faille Philippe" w:date="2019-08-09T13:33:00Z"/>
                <w:rFonts w:ascii="Calibri" w:eastAsia="Times New Roman" w:hAnsi="Calibri" w:cs="Calibri"/>
                <w:color w:val="000000"/>
                <w:sz w:val="16"/>
              </w:rPr>
            </w:pPr>
            <w:ins w:id="676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65489497" w14:textId="77777777" w:rsidR="00E27DD8" w:rsidRPr="00740232" w:rsidRDefault="00E27DD8" w:rsidP="00D54586">
            <w:pPr>
              <w:spacing w:after="0"/>
              <w:jc w:val="center"/>
              <w:rPr>
                <w:ins w:id="6768" w:author="Della Faille Philippe" w:date="2019-08-09T13:33:00Z"/>
                <w:rFonts w:ascii="Calibri" w:eastAsia="Times New Roman" w:hAnsi="Calibri" w:cs="Calibri"/>
                <w:color w:val="000000"/>
                <w:sz w:val="16"/>
              </w:rPr>
            </w:pPr>
            <w:ins w:id="676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C795EEA" w14:textId="77777777" w:rsidR="00E27DD8" w:rsidRPr="00740232" w:rsidRDefault="00E27DD8" w:rsidP="00D54586">
            <w:pPr>
              <w:spacing w:after="0"/>
              <w:jc w:val="center"/>
              <w:rPr>
                <w:ins w:id="6770" w:author="Della Faille Philippe" w:date="2019-08-09T13:33:00Z"/>
                <w:rFonts w:ascii="Calibri" w:eastAsia="Times New Roman" w:hAnsi="Calibri" w:cs="Calibri"/>
                <w:color w:val="000000"/>
                <w:sz w:val="16"/>
              </w:rPr>
            </w:pPr>
            <w:ins w:id="6771" w:author="Della Faille Philippe" w:date="2019-08-09T13:33:00Z">
              <w:r w:rsidRPr="00740232">
                <w:rPr>
                  <w:rFonts w:ascii="Calibri" w:eastAsia="Times New Roman" w:hAnsi="Calibri" w:cs="Calibri"/>
                  <w:color w:val="000000"/>
                  <w:sz w:val="16"/>
                </w:rPr>
                <w:t>90</w:t>
              </w:r>
            </w:ins>
          </w:p>
        </w:tc>
        <w:tc>
          <w:tcPr>
            <w:tcW w:w="1276" w:type="dxa"/>
            <w:tcBorders>
              <w:top w:val="nil"/>
              <w:left w:val="nil"/>
              <w:bottom w:val="nil"/>
              <w:right w:val="single" w:sz="4" w:space="0" w:color="auto"/>
            </w:tcBorders>
            <w:shd w:val="clear" w:color="000000" w:fill="A9D08E"/>
            <w:noWrap/>
            <w:vAlign w:val="bottom"/>
            <w:hideMark/>
          </w:tcPr>
          <w:p w14:paraId="473B0CBA" w14:textId="77777777" w:rsidR="00E27DD8" w:rsidRPr="00740232" w:rsidRDefault="00E27DD8" w:rsidP="00D54586">
            <w:pPr>
              <w:spacing w:after="0"/>
              <w:jc w:val="center"/>
              <w:rPr>
                <w:ins w:id="6772" w:author="Della Faille Philippe" w:date="2019-08-09T13:33:00Z"/>
                <w:rFonts w:ascii="Calibri" w:eastAsia="Times New Roman" w:hAnsi="Calibri" w:cs="Calibri"/>
                <w:color w:val="000000"/>
                <w:sz w:val="16"/>
              </w:rPr>
            </w:pPr>
            <w:ins w:id="6773" w:author="Della Faille Philippe" w:date="2019-08-09T13:33:00Z">
              <w:r w:rsidRPr="00740232">
                <w:rPr>
                  <w:rFonts w:ascii="Calibri" w:eastAsia="Times New Roman" w:hAnsi="Calibri" w:cs="Calibri"/>
                  <w:color w:val="000000"/>
                  <w:sz w:val="16"/>
                </w:rPr>
                <w:t>0x005A</w:t>
              </w:r>
            </w:ins>
          </w:p>
        </w:tc>
      </w:tr>
      <w:tr w:rsidR="00E27DD8" w:rsidRPr="00740232" w14:paraId="6ED78BF2" w14:textId="77777777" w:rsidTr="00D54586">
        <w:trPr>
          <w:trHeight w:val="288"/>
          <w:ins w:id="6774" w:author="Della Faille Philippe" w:date="2019-08-09T13:33:00Z"/>
        </w:trPr>
        <w:tc>
          <w:tcPr>
            <w:tcW w:w="960" w:type="dxa"/>
            <w:vMerge/>
            <w:tcBorders>
              <w:top w:val="nil"/>
              <w:left w:val="nil"/>
              <w:bottom w:val="nil"/>
              <w:right w:val="nil"/>
            </w:tcBorders>
            <w:vAlign w:val="center"/>
            <w:hideMark/>
          </w:tcPr>
          <w:p w14:paraId="7C6B3C43" w14:textId="77777777" w:rsidR="00E27DD8" w:rsidRPr="00740232" w:rsidRDefault="00E27DD8" w:rsidP="00D54586">
            <w:pPr>
              <w:spacing w:after="0"/>
              <w:jc w:val="left"/>
              <w:rPr>
                <w:ins w:id="677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8F3DCB0" w14:textId="77777777" w:rsidR="00E27DD8" w:rsidRPr="00740232" w:rsidRDefault="00E27DD8" w:rsidP="00D54586">
            <w:pPr>
              <w:spacing w:after="0"/>
              <w:jc w:val="left"/>
              <w:rPr>
                <w:ins w:id="6776" w:author="Della Faille Philippe" w:date="2019-08-09T13:33:00Z"/>
                <w:rFonts w:ascii="Calibri" w:eastAsia="Times New Roman" w:hAnsi="Calibri" w:cs="Calibri"/>
                <w:color w:val="000000"/>
                <w:sz w:val="16"/>
              </w:rPr>
            </w:pPr>
            <w:ins w:id="677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E6619A2" w14:textId="77777777" w:rsidR="00E27DD8" w:rsidRPr="00740232" w:rsidRDefault="00E27DD8" w:rsidP="00D54586">
            <w:pPr>
              <w:spacing w:after="0"/>
              <w:jc w:val="center"/>
              <w:rPr>
                <w:ins w:id="6778" w:author="Della Faille Philippe" w:date="2019-08-09T13:33:00Z"/>
                <w:rFonts w:ascii="Calibri" w:eastAsia="Times New Roman" w:hAnsi="Calibri" w:cs="Calibri"/>
                <w:color w:val="000000"/>
                <w:sz w:val="16"/>
              </w:rPr>
            </w:pPr>
            <w:ins w:id="6779" w:author="Della Faille Philippe" w:date="2019-08-09T13:33:00Z">
              <w:r w:rsidRPr="00740232">
                <w:rPr>
                  <w:rFonts w:ascii="Calibri" w:eastAsia="Times New Roman" w:hAnsi="Calibri" w:cs="Calibri"/>
                  <w:color w:val="000000"/>
                  <w:sz w:val="16"/>
                </w:rPr>
                <w:t>57</w:t>
              </w:r>
            </w:ins>
          </w:p>
        </w:tc>
        <w:tc>
          <w:tcPr>
            <w:tcW w:w="2680" w:type="dxa"/>
            <w:tcBorders>
              <w:top w:val="nil"/>
              <w:left w:val="nil"/>
              <w:bottom w:val="nil"/>
              <w:right w:val="nil"/>
            </w:tcBorders>
            <w:shd w:val="clear" w:color="000000" w:fill="A9D08E"/>
            <w:noWrap/>
            <w:vAlign w:val="bottom"/>
            <w:hideMark/>
          </w:tcPr>
          <w:p w14:paraId="2DF269EB" w14:textId="77777777" w:rsidR="00E27DD8" w:rsidRPr="00740232" w:rsidRDefault="00E27DD8" w:rsidP="00D54586">
            <w:pPr>
              <w:spacing w:after="0"/>
              <w:jc w:val="left"/>
              <w:rPr>
                <w:ins w:id="6780" w:author="Della Faille Philippe" w:date="2019-08-09T13:33:00Z"/>
                <w:rFonts w:ascii="Calibri" w:eastAsia="Times New Roman" w:hAnsi="Calibri" w:cs="Calibri"/>
                <w:color w:val="000000"/>
                <w:sz w:val="16"/>
              </w:rPr>
            </w:pPr>
            <w:ins w:id="6781" w:author="Della Faille Philippe" w:date="2019-08-09T13:33:00Z">
              <w:r w:rsidRPr="00740232">
                <w:rPr>
                  <w:rFonts w:ascii="Calibri" w:eastAsia="Times New Roman" w:hAnsi="Calibri" w:cs="Calibri"/>
                  <w:color w:val="000000"/>
                  <w:sz w:val="16"/>
                </w:rPr>
                <w:t>ADC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47D61ED5" w14:textId="77777777" w:rsidR="00E27DD8" w:rsidRPr="00740232" w:rsidRDefault="00E27DD8" w:rsidP="00D54586">
            <w:pPr>
              <w:spacing w:after="0"/>
              <w:jc w:val="center"/>
              <w:rPr>
                <w:ins w:id="6782" w:author="Della Faille Philippe" w:date="2019-08-09T13:33:00Z"/>
                <w:rFonts w:ascii="Calibri" w:eastAsia="Times New Roman" w:hAnsi="Calibri" w:cs="Calibri"/>
                <w:color w:val="000000"/>
                <w:sz w:val="16"/>
              </w:rPr>
            </w:pPr>
            <w:ins w:id="6783"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7C69AFA3" w14:textId="77777777" w:rsidR="00E27DD8" w:rsidRPr="00740232" w:rsidRDefault="00E27DD8" w:rsidP="00D54586">
            <w:pPr>
              <w:spacing w:after="0"/>
              <w:jc w:val="center"/>
              <w:rPr>
                <w:ins w:id="6784" w:author="Della Faille Philippe" w:date="2019-08-09T13:33:00Z"/>
                <w:rFonts w:ascii="Calibri" w:eastAsia="Times New Roman" w:hAnsi="Calibri" w:cs="Calibri"/>
                <w:color w:val="000000"/>
                <w:sz w:val="16"/>
              </w:rPr>
            </w:pPr>
            <w:ins w:id="678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7D83ED62" w14:textId="77777777" w:rsidR="00E27DD8" w:rsidRPr="00740232" w:rsidRDefault="00E27DD8" w:rsidP="00D54586">
            <w:pPr>
              <w:spacing w:after="0"/>
              <w:jc w:val="center"/>
              <w:rPr>
                <w:ins w:id="6786" w:author="Della Faille Philippe" w:date="2019-08-09T13:33:00Z"/>
                <w:rFonts w:ascii="Calibri" w:eastAsia="Times New Roman" w:hAnsi="Calibri" w:cs="Calibri"/>
                <w:color w:val="000000"/>
                <w:sz w:val="16"/>
              </w:rPr>
            </w:pPr>
            <w:ins w:id="678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4936BB77" w14:textId="77777777" w:rsidR="00E27DD8" w:rsidRPr="00740232" w:rsidRDefault="00E27DD8" w:rsidP="00D54586">
            <w:pPr>
              <w:spacing w:after="0"/>
              <w:jc w:val="center"/>
              <w:rPr>
                <w:ins w:id="6788" w:author="Della Faille Philippe" w:date="2019-08-09T13:33:00Z"/>
                <w:rFonts w:ascii="Calibri" w:eastAsia="Times New Roman" w:hAnsi="Calibri" w:cs="Calibri"/>
                <w:color w:val="000000"/>
                <w:sz w:val="16"/>
              </w:rPr>
            </w:pPr>
            <w:ins w:id="6789" w:author="Della Faille Philippe" w:date="2019-08-09T13:33:00Z">
              <w:r w:rsidRPr="00740232">
                <w:rPr>
                  <w:rFonts w:ascii="Calibri" w:eastAsia="Times New Roman" w:hAnsi="Calibri" w:cs="Calibri"/>
                  <w:color w:val="000000"/>
                  <w:sz w:val="16"/>
                </w:rPr>
                <w:t>92</w:t>
              </w:r>
            </w:ins>
          </w:p>
        </w:tc>
        <w:tc>
          <w:tcPr>
            <w:tcW w:w="1276" w:type="dxa"/>
            <w:tcBorders>
              <w:top w:val="nil"/>
              <w:left w:val="nil"/>
              <w:bottom w:val="nil"/>
              <w:right w:val="single" w:sz="4" w:space="0" w:color="auto"/>
            </w:tcBorders>
            <w:shd w:val="clear" w:color="000000" w:fill="A9D08E"/>
            <w:noWrap/>
            <w:vAlign w:val="bottom"/>
            <w:hideMark/>
          </w:tcPr>
          <w:p w14:paraId="53C2AF9A" w14:textId="77777777" w:rsidR="00E27DD8" w:rsidRPr="00740232" w:rsidRDefault="00E27DD8" w:rsidP="00D54586">
            <w:pPr>
              <w:spacing w:after="0"/>
              <w:jc w:val="center"/>
              <w:rPr>
                <w:ins w:id="6790" w:author="Della Faille Philippe" w:date="2019-08-09T13:33:00Z"/>
                <w:rFonts w:ascii="Calibri" w:eastAsia="Times New Roman" w:hAnsi="Calibri" w:cs="Calibri"/>
                <w:color w:val="000000"/>
                <w:sz w:val="16"/>
              </w:rPr>
            </w:pPr>
            <w:ins w:id="6791" w:author="Della Faille Philippe" w:date="2019-08-09T13:33:00Z">
              <w:r w:rsidRPr="00740232">
                <w:rPr>
                  <w:rFonts w:ascii="Calibri" w:eastAsia="Times New Roman" w:hAnsi="Calibri" w:cs="Calibri"/>
                  <w:color w:val="000000"/>
                  <w:sz w:val="16"/>
                </w:rPr>
                <w:t>0x005C</w:t>
              </w:r>
            </w:ins>
          </w:p>
        </w:tc>
      </w:tr>
      <w:tr w:rsidR="00E27DD8" w:rsidRPr="00740232" w14:paraId="7529FA94" w14:textId="77777777" w:rsidTr="00D54586">
        <w:trPr>
          <w:trHeight w:val="288"/>
          <w:ins w:id="6792" w:author="Della Faille Philippe" w:date="2019-08-09T13:33:00Z"/>
        </w:trPr>
        <w:tc>
          <w:tcPr>
            <w:tcW w:w="960" w:type="dxa"/>
            <w:vMerge/>
            <w:tcBorders>
              <w:top w:val="nil"/>
              <w:left w:val="nil"/>
              <w:bottom w:val="nil"/>
              <w:right w:val="nil"/>
            </w:tcBorders>
            <w:vAlign w:val="center"/>
            <w:hideMark/>
          </w:tcPr>
          <w:p w14:paraId="5E20BD6C" w14:textId="77777777" w:rsidR="00E27DD8" w:rsidRPr="00740232" w:rsidRDefault="00E27DD8" w:rsidP="00D54586">
            <w:pPr>
              <w:spacing w:after="0"/>
              <w:jc w:val="left"/>
              <w:rPr>
                <w:ins w:id="679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90FB17A" w14:textId="77777777" w:rsidR="00E27DD8" w:rsidRPr="00740232" w:rsidRDefault="00E27DD8" w:rsidP="00D54586">
            <w:pPr>
              <w:spacing w:after="0"/>
              <w:jc w:val="left"/>
              <w:rPr>
                <w:ins w:id="6794" w:author="Della Faille Philippe" w:date="2019-08-09T13:33:00Z"/>
                <w:rFonts w:ascii="Calibri" w:eastAsia="Times New Roman" w:hAnsi="Calibri" w:cs="Calibri"/>
                <w:color w:val="000000"/>
                <w:sz w:val="16"/>
              </w:rPr>
            </w:pPr>
            <w:ins w:id="679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5A18559C" w14:textId="77777777" w:rsidR="00E27DD8" w:rsidRPr="00740232" w:rsidRDefault="00E27DD8" w:rsidP="00D54586">
            <w:pPr>
              <w:spacing w:after="0"/>
              <w:jc w:val="center"/>
              <w:rPr>
                <w:ins w:id="6796" w:author="Della Faille Philippe" w:date="2019-08-09T13:33:00Z"/>
                <w:rFonts w:ascii="Calibri" w:eastAsia="Times New Roman" w:hAnsi="Calibri" w:cs="Calibri"/>
                <w:color w:val="000000"/>
                <w:sz w:val="16"/>
              </w:rPr>
            </w:pPr>
            <w:ins w:id="6797" w:author="Della Faille Philippe" w:date="2019-08-09T13:33:00Z">
              <w:r w:rsidRPr="00740232">
                <w:rPr>
                  <w:rFonts w:ascii="Calibri" w:eastAsia="Times New Roman" w:hAnsi="Calibri" w:cs="Calibri"/>
                  <w:color w:val="000000"/>
                  <w:sz w:val="16"/>
                </w:rPr>
                <w:t>58</w:t>
              </w:r>
            </w:ins>
          </w:p>
        </w:tc>
        <w:tc>
          <w:tcPr>
            <w:tcW w:w="2680" w:type="dxa"/>
            <w:tcBorders>
              <w:top w:val="nil"/>
              <w:left w:val="nil"/>
              <w:bottom w:val="nil"/>
              <w:right w:val="nil"/>
            </w:tcBorders>
            <w:shd w:val="clear" w:color="000000" w:fill="A9D08E"/>
            <w:noWrap/>
            <w:vAlign w:val="bottom"/>
            <w:hideMark/>
          </w:tcPr>
          <w:p w14:paraId="729915AA" w14:textId="77777777" w:rsidR="00E27DD8" w:rsidRPr="00740232" w:rsidRDefault="00E27DD8" w:rsidP="00D54586">
            <w:pPr>
              <w:spacing w:after="0"/>
              <w:jc w:val="left"/>
              <w:rPr>
                <w:ins w:id="6798" w:author="Della Faille Philippe" w:date="2019-08-09T13:33:00Z"/>
                <w:rFonts w:ascii="Calibri" w:eastAsia="Times New Roman" w:hAnsi="Calibri" w:cs="Calibri"/>
                <w:color w:val="000000"/>
                <w:sz w:val="16"/>
              </w:rPr>
            </w:pPr>
            <w:proofErr w:type="spellStart"/>
            <w:ins w:id="6799" w:author="Della Faille Philippe" w:date="2019-08-09T13:33:00Z">
              <w:r w:rsidRPr="00740232">
                <w:rPr>
                  <w:rFonts w:ascii="Calibri" w:eastAsia="Times New Roman" w:hAnsi="Calibri" w:cs="Calibri"/>
                  <w:color w:val="000000"/>
                  <w:sz w:val="16"/>
                </w:rPr>
                <w:t>uP</w:t>
              </w:r>
              <w:proofErr w:type="spellEnd"/>
              <w:r w:rsidRPr="00740232">
                <w:rPr>
                  <w:rFonts w:ascii="Calibri" w:eastAsia="Times New Roman" w:hAnsi="Calibri" w:cs="Calibri"/>
                  <w:color w:val="000000"/>
                  <w:sz w:val="16"/>
                </w:rPr>
                <w:t xml:space="preserve">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75E10C59" w14:textId="77777777" w:rsidR="00E27DD8" w:rsidRPr="00740232" w:rsidRDefault="00E27DD8" w:rsidP="00D54586">
            <w:pPr>
              <w:spacing w:after="0"/>
              <w:jc w:val="center"/>
              <w:rPr>
                <w:ins w:id="6800" w:author="Della Faille Philippe" w:date="2019-08-09T13:33:00Z"/>
                <w:rFonts w:ascii="Calibri" w:eastAsia="Times New Roman" w:hAnsi="Calibri" w:cs="Calibri"/>
                <w:color w:val="000000"/>
                <w:sz w:val="16"/>
              </w:rPr>
            </w:pPr>
            <w:ins w:id="6801"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55A39A42" w14:textId="77777777" w:rsidR="00E27DD8" w:rsidRPr="00740232" w:rsidRDefault="00E27DD8" w:rsidP="00D54586">
            <w:pPr>
              <w:spacing w:after="0"/>
              <w:jc w:val="center"/>
              <w:rPr>
                <w:ins w:id="6802" w:author="Della Faille Philippe" w:date="2019-08-09T13:33:00Z"/>
                <w:rFonts w:ascii="Calibri" w:eastAsia="Times New Roman" w:hAnsi="Calibri" w:cs="Calibri"/>
                <w:color w:val="000000"/>
                <w:sz w:val="16"/>
              </w:rPr>
            </w:pPr>
            <w:ins w:id="680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061AD6C" w14:textId="77777777" w:rsidR="00E27DD8" w:rsidRPr="00740232" w:rsidRDefault="00E27DD8" w:rsidP="00D54586">
            <w:pPr>
              <w:spacing w:after="0"/>
              <w:jc w:val="center"/>
              <w:rPr>
                <w:ins w:id="6804" w:author="Della Faille Philippe" w:date="2019-08-09T13:33:00Z"/>
                <w:rFonts w:ascii="Calibri" w:eastAsia="Times New Roman" w:hAnsi="Calibri" w:cs="Calibri"/>
                <w:color w:val="000000"/>
                <w:sz w:val="16"/>
              </w:rPr>
            </w:pPr>
            <w:ins w:id="680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E46BABD" w14:textId="77777777" w:rsidR="00E27DD8" w:rsidRPr="00740232" w:rsidRDefault="00E27DD8" w:rsidP="00D54586">
            <w:pPr>
              <w:spacing w:after="0"/>
              <w:jc w:val="center"/>
              <w:rPr>
                <w:ins w:id="6806" w:author="Della Faille Philippe" w:date="2019-08-09T13:33:00Z"/>
                <w:rFonts w:ascii="Calibri" w:eastAsia="Times New Roman" w:hAnsi="Calibri" w:cs="Calibri"/>
                <w:color w:val="000000"/>
                <w:sz w:val="16"/>
              </w:rPr>
            </w:pPr>
            <w:ins w:id="6807" w:author="Della Faille Philippe" w:date="2019-08-09T13:33:00Z">
              <w:r w:rsidRPr="00740232">
                <w:rPr>
                  <w:rFonts w:ascii="Calibri" w:eastAsia="Times New Roman" w:hAnsi="Calibri" w:cs="Calibri"/>
                  <w:color w:val="000000"/>
                  <w:sz w:val="16"/>
                </w:rPr>
                <w:t>94</w:t>
              </w:r>
            </w:ins>
          </w:p>
        </w:tc>
        <w:tc>
          <w:tcPr>
            <w:tcW w:w="1276" w:type="dxa"/>
            <w:tcBorders>
              <w:top w:val="nil"/>
              <w:left w:val="nil"/>
              <w:bottom w:val="nil"/>
              <w:right w:val="single" w:sz="4" w:space="0" w:color="auto"/>
            </w:tcBorders>
            <w:shd w:val="clear" w:color="000000" w:fill="A9D08E"/>
            <w:noWrap/>
            <w:vAlign w:val="bottom"/>
            <w:hideMark/>
          </w:tcPr>
          <w:p w14:paraId="3A76A879" w14:textId="77777777" w:rsidR="00E27DD8" w:rsidRPr="00740232" w:rsidRDefault="00E27DD8" w:rsidP="00D54586">
            <w:pPr>
              <w:spacing w:after="0"/>
              <w:jc w:val="center"/>
              <w:rPr>
                <w:ins w:id="6808" w:author="Della Faille Philippe" w:date="2019-08-09T13:33:00Z"/>
                <w:rFonts w:ascii="Calibri" w:eastAsia="Times New Roman" w:hAnsi="Calibri" w:cs="Calibri"/>
                <w:color w:val="000000"/>
                <w:sz w:val="16"/>
              </w:rPr>
            </w:pPr>
            <w:ins w:id="6809" w:author="Della Faille Philippe" w:date="2019-08-09T13:33:00Z">
              <w:r w:rsidRPr="00740232">
                <w:rPr>
                  <w:rFonts w:ascii="Calibri" w:eastAsia="Times New Roman" w:hAnsi="Calibri" w:cs="Calibri"/>
                  <w:color w:val="000000"/>
                  <w:sz w:val="16"/>
                </w:rPr>
                <w:t>0x005E</w:t>
              </w:r>
            </w:ins>
          </w:p>
        </w:tc>
      </w:tr>
      <w:tr w:rsidR="00E27DD8" w:rsidRPr="00740232" w14:paraId="244A9F8E" w14:textId="77777777" w:rsidTr="00D54586">
        <w:trPr>
          <w:trHeight w:val="288"/>
          <w:ins w:id="6810" w:author="Della Faille Philippe" w:date="2019-08-09T13:33:00Z"/>
        </w:trPr>
        <w:tc>
          <w:tcPr>
            <w:tcW w:w="960" w:type="dxa"/>
            <w:vMerge/>
            <w:tcBorders>
              <w:top w:val="nil"/>
              <w:left w:val="nil"/>
              <w:bottom w:val="nil"/>
              <w:right w:val="nil"/>
            </w:tcBorders>
            <w:vAlign w:val="center"/>
            <w:hideMark/>
          </w:tcPr>
          <w:p w14:paraId="667EEAB0" w14:textId="77777777" w:rsidR="00E27DD8" w:rsidRPr="00740232" w:rsidRDefault="00E27DD8" w:rsidP="00D54586">
            <w:pPr>
              <w:spacing w:after="0"/>
              <w:jc w:val="left"/>
              <w:rPr>
                <w:ins w:id="681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DFE4392" w14:textId="77777777" w:rsidR="00E27DD8" w:rsidRPr="00740232" w:rsidRDefault="00E27DD8" w:rsidP="00D54586">
            <w:pPr>
              <w:spacing w:after="0"/>
              <w:jc w:val="left"/>
              <w:rPr>
                <w:ins w:id="6812" w:author="Della Faille Philippe" w:date="2019-08-09T13:33:00Z"/>
                <w:rFonts w:ascii="Calibri" w:eastAsia="Times New Roman" w:hAnsi="Calibri" w:cs="Calibri"/>
                <w:color w:val="000000"/>
                <w:sz w:val="16"/>
              </w:rPr>
            </w:pPr>
            <w:ins w:id="681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E730585" w14:textId="77777777" w:rsidR="00E27DD8" w:rsidRPr="00740232" w:rsidRDefault="00E27DD8" w:rsidP="00D54586">
            <w:pPr>
              <w:spacing w:after="0"/>
              <w:jc w:val="center"/>
              <w:rPr>
                <w:ins w:id="6814" w:author="Della Faille Philippe" w:date="2019-08-09T13:33:00Z"/>
                <w:rFonts w:ascii="Calibri" w:eastAsia="Times New Roman" w:hAnsi="Calibri" w:cs="Calibri"/>
                <w:color w:val="000000"/>
                <w:sz w:val="16"/>
              </w:rPr>
            </w:pPr>
            <w:ins w:id="6815" w:author="Della Faille Philippe" w:date="2019-08-09T13:33:00Z">
              <w:r w:rsidRPr="00740232">
                <w:rPr>
                  <w:rFonts w:ascii="Calibri" w:eastAsia="Times New Roman" w:hAnsi="Calibri" w:cs="Calibri"/>
                  <w:color w:val="000000"/>
                  <w:sz w:val="16"/>
                </w:rPr>
                <w:t>59</w:t>
              </w:r>
            </w:ins>
          </w:p>
        </w:tc>
        <w:tc>
          <w:tcPr>
            <w:tcW w:w="2680" w:type="dxa"/>
            <w:tcBorders>
              <w:top w:val="nil"/>
              <w:left w:val="nil"/>
              <w:bottom w:val="nil"/>
              <w:right w:val="nil"/>
            </w:tcBorders>
            <w:shd w:val="clear" w:color="000000" w:fill="A9D08E"/>
            <w:noWrap/>
            <w:vAlign w:val="bottom"/>
            <w:hideMark/>
          </w:tcPr>
          <w:p w14:paraId="6DA76BBF" w14:textId="77777777" w:rsidR="00E27DD8" w:rsidRPr="00740232" w:rsidRDefault="00E27DD8" w:rsidP="00D54586">
            <w:pPr>
              <w:spacing w:after="0"/>
              <w:jc w:val="left"/>
              <w:rPr>
                <w:ins w:id="6816" w:author="Della Faille Philippe" w:date="2019-08-09T13:33:00Z"/>
                <w:rFonts w:ascii="Calibri" w:eastAsia="Times New Roman" w:hAnsi="Calibri" w:cs="Calibri"/>
                <w:color w:val="000000"/>
                <w:sz w:val="16"/>
              </w:rPr>
            </w:pPr>
            <w:ins w:id="6817" w:author="Della Faille Philippe" w:date="2019-08-09T13:33:00Z">
              <w:r w:rsidRPr="00740232">
                <w:rPr>
                  <w:rFonts w:ascii="Calibri" w:eastAsia="Times New Roman" w:hAnsi="Calibri" w:cs="Calibri"/>
                  <w:color w:val="000000"/>
                  <w:sz w:val="16"/>
                </w:rPr>
                <w:t>Pallet 1-2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4ADD7393" w14:textId="77777777" w:rsidR="00E27DD8" w:rsidRPr="00740232" w:rsidRDefault="00E27DD8" w:rsidP="00D54586">
            <w:pPr>
              <w:spacing w:after="0"/>
              <w:jc w:val="center"/>
              <w:rPr>
                <w:ins w:id="6818" w:author="Della Faille Philippe" w:date="2019-08-09T13:33:00Z"/>
                <w:rFonts w:ascii="Calibri" w:eastAsia="Times New Roman" w:hAnsi="Calibri" w:cs="Calibri"/>
                <w:color w:val="000000"/>
                <w:sz w:val="16"/>
              </w:rPr>
            </w:pPr>
            <w:ins w:id="6819"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2CA7AB8A" w14:textId="77777777" w:rsidR="00E27DD8" w:rsidRPr="00740232" w:rsidRDefault="00E27DD8" w:rsidP="00D54586">
            <w:pPr>
              <w:spacing w:after="0"/>
              <w:jc w:val="center"/>
              <w:rPr>
                <w:ins w:id="6820" w:author="Della Faille Philippe" w:date="2019-08-09T13:33:00Z"/>
                <w:rFonts w:ascii="Calibri" w:eastAsia="Times New Roman" w:hAnsi="Calibri" w:cs="Calibri"/>
                <w:color w:val="000000"/>
                <w:sz w:val="16"/>
              </w:rPr>
            </w:pPr>
            <w:ins w:id="682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376C9E81" w14:textId="77777777" w:rsidR="00E27DD8" w:rsidRPr="00740232" w:rsidRDefault="00E27DD8" w:rsidP="00D54586">
            <w:pPr>
              <w:spacing w:after="0"/>
              <w:jc w:val="center"/>
              <w:rPr>
                <w:ins w:id="6822" w:author="Della Faille Philippe" w:date="2019-08-09T13:33:00Z"/>
                <w:rFonts w:ascii="Calibri" w:eastAsia="Times New Roman" w:hAnsi="Calibri" w:cs="Calibri"/>
                <w:color w:val="000000"/>
                <w:sz w:val="16"/>
              </w:rPr>
            </w:pPr>
            <w:ins w:id="682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5D099EBE" w14:textId="77777777" w:rsidR="00E27DD8" w:rsidRPr="00740232" w:rsidRDefault="00E27DD8" w:rsidP="00D54586">
            <w:pPr>
              <w:spacing w:after="0"/>
              <w:jc w:val="center"/>
              <w:rPr>
                <w:ins w:id="6824" w:author="Della Faille Philippe" w:date="2019-08-09T13:33:00Z"/>
                <w:rFonts w:ascii="Calibri" w:eastAsia="Times New Roman" w:hAnsi="Calibri" w:cs="Calibri"/>
                <w:color w:val="000000"/>
                <w:sz w:val="16"/>
              </w:rPr>
            </w:pPr>
            <w:ins w:id="6825" w:author="Della Faille Philippe" w:date="2019-08-09T13:33:00Z">
              <w:r w:rsidRPr="00740232">
                <w:rPr>
                  <w:rFonts w:ascii="Calibri" w:eastAsia="Times New Roman" w:hAnsi="Calibri" w:cs="Calibri"/>
                  <w:color w:val="000000"/>
                  <w:sz w:val="16"/>
                </w:rPr>
                <w:t>96</w:t>
              </w:r>
            </w:ins>
          </w:p>
        </w:tc>
        <w:tc>
          <w:tcPr>
            <w:tcW w:w="1276" w:type="dxa"/>
            <w:tcBorders>
              <w:top w:val="nil"/>
              <w:left w:val="nil"/>
              <w:bottom w:val="nil"/>
              <w:right w:val="single" w:sz="4" w:space="0" w:color="auto"/>
            </w:tcBorders>
            <w:shd w:val="clear" w:color="000000" w:fill="A9D08E"/>
            <w:noWrap/>
            <w:vAlign w:val="bottom"/>
            <w:hideMark/>
          </w:tcPr>
          <w:p w14:paraId="551BBDBB" w14:textId="77777777" w:rsidR="00E27DD8" w:rsidRPr="00740232" w:rsidRDefault="00E27DD8" w:rsidP="00D54586">
            <w:pPr>
              <w:spacing w:after="0"/>
              <w:jc w:val="center"/>
              <w:rPr>
                <w:ins w:id="6826" w:author="Della Faille Philippe" w:date="2019-08-09T13:33:00Z"/>
                <w:rFonts w:ascii="Calibri" w:eastAsia="Times New Roman" w:hAnsi="Calibri" w:cs="Calibri"/>
                <w:color w:val="000000"/>
                <w:sz w:val="16"/>
              </w:rPr>
            </w:pPr>
            <w:ins w:id="6827" w:author="Della Faille Philippe" w:date="2019-08-09T13:33:00Z">
              <w:r w:rsidRPr="00740232">
                <w:rPr>
                  <w:rFonts w:ascii="Calibri" w:eastAsia="Times New Roman" w:hAnsi="Calibri" w:cs="Calibri"/>
                  <w:color w:val="000000"/>
                  <w:sz w:val="16"/>
                </w:rPr>
                <w:t>0x0060</w:t>
              </w:r>
            </w:ins>
          </w:p>
        </w:tc>
      </w:tr>
      <w:tr w:rsidR="00E27DD8" w:rsidRPr="00740232" w14:paraId="4B9307EA" w14:textId="77777777" w:rsidTr="00D54586">
        <w:trPr>
          <w:trHeight w:val="288"/>
          <w:ins w:id="6828" w:author="Della Faille Philippe" w:date="2019-08-09T13:33:00Z"/>
        </w:trPr>
        <w:tc>
          <w:tcPr>
            <w:tcW w:w="960" w:type="dxa"/>
            <w:vMerge/>
            <w:tcBorders>
              <w:top w:val="nil"/>
              <w:left w:val="nil"/>
              <w:bottom w:val="nil"/>
              <w:right w:val="nil"/>
            </w:tcBorders>
            <w:vAlign w:val="center"/>
            <w:hideMark/>
          </w:tcPr>
          <w:p w14:paraId="5DD7BE49" w14:textId="77777777" w:rsidR="00E27DD8" w:rsidRPr="00740232" w:rsidRDefault="00E27DD8" w:rsidP="00D54586">
            <w:pPr>
              <w:spacing w:after="0"/>
              <w:jc w:val="left"/>
              <w:rPr>
                <w:ins w:id="682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8ABDD19" w14:textId="77777777" w:rsidR="00E27DD8" w:rsidRPr="00740232" w:rsidRDefault="00E27DD8" w:rsidP="00D54586">
            <w:pPr>
              <w:spacing w:after="0"/>
              <w:jc w:val="left"/>
              <w:rPr>
                <w:ins w:id="6830" w:author="Della Faille Philippe" w:date="2019-08-09T13:33:00Z"/>
                <w:rFonts w:ascii="Calibri" w:eastAsia="Times New Roman" w:hAnsi="Calibri" w:cs="Calibri"/>
                <w:color w:val="000000"/>
                <w:sz w:val="16"/>
              </w:rPr>
            </w:pPr>
            <w:ins w:id="683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44DD51C" w14:textId="77777777" w:rsidR="00E27DD8" w:rsidRPr="00740232" w:rsidRDefault="00E27DD8" w:rsidP="00D54586">
            <w:pPr>
              <w:spacing w:after="0"/>
              <w:jc w:val="center"/>
              <w:rPr>
                <w:ins w:id="6832" w:author="Della Faille Philippe" w:date="2019-08-09T13:33:00Z"/>
                <w:rFonts w:ascii="Calibri" w:eastAsia="Times New Roman" w:hAnsi="Calibri" w:cs="Calibri"/>
                <w:color w:val="000000"/>
                <w:sz w:val="16"/>
              </w:rPr>
            </w:pPr>
            <w:ins w:id="6833" w:author="Della Faille Philippe" w:date="2019-08-09T13:33:00Z">
              <w:r w:rsidRPr="00740232">
                <w:rPr>
                  <w:rFonts w:ascii="Calibri" w:eastAsia="Times New Roman" w:hAnsi="Calibri" w:cs="Calibri"/>
                  <w:color w:val="000000"/>
                  <w:sz w:val="16"/>
                </w:rPr>
                <w:t>60</w:t>
              </w:r>
            </w:ins>
          </w:p>
        </w:tc>
        <w:tc>
          <w:tcPr>
            <w:tcW w:w="2680" w:type="dxa"/>
            <w:tcBorders>
              <w:top w:val="nil"/>
              <w:left w:val="nil"/>
              <w:bottom w:val="nil"/>
              <w:right w:val="nil"/>
            </w:tcBorders>
            <w:shd w:val="clear" w:color="000000" w:fill="A9D08E"/>
            <w:noWrap/>
            <w:vAlign w:val="bottom"/>
            <w:hideMark/>
          </w:tcPr>
          <w:p w14:paraId="28F56286" w14:textId="77777777" w:rsidR="00E27DD8" w:rsidRPr="00740232" w:rsidRDefault="00E27DD8" w:rsidP="00D54586">
            <w:pPr>
              <w:spacing w:after="0"/>
              <w:jc w:val="left"/>
              <w:rPr>
                <w:ins w:id="6834" w:author="Della Faille Philippe" w:date="2019-08-09T13:33:00Z"/>
                <w:rFonts w:ascii="Calibri" w:eastAsia="Times New Roman" w:hAnsi="Calibri" w:cs="Calibri"/>
                <w:color w:val="000000"/>
                <w:sz w:val="16"/>
              </w:rPr>
            </w:pPr>
            <w:ins w:id="6835" w:author="Della Faille Philippe" w:date="2019-08-09T13:33:00Z">
              <w:r w:rsidRPr="00740232">
                <w:rPr>
                  <w:rFonts w:ascii="Calibri" w:eastAsia="Times New Roman" w:hAnsi="Calibri" w:cs="Calibri"/>
                  <w:color w:val="000000"/>
                  <w:sz w:val="16"/>
                </w:rPr>
                <w:t>Pallet 3-4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68D16FDD" w14:textId="77777777" w:rsidR="00E27DD8" w:rsidRPr="00740232" w:rsidRDefault="00E27DD8" w:rsidP="00D54586">
            <w:pPr>
              <w:spacing w:after="0"/>
              <w:jc w:val="center"/>
              <w:rPr>
                <w:ins w:id="6836" w:author="Della Faille Philippe" w:date="2019-08-09T13:33:00Z"/>
                <w:rFonts w:ascii="Calibri" w:eastAsia="Times New Roman" w:hAnsi="Calibri" w:cs="Calibri"/>
                <w:color w:val="000000"/>
                <w:sz w:val="16"/>
              </w:rPr>
            </w:pPr>
            <w:ins w:id="6837"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45BD7289" w14:textId="77777777" w:rsidR="00E27DD8" w:rsidRPr="00740232" w:rsidRDefault="00E27DD8" w:rsidP="00D54586">
            <w:pPr>
              <w:spacing w:after="0"/>
              <w:jc w:val="center"/>
              <w:rPr>
                <w:ins w:id="6838" w:author="Della Faille Philippe" w:date="2019-08-09T13:33:00Z"/>
                <w:rFonts w:ascii="Calibri" w:eastAsia="Times New Roman" w:hAnsi="Calibri" w:cs="Calibri"/>
                <w:color w:val="000000"/>
                <w:sz w:val="16"/>
              </w:rPr>
            </w:pPr>
            <w:ins w:id="683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FDFD846" w14:textId="77777777" w:rsidR="00E27DD8" w:rsidRPr="00740232" w:rsidRDefault="00E27DD8" w:rsidP="00D54586">
            <w:pPr>
              <w:spacing w:after="0"/>
              <w:jc w:val="center"/>
              <w:rPr>
                <w:ins w:id="6840" w:author="Della Faille Philippe" w:date="2019-08-09T13:33:00Z"/>
                <w:rFonts w:ascii="Calibri" w:eastAsia="Times New Roman" w:hAnsi="Calibri" w:cs="Calibri"/>
                <w:color w:val="000000"/>
                <w:sz w:val="16"/>
              </w:rPr>
            </w:pPr>
            <w:ins w:id="684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1978BB7E" w14:textId="77777777" w:rsidR="00E27DD8" w:rsidRPr="00740232" w:rsidRDefault="00E27DD8" w:rsidP="00D54586">
            <w:pPr>
              <w:spacing w:after="0"/>
              <w:jc w:val="center"/>
              <w:rPr>
                <w:ins w:id="6842" w:author="Della Faille Philippe" w:date="2019-08-09T13:33:00Z"/>
                <w:rFonts w:ascii="Calibri" w:eastAsia="Times New Roman" w:hAnsi="Calibri" w:cs="Calibri"/>
                <w:color w:val="000000"/>
                <w:sz w:val="16"/>
              </w:rPr>
            </w:pPr>
            <w:ins w:id="6843" w:author="Della Faille Philippe" w:date="2019-08-09T13:33:00Z">
              <w:r w:rsidRPr="00740232">
                <w:rPr>
                  <w:rFonts w:ascii="Calibri" w:eastAsia="Times New Roman" w:hAnsi="Calibri" w:cs="Calibri"/>
                  <w:color w:val="000000"/>
                  <w:sz w:val="16"/>
                </w:rPr>
                <w:t>98</w:t>
              </w:r>
            </w:ins>
          </w:p>
        </w:tc>
        <w:tc>
          <w:tcPr>
            <w:tcW w:w="1276" w:type="dxa"/>
            <w:tcBorders>
              <w:top w:val="nil"/>
              <w:left w:val="nil"/>
              <w:bottom w:val="nil"/>
              <w:right w:val="single" w:sz="4" w:space="0" w:color="auto"/>
            </w:tcBorders>
            <w:shd w:val="clear" w:color="000000" w:fill="A9D08E"/>
            <w:noWrap/>
            <w:vAlign w:val="bottom"/>
            <w:hideMark/>
          </w:tcPr>
          <w:p w14:paraId="47BD7DE1" w14:textId="77777777" w:rsidR="00E27DD8" w:rsidRPr="00740232" w:rsidRDefault="00E27DD8" w:rsidP="00D54586">
            <w:pPr>
              <w:spacing w:after="0"/>
              <w:jc w:val="center"/>
              <w:rPr>
                <w:ins w:id="6844" w:author="Della Faille Philippe" w:date="2019-08-09T13:33:00Z"/>
                <w:rFonts w:ascii="Calibri" w:eastAsia="Times New Roman" w:hAnsi="Calibri" w:cs="Calibri"/>
                <w:color w:val="000000"/>
                <w:sz w:val="16"/>
              </w:rPr>
            </w:pPr>
            <w:ins w:id="6845" w:author="Della Faille Philippe" w:date="2019-08-09T13:33:00Z">
              <w:r w:rsidRPr="00740232">
                <w:rPr>
                  <w:rFonts w:ascii="Calibri" w:eastAsia="Times New Roman" w:hAnsi="Calibri" w:cs="Calibri"/>
                  <w:color w:val="000000"/>
                  <w:sz w:val="16"/>
                </w:rPr>
                <w:t>0x0062</w:t>
              </w:r>
            </w:ins>
          </w:p>
        </w:tc>
      </w:tr>
      <w:tr w:rsidR="00E27DD8" w:rsidRPr="00740232" w14:paraId="6A29DBA3" w14:textId="77777777" w:rsidTr="00D54586">
        <w:trPr>
          <w:trHeight w:val="288"/>
          <w:ins w:id="6846" w:author="Della Faille Philippe" w:date="2019-08-09T13:33:00Z"/>
        </w:trPr>
        <w:tc>
          <w:tcPr>
            <w:tcW w:w="960" w:type="dxa"/>
            <w:vMerge/>
            <w:tcBorders>
              <w:top w:val="nil"/>
              <w:left w:val="nil"/>
              <w:bottom w:val="nil"/>
              <w:right w:val="nil"/>
            </w:tcBorders>
            <w:vAlign w:val="center"/>
            <w:hideMark/>
          </w:tcPr>
          <w:p w14:paraId="62A37A6A" w14:textId="77777777" w:rsidR="00E27DD8" w:rsidRPr="00740232" w:rsidRDefault="00E27DD8" w:rsidP="00D54586">
            <w:pPr>
              <w:spacing w:after="0"/>
              <w:jc w:val="left"/>
              <w:rPr>
                <w:ins w:id="684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49C2F9E" w14:textId="77777777" w:rsidR="00E27DD8" w:rsidRPr="00740232" w:rsidRDefault="00E27DD8" w:rsidP="00D54586">
            <w:pPr>
              <w:spacing w:after="0"/>
              <w:jc w:val="left"/>
              <w:rPr>
                <w:ins w:id="6848" w:author="Della Faille Philippe" w:date="2019-08-09T13:33:00Z"/>
                <w:rFonts w:ascii="Calibri" w:eastAsia="Times New Roman" w:hAnsi="Calibri" w:cs="Calibri"/>
                <w:color w:val="000000"/>
                <w:sz w:val="16"/>
              </w:rPr>
            </w:pPr>
            <w:ins w:id="684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6DB8495" w14:textId="77777777" w:rsidR="00E27DD8" w:rsidRPr="00740232" w:rsidRDefault="00E27DD8" w:rsidP="00D54586">
            <w:pPr>
              <w:spacing w:after="0"/>
              <w:jc w:val="center"/>
              <w:rPr>
                <w:ins w:id="6850" w:author="Della Faille Philippe" w:date="2019-08-09T13:33:00Z"/>
                <w:rFonts w:ascii="Calibri" w:eastAsia="Times New Roman" w:hAnsi="Calibri" w:cs="Calibri"/>
                <w:color w:val="000000"/>
                <w:sz w:val="16"/>
              </w:rPr>
            </w:pPr>
            <w:ins w:id="6851" w:author="Della Faille Philippe" w:date="2019-08-09T13:33:00Z">
              <w:r w:rsidRPr="00740232">
                <w:rPr>
                  <w:rFonts w:ascii="Calibri" w:eastAsia="Times New Roman" w:hAnsi="Calibri" w:cs="Calibri"/>
                  <w:color w:val="000000"/>
                  <w:sz w:val="16"/>
                </w:rPr>
                <w:t>61</w:t>
              </w:r>
            </w:ins>
          </w:p>
        </w:tc>
        <w:tc>
          <w:tcPr>
            <w:tcW w:w="2680" w:type="dxa"/>
            <w:tcBorders>
              <w:top w:val="nil"/>
              <w:left w:val="nil"/>
              <w:bottom w:val="nil"/>
              <w:right w:val="nil"/>
            </w:tcBorders>
            <w:shd w:val="clear" w:color="000000" w:fill="A9D08E"/>
            <w:noWrap/>
            <w:vAlign w:val="bottom"/>
            <w:hideMark/>
          </w:tcPr>
          <w:p w14:paraId="0E7A2D36" w14:textId="77777777" w:rsidR="00E27DD8" w:rsidRPr="00740232" w:rsidRDefault="00E27DD8" w:rsidP="00D54586">
            <w:pPr>
              <w:spacing w:after="0"/>
              <w:jc w:val="left"/>
              <w:rPr>
                <w:ins w:id="6852" w:author="Della Faille Philippe" w:date="2019-08-09T13:33:00Z"/>
                <w:rFonts w:ascii="Calibri" w:eastAsia="Times New Roman" w:hAnsi="Calibri" w:cs="Calibri"/>
                <w:color w:val="000000"/>
                <w:sz w:val="16"/>
              </w:rPr>
            </w:pPr>
            <w:ins w:id="6853" w:author="Della Faille Philippe" w:date="2019-08-09T13:33:00Z">
              <w:r w:rsidRPr="00740232">
                <w:rPr>
                  <w:rFonts w:ascii="Calibri" w:eastAsia="Times New Roman" w:hAnsi="Calibri" w:cs="Calibri"/>
                  <w:color w:val="000000"/>
                  <w:sz w:val="16"/>
                </w:rPr>
                <w:t>Pallet 5-6 temperature</w:t>
              </w:r>
            </w:ins>
          </w:p>
        </w:tc>
        <w:tc>
          <w:tcPr>
            <w:tcW w:w="960" w:type="dxa"/>
            <w:tcBorders>
              <w:top w:val="nil"/>
              <w:left w:val="single" w:sz="4" w:space="0" w:color="auto"/>
              <w:bottom w:val="nil"/>
              <w:right w:val="single" w:sz="4" w:space="0" w:color="auto"/>
            </w:tcBorders>
            <w:shd w:val="clear" w:color="000000" w:fill="A9D08E"/>
            <w:noWrap/>
            <w:vAlign w:val="bottom"/>
            <w:hideMark/>
          </w:tcPr>
          <w:p w14:paraId="0025255F" w14:textId="77777777" w:rsidR="00E27DD8" w:rsidRPr="00740232" w:rsidRDefault="00E27DD8" w:rsidP="00D54586">
            <w:pPr>
              <w:spacing w:after="0"/>
              <w:jc w:val="center"/>
              <w:rPr>
                <w:ins w:id="6854" w:author="Della Faille Philippe" w:date="2019-08-09T13:33:00Z"/>
                <w:rFonts w:ascii="Calibri" w:eastAsia="Times New Roman" w:hAnsi="Calibri" w:cs="Calibri"/>
                <w:color w:val="000000"/>
                <w:sz w:val="16"/>
              </w:rPr>
            </w:pPr>
            <w:ins w:id="6855" w:author="Della Faille Philippe" w:date="2019-08-09T13:33:00Z">
              <w:r w:rsidRPr="00740232">
                <w:rPr>
                  <w:rFonts w:ascii="Calibri" w:eastAsia="Times New Roman" w:hAnsi="Calibri" w:cs="Calibri"/>
                  <w:color w:val="000000"/>
                  <w:sz w:val="16"/>
                </w:rPr>
                <w:t>deg C</w:t>
              </w:r>
            </w:ins>
          </w:p>
        </w:tc>
        <w:tc>
          <w:tcPr>
            <w:tcW w:w="960" w:type="dxa"/>
            <w:tcBorders>
              <w:top w:val="nil"/>
              <w:left w:val="nil"/>
              <w:bottom w:val="nil"/>
              <w:right w:val="single" w:sz="4" w:space="0" w:color="auto"/>
            </w:tcBorders>
            <w:shd w:val="clear" w:color="000000" w:fill="A9D08E"/>
            <w:noWrap/>
            <w:vAlign w:val="bottom"/>
            <w:hideMark/>
          </w:tcPr>
          <w:p w14:paraId="2C175C32" w14:textId="77777777" w:rsidR="00E27DD8" w:rsidRPr="00740232" w:rsidRDefault="00E27DD8" w:rsidP="00D54586">
            <w:pPr>
              <w:spacing w:after="0"/>
              <w:jc w:val="center"/>
              <w:rPr>
                <w:ins w:id="6856" w:author="Della Faille Philippe" w:date="2019-08-09T13:33:00Z"/>
                <w:rFonts w:ascii="Calibri" w:eastAsia="Times New Roman" w:hAnsi="Calibri" w:cs="Calibri"/>
                <w:color w:val="000000"/>
                <w:sz w:val="16"/>
              </w:rPr>
            </w:pPr>
            <w:ins w:id="685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1738A3DD" w14:textId="77777777" w:rsidR="00E27DD8" w:rsidRPr="00740232" w:rsidRDefault="00E27DD8" w:rsidP="00D54586">
            <w:pPr>
              <w:spacing w:after="0"/>
              <w:jc w:val="center"/>
              <w:rPr>
                <w:ins w:id="6858" w:author="Della Faille Philippe" w:date="2019-08-09T13:33:00Z"/>
                <w:rFonts w:ascii="Calibri" w:eastAsia="Times New Roman" w:hAnsi="Calibri" w:cs="Calibri"/>
                <w:color w:val="000000"/>
                <w:sz w:val="16"/>
              </w:rPr>
            </w:pPr>
            <w:ins w:id="685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2F311E6" w14:textId="77777777" w:rsidR="00E27DD8" w:rsidRPr="00740232" w:rsidRDefault="00E27DD8" w:rsidP="00D54586">
            <w:pPr>
              <w:spacing w:after="0"/>
              <w:jc w:val="center"/>
              <w:rPr>
                <w:ins w:id="6860" w:author="Della Faille Philippe" w:date="2019-08-09T13:33:00Z"/>
                <w:rFonts w:ascii="Calibri" w:eastAsia="Times New Roman" w:hAnsi="Calibri" w:cs="Calibri"/>
                <w:color w:val="000000"/>
                <w:sz w:val="16"/>
              </w:rPr>
            </w:pPr>
            <w:ins w:id="6861" w:author="Della Faille Philippe" w:date="2019-08-09T13:33:00Z">
              <w:r w:rsidRPr="00740232">
                <w:rPr>
                  <w:rFonts w:ascii="Calibri" w:eastAsia="Times New Roman" w:hAnsi="Calibri" w:cs="Calibri"/>
                  <w:color w:val="000000"/>
                  <w:sz w:val="16"/>
                </w:rPr>
                <w:t>100</w:t>
              </w:r>
            </w:ins>
          </w:p>
        </w:tc>
        <w:tc>
          <w:tcPr>
            <w:tcW w:w="1276" w:type="dxa"/>
            <w:tcBorders>
              <w:top w:val="nil"/>
              <w:left w:val="nil"/>
              <w:bottom w:val="nil"/>
              <w:right w:val="single" w:sz="4" w:space="0" w:color="auto"/>
            </w:tcBorders>
            <w:shd w:val="clear" w:color="000000" w:fill="A9D08E"/>
            <w:noWrap/>
            <w:vAlign w:val="bottom"/>
            <w:hideMark/>
          </w:tcPr>
          <w:p w14:paraId="7202A2BB" w14:textId="77777777" w:rsidR="00E27DD8" w:rsidRPr="00740232" w:rsidRDefault="00E27DD8" w:rsidP="00D54586">
            <w:pPr>
              <w:spacing w:after="0"/>
              <w:jc w:val="center"/>
              <w:rPr>
                <w:ins w:id="6862" w:author="Della Faille Philippe" w:date="2019-08-09T13:33:00Z"/>
                <w:rFonts w:ascii="Calibri" w:eastAsia="Times New Roman" w:hAnsi="Calibri" w:cs="Calibri"/>
                <w:color w:val="000000"/>
                <w:sz w:val="16"/>
              </w:rPr>
            </w:pPr>
            <w:ins w:id="6863" w:author="Della Faille Philippe" w:date="2019-08-09T13:33:00Z">
              <w:r w:rsidRPr="00740232">
                <w:rPr>
                  <w:rFonts w:ascii="Calibri" w:eastAsia="Times New Roman" w:hAnsi="Calibri" w:cs="Calibri"/>
                  <w:color w:val="000000"/>
                  <w:sz w:val="16"/>
                </w:rPr>
                <w:t>0x0064</w:t>
              </w:r>
            </w:ins>
          </w:p>
        </w:tc>
      </w:tr>
      <w:tr w:rsidR="00E27DD8" w:rsidRPr="00740232" w14:paraId="3BCD39AB" w14:textId="77777777" w:rsidTr="00D54586">
        <w:trPr>
          <w:trHeight w:val="288"/>
          <w:ins w:id="6864" w:author="Della Faille Philippe" w:date="2019-08-09T13:33:00Z"/>
        </w:trPr>
        <w:tc>
          <w:tcPr>
            <w:tcW w:w="960" w:type="dxa"/>
            <w:vMerge/>
            <w:tcBorders>
              <w:top w:val="nil"/>
              <w:left w:val="nil"/>
              <w:bottom w:val="nil"/>
              <w:right w:val="nil"/>
            </w:tcBorders>
            <w:vAlign w:val="center"/>
            <w:hideMark/>
          </w:tcPr>
          <w:p w14:paraId="62DBF838" w14:textId="77777777" w:rsidR="00E27DD8" w:rsidRPr="00740232" w:rsidRDefault="00E27DD8" w:rsidP="00D54586">
            <w:pPr>
              <w:spacing w:after="0"/>
              <w:jc w:val="left"/>
              <w:rPr>
                <w:ins w:id="686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BCE6DC9" w14:textId="77777777" w:rsidR="00E27DD8" w:rsidRPr="00740232" w:rsidRDefault="00E27DD8" w:rsidP="00D54586">
            <w:pPr>
              <w:spacing w:after="0"/>
              <w:jc w:val="left"/>
              <w:rPr>
                <w:ins w:id="6866" w:author="Della Faille Philippe" w:date="2019-08-09T13:33:00Z"/>
                <w:rFonts w:ascii="Calibri" w:eastAsia="Times New Roman" w:hAnsi="Calibri" w:cs="Calibri"/>
                <w:color w:val="000000"/>
                <w:sz w:val="16"/>
              </w:rPr>
            </w:pPr>
            <w:ins w:id="686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9569203" w14:textId="77777777" w:rsidR="00E27DD8" w:rsidRPr="00740232" w:rsidRDefault="00E27DD8" w:rsidP="00D54586">
            <w:pPr>
              <w:spacing w:after="0"/>
              <w:jc w:val="center"/>
              <w:rPr>
                <w:ins w:id="6868" w:author="Della Faille Philippe" w:date="2019-08-09T13:33:00Z"/>
                <w:rFonts w:ascii="Calibri" w:eastAsia="Times New Roman" w:hAnsi="Calibri" w:cs="Calibri"/>
                <w:color w:val="000000"/>
                <w:sz w:val="16"/>
              </w:rPr>
            </w:pPr>
            <w:ins w:id="6869" w:author="Della Faille Philippe" w:date="2019-08-09T13:33:00Z">
              <w:r w:rsidRPr="00740232">
                <w:rPr>
                  <w:rFonts w:ascii="Calibri" w:eastAsia="Times New Roman" w:hAnsi="Calibri" w:cs="Calibri"/>
                  <w:color w:val="000000"/>
                  <w:sz w:val="16"/>
                </w:rPr>
                <w:t>62</w:t>
              </w:r>
            </w:ins>
          </w:p>
        </w:tc>
        <w:tc>
          <w:tcPr>
            <w:tcW w:w="2680" w:type="dxa"/>
            <w:tcBorders>
              <w:top w:val="nil"/>
              <w:left w:val="nil"/>
              <w:bottom w:val="nil"/>
              <w:right w:val="nil"/>
            </w:tcBorders>
            <w:shd w:val="clear" w:color="000000" w:fill="A9D08E"/>
            <w:noWrap/>
            <w:vAlign w:val="bottom"/>
            <w:hideMark/>
          </w:tcPr>
          <w:p w14:paraId="792C3655" w14:textId="77777777" w:rsidR="00E27DD8" w:rsidRPr="00740232" w:rsidRDefault="00E27DD8" w:rsidP="00D54586">
            <w:pPr>
              <w:spacing w:after="0"/>
              <w:jc w:val="left"/>
              <w:rPr>
                <w:ins w:id="6870" w:author="Della Faille Philippe" w:date="2019-08-09T13:33:00Z"/>
                <w:rFonts w:ascii="Calibri" w:eastAsia="Times New Roman" w:hAnsi="Calibri" w:cs="Calibri"/>
                <w:color w:val="000000"/>
                <w:sz w:val="16"/>
              </w:rPr>
            </w:pPr>
            <w:ins w:id="6871" w:author="Della Faille Philippe" w:date="2019-08-09T13:33:00Z">
              <w:r w:rsidRPr="00740232">
                <w:rPr>
                  <w:rFonts w:ascii="Calibri" w:eastAsia="Times New Roman" w:hAnsi="Calibri" w:cs="Calibri"/>
                  <w:color w:val="000000"/>
                  <w:sz w:val="16"/>
                </w:rPr>
                <w:t>PWM fan x</w:t>
              </w:r>
            </w:ins>
          </w:p>
        </w:tc>
        <w:tc>
          <w:tcPr>
            <w:tcW w:w="960" w:type="dxa"/>
            <w:tcBorders>
              <w:top w:val="nil"/>
              <w:left w:val="single" w:sz="4" w:space="0" w:color="auto"/>
              <w:bottom w:val="nil"/>
              <w:right w:val="single" w:sz="4" w:space="0" w:color="auto"/>
            </w:tcBorders>
            <w:shd w:val="clear" w:color="000000" w:fill="A9D08E"/>
            <w:noWrap/>
            <w:vAlign w:val="bottom"/>
            <w:hideMark/>
          </w:tcPr>
          <w:p w14:paraId="302D5264" w14:textId="77777777" w:rsidR="00E27DD8" w:rsidRPr="00740232" w:rsidRDefault="00E27DD8" w:rsidP="00D54586">
            <w:pPr>
              <w:spacing w:after="0"/>
              <w:jc w:val="center"/>
              <w:rPr>
                <w:ins w:id="6872" w:author="Della Faille Philippe" w:date="2019-08-09T13:33:00Z"/>
                <w:rFonts w:ascii="Calibri" w:eastAsia="Times New Roman" w:hAnsi="Calibri" w:cs="Calibri"/>
                <w:color w:val="000000"/>
                <w:sz w:val="16"/>
              </w:rPr>
            </w:pPr>
            <w:ins w:id="6873" w:author="Della Faille Philippe" w:date="2019-08-09T13:33:00Z">
              <w:r w:rsidRPr="00740232">
                <w:rPr>
                  <w:rFonts w:ascii="Calibri" w:eastAsia="Times New Roman" w:hAnsi="Calibri" w:cs="Calibri"/>
                  <w:color w:val="000000"/>
                  <w:sz w:val="16"/>
                </w:rPr>
                <w:t>%</w:t>
              </w:r>
            </w:ins>
          </w:p>
        </w:tc>
        <w:tc>
          <w:tcPr>
            <w:tcW w:w="960" w:type="dxa"/>
            <w:tcBorders>
              <w:top w:val="nil"/>
              <w:left w:val="nil"/>
              <w:bottom w:val="nil"/>
              <w:right w:val="single" w:sz="4" w:space="0" w:color="auto"/>
            </w:tcBorders>
            <w:shd w:val="clear" w:color="000000" w:fill="A9D08E"/>
            <w:noWrap/>
            <w:vAlign w:val="bottom"/>
            <w:hideMark/>
          </w:tcPr>
          <w:p w14:paraId="55BE9560" w14:textId="77777777" w:rsidR="00E27DD8" w:rsidRPr="00740232" w:rsidRDefault="00E27DD8" w:rsidP="00D54586">
            <w:pPr>
              <w:spacing w:after="0"/>
              <w:jc w:val="center"/>
              <w:rPr>
                <w:ins w:id="6874" w:author="Della Faille Philippe" w:date="2019-08-09T13:33:00Z"/>
                <w:rFonts w:ascii="Calibri" w:eastAsia="Times New Roman" w:hAnsi="Calibri" w:cs="Calibri"/>
                <w:color w:val="000000"/>
                <w:sz w:val="16"/>
              </w:rPr>
            </w:pPr>
            <w:ins w:id="6875"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0B7575EB" w14:textId="77777777" w:rsidR="00E27DD8" w:rsidRPr="00740232" w:rsidRDefault="00E27DD8" w:rsidP="00D54586">
            <w:pPr>
              <w:spacing w:after="0"/>
              <w:jc w:val="center"/>
              <w:rPr>
                <w:ins w:id="6876" w:author="Della Faille Philippe" w:date="2019-08-09T13:33:00Z"/>
                <w:rFonts w:ascii="Calibri" w:eastAsia="Times New Roman" w:hAnsi="Calibri" w:cs="Calibri"/>
                <w:color w:val="000000"/>
                <w:sz w:val="16"/>
              </w:rPr>
            </w:pPr>
            <w:ins w:id="6877"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34397D62" w14:textId="77777777" w:rsidR="00E27DD8" w:rsidRPr="00740232" w:rsidRDefault="00E27DD8" w:rsidP="00D54586">
            <w:pPr>
              <w:spacing w:after="0"/>
              <w:jc w:val="center"/>
              <w:rPr>
                <w:ins w:id="6878" w:author="Della Faille Philippe" w:date="2019-08-09T13:33:00Z"/>
                <w:rFonts w:ascii="Calibri" w:eastAsia="Times New Roman" w:hAnsi="Calibri" w:cs="Calibri"/>
                <w:color w:val="000000"/>
                <w:sz w:val="16"/>
              </w:rPr>
            </w:pPr>
            <w:ins w:id="6879" w:author="Della Faille Philippe" w:date="2019-08-09T13:33:00Z">
              <w:r w:rsidRPr="00740232">
                <w:rPr>
                  <w:rFonts w:ascii="Calibri" w:eastAsia="Times New Roman" w:hAnsi="Calibri" w:cs="Calibri"/>
                  <w:color w:val="000000"/>
                  <w:sz w:val="16"/>
                </w:rPr>
                <w:t>102</w:t>
              </w:r>
            </w:ins>
          </w:p>
        </w:tc>
        <w:tc>
          <w:tcPr>
            <w:tcW w:w="1276" w:type="dxa"/>
            <w:tcBorders>
              <w:top w:val="nil"/>
              <w:left w:val="nil"/>
              <w:bottom w:val="nil"/>
              <w:right w:val="single" w:sz="4" w:space="0" w:color="auto"/>
            </w:tcBorders>
            <w:shd w:val="clear" w:color="000000" w:fill="A9D08E"/>
            <w:noWrap/>
            <w:vAlign w:val="bottom"/>
            <w:hideMark/>
          </w:tcPr>
          <w:p w14:paraId="1C8BD73E" w14:textId="77777777" w:rsidR="00E27DD8" w:rsidRPr="00740232" w:rsidRDefault="00E27DD8" w:rsidP="00D54586">
            <w:pPr>
              <w:spacing w:after="0"/>
              <w:jc w:val="center"/>
              <w:rPr>
                <w:ins w:id="6880" w:author="Della Faille Philippe" w:date="2019-08-09T13:33:00Z"/>
                <w:rFonts w:ascii="Calibri" w:eastAsia="Times New Roman" w:hAnsi="Calibri" w:cs="Calibri"/>
                <w:color w:val="000000"/>
                <w:sz w:val="16"/>
              </w:rPr>
            </w:pPr>
            <w:ins w:id="6881" w:author="Della Faille Philippe" w:date="2019-08-09T13:33:00Z">
              <w:r w:rsidRPr="00740232">
                <w:rPr>
                  <w:rFonts w:ascii="Calibri" w:eastAsia="Times New Roman" w:hAnsi="Calibri" w:cs="Calibri"/>
                  <w:color w:val="000000"/>
                  <w:sz w:val="16"/>
                </w:rPr>
                <w:t>0x0066</w:t>
              </w:r>
            </w:ins>
          </w:p>
        </w:tc>
      </w:tr>
      <w:tr w:rsidR="00E27DD8" w:rsidRPr="00740232" w14:paraId="7657656B" w14:textId="77777777" w:rsidTr="00D54586">
        <w:trPr>
          <w:trHeight w:val="288"/>
          <w:ins w:id="6882" w:author="Della Faille Philippe" w:date="2019-08-09T13:33:00Z"/>
        </w:trPr>
        <w:tc>
          <w:tcPr>
            <w:tcW w:w="960" w:type="dxa"/>
            <w:vMerge/>
            <w:tcBorders>
              <w:top w:val="nil"/>
              <w:left w:val="nil"/>
              <w:bottom w:val="nil"/>
              <w:right w:val="nil"/>
            </w:tcBorders>
            <w:vAlign w:val="center"/>
            <w:hideMark/>
          </w:tcPr>
          <w:p w14:paraId="4B2A2E49" w14:textId="77777777" w:rsidR="00E27DD8" w:rsidRPr="00740232" w:rsidRDefault="00E27DD8" w:rsidP="00D54586">
            <w:pPr>
              <w:spacing w:after="0"/>
              <w:jc w:val="left"/>
              <w:rPr>
                <w:ins w:id="688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C3E8634" w14:textId="77777777" w:rsidR="00E27DD8" w:rsidRPr="00740232" w:rsidRDefault="00E27DD8" w:rsidP="00D54586">
            <w:pPr>
              <w:spacing w:after="0"/>
              <w:jc w:val="left"/>
              <w:rPr>
                <w:ins w:id="6884" w:author="Della Faille Philippe" w:date="2019-08-09T13:33:00Z"/>
                <w:rFonts w:ascii="Calibri" w:eastAsia="Times New Roman" w:hAnsi="Calibri" w:cs="Calibri"/>
                <w:color w:val="000000"/>
                <w:sz w:val="16"/>
              </w:rPr>
            </w:pPr>
            <w:ins w:id="688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5AF5101" w14:textId="77777777" w:rsidR="00E27DD8" w:rsidRPr="00740232" w:rsidRDefault="00E27DD8" w:rsidP="00D54586">
            <w:pPr>
              <w:spacing w:after="0"/>
              <w:jc w:val="center"/>
              <w:rPr>
                <w:ins w:id="6886" w:author="Della Faille Philippe" w:date="2019-08-09T13:33:00Z"/>
                <w:rFonts w:ascii="Calibri" w:eastAsia="Times New Roman" w:hAnsi="Calibri" w:cs="Calibri"/>
                <w:color w:val="000000"/>
                <w:sz w:val="16"/>
              </w:rPr>
            </w:pPr>
            <w:ins w:id="6887" w:author="Della Faille Philippe" w:date="2019-08-09T13:33:00Z">
              <w:r w:rsidRPr="00740232">
                <w:rPr>
                  <w:rFonts w:ascii="Calibri" w:eastAsia="Times New Roman" w:hAnsi="Calibri" w:cs="Calibri"/>
                  <w:color w:val="000000"/>
                  <w:sz w:val="16"/>
                </w:rPr>
                <w:t>63</w:t>
              </w:r>
            </w:ins>
          </w:p>
        </w:tc>
        <w:tc>
          <w:tcPr>
            <w:tcW w:w="2680" w:type="dxa"/>
            <w:tcBorders>
              <w:top w:val="nil"/>
              <w:left w:val="nil"/>
              <w:bottom w:val="nil"/>
              <w:right w:val="nil"/>
            </w:tcBorders>
            <w:shd w:val="clear" w:color="000000" w:fill="A9D08E"/>
            <w:noWrap/>
            <w:vAlign w:val="bottom"/>
            <w:hideMark/>
          </w:tcPr>
          <w:p w14:paraId="61C38494" w14:textId="77777777" w:rsidR="00E27DD8" w:rsidRPr="00740232" w:rsidRDefault="00E27DD8" w:rsidP="00D54586">
            <w:pPr>
              <w:spacing w:after="0"/>
              <w:jc w:val="left"/>
              <w:rPr>
                <w:ins w:id="6888" w:author="Della Faille Philippe" w:date="2019-08-09T13:33:00Z"/>
                <w:rFonts w:ascii="Calibri" w:eastAsia="Times New Roman" w:hAnsi="Calibri" w:cs="Calibri"/>
                <w:color w:val="000000"/>
                <w:sz w:val="16"/>
              </w:rPr>
            </w:pPr>
            <w:ins w:id="6889" w:author="Della Faille Philippe" w:date="2019-08-09T13:33:00Z">
              <w:r w:rsidRPr="00740232">
                <w:rPr>
                  <w:rFonts w:ascii="Calibri" w:eastAsia="Times New Roman" w:hAnsi="Calibri" w:cs="Calibri"/>
                  <w:color w:val="000000"/>
                  <w:sz w:val="16"/>
                </w:rPr>
                <w:t>speed fan 1</w:t>
              </w:r>
            </w:ins>
          </w:p>
        </w:tc>
        <w:tc>
          <w:tcPr>
            <w:tcW w:w="960" w:type="dxa"/>
            <w:tcBorders>
              <w:top w:val="nil"/>
              <w:left w:val="single" w:sz="4" w:space="0" w:color="auto"/>
              <w:bottom w:val="nil"/>
              <w:right w:val="single" w:sz="4" w:space="0" w:color="auto"/>
            </w:tcBorders>
            <w:shd w:val="clear" w:color="000000" w:fill="A9D08E"/>
            <w:noWrap/>
            <w:vAlign w:val="bottom"/>
            <w:hideMark/>
          </w:tcPr>
          <w:p w14:paraId="24C20D4A" w14:textId="77777777" w:rsidR="00E27DD8" w:rsidRPr="00740232" w:rsidRDefault="00E27DD8" w:rsidP="00D54586">
            <w:pPr>
              <w:spacing w:after="0"/>
              <w:jc w:val="center"/>
              <w:rPr>
                <w:ins w:id="6890" w:author="Della Faille Philippe" w:date="2019-08-09T13:33:00Z"/>
                <w:rFonts w:ascii="Calibri" w:eastAsia="Times New Roman" w:hAnsi="Calibri" w:cs="Calibri"/>
                <w:color w:val="000000"/>
                <w:sz w:val="16"/>
              </w:rPr>
            </w:pPr>
            <w:ins w:id="6891" w:author="Della Faille Philippe" w:date="2019-08-09T13:33:00Z">
              <w:r w:rsidRPr="00740232">
                <w:rPr>
                  <w:rFonts w:ascii="Calibri" w:eastAsia="Times New Roman" w:hAnsi="Calibri" w:cs="Calibri"/>
                  <w:color w:val="000000"/>
                  <w:sz w:val="16"/>
                </w:rPr>
                <w:t>rpm</w:t>
              </w:r>
            </w:ins>
          </w:p>
        </w:tc>
        <w:tc>
          <w:tcPr>
            <w:tcW w:w="960" w:type="dxa"/>
            <w:tcBorders>
              <w:top w:val="nil"/>
              <w:left w:val="nil"/>
              <w:bottom w:val="nil"/>
              <w:right w:val="single" w:sz="4" w:space="0" w:color="auto"/>
            </w:tcBorders>
            <w:shd w:val="clear" w:color="000000" w:fill="A9D08E"/>
            <w:noWrap/>
            <w:vAlign w:val="bottom"/>
            <w:hideMark/>
          </w:tcPr>
          <w:p w14:paraId="43849C76" w14:textId="77777777" w:rsidR="00E27DD8" w:rsidRPr="00740232" w:rsidRDefault="00E27DD8" w:rsidP="00D54586">
            <w:pPr>
              <w:spacing w:after="0"/>
              <w:jc w:val="center"/>
              <w:rPr>
                <w:ins w:id="6892" w:author="Della Faille Philippe" w:date="2019-08-09T13:33:00Z"/>
                <w:rFonts w:ascii="Calibri" w:eastAsia="Times New Roman" w:hAnsi="Calibri" w:cs="Calibri"/>
                <w:color w:val="000000"/>
                <w:sz w:val="16"/>
              </w:rPr>
            </w:pPr>
            <w:ins w:id="6893"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517326C5" w14:textId="77777777" w:rsidR="00E27DD8" w:rsidRPr="00740232" w:rsidRDefault="00E27DD8" w:rsidP="00D54586">
            <w:pPr>
              <w:spacing w:after="0"/>
              <w:jc w:val="center"/>
              <w:rPr>
                <w:ins w:id="6894" w:author="Della Faille Philippe" w:date="2019-08-09T13:33:00Z"/>
                <w:rFonts w:ascii="Calibri" w:eastAsia="Times New Roman" w:hAnsi="Calibri" w:cs="Calibri"/>
                <w:color w:val="000000"/>
                <w:sz w:val="16"/>
              </w:rPr>
            </w:pPr>
            <w:ins w:id="6895"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49A32D7B" w14:textId="77777777" w:rsidR="00E27DD8" w:rsidRPr="00740232" w:rsidRDefault="00E27DD8" w:rsidP="00D54586">
            <w:pPr>
              <w:spacing w:after="0"/>
              <w:jc w:val="center"/>
              <w:rPr>
                <w:ins w:id="6896" w:author="Della Faille Philippe" w:date="2019-08-09T13:33:00Z"/>
                <w:rFonts w:ascii="Calibri" w:eastAsia="Times New Roman" w:hAnsi="Calibri" w:cs="Calibri"/>
                <w:color w:val="000000"/>
                <w:sz w:val="16"/>
              </w:rPr>
            </w:pPr>
            <w:ins w:id="6897" w:author="Della Faille Philippe" w:date="2019-08-09T13:33:00Z">
              <w:r w:rsidRPr="00740232">
                <w:rPr>
                  <w:rFonts w:ascii="Calibri" w:eastAsia="Times New Roman" w:hAnsi="Calibri" w:cs="Calibri"/>
                  <w:color w:val="000000"/>
                  <w:sz w:val="16"/>
                </w:rPr>
                <w:t>103</w:t>
              </w:r>
            </w:ins>
          </w:p>
        </w:tc>
        <w:tc>
          <w:tcPr>
            <w:tcW w:w="1276" w:type="dxa"/>
            <w:tcBorders>
              <w:top w:val="nil"/>
              <w:left w:val="nil"/>
              <w:bottom w:val="nil"/>
              <w:right w:val="single" w:sz="4" w:space="0" w:color="auto"/>
            </w:tcBorders>
            <w:shd w:val="clear" w:color="000000" w:fill="A9D08E"/>
            <w:noWrap/>
            <w:vAlign w:val="bottom"/>
            <w:hideMark/>
          </w:tcPr>
          <w:p w14:paraId="1414A054" w14:textId="77777777" w:rsidR="00E27DD8" w:rsidRPr="00740232" w:rsidRDefault="00E27DD8" w:rsidP="00D54586">
            <w:pPr>
              <w:spacing w:after="0"/>
              <w:jc w:val="center"/>
              <w:rPr>
                <w:ins w:id="6898" w:author="Della Faille Philippe" w:date="2019-08-09T13:33:00Z"/>
                <w:rFonts w:ascii="Calibri" w:eastAsia="Times New Roman" w:hAnsi="Calibri" w:cs="Calibri"/>
                <w:color w:val="000000"/>
                <w:sz w:val="16"/>
              </w:rPr>
            </w:pPr>
            <w:ins w:id="6899" w:author="Della Faille Philippe" w:date="2019-08-09T13:33:00Z">
              <w:r w:rsidRPr="00740232">
                <w:rPr>
                  <w:rFonts w:ascii="Calibri" w:eastAsia="Times New Roman" w:hAnsi="Calibri" w:cs="Calibri"/>
                  <w:color w:val="000000"/>
                  <w:sz w:val="16"/>
                </w:rPr>
                <w:t>0x0067</w:t>
              </w:r>
            </w:ins>
          </w:p>
        </w:tc>
      </w:tr>
      <w:tr w:rsidR="00E27DD8" w:rsidRPr="00740232" w14:paraId="58B73B3C" w14:textId="77777777" w:rsidTr="00D54586">
        <w:trPr>
          <w:trHeight w:val="288"/>
          <w:ins w:id="6900" w:author="Della Faille Philippe" w:date="2019-08-09T13:33:00Z"/>
        </w:trPr>
        <w:tc>
          <w:tcPr>
            <w:tcW w:w="960" w:type="dxa"/>
            <w:vMerge/>
            <w:tcBorders>
              <w:top w:val="nil"/>
              <w:left w:val="nil"/>
              <w:bottom w:val="nil"/>
              <w:right w:val="nil"/>
            </w:tcBorders>
            <w:vAlign w:val="center"/>
            <w:hideMark/>
          </w:tcPr>
          <w:p w14:paraId="11DAAED6" w14:textId="77777777" w:rsidR="00E27DD8" w:rsidRPr="00740232" w:rsidRDefault="00E27DD8" w:rsidP="00D54586">
            <w:pPr>
              <w:spacing w:after="0"/>
              <w:jc w:val="left"/>
              <w:rPr>
                <w:ins w:id="690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D72100D" w14:textId="77777777" w:rsidR="00E27DD8" w:rsidRPr="00740232" w:rsidRDefault="00E27DD8" w:rsidP="00D54586">
            <w:pPr>
              <w:spacing w:after="0"/>
              <w:jc w:val="left"/>
              <w:rPr>
                <w:ins w:id="6902" w:author="Della Faille Philippe" w:date="2019-08-09T13:33:00Z"/>
                <w:rFonts w:ascii="Calibri" w:eastAsia="Times New Roman" w:hAnsi="Calibri" w:cs="Calibri"/>
                <w:color w:val="000000"/>
                <w:sz w:val="16"/>
              </w:rPr>
            </w:pPr>
            <w:ins w:id="690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6BDE8110" w14:textId="77777777" w:rsidR="00E27DD8" w:rsidRPr="00740232" w:rsidRDefault="00E27DD8" w:rsidP="00D54586">
            <w:pPr>
              <w:spacing w:after="0"/>
              <w:jc w:val="center"/>
              <w:rPr>
                <w:ins w:id="6904" w:author="Della Faille Philippe" w:date="2019-08-09T13:33:00Z"/>
                <w:rFonts w:ascii="Calibri" w:eastAsia="Times New Roman" w:hAnsi="Calibri" w:cs="Calibri"/>
                <w:color w:val="000000"/>
                <w:sz w:val="16"/>
              </w:rPr>
            </w:pPr>
            <w:ins w:id="6905" w:author="Della Faille Philippe" w:date="2019-08-09T13:33:00Z">
              <w:r w:rsidRPr="00740232">
                <w:rPr>
                  <w:rFonts w:ascii="Calibri" w:eastAsia="Times New Roman" w:hAnsi="Calibri" w:cs="Calibri"/>
                  <w:color w:val="000000"/>
                  <w:sz w:val="16"/>
                </w:rPr>
                <w:t>64</w:t>
              </w:r>
            </w:ins>
          </w:p>
        </w:tc>
        <w:tc>
          <w:tcPr>
            <w:tcW w:w="2680" w:type="dxa"/>
            <w:tcBorders>
              <w:top w:val="nil"/>
              <w:left w:val="nil"/>
              <w:bottom w:val="nil"/>
              <w:right w:val="nil"/>
            </w:tcBorders>
            <w:shd w:val="clear" w:color="000000" w:fill="A9D08E"/>
            <w:noWrap/>
            <w:vAlign w:val="bottom"/>
            <w:hideMark/>
          </w:tcPr>
          <w:p w14:paraId="520A2172" w14:textId="77777777" w:rsidR="00E27DD8" w:rsidRPr="00740232" w:rsidRDefault="00E27DD8" w:rsidP="00D54586">
            <w:pPr>
              <w:spacing w:after="0"/>
              <w:jc w:val="left"/>
              <w:rPr>
                <w:ins w:id="6906" w:author="Della Faille Philippe" w:date="2019-08-09T13:33:00Z"/>
                <w:rFonts w:ascii="Calibri" w:eastAsia="Times New Roman" w:hAnsi="Calibri" w:cs="Calibri"/>
                <w:color w:val="000000"/>
                <w:sz w:val="16"/>
              </w:rPr>
            </w:pPr>
            <w:ins w:id="6907" w:author="Della Faille Philippe" w:date="2019-08-09T13:33:00Z">
              <w:r w:rsidRPr="00740232">
                <w:rPr>
                  <w:rFonts w:ascii="Calibri" w:eastAsia="Times New Roman" w:hAnsi="Calibri" w:cs="Calibri"/>
                  <w:color w:val="000000"/>
                  <w:sz w:val="16"/>
                </w:rPr>
                <w:t>speed fan 2</w:t>
              </w:r>
            </w:ins>
          </w:p>
        </w:tc>
        <w:tc>
          <w:tcPr>
            <w:tcW w:w="960" w:type="dxa"/>
            <w:tcBorders>
              <w:top w:val="nil"/>
              <w:left w:val="single" w:sz="4" w:space="0" w:color="auto"/>
              <w:bottom w:val="nil"/>
              <w:right w:val="single" w:sz="4" w:space="0" w:color="auto"/>
            </w:tcBorders>
            <w:shd w:val="clear" w:color="000000" w:fill="A9D08E"/>
            <w:noWrap/>
            <w:vAlign w:val="bottom"/>
            <w:hideMark/>
          </w:tcPr>
          <w:p w14:paraId="69B1FC23" w14:textId="77777777" w:rsidR="00E27DD8" w:rsidRPr="00740232" w:rsidRDefault="00E27DD8" w:rsidP="00D54586">
            <w:pPr>
              <w:spacing w:after="0"/>
              <w:jc w:val="center"/>
              <w:rPr>
                <w:ins w:id="6908" w:author="Della Faille Philippe" w:date="2019-08-09T13:33:00Z"/>
                <w:rFonts w:ascii="Calibri" w:eastAsia="Times New Roman" w:hAnsi="Calibri" w:cs="Calibri"/>
                <w:color w:val="000000"/>
                <w:sz w:val="16"/>
              </w:rPr>
            </w:pPr>
            <w:ins w:id="6909" w:author="Della Faille Philippe" w:date="2019-08-09T13:33:00Z">
              <w:r w:rsidRPr="00740232">
                <w:rPr>
                  <w:rFonts w:ascii="Calibri" w:eastAsia="Times New Roman" w:hAnsi="Calibri" w:cs="Calibri"/>
                  <w:color w:val="000000"/>
                  <w:sz w:val="16"/>
                </w:rPr>
                <w:t>rpm</w:t>
              </w:r>
            </w:ins>
          </w:p>
        </w:tc>
        <w:tc>
          <w:tcPr>
            <w:tcW w:w="960" w:type="dxa"/>
            <w:tcBorders>
              <w:top w:val="nil"/>
              <w:left w:val="nil"/>
              <w:bottom w:val="nil"/>
              <w:right w:val="single" w:sz="4" w:space="0" w:color="auto"/>
            </w:tcBorders>
            <w:shd w:val="clear" w:color="000000" w:fill="A9D08E"/>
            <w:noWrap/>
            <w:vAlign w:val="bottom"/>
            <w:hideMark/>
          </w:tcPr>
          <w:p w14:paraId="6C22AFDE" w14:textId="77777777" w:rsidR="00E27DD8" w:rsidRPr="00740232" w:rsidRDefault="00E27DD8" w:rsidP="00D54586">
            <w:pPr>
              <w:spacing w:after="0"/>
              <w:jc w:val="center"/>
              <w:rPr>
                <w:ins w:id="6910" w:author="Della Faille Philippe" w:date="2019-08-09T13:33:00Z"/>
                <w:rFonts w:ascii="Calibri" w:eastAsia="Times New Roman" w:hAnsi="Calibri" w:cs="Calibri"/>
                <w:color w:val="000000"/>
                <w:sz w:val="16"/>
              </w:rPr>
            </w:pPr>
            <w:ins w:id="6911"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09C1B9BC" w14:textId="77777777" w:rsidR="00E27DD8" w:rsidRPr="00740232" w:rsidRDefault="00E27DD8" w:rsidP="00D54586">
            <w:pPr>
              <w:spacing w:after="0"/>
              <w:jc w:val="center"/>
              <w:rPr>
                <w:ins w:id="6912" w:author="Della Faille Philippe" w:date="2019-08-09T13:33:00Z"/>
                <w:rFonts w:ascii="Calibri" w:eastAsia="Times New Roman" w:hAnsi="Calibri" w:cs="Calibri"/>
                <w:color w:val="000000"/>
                <w:sz w:val="16"/>
              </w:rPr>
            </w:pPr>
            <w:ins w:id="6913"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7FF0BEE" w14:textId="77777777" w:rsidR="00E27DD8" w:rsidRPr="00740232" w:rsidRDefault="00E27DD8" w:rsidP="00D54586">
            <w:pPr>
              <w:spacing w:after="0"/>
              <w:jc w:val="center"/>
              <w:rPr>
                <w:ins w:id="6914" w:author="Della Faille Philippe" w:date="2019-08-09T13:33:00Z"/>
                <w:rFonts w:ascii="Calibri" w:eastAsia="Times New Roman" w:hAnsi="Calibri" w:cs="Calibri"/>
                <w:color w:val="000000"/>
                <w:sz w:val="16"/>
              </w:rPr>
            </w:pPr>
            <w:ins w:id="6915" w:author="Della Faille Philippe" w:date="2019-08-09T13:33:00Z">
              <w:r w:rsidRPr="00740232">
                <w:rPr>
                  <w:rFonts w:ascii="Calibri" w:eastAsia="Times New Roman" w:hAnsi="Calibri" w:cs="Calibri"/>
                  <w:color w:val="000000"/>
                  <w:sz w:val="16"/>
                </w:rPr>
                <w:t>104</w:t>
              </w:r>
            </w:ins>
          </w:p>
        </w:tc>
        <w:tc>
          <w:tcPr>
            <w:tcW w:w="1276" w:type="dxa"/>
            <w:tcBorders>
              <w:top w:val="nil"/>
              <w:left w:val="nil"/>
              <w:bottom w:val="nil"/>
              <w:right w:val="single" w:sz="4" w:space="0" w:color="auto"/>
            </w:tcBorders>
            <w:shd w:val="clear" w:color="000000" w:fill="A9D08E"/>
            <w:noWrap/>
            <w:vAlign w:val="bottom"/>
            <w:hideMark/>
          </w:tcPr>
          <w:p w14:paraId="3E7990DD" w14:textId="77777777" w:rsidR="00E27DD8" w:rsidRPr="00740232" w:rsidRDefault="00E27DD8" w:rsidP="00D54586">
            <w:pPr>
              <w:spacing w:after="0"/>
              <w:jc w:val="center"/>
              <w:rPr>
                <w:ins w:id="6916" w:author="Della Faille Philippe" w:date="2019-08-09T13:33:00Z"/>
                <w:rFonts w:ascii="Calibri" w:eastAsia="Times New Roman" w:hAnsi="Calibri" w:cs="Calibri"/>
                <w:color w:val="000000"/>
                <w:sz w:val="16"/>
              </w:rPr>
            </w:pPr>
            <w:ins w:id="6917" w:author="Della Faille Philippe" w:date="2019-08-09T13:33:00Z">
              <w:r w:rsidRPr="00740232">
                <w:rPr>
                  <w:rFonts w:ascii="Calibri" w:eastAsia="Times New Roman" w:hAnsi="Calibri" w:cs="Calibri"/>
                  <w:color w:val="000000"/>
                  <w:sz w:val="16"/>
                </w:rPr>
                <w:t>0x0068</w:t>
              </w:r>
            </w:ins>
          </w:p>
        </w:tc>
      </w:tr>
      <w:tr w:rsidR="00E27DD8" w:rsidRPr="00740232" w14:paraId="64CD8D2E" w14:textId="77777777" w:rsidTr="00D54586">
        <w:trPr>
          <w:trHeight w:val="288"/>
          <w:ins w:id="6918" w:author="Della Faille Philippe" w:date="2019-08-09T13:33:00Z"/>
        </w:trPr>
        <w:tc>
          <w:tcPr>
            <w:tcW w:w="960" w:type="dxa"/>
            <w:vMerge/>
            <w:tcBorders>
              <w:top w:val="nil"/>
              <w:left w:val="nil"/>
              <w:bottom w:val="nil"/>
              <w:right w:val="nil"/>
            </w:tcBorders>
            <w:vAlign w:val="center"/>
            <w:hideMark/>
          </w:tcPr>
          <w:p w14:paraId="08685B8B" w14:textId="77777777" w:rsidR="00E27DD8" w:rsidRPr="00740232" w:rsidRDefault="00E27DD8" w:rsidP="00D54586">
            <w:pPr>
              <w:spacing w:after="0"/>
              <w:jc w:val="left"/>
              <w:rPr>
                <w:ins w:id="691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268CA8CF" w14:textId="77777777" w:rsidR="00E27DD8" w:rsidRPr="00740232" w:rsidRDefault="00E27DD8" w:rsidP="00D54586">
            <w:pPr>
              <w:spacing w:after="0"/>
              <w:jc w:val="left"/>
              <w:rPr>
                <w:ins w:id="6920" w:author="Della Faille Philippe" w:date="2019-08-09T13:33:00Z"/>
                <w:rFonts w:ascii="Calibri" w:eastAsia="Times New Roman" w:hAnsi="Calibri" w:cs="Calibri"/>
                <w:color w:val="000000"/>
                <w:sz w:val="16"/>
              </w:rPr>
            </w:pPr>
            <w:ins w:id="692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7D34C159" w14:textId="77777777" w:rsidR="00E27DD8" w:rsidRPr="00740232" w:rsidRDefault="00E27DD8" w:rsidP="00D54586">
            <w:pPr>
              <w:spacing w:after="0"/>
              <w:jc w:val="center"/>
              <w:rPr>
                <w:ins w:id="6922" w:author="Della Faille Philippe" w:date="2019-08-09T13:33:00Z"/>
                <w:rFonts w:ascii="Calibri" w:eastAsia="Times New Roman" w:hAnsi="Calibri" w:cs="Calibri"/>
                <w:color w:val="000000"/>
                <w:sz w:val="16"/>
              </w:rPr>
            </w:pPr>
            <w:ins w:id="6923" w:author="Della Faille Philippe" w:date="2019-08-09T13:33:00Z">
              <w:r w:rsidRPr="00740232">
                <w:rPr>
                  <w:rFonts w:ascii="Calibri" w:eastAsia="Times New Roman" w:hAnsi="Calibri" w:cs="Calibri"/>
                  <w:color w:val="000000"/>
                  <w:sz w:val="16"/>
                </w:rPr>
                <w:t>65</w:t>
              </w:r>
            </w:ins>
          </w:p>
        </w:tc>
        <w:tc>
          <w:tcPr>
            <w:tcW w:w="2680" w:type="dxa"/>
            <w:tcBorders>
              <w:top w:val="nil"/>
              <w:left w:val="nil"/>
              <w:bottom w:val="nil"/>
              <w:right w:val="nil"/>
            </w:tcBorders>
            <w:shd w:val="clear" w:color="000000" w:fill="A9D08E"/>
            <w:noWrap/>
            <w:vAlign w:val="bottom"/>
            <w:hideMark/>
          </w:tcPr>
          <w:p w14:paraId="6BEA5D5A" w14:textId="77777777" w:rsidR="00E27DD8" w:rsidRPr="00740232" w:rsidRDefault="00E27DD8" w:rsidP="00D54586">
            <w:pPr>
              <w:spacing w:after="0"/>
              <w:jc w:val="left"/>
              <w:rPr>
                <w:ins w:id="6924" w:author="Della Faille Philippe" w:date="2019-08-09T13:33:00Z"/>
                <w:rFonts w:ascii="Calibri" w:eastAsia="Times New Roman" w:hAnsi="Calibri" w:cs="Calibri"/>
                <w:color w:val="000000"/>
                <w:sz w:val="16"/>
              </w:rPr>
            </w:pPr>
            <w:ins w:id="6925" w:author="Della Faille Philippe" w:date="2019-08-09T13:33:00Z">
              <w:r w:rsidRPr="00740232">
                <w:rPr>
                  <w:rFonts w:ascii="Calibri" w:eastAsia="Times New Roman" w:hAnsi="Calibri" w:cs="Calibri"/>
                  <w:color w:val="000000"/>
                  <w:sz w:val="16"/>
                </w:rPr>
                <w:t>speed fan 3</w:t>
              </w:r>
            </w:ins>
          </w:p>
        </w:tc>
        <w:tc>
          <w:tcPr>
            <w:tcW w:w="960" w:type="dxa"/>
            <w:tcBorders>
              <w:top w:val="nil"/>
              <w:left w:val="single" w:sz="4" w:space="0" w:color="auto"/>
              <w:bottom w:val="nil"/>
              <w:right w:val="single" w:sz="4" w:space="0" w:color="auto"/>
            </w:tcBorders>
            <w:shd w:val="clear" w:color="000000" w:fill="A9D08E"/>
            <w:noWrap/>
            <w:vAlign w:val="bottom"/>
            <w:hideMark/>
          </w:tcPr>
          <w:p w14:paraId="190C46CD" w14:textId="77777777" w:rsidR="00E27DD8" w:rsidRPr="00740232" w:rsidRDefault="00E27DD8" w:rsidP="00D54586">
            <w:pPr>
              <w:spacing w:after="0"/>
              <w:jc w:val="center"/>
              <w:rPr>
                <w:ins w:id="6926" w:author="Della Faille Philippe" w:date="2019-08-09T13:33:00Z"/>
                <w:rFonts w:ascii="Calibri" w:eastAsia="Times New Roman" w:hAnsi="Calibri" w:cs="Calibri"/>
                <w:color w:val="000000"/>
                <w:sz w:val="16"/>
              </w:rPr>
            </w:pPr>
            <w:ins w:id="6927" w:author="Della Faille Philippe" w:date="2019-08-09T13:33:00Z">
              <w:r w:rsidRPr="00740232">
                <w:rPr>
                  <w:rFonts w:ascii="Calibri" w:eastAsia="Times New Roman" w:hAnsi="Calibri" w:cs="Calibri"/>
                  <w:color w:val="000000"/>
                  <w:sz w:val="16"/>
                </w:rPr>
                <w:t>rpm</w:t>
              </w:r>
            </w:ins>
          </w:p>
        </w:tc>
        <w:tc>
          <w:tcPr>
            <w:tcW w:w="960" w:type="dxa"/>
            <w:tcBorders>
              <w:top w:val="nil"/>
              <w:left w:val="nil"/>
              <w:bottom w:val="nil"/>
              <w:right w:val="single" w:sz="4" w:space="0" w:color="auto"/>
            </w:tcBorders>
            <w:shd w:val="clear" w:color="000000" w:fill="A9D08E"/>
            <w:noWrap/>
            <w:vAlign w:val="bottom"/>
            <w:hideMark/>
          </w:tcPr>
          <w:p w14:paraId="0704D8C1" w14:textId="77777777" w:rsidR="00E27DD8" w:rsidRPr="00740232" w:rsidRDefault="00E27DD8" w:rsidP="00D54586">
            <w:pPr>
              <w:spacing w:after="0"/>
              <w:jc w:val="center"/>
              <w:rPr>
                <w:ins w:id="6928" w:author="Della Faille Philippe" w:date="2019-08-09T13:33:00Z"/>
                <w:rFonts w:ascii="Calibri" w:eastAsia="Times New Roman" w:hAnsi="Calibri" w:cs="Calibri"/>
                <w:color w:val="000000"/>
                <w:sz w:val="16"/>
              </w:rPr>
            </w:pPr>
            <w:ins w:id="6929"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000000" w:fill="A9D08E"/>
            <w:noWrap/>
            <w:vAlign w:val="bottom"/>
            <w:hideMark/>
          </w:tcPr>
          <w:p w14:paraId="5FFC1304" w14:textId="77777777" w:rsidR="00E27DD8" w:rsidRPr="00740232" w:rsidRDefault="00E27DD8" w:rsidP="00D54586">
            <w:pPr>
              <w:spacing w:after="0"/>
              <w:jc w:val="center"/>
              <w:rPr>
                <w:ins w:id="6930" w:author="Della Faille Philippe" w:date="2019-08-09T13:33:00Z"/>
                <w:rFonts w:ascii="Calibri" w:eastAsia="Times New Roman" w:hAnsi="Calibri" w:cs="Calibri"/>
                <w:color w:val="000000"/>
                <w:sz w:val="16"/>
              </w:rPr>
            </w:pPr>
            <w:ins w:id="6931"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000000" w:fill="A9D08E"/>
            <w:noWrap/>
            <w:vAlign w:val="bottom"/>
            <w:hideMark/>
          </w:tcPr>
          <w:p w14:paraId="6472756A" w14:textId="77777777" w:rsidR="00E27DD8" w:rsidRPr="00740232" w:rsidRDefault="00E27DD8" w:rsidP="00D54586">
            <w:pPr>
              <w:spacing w:after="0"/>
              <w:jc w:val="center"/>
              <w:rPr>
                <w:ins w:id="6932" w:author="Della Faille Philippe" w:date="2019-08-09T13:33:00Z"/>
                <w:rFonts w:ascii="Calibri" w:eastAsia="Times New Roman" w:hAnsi="Calibri" w:cs="Calibri"/>
                <w:color w:val="000000"/>
                <w:sz w:val="16"/>
              </w:rPr>
            </w:pPr>
            <w:ins w:id="6933" w:author="Della Faille Philippe" w:date="2019-08-09T13:33:00Z">
              <w:r w:rsidRPr="00740232">
                <w:rPr>
                  <w:rFonts w:ascii="Calibri" w:eastAsia="Times New Roman" w:hAnsi="Calibri" w:cs="Calibri"/>
                  <w:color w:val="000000"/>
                  <w:sz w:val="16"/>
                </w:rPr>
                <w:t>105</w:t>
              </w:r>
            </w:ins>
          </w:p>
        </w:tc>
        <w:tc>
          <w:tcPr>
            <w:tcW w:w="1276" w:type="dxa"/>
            <w:tcBorders>
              <w:top w:val="nil"/>
              <w:left w:val="nil"/>
              <w:bottom w:val="nil"/>
              <w:right w:val="single" w:sz="4" w:space="0" w:color="auto"/>
            </w:tcBorders>
            <w:shd w:val="clear" w:color="000000" w:fill="A9D08E"/>
            <w:noWrap/>
            <w:vAlign w:val="bottom"/>
            <w:hideMark/>
          </w:tcPr>
          <w:p w14:paraId="160F521B" w14:textId="77777777" w:rsidR="00E27DD8" w:rsidRPr="00740232" w:rsidRDefault="00E27DD8" w:rsidP="00D54586">
            <w:pPr>
              <w:spacing w:after="0"/>
              <w:jc w:val="center"/>
              <w:rPr>
                <w:ins w:id="6934" w:author="Della Faille Philippe" w:date="2019-08-09T13:33:00Z"/>
                <w:rFonts w:ascii="Calibri" w:eastAsia="Times New Roman" w:hAnsi="Calibri" w:cs="Calibri"/>
                <w:color w:val="000000"/>
                <w:sz w:val="16"/>
              </w:rPr>
            </w:pPr>
            <w:ins w:id="6935" w:author="Della Faille Philippe" w:date="2019-08-09T13:33:00Z">
              <w:r w:rsidRPr="00740232">
                <w:rPr>
                  <w:rFonts w:ascii="Calibri" w:eastAsia="Times New Roman" w:hAnsi="Calibri" w:cs="Calibri"/>
                  <w:color w:val="000000"/>
                  <w:sz w:val="16"/>
                </w:rPr>
                <w:t>0x0069</w:t>
              </w:r>
            </w:ins>
          </w:p>
        </w:tc>
      </w:tr>
      <w:tr w:rsidR="00E27DD8" w:rsidRPr="00740232" w14:paraId="7A797164" w14:textId="77777777" w:rsidTr="00D54586">
        <w:trPr>
          <w:trHeight w:val="288"/>
          <w:ins w:id="6936" w:author="Della Faille Philippe" w:date="2019-08-09T13:33:00Z"/>
        </w:trPr>
        <w:tc>
          <w:tcPr>
            <w:tcW w:w="960" w:type="dxa"/>
            <w:vMerge/>
            <w:tcBorders>
              <w:top w:val="nil"/>
              <w:left w:val="nil"/>
              <w:bottom w:val="nil"/>
              <w:right w:val="nil"/>
            </w:tcBorders>
            <w:vAlign w:val="center"/>
            <w:hideMark/>
          </w:tcPr>
          <w:p w14:paraId="3CAE0078" w14:textId="77777777" w:rsidR="00E27DD8" w:rsidRPr="00740232" w:rsidRDefault="00E27DD8" w:rsidP="00D54586">
            <w:pPr>
              <w:spacing w:after="0"/>
              <w:jc w:val="left"/>
              <w:rPr>
                <w:ins w:id="693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A54BE80" w14:textId="77777777" w:rsidR="00E27DD8" w:rsidRPr="00740232" w:rsidRDefault="00E27DD8" w:rsidP="00D54586">
            <w:pPr>
              <w:spacing w:after="0"/>
              <w:jc w:val="left"/>
              <w:rPr>
                <w:ins w:id="6938" w:author="Della Faille Philippe" w:date="2019-08-09T13:33:00Z"/>
                <w:rFonts w:ascii="Calibri" w:eastAsia="Times New Roman" w:hAnsi="Calibri" w:cs="Calibri"/>
                <w:color w:val="000000"/>
                <w:sz w:val="16"/>
              </w:rPr>
            </w:pPr>
            <w:ins w:id="693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01D3C92" w14:textId="77777777" w:rsidR="00E27DD8" w:rsidRPr="00740232" w:rsidRDefault="00E27DD8" w:rsidP="00D54586">
            <w:pPr>
              <w:spacing w:after="0"/>
              <w:jc w:val="center"/>
              <w:rPr>
                <w:ins w:id="6940" w:author="Della Faille Philippe" w:date="2019-08-09T13:33:00Z"/>
                <w:rFonts w:ascii="Calibri" w:eastAsia="Times New Roman" w:hAnsi="Calibri" w:cs="Calibri"/>
                <w:color w:val="000000"/>
                <w:sz w:val="16"/>
              </w:rPr>
            </w:pPr>
            <w:ins w:id="6941" w:author="Della Faille Philippe" w:date="2019-08-09T13:33:00Z">
              <w:r w:rsidRPr="00740232">
                <w:rPr>
                  <w:rFonts w:ascii="Calibri" w:eastAsia="Times New Roman" w:hAnsi="Calibri" w:cs="Calibri"/>
                  <w:color w:val="000000"/>
                  <w:sz w:val="16"/>
                </w:rPr>
                <w:t>66</w:t>
              </w:r>
            </w:ins>
          </w:p>
        </w:tc>
        <w:tc>
          <w:tcPr>
            <w:tcW w:w="2680" w:type="dxa"/>
            <w:tcBorders>
              <w:top w:val="nil"/>
              <w:left w:val="nil"/>
              <w:bottom w:val="nil"/>
              <w:right w:val="nil"/>
            </w:tcBorders>
            <w:shd w:val="clear" w:color="000000" w:fill="A9D08E"/>
            <w:noWrap/>
            <w:vAlign w:val="bottom"/>
            <w:hideMark/>
          </w:tcPr>
          <w:p w14:paraId="1CA9817C" w14:textId="77777777" w:rsidR="00E27DD8" w:rsidRPr="00740232" w:rsidRDefault="00E27DD8" w:rsidP="00D54586">
            <w:pPr>
              <w:spacing w:after="0"/>
              <w:jc w:val="left"/>
              <w:rPr>
                <w:ins w:id="6942" w:author="Della Faille Philippe" w:date="2019-08-09T13:33:00Z"/>
                <w:rFonts w:ascii="Calibri" w:eastAsia="Times New Roman" w:hAnsi="Calibri" w:cs="Calibri"/>
                <w:color w:val="000000"/>
                <w:sz w:val="16"/>
              </w:rPr>
            </w:pPr>
            <w:ins w:id="6943" w:author="Della Faille Philippe" w:date="2019-08-09T13:33:00Z">
              <w:r w:rsidRPr="00740232">
                <w:rPr>
                  <w:rFonts w:ascii="Calibri" w:eastAsia="Times New Roman" w:hAnsi="Calibri" w:cs="Calibri"/>
                  <w:color w:val="000000"/>
                  <w:sz w:val="16"/>
                </w:rPr>
                <w:t>50V PSU feedback</w:t>
              </w:r>
            </w:ins>
          </w:p>
        </w:tc>
        <w:tc>
          <w:tcPr>
            <w:tcW w:w="960" w:type="dxa"/>
            <w:tcBorders>
              <w:top w:val="nil"/>
              <w:left w:val="single" w:sz="4" w:space="0" w:color="auto"/>
              <w:bottom w:val="nil"/>
              <w:right w:val="single" w:sz="4" w:space="0" w:color="auto"/>
            </w:tcBorders>
            <w:shd w:val="clear" w:color="000000" w:fill="A9D08E"/>
            <w:noWrap/>
            <w:vAlign w:val="bottom"/>
            <w:hideMark/>
          </w:tcPr>
          <w:p w14:paraId="2DD940B9" w14:textId="77777777" w:rsidR="00E27DD8" w:rsidRPr="00740232" w:rsidRDefault="00E27DD8" w:rsidP="00D54586">
            <w:pPr>
              <w:spacing w:after="0"/>
              <w:jc w:val="center"/>
              <w:rPr>
                <w:ins w:id="6944" w:author="Della Faille Philippe" w:date="2019-08-09T13:33:00Z"/>
                <w:rFonts w:ascii="Calibri" w:eastAsia="Times New Roman" w:hAnsi="Calibri" w:cs="Calibri"/>
                <w:color w:val="000000"/>
                <w:sz w:val="16"/>
              </w:rPr>
            </w:pPr>
            <w:ins w:id="6945"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0294C869" w14:textId="77777777" w:rsidR="00E27DD8" w:rsidRPr="00740232" w:rsidRDefault="00E27DD8" w:rsidP="00D54586">
            <w:pPr>
              <w:spacing w:after="0"/>
              <w:jc w:val="center"/>
              <w:rPr>
                <w:ins w:id="6946" w:author="Della Faille Philippe" w:date="2019-08-09T13:33:00Z"/>
                <w:rFonts w:ascii="Calibri" w:eastAsia="Times New Roman" w:hAnsi="Calibri" w:cs="Calibri"/>
                <w:color w:val="000000"/>
                <w:sz w:val="16"/>
              </w:rPr>
            </w:pPr>
            <w:ins w:id="694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0D91766" w14:textId="77777777" w:rsidR="00E27DD8" w:rsidRPr="00740232" w:rsidRDefault="00E27DD8" w:rsidP="00D54586">
            <w:pPr>
              <w:spacing w:after="0"/>
              <w:jc w:val="center"/>
              <w:rPr>
                <w:ins w:id="6948" w:author="Della Faille Philippe" w:date="2019-08-09T13:33:00Z"/>
                <w:rFonts w:ascii="Calibri" w:eastAsia="Times New Roman" w:hAnsi="Calibri" w:cs="Calibri"/>
                <w:color w:val="000000"/>
                <w:sz w:val="16"/>
              </w:rPr>
            </w:pPr>
            <w:ins w:id="694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436360D3" w14:textId="77777777" w:rsidR="00E27DD8" w:rsidRPr="00740232" w:rsidRDefault="00E27DD8" w:rsidP="00D54586">
            <w:pPr>
              <w:spacing w:after="0"/>
              <w:jc w:val="center"/>
              <w:rPr>
                <w:ins w:id="6950" w:author="Della Faille Philippe" w:date="2019-08-09T13:33:00Z"/>
                <w:rFonts w:ascii="Calibri" w:eastAsia="Times New Roman" w:hAnsi="Calibri" w:cs="Calibri"/>
                <w:color w:val="000000"/>
                <w:sz w:val="16"/>
              </w:rPr>
            </w:pPr>
            <w:ins w:id="6951" w:author="Della Faille Philippe" w:date="2019-08-09T13:33:00Z">
              <w:r w:rsidRPr="00740232">
                <w:rPr>
                  <w:rFonts w:ascii="Calibri" w:eastAsia="Times New Roman" w:hAnsi="Calibri" w:cs="Calibri"/>
                  <w:color w:val="000000"/>
                  <w:sz w:val="16"/>
                </w:rPr>
                <w:t>106</w:t>
              </w:r>
            </w:ins>
          </w:p>
        </w:tc>
        <w:tc>
          <w:tcPr>
            <w:tcW w:w="1276" w:type="dxa"/>
            <w:tcBorders>
              <w:top w:val="nil"/>
              <w:left w:val="nil"/>
              <w:bottom w:val="nil"/>
              <w:right w:val="single" w:sz="4" w:space="0" w:color="auto"/>
            </w:tcBorders>
            <w:shd w:val="clear" w:color="000000" w:fill="A9D08E"/>
            <w:noWrap/>
            <w:vAlign w:val="bottom"/>
            <w:hideMark/>
          </w:tcPr>
          <w:p w14:paraId="5686550B" w14:textId="77777777" w:rsidR="00E27DD8" w:rsidRPr="00740232" w:rsidRDefault="00E27DD8" w:rsidP="00D54586">
            <w:pPr>
              <w:spacing w:after="0"/>
              <w:jc w:val="center"/>
              <w:rPr>
                <w:ins w:id="6952" w:author="Della Faille Philippe" w:date="2019-08-09T13:33:00Z"/>
                <w:rFonts w:ascii="Calibri" w:eastAsia="Times New Roman" w:hAnsi="Calibri" w:cs="Calibri"/>
                <w:color w:val="000000"/>
                <w:sz w:val="16"/>
              </w:rPr>
            </w:pPr>
            <w:ins w:id="6953" w:author="Della Faille Philippe" w:date="2019-08-09T13:33:00Z">
              <w:r w:rsidRPr="00740232">
                <w:rPr>
                  <w:rFonts w:ascii="Calibri" w:eastAsia="Times New Roman" w:hAnsi="Calibri" w:cs="Calibri"/>
                  <w:color w:val="000000"/>
                  <w:sz w:val="16"/>
                </w:rPr>
                <w:t>0x006A</w:t>
              </w:r>
            </w:ins>
          </w:p>
        </w:tc>
      </w:tr>
      <w:tr w:rsidR="00E27DD8" w:rsidRPr="00740232" w14:paraId="3817E0C4" w14:textId="77777777" w:rsidTr="00D54586">
        <w:trPr>
          <w:trHeight w:val="288"/>
          <w:ins w:id="6954" w:author="Della Faille Philippe" w:date="2019-08-09T13:33:00Z"/>
        </w:trPr>
        <w:tc>
          <w:tcPr>
            <w:tcW w:w="960" w:type="dxa"/>
            <w:vMerge/>
            <w:tcBorders>
              <w:top w:val="nil"/>
              <w:left w:val="nil"/>
              <w:bottom w:val="nil"/>
              <w:right w:val="nil"/>
            </w:tcBorders>
            <w:vAlign w:val="center"/>
            <w:hideMark/>
          </w:tcPr>
          <w:p w14:paraId="200006D6" w14:textId="77777777" w:rsidR="00E27DD8" w:rsidRPr="00740232" w:rsidRDefault="00E27DD8" w:rsidP="00D54586">
            <w:pPr>
              <w:spacing w:after="0"/>
              <w:jc w:val="left"/>
              <w:rPr>
                <w:ins w:id="695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3C12FCCF" w14:textId="77777777" w:rsidR="00E27DD8" w:rsidRPr="00740232" w:rsidRDefault="00E27DD8" w:rsidP="00D54586">
            <w:pPr>
              <w:spacing w:after="0"/>
              <w:jc w:val="left"/>
              <w:rPr>
                <w:ins w:id="6956" w:author="Della Faille Philippe" w:date="2019-08-09T13:33:00Z"/>
                <w:rFonts w:ascii="Calibri" w:eastAsia="Times New Roman" w:hAnsi="Calibri" w:cs="Calibri"/>
                <w:color w:val="000000"/>
                <w:sz w:val="16"/>
              </w:rPr>
            </w:pPr>
            <w:ins w:id="695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3F796C76" w14:textId="77777777" w:rsidR="00E27DD8" w:rsidRPr="00740232" w:rsidRDefault="00E27DD8" w:rsidP="00D54586">
            <w:pPr>
              <w:spacing w:after="0"/>
              <w:jc w:val="center"/>
              <w:rPr>
                <w:ins w:id="6958" w:author="Della Faille Philippe" w:date="2019-08-09T13:33:00Z"/>
                <w:rFonts w:ascii="Calibri" w:eastAsia="Times New Roman" w:hAnsi="Calibri" w:cs="Calibri"/>
                <w:color w:val="000000"/>
                <w:sz w:val="16"/>
              </w:rPr>
            </w:pPr>
            <w:ins w:id="6959" w:author="Della Faille Philippe" w:date="2019-08-09T13:33:00Z">
              <w:r w:rsidRPr="00740232">
                <w:rPr>
                  <w:rFonts w:ascii="Calibri" w:eastAsia="Times New Roman" w:hAnsi="Calibri" w:cs="Calibri"/>
                  <w:color w:val="000000"/>
                  <w:sz w:val="16"/>
                </w:rPr>
                <w:t>67</w:t>
              </w:r>
            </w:ins>
          </w:p>
        </w:tc>
        <w:tc>
          <w:tcPr>
            <w:tcW w:w="2680" w:type="dxa"/>
            <w:tcBorders>
              <w:top w:val="nil"/>
              <w:left w:val="nil"/>
              <w:bottom w:val="nil"/>
              <w:right w:val="nil"/>
            </w:tcBorders>
            <w:shd w:val="clear" w:color="000000" w:fill="A9D08E"/>
            <w:noWrap/>
            <w:vAlign w:val="bottom"/>
            <w:hideMark/>
          </w:tcPr>
          <w:p w14:paraId="3042CDD9" w14:textId="77777777" w:rsidR="00E27DD8" w:rsidRPr="00740232" w:rsidRDefault="00E27DD8" w:rsidP="00D54586">
            <w:pPr>
              <w:spacing w:after="0"/>
              <w:jc w:val="left"/>
              <w:rPr>
                <w:ins w:id="6960" w:author="Della Faille Philippe" w:date="2019-08-09T13:33:00Z"/>
                <w:rFonts w:ascii="Calibri" w:eastAsia="Times New Roman" w:hAnsi="Calibri" w:cs="Calibri"/>
                <w:color w:val="000000"/>
                <w:sz w:val="16"/>
              </w:rPr>
            </w:pPr>
            <w:ins w:id="6961" w:author="Della Faille Philippe" w:date="2019-08-09T13:33:00Z">
              <w:r w:rsidRPr="00740232">
                <w:rPr>
                  <w:rFonts w:ascii="Calibri" w:eastAsia="Times New Roman" w:hAnsi="Calibri" w:cs="Calibri"/>
                  <w:color w:val="000000"/>
                  <w:sz w:val="16"/>
                </w:rPr>
                <w:t>ADC Voltage reference</w:t>
              </w:r>
            </w:ins>
          </w:p>
        </w:tc>
        <w:tc>
          <w:tcPr>
            <w:tcW w:w="960" w:type="dxa"/>
            <w:tcBorders>
              <w:top w:val="nil"/>
              <w:left w:val="single" w:sz="4" w:space="0" w:color="auto"/>
              <w:bottom w:val="nil"/>
              <w:right w:val="single" w:sz="4" w:space="0" w:color="auto"/>
            </w:tcBorders>
            <w:shd w:val="clear" w:color="000000" w:fill="A9D08E"/>
            <w:noWrap/>
            <w:vAlign w:val="bottom"/>
            <w:hideMark/>
          </w:tcPr>
          <w:p w14:paraId="0DDFD5A7" w14:textId="77777777" w:rsidR="00E27DD8" w:rsidRPr="00740232" w:rsidRDefault="00E27DD8" w:rsidP="00D54586">
            <w:pPr>
              <w:spacing w:after="0"/>
              <w:jc w:val="center"/>
              <w:rPr>
                <w:ins w:id="6962" w:author="Della Faille Philippe" w:date="2019-08-09T13:33:00Z"/>
                <w:rFonts w:ascii="Calibri" w:eastAsia="Times New Roman" w:hAnsi="Calibri" w:cs="Calibri"/>
                <w:color w:val="000000"/>
                <w:sz w:val="16"/>
              </w:rPr>
            </w:pPr>
            <w:ins w:id="6963" w:author="Della Faille Philippe" w:date="2019-08-09T13:33:00Z">
              <w:r w:rsidRPr="00740232">
                <w:rPr>
                  <w:rFonts w:ascii="Calibri" w:eastAsia="Times New Roman" w:hAnsi="Calibri" w:cs="Calibri"/>
                  <w:color w:val="000000"/>
                  <w:sz w:val="16"/>
                </w:rPr>
                <w:t>V</w:t>
              </w:r>
            </w:ins>
          </w:p>
        </w:tc>
        <w:tc>
          <w:tcPr>
            <w:tcW w:w="960" w:type="dxa"/>
            <w:tcBorders>
              <w:top w:val="nil"/>
              <w:left w:val="nil"/>
              <w:bottom w:val="nil"/>
              <w:right w:val="single" w:sz="4" w:space="0" w:color="auto"/>
            </w:tcBorders>
            <w:shd w:val="clear" w:color="000000" w:fill="A9D08E"/>
            <w:noWrap/>
            <w:vAlign w:val="bottom"/>
            <w:hideMark/>
          </w:tcPr>
          <w:p w14:paraId="5F1416A5" w14:textId="77777777" w:rsidR="00E27DD8" w:rsidRPr="00740232" w:rsidRDefault="00E27DD8" w:rsidP="00D54586">
            <w:pPr>
              <w:spacing w:after="0"/>
              <w:jc w:val="center"/>
              <w:rPr>
                <w:ins w:id="6964" w:author="Della Faille Philippe" w:date="2019-08-09T13:33:00Z"/>
                <w:rFonts w:ascii="Calibri" w:eastAsia="Times New Roman" w:hAnsi="Calibri" w:cs="Calibri"/>
                <w:color w:val="000000"/>
                <w:sz w:val="16"/>
              </w:rPr>
            </w:pPr>
            <w:ins w:id="696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20B5B3E0" w14:textId="77777777" w:rsidR="00E27DD8" w:rsidRPr="00740232" w:rsidRDefault="00E27DD8" w:rsidP="00D54586">
            <w:pPr>
              <w:spacing w:after="0"/>
              <w:jc w:val="center"/>
              <w:rPr>
                <w:ins w:id="6966" w:author="Della Faille Philippe" w:date="2019-08-09T13:33:00Z"/>
                <w:rFonts w:ascii="Calibri" w:eastAsia="Times New Roman" w:hAnsi="Calibri" w:cs="Calibri"/>
                <w:color w:val="000000"/>
                <w:sz w:val="16"/>
              </w:rPr>
            </w:pPr>
            <w:ins w:id="696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5C25C7B" w14:textId="77777777" w:rsidR="00E27DD8" w:rsidRPr="00740232" w:rsidRDefault="00E27DD8" w:rsidP="00D54586">
            <w:pPr>
              <w:spacing w:after="0"/>
              <w:jc w:val="center"/>
              <w:rPr>
                <w:ins w:id="6968" w:author="Della Faille Philippe" w:date="2019-08-09T13:33:00Z"/>
                <w:rFonts w:ascii="Calibri" w:eastAsia="Times New Roman" w:hAnsi="Calibri" w:cs="Calibri"/>
                <w:color w:val="000000"/>
                <w:sz w:val="16"/>
              </w:rPr>
            </w:pPr>
            <w:ins w:id="6969" w:author="Della Faille Philippe" w:date="2019-08-09T13:33:00Z">
              <w:r w:rsidRPr="00740232">
                <w:rPr>
                  <w:rFonts w:ascii="Calibri" w:eastAsia="Times New Roman" w:hAnsi="Calibri" w:cs="Calibri"/>
                  <w:color w:val="000000"/>
                  <w:sz w:val="16"/>
                </w:rPr>
                <w:t>108</w:t>
              </w:r>
            </w:ins>
          </w:p>
        </w:tc>
        <w:tc>
          <w:tcPr>
            <w:tcW w:w="1276" w:type="dxa"/>
            <w:tcBorders>
              <w:top w:val="nil"/>
              <w:left w:val="nil"/>
              <w:bottom w:val="nil"/>
              <w:right w:val="single" w:sz="4" w:space="0" w:color="auto"/>
            </w:tcBorders>
            <w:shd w:val="clear" w:color="000000" w:fill="A9D08E"/>
            <w:noWrap/>
            <w:vAlign w:val="bottom"/>
            <w:hideMark/>
          </w:tcPr>
          <w:p w14:paraId="3C62DF28" w14:textId="77777777" w:rsidR="00E27DD8" w:rsidRPr="00740232" w:rsidRDefault="00E27DD8" w:rsidP="00D54586">
            <w:pPr>
              <w:spacing w:after="0"/>
              <w:jc w:val="center"/>
              <w:rPr>
                <w:ins w:id="6970" w:author="Della Faille Philippe" w:date="2019-08-09T13:33:00Z"/>
                <w:rFonts w:ascii="Calibri" w:eastAsia="Times New Roman" w:hAnsi="Calibri" w:cs="Calibri"/>
                <w:color w:val="000000"/>
                <w:sz w:val="16"/>
              </w:rPr>
            </w:pPr>
            <w:ins w:id="6971" w:author="Della Faille Philippe" w:date="2019-08-09T13:33:00Z">
              <w:r w:rsidRPr="00740232">
                <w:rPr>
                  <w:rFonts w:ascii="Calibri" w:eastAsia="Times New Roman" w:hAnsi="Calibri" w:cs="Calibri"/>
                  <w:color w:val="000000"/>
                  <w:sz w:val="16"/>
                </w:rPr>
                <w:t>0x006C</w:t>
              </w:r>
            </w:ins>
          </w:p>
        </w:tc>
      </w:tr>
      <w:tr w:rsidR="00E27DD8" w:rsidRPr="00740232" w14:paraId="33807A65" w14:textId="77777777" w:rsidTr="00D54586">
        <w:trPr>
          <w:trHeight w:val="288"/>
          <w:ins w:id="6972" w:author="Della Faille Philippe" w:date="2019-08-09T13:33:00Z"/>
        </w:trPr>
        <w:tc>
          <w:tcPr>
            <w:tcW w:w="960" w:type="dxa"/>
            <w:vMerge/>
            <w:tcBorders>
              <w:top w:val="nil"/>
              <w:left w:val="nil"/>
              <w:bottom w:val="nil"/>
              <w:right w:val="nil"/>
            </w:tcBorders>
            <w:vAlign w:val="center"/>
            <w:hideMark/>
          </w:tcPr>
          <w:p w14:paraId="071693E0" w14:textId="77777777" w:rsidR="00E27DD8" w:rsidRPr="00740232" w:rsidRDefault="00E27DD8" w:rsidP="00D54586">
            <w:pPr>
              <w:spacing w:after="0"/>
              <w:jc w:val="left"/>
              <w:rPr>
                <w:ins w:id="697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833B598" w14:textId="77777777" w:rsidR="00E27DD8" w:rsidRPr="00740232" w:rsidRDefault="00E27DD8" w:rsidP="00D54586">
            <w:pPr>
              <w:spacing w:after="0"/>
              <w:jc w:val="left"/>
              <w:rPr>
                <w:ins w:id="6974" w:author="Della Faille Philippe" w:date="2019-08-09T13:33:00Z"/>
                <w:rFonts w:ascii="Calibri" w:eastAsia="Times New Roman" w:hAnsi="Calibri" w:cs="Calibri"/>
                <w:color w:val="000000"/>
                <w:sz w:val="16"/>
              </w:rPr>
            </w:pPr>
            <w:ins w:id="697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2CA4B0E" w14:textId="77777777" w:rsidR="00E27DD8" w:rsidRPr="00740232" w:rsidRDefault="00E27DD8" w:rsidP="00D54586">
            <w:pPr>
              <w:spacing w:after="0"/>
              <w:jc w:val="center"/>
              <w:rPr>
                <w:ins w:id="6976" w:author="Della Faille Philippe" w:date="2019-08-09T13:33:00Z"/>
                <w:rFonts w:ascii="Calibri" w:eastAsia="Times New Roman" w:hAnsi="Calibri" w:cs="Calibri"/>
                <w:color w:val="000000"/>
                <w:sz w:val="16"/>
              </w:rPr>
            </w:pPr>
            <w:ins w:id="6977" w:author="Della Faille Philippe" w:date="2019-08-09T13:33:00Z">
              <w:r w:rsidRPr="00740232">
                <w:rPr>
                  <w:rFonts w:ascii="Calibri" w:eastAsia="Times New Roman" w:hAnsi="Calibri" w:cs="Calibri"/>
                  <w:color w:val="000000"/>
                  <w:sz w:val="16"/>
                </w:rPr>
                <w:t>68</w:t>
              </w:r>
            </w:ins>
          </w:p>
        </w:tc>
        <w:tc>
          <w:tcPr>
            <w:tcW w:w="2680" w:type="dxa"/>
            <w:tcBorders>
              <w:top w:val="nil"/>
              <w:left w:val="nil"/>
              <w:bottom w:val="nil"/>
              <w:right w:val="nil"/>
            </w:tcBorders>
            <w:shd w:val="clear" w:color="000000" w:fill="A9D08E"/>
            <w:noWrap/>
            <w:vAlign w:val="bottom"/>
            <w:hideMark/>
          </w:tcPr>
          <w:p w14:paraId="65AE32D2" w14:textId="77777777" w:rsidR="00E27DD8" w:rsidRPr="00740232" w:rsidRDefault="00E27DD8" w:rsidP="00D54586">
            <w:pPr>
              <w:spacing w:after="0"/>
              <w:jc w:val="left"/>
              <w:rPr>
                <w:ins w:id="6978" w:author="Della Faille Philippe" w:date="2019-08-09T13:33:00Z"/>
                <w:rFonts w:ascii="Calibri" w:eastAsia="Times New Roman" w:hAnsi="Calibri" w:cs="Calibri"/>
                <w:color w:val="000000"/>
                <w:sz w:val="16"/>
              </w:rPr>
            </w:pPr>
            <w:ins w:id="6979" w:author="Della Faille Philippe" w:date="2019-08-09T13:33:00Z">
              <w:r w:rsidRPr="00740232">
                <w:rPr>
                  <w:rFonts w:ascii="Calibri" w:eastAsia="Times New Roman" w:hAnsi="Calibri" w:cs="Calibri"/>
                  <w:color w:val="000000"/>
                  <w:sz w:val="16"/>
                </w:rPr>
                <w:t>Junction temperature P1</w:t>
              </w:r>
            </w:ins>
          </w:p>
        </w:tc>
        <w:tc>
          <w:tcPr>
            <w:tcW w:w="960" w:type="dxa"/>
            <w:tcBorders>
              <w:top w:val="nil"/>
              <w:left w:val="single" w:sz="4" w:space="0" w:color="auto"/>
              <w:bottom w:val="nil"/>
              <w:right w:val="single" w:sz="4" w:space="0" w:color="auto"/>
            </w:tcBorders>
            <w:shd w:val="clear" w:color="000000" w:fill="A9D08E"/>
            <w:noWrap/>
            <w:vAlign w:val="bottom"/>
            <w:hideMark/>
          </w:tcPr>
          <w:p w14:paraId="66E0A137" w14:textId="77777777" w:rsidR="00E27DD8" w:rsidRPr="00740232" w:rsidRDefault="00E27DD8" w:rsidP="00D54586">
            <w:pPr>
              <w:spacing w:after="0"/>
              <w:jc w:val="center"/>
              <w:rPr>
                <w:ins w:id="6980" w:author="Della Faille Philippe" w:date="2019-08-09T13:33:00Z"/>
                <w:rFonts w:ascii="Calibri" w:eastAsia="Times New Roman" w:hAnsi="Calibri" w:cs="Calibri"/>
                <w:color w:val="000000"/>
                <w:sz w:val="16"/>
              </w:rPr>
            </w:pPr>
            <w:ins w:id="6981"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5295AFA5" w14:textId="77777777" w:rsidR="00E27DD8" w:rsidRPr="00740232" w:rsidRDefault="00E27DD8" w:rsidP="00D54586">
            <w:pPr>
              <w:spacing w:after="0"/>
              <w:jc w:val="center"/>
              <w:rPr>
                <w:ins w:id="6982" w:author="Della Faille Philippe" w:date="2019-08-09T13:33:00Z"/>
                <w:rFonts w:ascii="Calibri" w:eastAsia="Times New Roman" w:hAnsi="Calibri" w:cs="Calibri"/>
                <w:color w:val="000000"/>
                <w:sz w:val="16"/>
              </w:rPr>
            </w:pPr>
            <w:ins w:id="698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3801FA9" w14:textId="77777777" w:rsidR="00E27DD8" w:rsidRPr="00740232" w:rsidRDefault="00E27DD8" w:rsidP="00D54586">
            <w:pPr>
              <w:spacing w:after="0"/>
              <w:jc w:val="center"/>
              <w:rPr>
                <w:ins w:id="6984" w:author="Della Faille Philippe" w:date="2019-08-09T13:33:00Z"/>
                <w:rFonts w:ascii="Calibri" w:eastAsia="Times New Roman" w:hAnsi="Calibri" w:cs="Calibri"/>
                <w:color w:val="000000"/>
                <w:sz w:val="16"/>
              </w:rPr>
            </w:pPr>
            <w:ins w:id="698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754B849C" w14:textId="77777777" w:rsidR="00E27DD8" w:rsidRPr="00740232" w:rsidRDefault="00E27DD8" w:rsidP="00D54586">
            <w:pPr>
              <w:spacing w:after="0"/>
              <w:jc w:val="center"/>
              <w:rPr>
                <w:ins w:id="6986" w:author="Della Faille Philippe" w:date="2019-08-09T13:33:00Z"/>
                <w:rFonts w:ascii="Calibri" w:eastAsia="Times New Roman" w:hAnsi="Calibri" w:cs="Calibri"/>
                <w:color w:val="000000"/>
                <w:sz w:val="16"/>
              </w:rPr>
            </w:pPr>
            <w:ins w:id="6987" w:author="Della Faille Philippe" w:date="2019-08-09T13:33:00Z">
              <w:r w:rsidRPr="00740232">
                <w:rPr>
                  <w:rFonts w:ascii="Calibri" w:eastAsia="Times New Roman" w:hAnsi="Calibri" w:cs="Calibri"/>
                  <w:color w:val="000000"/>
                  <w:sz w:val="16"/>
                </w:rPr>
                <w:t>110</w:t>
              </w:r>
            </w:ins>
          </w:p>
        </w:tc>
        <w:tc>
          <w:tcPr>
            <w:tcW w:w="1276" w:type="dxa"/>
            <w:tcBorders>
              <w:top w:val="nil"/>
              <w:left w:val="nil"/>
              <w:bottom w:val="nil"/>
              <w:right w:val="single" w:sz="4" w:space="0" w:color="auto"/>
            </w:tcBorders>
            <w:shd w:val="clear" w:color="000000" w:fill="A9D08E"/>
            <w:noWrap/>
            <w:vAlign w:val="bottom"/>
            <w:hideMark/>
          </w:tcPr>
          <w:p w14:paraId="6D2B5C4A" w14:textId="77777777" w:rsidR="00E27DD8" w:rsidRPr="00740232" w:rsidRDefault="00E27DD8" w:rsidP="00D54586">
            <w:pPr>
              <w:spacing w:after="0"/>
              <w:jc w:val="center"/>
              <w:rPr>
                <w:ins w:id="6988" w:author="Della Faille Philippe" w:date="2019-08-09T13:33:00Z"/>
                <w:rFonts w:ascii="Calibri" w:eastAsia="Times New Roman" w:hAnsi="Calibri" w:cs="Calibri"/>
                <w:color w:val="000000"/>
                <w:sz w:val="16"/>
              </w:rPr>
            </w:pPr>
            <w:ins w:id="6989" w:author="Della Faille Philippe" w:date="2019-08-09T13:33:00Z">
              <w:r w:rsidRPr="00740232">
                <w:rPr>
                  <w:rFonts w:ascii="Calibri" w:eastAsia="Times New Roman" w:hAnsi="Calibri" w:cs="Calibri"/>
                  <w:color w:val="000000"/>
                  <w:sz w:val="16"/>
                </w:rPr>
                <w:t>0x006E</w:t>
              </w:r>
            </w:ins>
          </w:p>
        </w:tc>
      </w:tr>
      <w:tr w:rsidR="00E27DD8" w:rsidRPr="00740232" w14:paraId="686E689F" w14:textId="77777777" w:rsidTr="00D54586">
        <w:trPr>
          <w:trHeight w:val="288"/>
          <w:ins w:id="6990" w:author="Della Faille Philippe" w:date="2019-08-09T13:33:00Z"/>
        </w:trPr>
        <w:tc>
          <w:tcPr>
            <w:tcW w:w="960" w:type="dxa"/>
            <w:vMerge/>
            <w:tcBorders>
              <w:top w:val="nil"/>
              <w:left w:val="nil"/>
              <w:bottom w:val="nil"/>
              <w:right w:val="nil"/>
            </w:tcBorders>
            <w:vAlign w:val="center"/>
            <w:hideMark/>
          </w:tcPr>
          <w:p w14:paraId="62E443BD" w14:textId="77777777" w:rsidR="00E27DD8" w:rsidRPr="00740232" w:rsidRDefault="00E27DD8" w:rsidP="00D54586">
            <w:pPr>
              <w:spacing w:after="0"/>
              <w:jc w:val="left"/>
              <w:rPr>
                <w:ins w:id="6991"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6A079BB3" w14:textId="77777777" w:rsidR="00E27DD8" w:rsidRPr="00740232" w:rsidRDefault="00E27DD8" w:rsidP="00D54586">
            <w:pPr>
              <w:spacing w:after="0"/>
              <w:jc w:val="left"/>
              <w:rPr>
                <w:ins w:id="6992" w:author="Della Faille Philippe" w:date="2019-08-09T13:33:00Z"/>
                <w:rFonts w:ascii="Calibri" w:eastAsia="Times New Roman" w:hAnsi="Calibri" w:cs="Calibri"/>
                <w:color w:val="000000"/>
                <w:sz w:val="16"/>
              </w:rPr>
            </w:pPr>
            <w:ins w:id="699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40ED0D66" w14:textId="77777777" w:rsidR="00E27DD8" w:rsidRPr="00740232" w:rsidRDefault="00E27DD8" w:rsidP="00D54586">
            <w:pPr>
              <w:spacing w:after="0"/>
              <w:jc w:val="center"/>
              <w:rPr>
                <w:ins w:id="6994" w:author="Della Faille Philippe" w:date="2019-08-09T13:33:00Z"/>
                <w:rFonts w:ascii="Calibri" w:eastAsia="Times New Roman" w:hAnsi="Calibri" w:cs="Calibri"/>
                <w:color w:val="000000"/>
                <w:sz w:val="16"/>
              </w:rPr>
            </w:pPr>
            <w:ins w:id="6995" w:author="Della Faille Philippe" w:date="2019-08-09T13:33:00Z">
              <w:r w:rsidRPr="00740232">
                <w:rPr>
                  <w:rFonts w:ascii="Calibri" w:eastAsia="Times New Roman" w:hAnsi="Calibri" w:cs="Calibri"/>
                  <w:color w:val="000000"/>
                  <w:sz w:val="16"/>
                </w:rPr>
                <w:t>69</w:t>
              </w:r>
            </w:ins>
          </w:p>
        </w:tc>
        <w:tc>
          <w:tcPr>
            <w:tcW w:w="2680" w:type="dxa"/>
            <w:tcBorders>
              <w:top w:val="nil"/>
              <w:left w:val="nil"/>
              <w:bottom w:val="nil"/>
              <w:right w:val="nil"/>
            </w:tcBorders>
            <w:shd w:val="clear" w:color="000000" w:fill="A9D08E"/>
            <w:noWrap/>
            <w:vAlign w:val="bottom"/>
            <w:hideMark/>
          </w:tcPr>
          <w:p w14:paraId="6127E70E" w14:textId="77777777" w:rsidR="00E27DD8" w:rsidRPr="00740232" w:rsidRDefault="00E27DD8" w:rsidP="00D54586">
            <w:pPr>
              <w:spacing w:after="0"/>
              <w:jc w:val="left"/>
              <w:rPr>
                <w:ins w:id="6996" w:author="Della Faille Philippe" w:date="2019-08-09T13:33:00Z"/>
                <w:rFonts w:ascii="Calibri" w:eastAsia="Times New Roman" w:hAnsi="Calibri" w:cs="Calibri"/>
                <w:color w:val="000000"/>
                <w:sz w:val="16"/>
              </w:rPr>
            </w:pPr>
            <w:ins w:id="6997" w:author="Della Faille Philippe" w:date="2019-08-09T13:33:00Z">
              <w:r w:rsidRPr="00740232">
                <w:rPr>
                  <w:rFonts w:ascii="Calibri" w:eastAsia="Times New Roman" w:hAnsi="Calibri" w:cs="Calibri"/>
                  <w:color w:val="000000"/>
                  <w:sz w:val="16"/>
                </w:rPr>
                <w:t>Junction temperature P2</w:t>
              </w:r>
            </w:ins>
          </w:p>
        </w:tc>
        <w:tc>
          <w:tcPr>
            <w:tcW w:w="960" w:type="dxa"/>
            <w:tcBorders>
              <w:top w:val="nil"/>
              <w:left w:val="single" w:sz="4" w:space="0" w:color="auto"/>
              <w:bottom w:val="nil"/>
              <w:right w:val="single" w:sz="4" w:space="0" w:color="auto"/>
            </w:tcBorders>
            <w:shd w:val="clear" w:color="000000" w:fill="A9D08E"/>
            <w:noWrap/>
            <w:vAlign w:val="bottom"/>
            <w:hideMark/>
          </w:tcPr>
          <w:p w14:paraId="52D7FE98" w14:textId="77777777" w:rsidR="00E27DD8" w:rsidRPr="00740232" w:rsidRDefault="00E27DD8" w:rsidP="00D54586">
            <w:pPr>
              <w:spacing w:after="0"/>
              <w:jc w:val="center"/>
              <w:rPr>
                <w:ins w:id="6998" w:author="Della Faille Philippe" w:date="2019-08-09T13:33:00Z"/>
                <w:rFonts w:ascii="Calibri" w:eastAsia="Times New Roman" w:hAnsi="Calibri" w:cs="Calibri"/>
                <w:color w:val="000000"/>
                <w:sz w:val="16"/>
              </w:rPr>
            </w:pPr>
            <w:ins w:id="6999"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434EE662" w14:textId="77777777" w:rsidR="00E27DD8" w:rsidRPr="00740232" w:rsidRDefault="00E27DD8" w:rsidP="00D54586">
            <w:pPr>
              <w:spacing w:after="0"/>
              <w:jc w:val="center"/>
              <w:rPr>
                <w:ins w:id="7000" w:author="Della Faille Philippe" w:date="2019-08-09T13:33:00Z"/>
                <w:rFonts w:ascii="Calibri" w:eastAsia="Times New Roman" w:hAnsi="Calibri" w:cs="Calibri"/>
                <w:color w:val="000000"/>
                <w:sz w:val="16"/>
              </w:rPr>
            </w:pPr>
            <w:ins w:id="700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44E91D49" w14:textId="77777777" w:rsidR="00E27DD8" w:rsidRPr="00740232" w:rsidRDefault="00E27DD8" w:rsidP="00D54586">
            <w:pPr>
              <w:spacing w:after="0"/>
              <w:jc w:val="center"/>
              <w:rPr>
                <w:ins w:id="7002" w:author="Della Faille Philippe" w:date="2019-08-09T13:33:00Z"/>
                <w:rFonts w:ascii="Calibri" w:eastAsia="Times New Roman" w:hAnsi="Calibri" w:cs="Calibri"/>
                <w:color w:val="000000"/>
                <w:sz w:val="16"/>
              </w:rPr>
            </w:pPr>
            <w:ins w:id="700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3E1551A3" w14:textId="77777777" w:rsidR="00E27DD8" w:rsidRPr="00740232" w:rsidRDefault="00E27DD8" w:rsidP="00D54586">
            <w:pPr>
              <w:spacing w:after="0"/>
              <w:jc w:val="center"/>
              <w:rPr>
                <w:ins w:id="7004" w:author="Della Faille Philippe" w:date="2019-08-09T13:33:00Z"/>
                <w:rFonts w:ascii="Calibri" w:eastAsia="Times New Roman" w:hAnsi="Calibri" w:cs="Calibri"/>
                <w:color w:val="000000"/>
                <w:sz w:val="16"/>
              </w:rPr>
            </w:pPr>
            <w:ins w:id="7005" w:author="Della Faille Philippe" w:date="2019-08-09T13:33:00Z">
              <w:r w:rsidRPr="00740232">
                <w:rPr>
                  <w:rFonts w:ascii="Calibri" w:eastAsia="Times New Roman" w:hAnsi="Calibri" w:cs="Calibri"/>
                  <w:color w:val="000000"/>
                  <w:sz w:val="16"/>
                </w:rPr>
                <w:t>112</w:t>
              </w:r>
            </w:ins>
          </w:p>
        </w:tc>
        <w:tc>
          <w:tcPr>
            <w:tcW w:w="1276" w:type="dxa"/>
            <w:tcBorders>
              <w:top w:val="nil"/>
              <w:left w:val="nil"/>
              <w:bottom w:val="nil"/>
              <w:right w:val="single" w:sz="4" w:space="0" w:color="auto"/>
            </w:tcBorders>
            <w:shd w:val="clear" w:color="000000" w:fill="A9D08E"/>
            <w:noWrap/>
            <w:vAlign w:val="bottom"/>
            <w:hideMark/>
          </w:tcPr>
          <w:p w14:paraId="52E9A511" w14:textId="77777777" w:rsidR="00E27DD8" w:rsidRPr="00740232" w:rsidRDefault="00E27DD8" w:rsidP="00D54586">
            <w:pPr>
              <w:spacing w:after="0"/>
              <w:jc w:val="center"/>
              <w:rPr>
                <w:ins w:id="7006" w:author="Della Faille Philippe" w:date="2019-08-09T13:33:00Z"/>
                <w:rFonts w:ascii="Calibri" w:eastAsia="Times New Roman" w:hAnsi="Calibri" w:cs="Calibri"/>
                <w:color w:val="000000"/>
                <w:sz w:val="16"/>
              </w:rPr>
            </w:pPr>
            <w:ins w:id="7007" w:author="Della Faille Philippe" w:date="2019-08-09T13:33:00Z">
              <w:r w:rsidRPr="00740232">
                <w:rPr>
                  <w:rFonts w:ascii="Calibri" w:eastAsia="Times New Roman" w:hAnsi="Calibri" w:cs="Calibri"/>
                  <w:color w:val="000000"/>
                  <w:sz w:val="16"/>
                </w:rPr>
                <w:t>0x0070</w:t>
              </w:r>
            </w:ins>
          </w:p>
        </w:tc>
      </w:tr>
      <w:tr w:rsidR="00E27DD8" w:rsidRPr="00740232" w14:paraId="71007BEB" w14:textId="77777777" w:rsidTr="00D54586">
        <w:trPr>
          <w:trHeight w:val="288"/>
          <w:ins w:id="7008" w:author="Della Faille Philippe" w:date="2019-08-09T13:33:00Z"/>
        </w:trPr>
        <w:tc>
          <w:tcPr>
            <w:tcW w:w="960" w:type="dxa"/>
            <w:vMerge/>
            <w:tcBorders>
              <w:top w:val="nil"/>
              <w:left w:val="nil"/>
              <w:bottom w:val="nil"/>
              <w:right w:val="nil"/>
            </w:tcBorders>
            <w:vAlign w:val="center"/>
            <w:hideMark/>
          </w:tcPr>
          <w:p w14:paraId="6EB087BB" w14:textId="77777777" w:rsidR="00E27DD8" w:rsidRPr="00740232" w:rsidRDefault="00E27DD8" w:rsidP="00D54586">
            <w:pPr>
              <w:spacing w:after="0"/>
              <w:jc w:val="left"/>
              <w:rPr>
                <w:ins w:id="7009"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05540753" w14:textId="77777777" w:rsidR="00E27DD8" w:rsidRPr="00740232" w:rsidRDefault="00E27DD8" w:rsidP="00D54586">
            <w:pPr>
              <w:spacing w:after="0"/>
              <w:jc w:val="left"/>
              <w:rPr>
                <w:ins w:id="7010" w:author="Della Faille Philippe" w:date="2019-08-09T13:33:00Z"/>
                <w:rFonts w:ascii="Calibri" w:eastAsia="Times New Roman" w:hAnsi="Calibri" w:cs="Calibri"/>
                <w:color w:val="000000"/>
                <w:sz w:val="16"/>
              </w:rPr>
            </w:pPr>
            <w:ins w:id="701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03A9AE55" w14:textId="77777777" w:rsidR="00E27DD8" w:rsidRPr="00740232" w:rsidRDefault="00E27DD8" w:rsidP="00D54586">
            <w:pPr>
              <w:spacing w:after="0"/>
              <w:jc w:val="center"/>
              <w:rPr>
                <w:ins w:id="7012" w:author="Della Faille Philippe" w:date="2019-08-09T13:33:00Z"/>
                <w:rFonts w:ascii="Calibri" w:eastAsia="Times New Roman" w:hAnsi="Calibri" w:cs="Calibri"/>
                <w:color w:val="000000"/>
                <w:sz w:val="16"/>
              </w:rPr>
            </w:pPr>
            <w:ins w:id="7013" w:author="Della Faille Philippe" w:date="2019-08-09T13:33:00Z">
              <w:r w:rsidRPr="00740232">
                <w:rPr>
                  <w:rFonts w:ascii="Calibri" w:eastAsia="Times New Roman" w:hAnsi="Calibri" w:cs="Calibri"/>
                  <w:color w:val="000000"/>
                  <w:sz w:val="16"/>
                </w:rPr>
                <w:t>70</w:t>
              </w:r>
            </w:ins>
          </w:p>
        </w:tc>
        <w:tc>
          <w:tcPr>
            <w:tcW w:w="2680" w:type="dxa"/>
            <w:tcBorders>
              <w:top w:val="nil"/>
              <w:left w:val="nil"/>
              <w:bottom w:val="nil"/>
              <w:right w:val="nil"/>
            </w:tcBorders>
            <w:shd w:val="clear" w:color="000000" w:fill="A9D08E"/>
            <w:noWrap/>
            <w:vAlign w:val="bottom"/>
            <w:hideMark/>
          </w:tcPr>
          <w:p w14:paraId="1F91A8AE" w14:textId="77777777" w:rsidR="00E27DD8" w:rsidRPr="00740232" w:rsidRDefault="00E27DD8" w:rsidP="00D54586">
            <w:pPr>
              <w:spacing w:after="0"/>
              <w:jc w:val="left"/>
              <w:rPr>
                <w:ins w:id="7014" w:author="Della Faille Philippe" w:date="2019-08-09T13:33:00Z"/>
                <w:rFonts w:ascii="Calibri" w:eastAsia="Times New Roman" w:hAnsi="Calibri" w:cs="Calibri"/>
                <w:color w:val="000000"/>
                <w:sz w:val="16"/>
              </w:rPr>
            </w:pPr>
            <w:ins w:id="7015" w:author="Della Faille Philippe" w:date="2019-08-09T13:33:00Z">
              <w:r w:rsidRPr="00740232">
                <w:rPr>
                  <w:rFonts w:ascii="Calibri" w:eastAsia="Times New Roman" w:hAnsi="Calibri" w:cs="Calibri"/>
                  <w:color w:val="000000"/>
                  <w:sz w:val="16"/>
                </w:rPr>
                <w:t>Junction temperature P3</w:t>
              </w:r>
            </w:ins>
          </w:p>
        </w:tc>
        <w:tc>
          <w:tcPr>
            <w:tcW w:w="960" w:type="dxa"/>
            <w:tcBorders>
              <w:top w:val="nil"/>
              <w:left w:val="single" w:sz="4" w:space="0" w:color="auto"/>
              <w:bottom w:val="nil"/>
              <w:right w:val="single" w:sz="4" w:space="0" w:color="auto"/>
            </w:tcBorders>
            <w:shd w:val="clear" w:color="000000" w:fill="A9D08E"/>
            <w:noWrap/>
            <w:vAlign w:val="bottom"/>
            <w:hideMark/>
          </w:tcPr>
          <w:p w14:paraId="3200DEB9" w14:textId="77777777" w:rsidR="00E27DD8" w:rsidRPr="00740232" w:rsidRDefault="00E27DD8" w:rsidP="00D54586">
            <w:pPr>
              <w:spacing w:after="0"/>
              <w:jc w:val="center"/>
              <w:rPr>
                <w:ins w:id="7016" w:author="Della Faille Philippe" w:date="2019-08-09T13:33:00Z"/>
                <w:rFonts w:ascii="Calibri" w:eastAsia="Times New Roman" w:hAnsi="Calibri" w:cs="Calibri"/>
                <w:color w:val="000000"/>
                <w:sz w:val="16"/>
              </w:rPr>
            </w:pPr>
            <w:ins w:id="7017"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666D2BEE" w14:textId="77777777" w:rsidR="00E27DD8" w:rsidRPr="00740232" w:rsidRDefault="00E27DD8" w:rsidP="00D54586">
            <w:pPr>
              <w:spacing w:after="0"/>
              <w:jc w:val="center"/>
              <w:rPr>
                <w:ins w:id="7018" w:author="Della Faille Philippe" w:date="2019-08-09T13:33:00Z"/>
                <w:rFonts w:ascii="Calibri" w:eastAsia="Times New Roman" w:hAnsi="Calibri" w:cs="Calibri"/>
                <w:color w:val="000000"/>
                <w:sz w:val="16"/>
              </w:rPr>
            </w:pPr>
            <w:ins w:id="701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53B49AB" w14:textId="77777777" w:rsidR="00E27DD8" w:rsidRPr="00740232" w:rsidRDefault="00E27DD8" w:rsidP="00D54586">
            <w:pPr>
              <w:spacing w:after="0"/>
              <w:jc w:val="center"/>
              <w:rPr>
                <w:ins w:id="7020" w:author="Della Faille Philippe" w:date="2019-08-09T13:33:00Z"/>
                <w:rFonts w:ascii="Calibri" w:eastAsia="Times New Roman" w:hAnsi="Calibri" w:cs="Calibri"/>
                <w:color w:val="000000"/>
                <w:sz w:val="16"/>
              </w:rPr>
            </w:pPr>
            <w:ins w:id="702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4E85D06E" w14:textId="77777777" w:rsidR="00E27DD8" w:rsidRPr="00740232" w:rsidRDefault="00E27DD8" w:rsidP="00D54586">
            <w:pPr>
              <w:spacing w:after="0"/>
              <w:jc w:val="center"/>
              <w:rPr>
                <w:ins w:id="7022" w:author="Della Faille Philippe" w:date="2019-08-09T13:33:00Z"/>
                <w:rFonts w:ascii="Calibri" w:eastAsia="Times New Roman" w:hAnsi="Calibri" w:cs="Calibri"/>
                <w:color w:val="000000"/>
                <w:sz w:val="16"/>
              </w:rPr>
            </w:pPr>
            <w:ins w:id="7023" w:author="Della Faille Philippe" w:date="2019-08-09T13:33:00Z">
              <w:r w:rsidRPr="00740232">
                <w:rPr>
                  <w:rFonts w:ascii="Calibri" w:eastAsia="Times New Roman" w:hAnsi="Calibri" w:cs="Calibri"/>
                  <w:color w:val="000000"/>
                  <w:sz w:val="16"/>
                </w:rPr>
                <w:t>114</w:t>
              </w:r>
            </w:ins>
          </w:p>
        </w:tc>
        <w:tc>
          <w:tcPr>
            <w:tcW w:w="1276" w:type="dxa"/>
            <w:tcBorders>
              <w:top w:val="nil"/>
              <w:left w:val="nil"/>
              <w:bottom w:val="nil"/>
              <w:right w:val="single" w:sz="4" w:space="0" w:color="auto"/>
            </w:tcBorders>
            <w:shd w:val="clear" w:color="000000" w:fill="A9D08E"/>
            <w:noWrap/>
            <w:vAlign w:val="bottom"/>
            <w:hideMark/>
          </w:tcPr>
          <w:p w14:paraId="7E99E559" w14:textId="77777777" w:rsidR="00E27DD8" w:rsidRPr="00740232" w:rsidRDefault="00E27DD8" w:rsidP="00D54586">
            <w:pPr>
              <w:spacing w:after="0"/>
              <w:jc w:val="center"/>
              <w:rPr>
                <w:ins w:id="7024" w:author="Della Faille Philippe" w:date="2019-08-09T13:33:00Z"/>
                <w:rFonts w:ascii="Calibri" w:eastAsia="Times New Roman" w:hAnsi="Calibri" w:cs="Calibri"/>
                <w:color w:val="000000"/>
                <w:sz w:val="16"/>
              </w:rPr>
            </w:pPr>
            <w:ins w:id="7025" w:author="Della Faille Philippe" w:date="2019-08-09T13:33:00Z">
              <w:r w:rsidRPr="00740232">
                <w:rPr>
                  <w:rFonts w:ascii="Calibri" w:eastAsia="Times New Roman" w:hAnsi="Calibri" w:cs="Calibri"/>
                  <w:color w:val="000000"/>
                  <w:sz w:val="16"/>
                </w:rPr>
                <w:t>0x0072</w:t>
              </w:r>
            </w:ins>
          </w:p>
        </w:tc>
      </w:tr>
      <w:tr w:rsidR="00E27DD8" w:rsidRPr="00740232" w14:paraId="7495BF75" w14:textId="77777777" w:rsidTr="00D54586">
        <w:trPr>
          <w:trHeight w:val="288"/>
          <w:ins w:id="7026" w:author="Della Faille Philippe" w:date="2019-08-09T13:33:00Z"/>
        </w:trPr>
        <w:tc>
          <w:tcPr>
            <w:tcW w:w="960" w:type="dxa"/>
            <w:vMerge/>
            <w:tcBorders>
              <w:top w:val="nil"/>
              <w:left w:val="nil"/>
              <w:bottom w:val="nil"/>
              <w:right w:val="nil"/>
            </w:tcBorders>
            <w:vAlign w:val="center"/>
            <w:hideMark/>
          </w:tcPr>
          <w:p w14:paraId="3A9ED87D" w14:textId="77777777" w:rsidR="00E27DD8" w:rsidRPr="00740232" w:rsidRDefault="00E27DD8" w:rsidP="00D54586">
            <w:pPr>
              <w:spacing w:after="0"/>
              <w:jc w:val="left"/>
              <w:rPr>
                <w:ins w:id="7027"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7AE3FF76" w14:textId="77777777" w:rsidR="00E27DD8" w:rsidRPr="00740232" w:rsidRDefault="00E27DD8" w:rsidP="00D54586">
            <w:pPr>
              <w:spacing w:after="0"/>
              <w:jc w:val="left"/>
              <w:rPr>
                <w:ins w:id="7028" w:author="Della Faille Philippe" w:date="2019-08-09T13:33:00Z"/>
                <w:rFonts w:ascii="Calibri" w:eastAsia="Times New Roman" w:hAnsi="Calibri" w:cs="Calibri"/>
                <w:color w:val="000000"/>
                <w:sz w:val="16"/>
              </w:rPr>
            </w:pPr>
            <w:ins w:id="702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17CC39B8" w14:textId="77777777" w:rsidR="00E27DD8" w:rsidRPr="00740232" w:rsidRDefault="00E27DD8" w:rsidP="00D54586">
            <w:pPr>
              <w:spacing w:after="0"/>
              <w:jc w:val="center"/>
              <w:rPr>
                <w:ins w:id="7030" w:author="Della Faille Philippe" w:date="2019-08-09T13:33:00Z"/>
                <w:rFonts w:ascii="Calibri" w:eastAsia="Times New Roman" w:hAnsi="Calibri" w:cs="Calibri"/>
                <w:color w:val="000000"/>
                <w:sz w:val="16"/>
              </w:rPr>
            </w:pPr>
            <w:ins w:id="7031" w:author="Della Faille Philippe" w:date="2019-08-09T13:33:00Z">
              <w:r w:rsidRPr="00740232">
                <w:rPr>
                  <w:rFonts w:ascii="Calibri" w:eastAsia="Times New Roman" w:hAnsi="Calibri" w:cs="Calibri"/>
                  <w:color w:val="000000"/>
                  <w:sz w:val="16"/>
                </w:rPr>
                <w:t>71</w:t>
              </w:r>
            </w:ins>
          </w:p>
        </w:tc>
        <w:tc>
          <w:tcPr>
            <w:tcW w:w="2680" w:type="dxa"/>
            <w:tcBorders>
              <w:top w:val="nil"/>
              <w:left w:val="nil"/>
              <w:bottom w:val="nil"/>
              <w:right w:val="nil"/>
            </w:tcBorders>
            <w:shd w:val="clear" w:color="000000" w:fill="A9D08E"/>
            <w:noWrap/>
            <w:vAlign w:val="bottom"/>
            <w:hideMark/>
          </w:tcPr>
          <w:p w14:paraId="10CF1865" w14:textId="77777777" w:rsidR="00E27DD8" w:rsidRPr="00740232" w:rsidRDefault="00E27DD8" w:rsidP="00D54586">
            <w:pPr>
              <w:spacing w:after="0"/>
              <w:jc w:val="left"/>
              <w:rPr>
                <w:ins w:id="7032" w:author="Della Faille Philippe" w:date="2019-08-09T13:33:00Z"/>
                <w:rFonts w:ascii="Calibri" w:eastAsia="Times New Roman" w:hAnsi="Calibri" w:cs="Calibri"/>
                <w:color w:val="000000"/>
                <w:sz w:val="16"/>
              </w:rPr>
            </w:pPr>
            <w:ins w:id="7033" w:author="Della Faille Philippe" w:date="2019-08-09T13:33:00Z">
              <w:r w:rsidRPr="00740232">
                <w:rPr>
                  <w:rFonts w:ascii="Calibri" w:eastAsia="Times New Roman" w:hAnsi="Calibri" w:cs="Calibri"/>
                  <w:color w:val="000000"/>
                  <w:sz w:val="16"/>
                </w:rPr>
                <w:t>Junction temperature P4</w:t>
              </w:r>
            </w:ins>
          </w:p>
        </w:tc>
        <w:tc>
          <w:tcPr>
            <w:tcW w:w="960" w:type="dxa"/>
            <w:tcBorders>
              <w:top w:val="nil"/>
              <w:left w:val="single" w:sz="4" w:space="0" w:color="auto"/>
              <w:bottom w:val="nil"/>
              <w:right w:val="single" w:sz="4" w:space="0" w:color="auto"/>
            </w:tcBorders>
            <w:shd w:val="clear" w:color="000000" w:fill="A9D08E"/>
            <w:noWrap/>
            <w:vAlign w:val="bottom"/>
            <w:hideMark/>
          </w:tcPr>
          <w:p w14:paraId="73E79848" w14:textId="77777777" w:rsidR="00E27DD8" w:rsidRPr="00740232" w:rsidRDefault="00E27DD8" w:rsidP="00D54586">
            <w:pPr>
              <w:spacing w:after="0"/>
              <w:jc w:val="center"/>
              <w:rPr>
                <w:ins w:id="7034" w:author="Della Faille Philippe" w:date="2019-08-09T13:33:00Z"/>
                <w:rFonts w:ascii="Calibri" w:eastAsia="Times New Roman" w:hAnsi="Calibri" w:cs="Calibri"/>
                <w:color w:val="000000"/>
                <w:sz w:val="16"/>
              </w:rPr>
            </w:pPr>
            <w:ins w:id="7035"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16C9E7D6" w14:textId="77777777" w:rsidR="00E27DD8" w:rsidRPr="00740232" w:rsidRDefault="00E27DD8" w:rsidP="00D54586">
            <w:pPr>
              <w:spacing w:after="0"/>
              <w:jc w:val="center"/>
              <w:rPr>
                <w:ins w:id="7036" w:author="Della Faille Philippe" w:date="2019-08-09T13:33:00Z"/>
                <w:rFonts w:ascii="Calibri" w:eastAsia="Times New Roman" w:hAnsi="Calibri" w:cs="Calibri"/>
                <w:color w:val="000000"/>
                <w:sz w:val="16"/>
              </w:rPr>
            </w:pPr>
            <w:ins w:id="703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5ACFC2F3" w14:textId="77777777" w:rsidR="00E27DD8" w:rsidRPr="00740232" w:rsidRDefault="00E27DD8" w:rsidP="00D54586">
            <w:pPr>
              <w:spacing w:after="0"/>
              <w:jc w:val="center"/>
              <w:rPr>
                <w:ins w:id="7038" w:author="Della Faille Philippe" w:date="2019-08-09T13:33:00Z"/>
                <w:rFonts w:ascii="Calibri" w:eastAsia="Times New Roman" w:hAnsi="Calibri" w:cs="Calibri"/>
                <w:color w:val="000000"/>
                <w:sz w:val="16"/>
              </w:rPr>
            </w:pPr>
            <w:ins w:id="703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6F76C5AE" w14:textId="77777777" w:rsidR="00E27DD8" w:rsidRPr="00740232" w:rsidRDefault="00E27DD8" w:rsidP="00D54586">
            <w:pPr>
              <w:spacing w:after="0"/>
              <w:jc w:val="center"/>
              <w:rPr>
                <w:ins w:id="7040" w:author="Della Faille Philippe" w:date="2019-08-09T13:33:00Z"/>
                <w:rFonts w:ascii="Calibri" w:eastAsia="Times New Roman" w:hAnsi="Calibri" w:cs="Calibri"/>
                <w:color w:val="000000"/>
                <w:sz w:val="16"/>
              </w:rPr>
            </w:pPr>
            <w:ins w:id="7041" w:author="Della Faille Philippe" w:date="2019-08-09T13:33:00Z">
              <w:r w:rsidRPr="00740232">
                <w:rPr>
                  <w:rFonts w:ascii="Calibri" w:eastAsia="Times New Roman" w:hAnsi="Calibri" w:cs="Calibri"/>
                  <w:color w:val="000000"/>
                  <w:sz w:val="16"/>
                </w:rPr>
                <w:t>116</w:t>
              </w:r>
            </w:ins>
          </w:p>
        </w:tc>
        <w:tc>
          <w:tcPr>
            <w:tcW w:w="1276" w:type="dxa"/>
            <w:tcBorders>
              <w:top w:val="nil"/>
              <w:left w:val="nil"/>
              <w:bottom w:val="nil"/>
              <w:right w:val="single" w:sz="4" w:space="0" w:color="auto"/>
            </w:tcBorders>
            <w:shd w:val="clear" w:color="000000" w:fill="A9D08E"/>
            <w:noWrap/>
            <w:vAlign w:val="bottom"/>
            <w:hideMark/>
          </w:tcPr>
          <w:p w14:paraId="3A8AA982" w14:textId="77777777" w:rsidR="00E27DD8" w:rsidRPr="00740232" w:rsidRDefault="00E27DD8" w:rsidP="00D54586">
            <w:pPr>
              <w:spacing w:after="0"/>
              <w:jc w:val="center"/>
              <w:rPr>
                <w:ins w:id="7042" w:author="Della Faille Philippe" w:date="2019-08-09T13:33:00Z"/>
                <w:rFonts w:ascii="Calibri" w:eastAsia="Times New Roman" w:hAnsi="Calibri" w:cs="Calibri"/>
                <w:color w:val="000000"/>
                <w:sz w:val="16"/>
              </w:rPr>
            </w:pPr>
            <w:ins w:id="7043" w:author="Della Faille Philippe" w:date="2019-08-09T13:33:00Z">
              <w:r w:rsidRPr="00740232">
                <w:rPr>
                  <w:rFonts w:ascii="Calibri" w:eastAsia="Times New Roman" w:hAnsi="Calibri" w:cs="Calibri"/>
                  <w:color w:val="000000"/>
                  <w:sz w:val="16"/>
                </w:rPr>
                <w:t>0x0074</w:t>
              </w:r>
            </w:ins>
          </w:p>
        </w:tc>
      </w:tr>
      <w:tr w:rsidR="00E27DD8" w:rsidRPr="00740232" w14:paraId="2939E30D" w14:textId="77777777" w:rsidTr="00D54586">
        <w:trPr>
          <w:trHeight w:val="288"/>
          <w:ins w:id="7044" w:author="Della Faille Philippe" w:date="2019-08-09T13:33:00Z"/>
        </w:trPr>
        <w:tc>
          <w:tcPr>
            <w:tcW w:w="960" w:type="dxa"/>
            <w:vMerge/>
            <w:tcBorders>
              <w:top w:val="nil"/>
              <w:left w:val="nil"/>
              <w:bottom w:val="nil"/>
              <w:right w:val="nil"/>
            </w:tcBorders>
            <w:vAlign w:val="center"/>
            <w:hideMark/>
          </w:tcPr>
          <w:p w14:paraId="2FDEE68A" w14:textId="77777777" w:rsidR="00E27DD8" w:rsidRPr="00740232" w:rsidRDefault="00E27DD8" w:rsidP="00D54586">
            <w:pPr>
              <w:spacing w:after="0"/>
              <w:jc w:val="left"/>
              <w:rPr>
                <w:ins w:id="7045"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153EF981" w14:textId="77777777" w:rsidR="00E27DD8" w:rsidRPr="00740232" w:rsidRDefault="00E27DD8" w:rsidP="00D54586">
            <w:pPr>
              <w:spacing w:after="0"/>
              <w:jc w:val="left"/>
              <w:rPr>
                <w:ins w:id="7046" w:author="Della Faille Philippe" w:date="2019-08-09T13:33:00Z"/>
                <w:rFonts w:ascii="Calibri" w:eastAsia="Times New Roman" w:hAnsi="Calibri" w:cs="Calibri"/>
                <w:color w:val="000000"/>
                <w:sz w:val="16"/>
              </w:rPr>
            </w:pPr>
            <w:ins w:id="704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000000" w:fill="A9D08E"/>
            <w:noWrap/>
            <w:vAlign w:val="bottom"/>
            <w:hideMark/>
          </w:tcPr>
          <w:p w14:paraId="2BF67446" w14:textId="77777777" w:rsidR="00E27DD8" w:rsidRPr="00740232" w:rsidRDefault="00E27DD8" w:rsidP="00D54586">
            <w:pPr>
              <w:spacing w:after="0"/>
              <w:jc w:val="center"/>
              <w:rPr>
                <w:ins w:id="7048" w:author="Della Faille Philippe" w:date="2019-08-09T13:33:00Z"/>
                <w:rFonts w:ascii="Calibri" w:eastAsia="Times New Roman" w:hAnsi="Calibri" w:cs="Calibri"/>
                <w:color w:val="000000"/>
                <w:sz w:val="16"/>
              </w:rPr>
            </w:pPr>
            <w:ins w:id="7049" w:author="Della Faille Philippe" w:date="2019-08-09T13:33:00Z">
              <w:r w:rsidRPr="00740232">
                <w:rPr>
                  <w:rFonts w:ascii="Calibri" w:eastAsia="Times New Roman" w:hAnsi="Calibri" w:cs="Calibri"/>
                  <w:color w:val="000000"/>
                  <w:sz w:val="16"/>
                </w:rPr>
                <w:t>72</w:t>
              </w:r>
            </w:ins>
          </w:p>
        </w:tc>
        <w:tc>
          <w:tcPr>
            <w:tcW w:w="2680" w:type="dxa"/>
            <w:tcBorders>
              <w:top w:val="nil"/>
              <w:left w:val="nil"/>
              <w:bottom w:val="nil"/>
              <w:right w:val="nil"/>
            </w:tcBorders>
            <w:shd w:val="clear" w:color="000000" w:fill="A9D08E"/>
            <w:noWrap/>
            <w:vAlign w:val="bottom"/>
            <w:hideMark/>
          </w:tcPr>
          <w:p w14:paraId="28D773ED" w14:textId="77777777" w:rsidR="00E27DD8" w:rsidRPr="00740232" w:rsidRDefault="00E27DD8" w:rsidP="00D54586">
            <w:pPr>
              <w:spacing w:after="0"/>
              <w:jc w:val="left"/>
              <w:rPr>
                <w:ins w:id="7050" w:author="Della Faille Philippe" w:date="2019-08-09T13:33:00Z"/>
                <w:rFonts w:ascii="Calibri" w:eastAsia="Times New Roman" w:hAnsi="Calibri" w:cs="Calibri"/>
                <w:color w:val="000000"/>
                <w:sz w:val="16"/>
              </w:rPr>
            </w:pPr>
            <w:ins w:id="7051" w:author="Della Faille Philippe" w:date="2019-08-09T13:33:00Z">
              <w:r w:rsidRPr="00740232">
                <w:rPr>
                  <w:rFonts w:ascii="Calibri" w:eastAsia="Times New Roman" w:hAnsi="Calibri" w:cs="Calibri"/>
                  <w:color w:val="000000"/>
                  <w:sz w:val="16"/>
                </w:rPr>
                <w:t>Junction temperature P5</w:t>
              </w:r>
            </w:ins>
          </w:p>
        </w:tc>
        <w:tc>
          <w:tcPr>
            <w:tcW w:w="960" w:type="dxa"/>
            <w:tcBorders>
              <w:top w:val="nil"/>
              <w:left w:val="single" w:sz="4" w:space="0" w:color="auto"/>
              <w:bottom w:val="nil"/>
              <w:right w:val="single" w:sz="4" w:space="0" w:color="auto"/>
            </w:tcBorders>
            <w:shd w:val="clear" w:color="000000" w:fill="A9D08E"/>
            <w:noWrap/>
            <w:vAlign w:val="bottom"/>
            <w:hideMark/>
          </w:tcPr>
          <w:p w14:paraId="6C872469" w14:textId="77777777" w:rsidR="00E27DD8" w:rsidRPr="00740232" w:rsidRDefault="00E27DD8" w:rsidP="00D54586">
            <w:pPr>
              <w:spacing w:after="0"/>
              <w:jc w:val="center"/>
              <w:rPr>
                <w:ins w:id="7052" w:author="Della Faille Philippe" w:date="2019-08-09T13:33:00Z"/>
                <w:rFonts w:ascii="Calibri" w:eastAsia="Times New Roman" w:hAnsi="Calibri" w:cs="Calibri"/>
                <w:color w:val="000000"/>
                <w:sz w:val="16"/>
              </w:rPr>
            </w:pPr>
            <w:ins w:id="7053"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nil"/>
              <w:right w:val="single" w:sz="4" w:space="0" w:color="auto"/>
            </w:tcBorders>
            <w:shd w:val="clear" w:color="000000" w:fill="A9D08E"/>
            <w:noWrap/>
            <w:vAlign w:val="bottom"/>
            <w:hideMark/>
          </w:tcPr>
          <w:p w14:paraId="178CBDC4" w14:textId="77777777" w:rsidR="00E27DD8" w:rsidRPr="00740232" w:rsidRDefault="00E27DD8" w:rsidP="00D54586">
            <w:pPr>
              <w:spacing w:after="0"/>
              <w:jc w:val="center"/>
              <w:rPr>
                <w:ins w:id="7054" w:author="Della Faille Philippe" w:date="2019-08-09T13:33:00Z"/>
                <w:rFonts w:ascii="Calibri" w:eastAsia="Times New Roman" w:hAnsi="Calibri" w:cs="Calibri"/>
                <w:color w:val="000000"/>
                <w:sz w:val="16"/>
              </w:rPr>
            </w:pPr>
            <w:ins w:id="705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000000" w:fill="A9D08E"/>
            <w:noWrap/>
            <w:vAlign w:val="bottom"/>
            <w:hideMark/>
          </w:tcPr>
          <w:p w14:paraId="0D58D828" w14:textId="77777777" w:rsidR="00E27DD8" w:rsidRPr="00740232" w:rsidRDefault="00E27DD8" w:rsidP="00D54586">
            <w:pPr>
              <w:spacing w:after="0"/>
              <w:jc w:val="center"/>
              <w:rPr>
                <w:ins w:id="7056" w:author="Della Faille Philippe" w:date="2019-08-09T13:33:00Z"/>
                <w:rFonts w:ascii="Calibri" w:eastAsia="Times New Roman" w:hAnsi="Calibri" w:cs="Calibri"/>
                <w:color w:val="000000"/>
                <w:sz w:val="16"/>
              </w:rPr>
            </w:pPr>
            <w:ins w:id="705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000000" w:fill="A9D08E"/>
            <w:noWrap/>
            <w:vAlign w:val="bottom"/>
            <w:hideMark/>
          </w:tcPr>
          <w:p w14:paraId="246922BE" w14:textId="77777777" w:rsidR="00E27DD8" w:rsidRPr="00740232" w:rsidRDefault="00E27DD8" w:rsidP="00D54586">
            <w:pPr>
              <w:spacing w:after="0"/>
              <w:jc w:val="center"/>
              <w:rPr>
                <w:ins w:id="7058" w:author="Della Faille Philippe" w:date="2019-08-09T13:33:00Z"/>
                <w:rFonts w:ascii="Calibri" w:eastAsia="Times New Roman" w:hAnsi="Calibri" w:cs="Calibri"/>
                <w:color w:val="000000"/>
                <w:sz w:val="16"/>
              </w:rPr>
            </w:pPr>
            <w:ins w:id="7059" w:author="Della Faille Philippe" w:date="2019-08-09T13:33:00Z">
              <w:r w:rsidRPr="00740232">
                <w:rPr>
                  <w:rFonts w:ascii="Calibri" w:eastAsia="Times New Roman" w:hAnsi="Calibri" w:cs="Calibri"/>
                  <w:color w:val="000000"/>
                  <w:sz w:val="16"/>
                </w:rPr>
                <w:t>118</w:t>
              </w:r>
            </w:ins>
          </w:p>
        </w:tc>
        <w:tc>
          <w:tcPr>
            <w:tcW w:w="1276" w:type="dxa"/>
            <w:tcBorders>
              <w:top w:val="nil"/>
              <w:left w:val="nil"/>
              <w:bottom w:val="nil"/>
              <w:right w:val="single" w:sz="4" w:space="0" w:color="auto"/>
            </w:tcBorders>
            <w:shd w:val="clear" w:color="000000" w:fill="A9D08E"/>
            <w:noWrap/>
            <w:vAlign w:val="bottom"/>
            <w:hideMark/>
          </w:tcPr>
          <w:p w14:paraId="70668CF1" w14:textId="77777777" w:rsidR="00E27DD8" w:rsidRPr="00740232" w:rsidRDefault="00E27DD8" w:rsidP="00D54586">
            <w:pPr>
              <w:spacing w:after="0"/>
              <w:jc w:val="center"/>
              <w:rPr>
                <w:ins w:id="7060" w:author="Della Faille Philippe" w:date="2019-08-09T13:33:00Z"/>
                <w:rFonts w:ascii="Calibri" w:eastAsia="Times New Roman" w:hAnsi="Calibri" w:cs="Calibri"/>
                <w:color w:val="000000"/>
                <w:sz w:val="16"/>
              </w:rPr>
            </w:pPr>
            <w:ins w:id="7061" w:author="Della Faille Philippe" w:date="2019-08-09T13:33:00Z">
              <w:r w:rsidRPr="00740232">
                <w:rPr>
                  <w:rFonts w:ascii="Calibri" w:eastAsia="Times New Roman" w:hAnsi="Calibri" w:cs="Calibri"/>
                  <w:color w:val="000000"/>
                  <w:sz w:val="16"/>
                </w:rPr>
                <w:t>0x0076</w:t>
              </w:r>
            </w:ins>
          </w:p>
        </w:tc>
      </w:tr>
      <w:tr w:rsidR="00E27DD8" w:rsidRPr="00740232" w14:paraId="2FEF6C82" w14:textId="77777777" w:rsidTr="00D54586">
        <w:trPr>
          <w:trHeight w:val="288"/>
          <w:ins w:id="7062" w:author="Della Faille Philippe" w:date="2019-08-09T13:33:00Z"/>
        </w:trPr>
        <w:tc>
          <w:tcPr>
            <w:tcW w:w="960" w:type="dxa"/>
            <w:vMerge/>
            <w:tcBorders>
              <w:top w:val="nil"/>
              <w:left w:val="nil"/>
              <w:bottom w:val="nil"/>
              <w:right w:val="nil"/>
            </w:tcBorders>
            <w:vAlign w:val="center"/>
            <w:hideMark/>
          </w:tcPr>
          <w:p w14:paraId="2CC839F9" w14:textId="77777777" w:rsidR="00E27DD8" w:rsidRPr="00740232" w:rsidRDefault="00E27DD8" w:rsidP="00D54586">
            <w:pPr>
              <w:spacing w:after="0"/>
              <w:jc w:val="left"/>
              <w:rPr>
                <w:ins w:id="7063" w:author="Della Faille Philippe" w:date="2019-08-09T13:33:00Z"/>
                <w:rFonts w:ascii="Calibri" w:eastAsia="Times New Roman" w:hAnsi="Calibri" w:cs="Calibri"/>
                <w:b/>
                <w:bCs/>
                <w:color w:val="000000"/>
                <w:sz w:val="16"/>
              </w:rPr>
            </w:pPr>
          </w:p>
        </w:tc>
        <w:tc>
          <w:tcPr>
            <w:tcW w:w="960" w:type="dxa"/>
            <w:tcBorders>
              <w:top w:val="nil"/>
              <w:left w:val="nil"/>
              <w:bottom w:val="nil"/>
              <w:right w:val="single" w:sz="4" w:space="0" w:color="auto"/>
            </w:tcBorders>
            <w:shd w:val="clear" w:color="000000" w:fill="A9D08E"/>
            <w:noWrap/>
            <w:vAlign w:val="bottom"/>
            <w:hideMark/>
          </w:tcPr>
          <w:p w14:paraId="1864CD8A" w14:textId="77777777" w:rsidR="00E27DD8" w:rsidRPr="00740232" w:rsidRDefault="00E27DD8" w:rsidP="00D54586">
            <w:pPr>
              <w:spacing w:after="0"/>
              <w:jc w:val="left"/>
              <w:rPr>
                <w:ins w:id="7064" w:author="Della Faille Philippe" w:date="2019-08-09T13:33:00Z"/>
                <w:rFonts w:ascii="Calibri" w:eastAsia="Times New Roman" w:hAnsi="Calibri" w:cs="Calibri"/>
                <w:color w:val="000000"/>
                <w:sz w:val="16"/>
              </w:rPr>
            </w:pPr>
            <w:ins w:id="706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single" w:sz="4" w:space="0" w:color="auto"/>
              <w:right w:val="single" w:sz="4" w:space="0" w:color="auto"/>
            </w:tcBorders>
            <w:shd w:val="clear" w:color="000000" w:fill="A9D08E"/>
            <w:noWrap/>
            <w:vAlign w:val="bottom"/>
            <w:hideMark/>
          </w:tcPr>
          <w:p w14:paraId="6E2DF6EE" w14:textId="77777777" w:rsidR="00E27DD8" w:rsidRPr="00740232" w:rsidRDefault="00E27DD8" w:rsidP="00D54586">
            <w:pPr>
              <w:spacing w:after="0"/>
              <w:jc w:val="center"/>
              <w:rPr>
                <w:ins w:id="7066" w:author="Della Faille Philippe" w:date="2019-08-09T13:33:00Z"/>
                <w:rFonts w:ascii="Calibri" w:eastAsia="Times New Roman" w:hAnsi="Calibri" w:cs="Calibri"/>
                <w:color w:val="000000"/>
                <w:sz w:val="16"/>
              </w:rPr>
            </w:pPr>
            <w:ins w:id="7067" w:author="Della Faille Philippe" w:date="2019-08-09T13:33:00Z">
              <w:r w:rsidRPr="00740232">
                <w:rPr>
                  <w:rFonts w:ascii="Calibri" w:eastAsia="Times New Roman" w:hAnsi="Calibri" w:cs="Calibri"/>
                  <w:color w:val="000000"/>
                  <w:sz w:val="16"/>
                </w:rPr>
                <w:t>73</w:t>
              </w:r>
            </w:ins>
          </w:p>
        </w:tc>
        <w:tc>
          <w:tcPr>
            <w:tcW w:w="2680" w:type="dxa"/>
            <w:tcBorders>
              <w:top w:val="nil"/>
              <w:left w:val="nil"/>
              <w:bottom w:val="single" w:sz="4" w:space="0" w:color="auto"/>
              <w:right w:val="nil"/>
            </w:tcBorders>
            <w:shd w:val="clear" w:color="000000" w:fill="A9D08E"/>
            <w:noWrap/>
            <w:vAlign w:val="bottom"/>
            <w:hideMark/>
          </w:tcPr>
          <w:p w14:paraId="7466F375" w14:textId="77777777" w:rsidR="00E27DD8" w:rsidRPr="00740232" w:rsidRDefault="00E27DD8" w:rsidP="00D54586">
            <w:pPr>
              <w:spacing w:after="0"/>
              <w:jc w:val="left"/>
              <w:rPr>
                <w:ins w:id="7068" w:author="Della Faille Philippe" w:date="2019-08-09T13:33:00Z"/>
                <w:rFonts w:ascii="Calibri" w:eastAsia="Times New Roman" w:hAnsi="Calibri" w:cs="Calibri"/>
                <w:color w:val="000000"/>
                <w:sz w:val="16"/>
              </w:rPr>
            </w:pPr>
            <w:ins w:id="7069" w:author="Della Faille Philippe" w:date="2019-08-09T13:33:00Z">
              <w:r w:rsidRPr="00740232">
                <w:rPr>
                  <w:rFonts w:ascii="Calibri" w:eastAsia="Times New Roman" w:hAnsi="Calibri" w:cs="Calibri"/>
                  <w:color w:val="000000"/>
                  <w:sz w:val="16"/>
                </w:rPr>
                <w:t>Junction temperature P6</w:t>
              </w:r>
            </w:ins>
          </w:p>
        </w:tc>
        <w:tc>
          <w:tcPr>
            <w:tcW w:w="960" w:type="dxa"/>
            <w:tcBorders>
              <w:top w:val="nil"/>
              <w:left w:val="single" w:sz="4" w:space="0" w:color="auto"/>
              <w:bottom w:val="single" w:sz="4" w:space="0" w:color="auto"/>
              <w:right w:val="single" w:sz="4" w:space="0" w:color="auto"/>
            </w:tcBorders>
            <w:shd w:val="clear" w:color="000000" w:fill="A9D08E"/>
            <w:noWrap/>
            <w:vAlign w:val="bottom"/>
            <w:hideMark/>
          </w:tcPr>
          <w:p w14:paraId="2C96B808" w14:textId="77777777" w:rsidR="00E27DD8" w:rsidRPr="00740232" w:rsidRDefault="00E27DD8" w:rsidP="00D54586">
            <w:pPr>
              <w:spacing w:after="0"/>
              <w:jc w:val="center"/>
              <w:rPr>
                <w:ins w:id="7070" w:author="Della Faille Philippe" w:date="2019-08-09T13:33:00Z"/>
                <w:rFonts w:ascii="Calibri" w:eastAsia="Times New Roman" w:hAnsi="Calibri" w:cs="Calibri"/>
                <w:color w:val="000000"/>
                <w:sz w:val="16"/>
              </w:rPr>
            </w:pPr>
            <w:ins w:id="7071" w:author="Della Faille Philippe" w:date="2019-08-09T13:33:00Z">
              <w:r w:rsidRPr="00740232">
                <w:rPr>
                  <w:rFonts w:ascii="Calibri" w:eastAsia="Times New Roman" w:hAnsi="Calibri" w:cs="Calibri"/>
                  <w:color w:val="000000"/>
                  <w:sz w:val="16"/>
                </w:rPr>
                <w:t>W</w:t>
              </w:r>
            </w:ins>
          </w:p>
        </w:tc>
        <w:tc>
          <w:tcPr>
            <w:tcW w:w="960" w:type="dxa"/>
            <w:tcBorders>
              <w:top w:val="nil"/>
              <w:left w:val="nil"/>
              <w:bottom w:val="single" w:sz="4" w:space="0" w:color="auto"/>
              <w:right w:val="single" w:sz="4" w:space="0" w:color="auto"/>
            </w:tcBorders>
            <w:shd w:val="clear" w:color="000000" w:fill="A9D08E"/>
            <w:noWrap/>
            <w:vAlign w:val="bottom"/>
            <w:hideMark/>
          </w:tcPr>
          <w:p w14:paraId="2D1ECD5E" w14:textId="77777777" w:rsidR="00E27DD8" w:rsidRPr="00740232" w:rsidRDefault="00E27DD8" w:rsidP="00D54586">
            <w:pPr>
              <w:spacing w:after="0"/>
              <w:jc w:val="center"/>
              <w:rPr>
                <w:ins w:id="7072" w:author="Della Faille Philippe" w:date="2019-08-09T13:33:00Z"/>
                <w:rFonts w:ascii="Calibri" w:eastAsia="Times New Roman" w:hAnsi="Calibri" w:cs="Calibri"/>
                <w:color w:val="000000"/>
                <w:sz w:val="16"/>
              </w:rPr>
            </w:pPr>
            <w:ins w:id="707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single" w:sz="4" w:space="0" w:color="auto"/>
              <w:right w:val="single" w:sz="4" w:space="0" w:color="auto"/>
            </w:tcBorders>
            <w:shd w:val="clear" w:color="000000" w:fill="A9D08E"/>
            <w:noWrap/>
            <w:vAlign w:val="bottom"/>
            <w:hideMark/>
          </w:tcPr>
          <w:p w14:paraId="11B96D69" w14:textId="77777777" w:rsidR="00E27DD8" w:rsidRPr="00740232" w:rsidRDefault="00E27DD8" w:rsidP="00D54586">
            <w:pPr>
              <w:spacing w:after="0"/>
              <w:jc w:val="center"/>
              <w:rPr>
                <w:ins w:id="7074" w:author="Della Faille Philippe" w:date="2019-08-09T13:33:00Z"/>
                <w:rFonts w:ascii="Calibri" w:eastAsia="Times New Roman" w:hAnsi="Calibri" w:cs="Calibri"/>
                <w:color w:val="000000"/>
                <w:sz w:val="16"/>
              </w:rPr>
            </w:pPr>
            <w:ins w:id="707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single" w:sz="4" w:space="0" w:color="auto"/>
              <w:right w:val="single" w:sz="4" w:space="0" w:color="auto"/>
            </w:tcBorders>
            <w:shd w:val="clear" w:color="000000" w:fill="A9D08E"/>
            <w:noWrap/>
            <w:vAlign w:val="bottom"/>
            <w:hideMark/>
          </w:tcPr>
          <w:p w14:paraId="11A71BF4" w14:textId="77777777" w:rsidR="00E27DD8" w:rsidRPr="00740232" w:rsidRDefault="00E27DD8" w:rsidP="00D54586">
            <w:pPr>
              <w:spacing w:after="0"/>
              <w:jc w:val="center"/>
              <w:rPr>
                <w:ins w:id="7076" w:author="Della Faille Philippe" w:date="2019-08-09T13:33:00Z"/>
                <w:rFonts w:ascii="Calibri" w:eastAsia="Times New Roman" w:hAnsi="Calibri" w:cs="Calibri"/>
                <w:color w:val="000000"/>
                <w:sz w:val="16"/>
              </w:rPr>
            </w:pPr>
            <w:ins w:id="7077" w:author="Della Faille Philippe" w:date="2019-08-09T13:33:00Z">
              <w:r w:rsidRPr="00740232">
                <w:rPr>
                  <w:rFonts w:ascii="Calibri" w:eastAsia="Times New Roman" w:hAnsi="Calibri" w:cs="Calibri"/>
                  <w:color w:val="000000"/>
                  <w:sz w:val="16"/>
                </w:rPr>
                <w:t>120</w:t>
              </w:r>
            </w:ins>
          </w:p>
        </w:tc>
        <w:tc>
          <w:tcPr>
            <w:tcW w:w="1276" w:type="dxa"/>
            <w:tcBorders>
              <w:top w:val="nil"/>
              <w:left w:val="nil"/>
              <w:bottom w:val="single" w:sz="4" w:space="0" w:color="auto"/>
              <w:right w:val="single" w:sz="4" w:space="0" w:color="auto"/>
            </w:tcBorders>
            <w:shd w:val="clear" w:color="000000" w:fill="A9D08E"/>
            <w:noWrap/>
            <w:vAlign w:val="bottom"/>
            <w:hideMark/>
          </w:tcPr>
          <w:p w14:paraId="52E82C11" w14:textId="77777777" w:rsidR="00E27DD8" w:rsidRPr="00740232" w:rsidRDefault="00E27DD8" w:rsidP="00D54586">
            <w:pPr>
              <w:spacing w:after="0"/>
              <w:jc w:val="center"/>
              <w:rPr>
                <w:ins w:id="7078" w:author="Della Faille Philippe" w:date="2019-08-09T13:33:00Z"/>
                <w:rFonts w:ascii="Calibri" w:eastAsia="Times New Roman" w:hAnsi="Calibri" w:cs="Calibri"/>
                <w:color w:val="000000"/>
                <w:sz w:val="16"/>
              </w:rPr>
            </w:pPr>
            <w:ins w:id="7079" w:author="Della Faille Philippe" w:date="2019-08-09T13:33:00Z">
              <w:r w:rsidRPr="00740232">
                <w:rPr>
                  <w:rFonts w:ascii="Calibri" w:eastAsia="Times New Roman" w:hAnsi="Calibri" w:cs="Calibri"/>
                  <w:color w:val="000000"/>
                  <w:sz w:val="16"/>
                </w:rPr>
                <w:t>0x0078</w:t>
              </w:r>
            </w:ins>
          </w:p>
        </w:tc>
      </w:tr>
      <w:tr w:rsidR="00E27DD8" w:rsidRPr="00740232" w14:paraId="3E50F77D" w14:textId="77777777" w:rsidTr="00D54586">
        <w:trPr>
          <w:trHeight w:val="288"/>
          <w:ins w:id="7080" w:author="Della Faille Philippe" w:date="2019-08-09T13:33:00Z"/>
        </w:trPr>
        <w:tc>
          <w:tcPr>
            <w:tcW w:w="960" w:type="dxa"/>
            <w:tcBorders>
              <w:top w:val="nil"/>
              <w:left w:val="nil"/>
              <w:bottom w:val="single" w:sz="8" w:space="0" w:color="000000"/>
              <w:right w:val="nil"/>
            </w:tcBorders>
            <w:shd w:val="clear" w:color="auto" w:fill="auto"/>
            <w:textDirection w:val="btLr"/>
            <w:vAlign w:val="center"/>
          </w:tcPr>
          <w:p w14:paraId="0F227306" w14:textId="77777777" w:rsidR="00E27DD8" w:rsidRPr="00740232" w:rsidRDefault="00E27DD8" w:rsidP="00D54586">
            <w:pPr>
              <w:spacing w:after="0"/>
              <w:jc w:val="center"/>
              <w:rPr>
                <w:ins w:id="7081" w:author="Della Faille Philippe" w:date="2019-08-09T13:33:00Z"/>
                <w:rFonts w:ascii="Calibri" w:eastAsia="Times New Roman" w:hAnsi="Calibri" w:cs="Calibri"/>
                <w:color w:val="000000"/>
                <w:sz w:val="16"/>
              </w:rPr>
            </w:pPr>
          </w:p>
        </w:tc>
        <w:tc>
          <w:tcPr>
            <w:tcW w:w="960" w:type="dxa"/>
            <w:tcBorders>
              <w:top w:val="single" w:sz="4" w:space="0" w:color="auto"/>
              <w:left w:val="nil"/>
              <w:bottom w:val="single" w:sz="12" w:space="0" w:color="000000"/>
              <w:right w:val="nil"/>
            </w:tcBorders>
            <w:shd w:val="clear" w:color="auto" w:fill="auto"/>
            <w:textDirection w:val="btLr"/>
            <w:vAlign w:val="center"/>
          </w:tcPr>
          <w:p w14:paraId="37A35EB5" w14:textId="77777777" w:rsidR="00E27DD8" w:rsidRPr="00740232" w:rsidRDefault="00E27DD8" w:rsidP="00D54586">
            <w:pPr>
              <w:spacing w:after="0"/>
              <w:jc w:val="center"/>
              <w:rPr>
                <w:ins w:id="7082"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auto"/>
            <w:noWrap/>
            <w:vAlign w:val="bottom"/>
          </w:tcPr>
          <w:p w14:paraId="11752212" w14:textId="77777777" w:rsidR="00E27DD8" w:rsidRPr="00740232" w:rsidRDefault="00E27DD8" w:rsidP="00D54586">
            <w:pPr>
              <w:spacing w:after="0"/>
              <w:jc w:val="center"/>
              <w:rPr>
                <w:ins w:id="7083" w:author="Della Faille Philippe" w:date="2019-08-09T13:33:00Z"/>
                <w:rFonts w:ascii="Calibri" w:eastAsia="Times New Roman" w:hAnsi="Calibri" w:cs="Calibri"/>
                <w:color w:val="000000"/>
                <w:sz w:val="16"/>
              </w:rPr>
            </w:pPr>
          </w:p>
        </w:tc>
        <w:tc>
          <w:tcPr>
            <w:tcW w:w="2680" w:type="dxa"/>
            <w:tcBorders>
              <w:top w:val="nil"/>
              <w:left w:val="nil"/>
              <w:bottom w:val="nil"/>
              <w:right w:val="nil"/>
            </w:tcBorders>
            <w:shd w:val="clear" w:color="auto" w:fill="auto"/>
            <w:noWrap/>
            <w:vAlign w:val="bottom"/>
          </w:tcPr>
          <w:p w14:paraId="55A8B79F" w14:textId="77777777" w:rsidR="00E27DD8" w:rsidRPr="00740232" w:rsidRDefault="00E27DD8" w:rsidP="00D54586">
            <w:pPr>
              <w:spacing w:after="0"/>
              <w:jc w:val="left"/>
              <w:rPr>
                <w:ins w:id="7084"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auto"/>
            <w:noWrap/>
            <w:vAlign w:val="bottom"/>
          </w:tcPr>
          <w:p w14:paraId="4499399C" w14:textId="77777777" w:rsidR="00E27DD8" w:rsidRPr="00740232" w:rsidRDefault="00E27DD8" w:rsidP="00D54586">
            <w:pPr>
              <w:spacing w:after="0"/>
              <w:jc w:val="center"/>
              <w:rPr>
                <w:ins w:id="7085" w:author="Della Faille Philippe" w:date="2019-08-09T13:33:00Z"/>
                <w:rFonts w:ascii="Calibri" w:eastAsia="Times New Roman" w:hAnsi="Calibri" w:cs="Calibri"/>
                <w:color w:val="000000"/>
                <w:sz w:val="16"/>
              </w:rPr>
            </w:pPr>
          </w:p>
        </w:tc>
        <w:tc>
          <w:tcPr>
            <w:tcW w:w="960" w:type="dxa"/>
            <w:tcBorders>
              <w:top w:val="nil"/>
              <w:left w:val="nil"/>
              <w:bottom w:val="nil"/>
              <w:right w:val="single" w:sz="4" w:space="0" w:color="auto"/>
            </w:tcBorders>
            <w:shd w:val="clear" w:color="auto" w:fill="auto"/>
            <w:noWrap/>
            <w:vAlign w:val="bottom"/>
          </w:tcPr>
          <w:p w14:paraId="4543F043" w14:textId="77777777" w:rsidR="00E27DD8" w:rsidRPr="00740232" w:rsidRDefault="00E27DD8" w:rsidP="00D54586">
            <w:pPr>
              <w:spacing w:after="0"/>
              <w:jc w:val="center"/>
              <w:rPr>
                <w:ins w:id="7086" w:author="Della Faille Philippe" w:date="2019-08-09T13:33:00Z"/>
                <w:rFonts w:ascii="Calibri" w:eastAsia="Times New Roman" w:hAnsi="Calibri" w:cs="Calibri"/>
                <w:color w:val="000000"/>
                <w:sz w:val="16"/>
              </w:rPr>
            </w:pPr>
          </w:p>
        </w:tc>
        <w:tc>
          <w:tcPr>
            <w:tcW w:w="960" w:type="dxa"/>
            <w:tcBorders>
              <w:top w:val="nil"/>
              <w:left w:val="nil"/>
              <w:bottom w:val="nil"/>
              <w:right w:val="single" w:sz="4" w:space="0" w:color="auto"/>
            </w:tcBorders>
            <w:shd w:val="clear" w:color="auto" w:fill="auto"/>
            <w:noWrap/>
            <w:vAlign w:val="bottom"/>
          </w:tcPr>
          <w:p w14:paraId="5A6504F8" w14:textId="77777777" w:rsidR="00E27DD8" w:rsidRPr="00740232" w:rsidRDefault="00E27DD8" w:rsidP="00D54586">
            <w:pPr>
              <w:spacing w:after="0"/>
              <w:jc w:val="center"/>
              <w:rPr>
                <w:ins w:id="7087" w:author="Della Faille Philippe" w:date="2019-08-09T13:33:00Z"/>
                <w:rFonts w:ascii="Calibri" w:eastAsia="Times New Roman" w:hAnsi="Calibri" w:cs="Calibri"/>
                <w:color w:val="000000"/>
                <w:sz w:val="16"/>
              </w:rPr>
            </w:pPr>
          </w:p>
        </w:tc>
        <w:tc>
          <w:tcPr>
            <w:tcW w:w="644" w:type="dxa"/>
            <w:tcBorders>
              <w:top w:val="nil"/>
              <w:left w:val="nil"/>
              <w:bottom w:val="nil"/>
              <w:right w:val="single" w:sz="4" w:space="0" w:color="auto"/>
            </w:tcBorders>
            <w:shd w:val="clear" w:color="auto" w:fill="auto"/>
            <w:noWrap/>
            <w:vAlign w:val="bottom"/>
          </w:tcPr>
          <w:p w14:paraId="707C74A2" w14:textId="77777777" w:rsidR="00E27DD8" w:rsidRPr="00740232" w:rsidRDefault="00E27DD8" w:rsidP="00D54586">
            <w:pPr>
              <w:spacing w:after="0"/>
              <w:jc w:val="center"/>
              <w:rPr>
                <w:ins w:id="7088" w:author="Della Faille Philippe" w:date="2019-08-09T13:33:00Z"/>
                <w:rFonts w:ascii="Calibri" w:eastAsia="Times New Roman" w:hAnsi="Calibri" w:cs="Calibri"/>
                <w:color w:val="000000"/>
                <w:sz w:val="16"/>
              </w:rPr>
            </w:pPr>
          </w:p>
        </w:tc>
        <w:tc>
          <w:tcPr>
            <w:tcW w:w="1276" w:type="dxa"/>
            <w:tcBorders>
              <w:top w:val="nil"/>
              <w:left w:val="nil"/>
              <w:bottom w:val="nil"/>
              <w:right w:val="single" w:sz="4" w:space="0" w:color="auto"/>
            </w:tcBorders>
            <w:shd w:val="clear" w:color="auto" w:fill="auto"/>
            <w:noWrap/>
            <w:vAlign w:val="bottom"/>
          </w:tcPr>
          <w:p w14:paraId="7193632F" w14:textId="77777777" w:rsidR="00E27DD8" w:rsidRPr="00740232" w:rsidRDefault="00E27DD8" w:rsidP="00D54586">
            <w:pPr>
              <w:spacing w:after="0"/>
              <w:jc w:val="center"/>
              <w:rPr>
                <w:ins w:id="7089" w:author="Della Faille Philippe" w:date="2019-08-09T13:33:00Z"/>
                <w:rFonts w:ascii="Calibri" w:eastAsia="Times New Roman" w:hAnsi="Calibri" w:cs="Calibri"/>
                <w:color w:val="000000"/>
                <w:sz w:val="16"/>
              </w:rPr>
            </w:pPr>
          </w:p>
        </w:tc>
      </w:tr>
      <w:tr w:rsidR="00E27DD8" w:rsidRPr="00740232" w14:paraId="0D158220" w14:textId="77777777" w:rsidTr="00D54586">
        <w:trPr>
          <w:trHeight w:val="288"/>
          <w:ins w:id="7090" w:author="Della Faille Philippe" w:date="2019-08-09T13:33:00Z"/>
        </w:trPr>
        <w:tc>
          <w:tcPr>
            <w:tcW w:w="960" w:type="dxa"/>
            <w:vMerge w:val="restart"/>
            <w:tcBorders>
              <w:top w:val="nil"/>
              <w:left w:val="nil"/>
              <w:bottom w:val="single" w:sz="8" w:space="0" w:color="000000"/>
              <w:right w:val="nil"/>
            </w:tcBorders>
            <w:shd w:val="clear" w:color="auto" w:fill="8DB3E2" w:themeFill="text2" w:themeFillTint="66"/>
            <w:textDirection w:val="btLr"/>
            <w:vAlign w:val="center"/>
          </w:tcPr>
          <w:p w14:paraId="4333422A" w14:textId="77777777" w:rsidR="00E27DD8" w:rsidRPr="00740232" w:rsidRDefault="00E27DD8" w:rsidP="00D54586">
            <w:pPr>
              <w:spacing w:after="0"/>
              <w:jc w:val="center"/>
              <w:rPr>
                <w:ins w:id="7091" w:author="Della Faille Philippe" w:date="2019-08-09T13:33:00Z"/>
                <w:rFonts w:ascii="Calibri" w:eastAsia="Times New Roman" w:hAnsi="Calibri" w:cs="Calibri"/>
                <w:color w:val="000000"/>
                <w:sz w:val="16"/>
              </w:rPr>
            </w:pPr>
          </w:p>
        </w:tc>
        <w:tc>
          <w:tcPr>
            <w:tcW w:w="960" w:type="dxa"/>
            <w:vMerge w:val="restart"/>
            <w:tcBorders>
              <w:top w:val="single" w:sz="4" w:space="0" w:color="auto"/>
              <w:left w:val="nil"/>
              <w:bottom w:val="single" w:sz="12" w:space="0" w:color="000000"/>
              <w:right w:val="nil"/>
            </w:tcBorders>
            <w:shd w:val="clear" w:color="auto" w:fill="8DB3E2" w:themeFill="text2" w:themeFillTint="66"/>
            <w:textDirection w:val="btLr"/>
            <w:vAlign w:val="center"/>
            <w:hideMark/>
          </w:tcPr>
          <w:p w14:paraId="207E113D" w14:textId="77777777" w:rsidR="00E27DD8" w:rsidRPr="00740232" w:rsidRDefault="00E27DD8" w:rsidP="00D54586">
            <w:pPr>
              <w:spacing w:after="0"/>
              <w:jc w:val="center"/>
              <w:rPr>
                <w:ins w:id="7092" w:author="Della Faille Philippe" w:date="2019-08-09T13:33:00Z"/>
                <w:rFonts w:ascii="Calibri" w:eastAsia="Times New Roman" w:hAnsi="Calibri" w:cs="Calibri"/>
                <w:color w:val="000000"/>
                <w:sz w:val="16"/>
              </w:rPr>
            </w:pPr>
            <w:ins w:id="7093" w:author="Della Faille Philippe" w:date="2019-08-09T13:33:00Z">
              <w:r w:rsidRPr="00740232">
                <w:rPr>
                  <w:rFonts w:ascii="Calibri" w:eastAsia="Times New Roman" w:hAnsi="Calibri" w:cs="Calibri"/>
                  <w:color w:val="000000"/>
                  <w:sz w:val="16"/>
                </w:rPr>
                <w:t> </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F680BAE" w14:textId="77777777" w:rsidR="00E27DD8" w:rsidRPr="00740232" w:rsidRDefault="00E27DD8" w:rsidP="00D54586">
            <w:pPr>
              <w:spacing w:after="0"/>
              <w:jc w:val="center"/>
              <w:rPr>
                <w:ins w:id="7094" w:author="Della Faille Philippe" w:date="2019-08-09T13:33:00Z"/>
                <w:rFonts w:ascii="Calibri" w:eastAsia="Times New Roman" w:hAnsi="Calibri" w:cs="Calibri"/>
                <w:color w:val="000000"/>
                <w:sz w:val="16"/>
              </w:rPr>
            </w:pPr>
            <w:ins w:id="7095" w:author="Della Faille Philippe" w:date="2019-08-09T13:33:00Z">
              <w:r w:rsidRPr="00740232">
                <w:rPr>
                  <w:rFonts w:ascii="Calibri" w:eastAsia="Times New Roman" w:hAnsi="Calibri" w:cs="Calibri"/>
                  <w:color w:val="000000"/>
                  <w:sz w:val="16"/>
                </w:rPr>
                <w:t>74</w:t>
              </w:r>
            </w:ins>
          </w:p>
        </w:tc>
        <w:tc>
          <w:tcPr>
            <w:tcW w:w="2680" w:type="dxa"/>
            <w:tcBorders>
              <w:top w:val="nil"/>
              <w:left w:val="nil"/>
              <w:bottom w:val="nil"/>
              <w:right w:val="nil"/>
            </w:tcBorders>
            <w:shd w:val="clear" w:color="auto" w:fill="8DB3E2" w:themeFill="text2" w:themeFillTint="66"/>
            <w:noWrap/>
            <w:vAlign w:val="bottom"/>
            <w:hideMark/>
          </w:tcPr>
          <w:p w14:paraId="7594E6BA" w14:textId="77777777" w:rsidR="00E27DD8" w:rsidRPr="00740232" w:rsidRDefault="00E27DD8" w:rsidP="00D54586">
            <w:pPr>
              <w:spacing w:after="0"/>
              <w:jc w:val="left"/>
              <w:rPr>
                <w:ins w:id="7096" w:author="Della Faille Philippe" w:date="2019-08-09T13:33:00Z"/>
                <w:rFonts w:ascii="Calibri" w:eastAsia="Times New Roman" w:hAnsi="Calibri" w:cs="Calibri"/>
                <w:color w:val="000000"/>
                <w:sz w:val="16"/>
              </w:rPr>
            </w:pPr>
            <w:ins w:id="7097" w:author="Della Faille Philippe" w:date="2019-08-09T13:33:00Z">
              <w:r w:rsidRPr="00740232">
                <w:rPr>
                  <w:rFonts w:ascii="Calibri" w:eastAsia="Times New Roman" w:hAnsi="Calibri" w:cs="Calibri"/>
                  <w:color w:val="000000"/>
                  <w:sz w:val="16"/>
                </w:rPr>
                <w:t>VSWR pallet 1</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C646993" w14:textId="77777777" w:rsidR="00E27DD8" w:rsidRPr="00740232" w:rsidRDefault="00E27DD8" w:rsidP="00D54586">
            <w:pPr>
              <w:spacing w:after="0"/>
              <w:jc w:val="center"/>
              <w:rPr>
                <w:ins w:id="7098" w:author="Della Faille Philippe" w:date="2019-08-09T13:33:00Z"/>
                <w:rFonts w:ascii="Calibri" w:eastAsia="Times New Roman" w:hAnsi="Calibri" w:cs="Calibri"/>
                <w:color w:val="000000"/>
                <w:sz w:val="16"/>
              </w:rPr>
            </w:pPr>
            <w:ins w:id="709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3331DEB" w14:textId="77777777" w:rsidR="00E27DD8" w:rsidRPr="00740232" w:rsidRDefault="00E27DD8" w:rsidP="00D54586">
            <w:pPr>
              <w:spacing w:after="0"/>
              <w:jc w:val="center"/>
              <w:rPr>
                <w:ins w:id="7100" w:author="Della Faille Philippe" w:date="2019-08-09T13:33:00Z"/>
                <w:rFonts w:ascii="Calibri" w:eastAsia="Times New Roman" w:hAnsi="Calibri" w:cs="Calibri"/>
                <w:color w:val="000000"/>
                <w:sz w:val="16"/>
              </w:rPr>
            </w:pPr>
            <w:ins w:id="710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B0FA167" w14:textId="77777777" w:rsidR="00E27DD8" w:rsidRPr="00740232" w:rsidRDefault="00E27DD8" w:rsidP="00D54586">
            <w:pPr>
              <w:spacing w:after="0"/>
              <w:jc w:val="center"/>
              <w:rPr>
                <w:ins w:id="7102" w:author="Della Faille Philippe" w:date="2019-08-09T13:33:00Z"/>
                <w:rFonts w:ascii="Calibri" w:eastAsia="Times New Roman" w:hAnsi="Calibri" w:cs="Calibri"/>
                <w:color w:val="000000"/>
                <w:sz w:val="16"/>
              </w:rPr>
            </w:pPr>
            <w:ins w:id="710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1AFCEDF" w14:textId="77777777" w:rsidR="00E27DD8" w:rsidRPr="00740232" w:rsidRDefault="00E27DD8" w:rsidP="00D54586">
            <w:pPr>
              <w:spacing w:after="0"/>
              <w:jc w:val="center"/>
              <w:rPr>
                <w:ins w:id="7104" w:author="Della Faille Philippe" w:date="2019-08-09T13:33:00Z"/>
                <w:rFonts w:ascii="Calibri" w:eastAsia="Times New Roman" w:hAnsi="Calibri" w:cs="Calibri"/>
                <w:color w:val="000000"/>
                <w:sz w:val="16"/>
              </w:rPr>
            </w:pPr>
            <w:ins w:id="7105" w:author="Della Faille Philippe" w:date="2019-08-09T13:33:00Z">
              <w:r w:rsidRPr="00740232">
                <w:rPr>
                  <w:rFonts w:ascii="Calibri" w:eastAsia="Times New Roman" w:hAnsi="Calibri" w:cs="Calibri"/>
                  <w:color w:val="000000"/>
                  <w:sz w:val="16"/>
                </w:rPr>
                <w:t>122</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30A034C7" w14:textId="77777777" w:rsidR="00E27DD8" w:rsidRPr="00740232" w:rsidRDefault="00E27DD8" w:rsidP="00D54586">
            <w:pPr>
              <w:spacing w:after="0"/>
              <w:jc w:val="center"/>
              <w:rPr>
                <w:ins w:id="7106" w:author="Della Faille Philippe" w:date="2019-08-09T13:33:00Z"/>
                <w:rFonts w:ascii="Calibri" w:eastAsia="Times New Roman" w:hAnsi="Calibri" w:cs="Calibri"/>
                <w:color w:val="000000"/>
                <w:sz w:val="16"/>
              </w:rPr>
            </w:pPr>
            <w:ins w:id="7107" w:author="Della Faille Philippe" w:date="2019-08-09T13:33:00Z">
              <w:r w:rsidRPr="00740232">
                <w:rPr>
                  <w:rFonts w:ascii="Calibri" w:eastAsia="Times New Roman" w:hAnsi="Calibri" w:cs="Calibri"/>
                  <w:color w:val="000000"/>
                  <w:sz w:val="16"/>
                </w:rPr>
                <w:t>0x007A</w:t>
              </w:r>
            </w:ins>
          </w:p>
        </w:tc>
      </w:tr>
      <w:tr w:rsidR="00E27DD8" w:rsidRPr="00740232" w14:paraId="71F9AAA1" w14:textId="77777777" w:rsidTr="00D54586">
        <w:trPr>
          <w:trHeight w:val="288"/>
          <w:ins w:id="710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D2DB236" w14:textId="77777777" w:rsidR="00E27DD8" w:rsidRPr="00740232" w:rsidRDefault="00E27DD8" w:rsidP="00D54586">
            <w:pPr>
              <w:spacing w:after="0"/>
              <w:jc w:val="left"/>
              <w:rPr>
                <w:ins w:id="7109"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2D1A7804" w14:textId="77777777" w:rsidR="00E27DD8" w:rsidRPr="00740232" w:rsidRDefault="00E27DD8" w:rsidP="00D54586">
            <w:pPr>
              <w:spacing w:after="0"/>
              <w:jc w:val="left"/>
              <w:rPr>
                <w:ins w:id="7110"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B7B0658" w14:textId="77777777" w:rsidR="00E27DD8" w:rsidRPr="00740232" w:rsidRDefault="00E27DD8" w:rsidP="00D54586">
            <w:pPr>
              <w:spacing w:after="0"/>
              <w:jc w:val="center"/>
              <w:rPr>
                <w:ins w:id="7111" w:author="Della Faille Philippe" w:date="2019-08-09T13:33:00Z"/>
                <w:rFonts w:ascii="Calibri" w:eastAsia="Times New Roman" w:hAnsi="Calibri" w:cs="Calibri"/>
                <w:color w:val="000000"/>
                <w:sz w:val="16"/>
              </w:rPr>
            </w:pPr>
            <w:ins w:id="7112" w:author="Della Faille Philippe" w:date="2019-08-09T13:33:00Z">
              <w:r w:rsidRPr="00740232">
                <w:rPr>
                  <w:rFonts w:ascii="Calibri" w:eastAsia="Times New Roman" w:hAnsi="Calibri" w:cs="Calibri"/>
                  <w:color w:val="000000"/>
                  <w:sz w:val="16"/>
                </w:rPr>
                <w:t>75</w:t>
              </w:r>
            </w:ins>
          </w:p>
        </w:tc>
        <w:tc>
          <w:tcPr>
            <w:tcW w:w="2680" w:type="dxa"/>
            <w:tcBorders>
              <w:top w:val="nil"/>
              <w:left w:val="nil"/>
              <w:bottom w:val="nil"/>
              <w:right w:val="nil"/>
            </w:tcBorders>
            <w:shd w:val="clear" w:color="auto" w:fill="8DB3E2" w:themeFill="text2" w:themeFillTint="66"/>
            <w:noWrap/>
            <w:vAlign w:val="bottom"/>
            <w:hideMark/>
          </w:tcPr>
          <w:p w14:paraId="69AF5674" w14:textId="77777777" w:rsidR="00E27DD8" w:rsidRPr="00740232" w:rsidRDefault="00E27DD8" w:rsidP="00D54586">
            <w:pPr>
              <w:spacing w:after="0"/>
              <w:jc w:val="left"/>
              <w:rPr>
                <w:ins w:id="7113" w:author="Della Faille Philippe" w:date="2019-08-09T13:33:00Z"/>
                <w:rFonts w:ascii="Calibri" w:eastAsia="Times New Roman" w:hAnsi="Calibri" w:cs="Calibri"/>
                <w:color w:val="000000"/>
                <w:sz w:val="16"/>
              </w:rPr>
            </w:pPr>
            <w:ins w:id="7114" w:author="Della Faille Philippe" w:date="2019-08-09T13:33:00Z">
              <w:r w:rsidRPr="00740232">
                <w:rPr>
                  <w:rFonts w:ascii="Calibri" w:eastAsia="Times New Roman" w:hAnsi="Calibri" w:cs="Calibri"/>
                  <w:color w:val="000000"/>
                  <w:sz w:val="16"/>
                </w:rPr>
                <w:t>VSWR pallet 2</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6947CFB" w14:textId="77777777" w:rsidR="00E27DD8" w:rsidRPr="00740232" w:rsidRDefault="00E27DD8" w:rsidP="00D54586">
            <w:pPr>
              <w:spacing w:after="0"/>
              <w:jc w:val="center"/>
              <w:rPr>
                <w:ins w:id="7115" w:author="Della Faille Philippe" w:date="2019-08-09T13:33:00Z"/>
                <w:rFonts w:ascii="Calibri" w:eastAsia="Times New Roman" w:hAnsi="Calibri" w:cs="Calibri"/>
                <w:color w:val="000000"/>
                <w:sz w:val="16"/>
              </w:rPr>
            </w:pPr>
            <w:ins w:id="7116"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98B5EB0" w14:textId="77777777" w:rsidR="00E27DD8" w:rsidRPr="00740232" w:rsidRDefault="00E27DD8" w:rsidP="00D54586">
            <w:pPr>
              <w:spacing w:after="0"/>
              <w:jc w:val="center"/>
              <w:rPr>
                <w:ins w:id="7117" w:author="Della Faille Philippe" w:date="2019-08-09T13:33:00Z"/>
                <w:rFonts w:ascii="Calibri" w:eastAsia="Times New Roman" w:hAnsi="Calibri" w:cs="Calibri"/>
                <w:color w:val="000000"/>
                <w:sz w:val="16"/>
              </w:rPr>
            </w:pPr>
            <w:ins w:id="7118"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2BC2D93" w14:textId="77777777" w:rsidR="00E27DD8" w:rsidRPr="00740232" w:rsidRDefault="00E27DD8" w:rsidP="00D54586">
            <w:pPr>
              <w:spacing w:after="0"/>
              <w:jc w:val="center"/>
              <w:rPr>
                <w:ins w:id="7119" w:author="Della Faille Philippe" w:date="2019-08-09T13:33:00Z"/>
                <w:rFonts w:ascii="Calibri" w:eastAsia="Times New Roman" w:hAnsi="Calibri" w:cs="Calibri"/>
                <w:color w:val="000000"/>
                <w:sz w:val="16"/>
              </w:rPr>
            </w:pPr>
            <w:ins w:id="7120"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82D3D9D" w14:textId="77777777" w:rsidR="00E27DD8" w:rsidRPr="00740232" w:rsidRDefault="00E27DD8" w:rsidP="00D54586">
            <w:pPr>
              <w:spacing w:after="0"/>
              <w:jc w:val="center"/>
              <w:rPr>
                <w:ins w:id="7121" w:author="Della Faille Philippe" w:date="2019-08-09T13:33:00Z"/>
                <w:rFonts w:ascii="Calibri" w:eastAsia="Times New Roman" w:hAnsi="Calibri" w:cs="Calibri"/>
                <w:color w:val="000000"/>
                <w:sz w:val="16"/>
              </w:rPr>
            </w:pPr>
            <w:ins w:id="7122" w:author="Della Faille Philippe" w:date="2019-08-09T13:33:00Z">
              <w:r w:rsidRPr="00740232">
                <w:rPr>
                  <w:rFonts w:ascii="Calibri" w:eastAsia="Times New Roman" w:hAnsi="Calibri" w:cs="Calibri"/>
                  <w:color w:val="000000"/>
                  <w:sz w:val="16"/>
                </w:rPr>
                <w:t>124</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AA18861" w14:textId="77777777" w:rsidR="00E27DD8" w:rsidRPr="00740232" w:rsidRDefault="00E27DD8" w:rsidP="00D54586">
            <w:pPr>
              <w:spacing w:after="0"/>
              <w:jc w:val="center"/>
              <w:rPr>
                <w:ins w:id="7123" w:author="Della Faille Philippe" w:date="2019-08-09T13:33:00Z"/>
                <w:rFonts w:ascii="Calibri" w:eastAsia="Times New Roman" w:hAnsi="Calibri" w:cs="Calibri"/>
                <w:color w:val="000000"/>
                <w:sz w:val="16"/>
              </w:rPr>
            </w:pPr>
            <w:ins w:id="7124" w:author="Della Faille Philippe" w:date="2019-08-09T13:33:00Z">
              <w:r w:rsidRPr="00740232">
                <w:rPr>
                  <w:rFonts w:ascii="Calibri" w:eastAsia="Times New Roman" w:hAnsi="Calibri" w:cs="Calibri"/>
                  <w:color w:val="000000"/>
                  <w:sz w:val="16"/>
                </w:rPr>
                <w:t>0x007C</w:t>
              </w:r>
            </w:ins>
          </w:p>
        </w:tc>
      </w:tr>
      <w:tr w:rsidR="00E27DD8" w:rsidRPr="00740232" w14:paraId="313DCF7E" w14:textId="77777777" w:rsidTr="00D54586">
        <w:trPr>
          <w:trHeight w:val="288"/>
          <w:ins w:id="712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213E7F0" w14:textId="77777777" w:rsidR="00E27DD8" w:rsidRPr="00740232" w:rsidRDefault="00E27DD8" w:rsidP="00D54586">
            <w:pPr>
              <w:spacing w:after="0"/>
              <w:jc w:val="left"/>
              <w:rPr>
                <w:ins w:id="7126"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20B5A8FF" w14:textId="77777777" w:rsidR="00E27DD8" w:rsidRPr="00740232" w:rsidRDefault="00E27DD8" w:rsidP="00D54586">
            <w:pPr>
              <w:spacing w:after="0"/>
              <w:jc w:val="left"/>
              <w:rPr>
                <w:ins w:id="7127"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4210B10" w14:textId="77777777" w:rsidR="00E27DD8" w:rsidRPr="00740232" w:rsidRDefault="00E27DD8" w:rsidP="00D54586">
            <w:pPr>
              <w:spacing w:after="0"/>
              <w:jc w:val="center"/>
              <w:rPr>
                <w:ins w:id="7128" w:author="Della Faille Philippe" w:date="2019-08-09T13:33:00Z"/>
                <w:rFonts w:ascii="Calibri" w:eastAsia="Times New Roman" w:hAnsi="Calibri" w:cs="Calibri"/>
                <w:color w:val="000000"/>
                <w:sz w:val="16"/>
              </w:rPr>
            </w:pPr>
            <w:ins w:id="7129" w:author="Della Faille Philippe" w:date="2019-08-09T13:33:00Z">
              <w:r w:rsidRPr="00740232">
                <w:rPr>
                  <w:rFonts w:ascii="Calibri" w:eastAsia="Times New Roman" w:hAnsi="Calibri" w:cs="Calibri"/>
                  <w:color w:val="000000"/>
                  <w:sz w:val="16"/>
                </w:rPr>
                <w:t>76</w:t>
              </w:r>
            </w:ins>
          </w:p>
        </w:tc>
        <w:tc>
          <w:tcPr>
            <w:tcW w:w="2680" w:type="dxa"/>
            <w:tcBorders>
              <w:top w:val="nil"/>
              <w:left w:val="nil"/>
              <w:bottom w:val="nil"/>
              <w:right w:val="nil"/>
            </w:tcBorders>
            <w:shd w:val="clear" w:color="auto" w:fill="8DB3E2" w:themeFill="text2" w:themeFillTint="66"/>
            <w:noWrap/>
            <w:vAlign w:val="bottom"/>
            <w:hideMark/>
          </w:tcPr>
          <w:p w14:paraId="32B24925" w14:textId="77777777" w:rsidR="00E27DD8" w:rsidRPr="00740232" w:rsidRDefault="00E27DD8" w:rsidP="00D54586">
            <w:pPr>
              <w:spacing w:after="0"/>
              <w:jc w:val="left"/>
              <w:rPr>
                <w:ins w:id="7130" w:author="Della Faille Philippe" w:date="2019-08-09T13:33:00Z"/>
                <w:rFonts w:ascii="Calibri" w:eastAsia="Times New Roman" w:hAnsi="Calibri" w:cs="Calibri"/>
                <w:color w:val="000000"/>
                <w:sz w:val="16"/>
              </w:rPr>
            </w:pPr>
            <w:ins w:id="7131" w:author="Della Faille Philippe" w:date="2019-08-09T13:33:00Z">
              <w:r w:rsidRPr="00740232">
                <w:rPr>
                  <w:rFonts w:ascii="Calibri" w:eastAsia="Times New Roman" w:hAnsi="Calibri" w:cs="Calibri"/>
                  <w:color w:val="000000"/>
                  <w:sz w:val="16"/>
                </w:rPr>
                <w:t>VSWR pallet 3</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CACCC4E" w14:textId="77777777" w:rsidR="00E27DD8" w:rsidRPr="00740232" w:rsidRDefault="00E27DD8" w:rsidP="00D54586">
            <w:pPr>
              <w:spacing w:after="0"/>
              <w:jc w:val="center"/>
              <w:rPr>
                <w:ins w:id="7132" w:author="Della Faille Philippe" w:date="2019-08-09T13:33:00Z"/>
                <w:rFonts w:ascii="Calibri" w:eastAsia="Times New Roman" w:hAnsi="Calibri" w:cs="Calibri"/>
                <w:color w:val="000000"/>
                <w:sz w:val="16"/>
              </w:rPr>
            </w:pPr>
            <w:ins w:id="7133"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C26D190" w14:textId="77777777" w:rsidR="00E27DD8" w:rsidRPr="00740232" w:rsidRDefault="00E27DD8" w:rsidP="00D54586">
            <w:pPr>
              <w:spacing w:after="0"/>
              <w:jc w:val="center"/>
              <w:rPr>
                <w:ins w:id="7134" w:author="Della Faille Philippe" w:date="2019-08-09T13:33:00Z"/>
                <w:rFonts w:ascii="Calibri" w:eastAsia="Times New Roman" w:hAnsi="Calibri" w:cs="Calibri"/>
                <w:color w:val="000000"/>
                <w:sz w:val="16"/>
              </w:rPr>
            </w:pPr>
            <w:ins w:id="713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842334A" w14:textId="77777777" w:rsidR="00E27DD8" w:rsidRPr="00740232" w:rsidRDefault="00E27DD8" w:rsidP="00D54586">
            <w:pPr>
              <w:spacing w:after="0"/>
              <w:jc w:val="center"/>
              <w:rPr>
                <w:ins w:id="7136" w:author="Della Faille Philippe" w:date="2019-08-09T13:33:00Z"/>
                <w:rFonts w:ascii="Calibri" w:eastAsia="Times New Roman" w:hAnsi="Calibri" w:cs="Calibri"/>
                <w:color w:val="000000"/>
                <w:sz w:val="16"/>
              </w:rPr>
            </w:pPr>
            <w:ins w:id="713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EB67DA4" w14:textId="77777777" w:rsidR="00E27DD8" w:rsidRPr="00740232" w:rsidRDefault="00E27DD8" w:rsidP="00D54586">
            <w:pPr>
              <w:spacing w:after="0"/>
              <w:jc w:val="center"/>
              <w:rPr>
                <w:ins w:id="7138" w:author="Della Faille Philippe" w:date="2019-08-09T13:33:00Z"/>
                <w:rFonts w:ascii="Calibri" w:eastAsia="Times New Roman" w:hAnsi="Calibri" w:cs="Calibri"/>
                <w:color w:val="000000"/>
                <w:sz w:val="16"/>
              </w:rPr>
            </w:pPr>
            <w:ins w:id="7139" w:author="Della Faille Philippe" w:date="2019-08-09T13:33:00Z">
              <w:r w:rsidRPr="00740232">
                <w:rPr>
                  <w:rFonts w:ascii="Calibri" w:eastAsia="Times New Roman" w:hAnsi="Calibri" w:cs="Calibri"/>
                  <w:color w:val="000000"/>
                  <w:sz w:val="16"/>
                </w:rPr>
                <w:t>126</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29FEDBAA" w14:textId="77777777" w:rsidR="00E27DD8" w:rsidRPr="00740232" w:rsidRDefault="00E27DD8" w:rsidP="00D54586">
            <w:pPr>
              <w:spacing w:after="0"/>
              <w:jc w:val="center"/>
              <w:rPr>
                <w:ins w:id="7140" w:author="Della Faille Philippe" w:date="2019-08-09T13:33:00Z"/>
                <w:rFonts w:ascii="Calibri" w:eastAsia="Times New Roman" w:hAnsi="Calibri" w:cs="Calibri"/>
                <w:color w:val="000000"/>
                <w:sz w:val="16"/>
              </w:rPr>
            </w:pPr>
            <w:ins w:id="7141" w:author="Della Faille Philippe" w:date="2019-08-09T13:33:00Z">
              <w:r w:rsidRPr="00740232">
                <w:rPr>
                  <w:rFonts w:ascii="Calibri" w:eastAsia="Times New Roman" w:hAnsi="Calibri" w:cs="Calibri"/>
                  <w:color w:val="000000"/>
                  <w:sz w:val="16"/>
                </w:rPr>
                <w:t>0x007E</w:t>
              </w:r>
            </w:ins>
          </w:p>
        </w:tc>
      </w:tr>
      <w:tr w:rsidR="00E27DD8" w:rsidRPr="00740232" w14:paraId="2ACECE07" w14:textId="77777777" w:rsidTr="00D54586">
        <w:trPr>
          <w:trHeight w:val="288"/>
          <w:ins w:id="714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B4DDA3C" w14:textId="77777777" w:rsidR="00E27DD8" w:rsidRPr="00740232" w:rsidRDefault="00E27DD8" w:rsidP="00D54586">
            <w:pPr>
              <w:spacing w:after="0"/>
              <w:jc w:val="left"/>
              <w:rPr>
                <w:ins w:id="7143"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4B9F1E2" w14:textId="77777777" w:rsidR="00E27DD8" w:rsidRPr="00740232" w:rsidRDefault="00E27DD8" w:rsidP="00D54586">
            <w:pPr>
              <w:spacing w:after="0"/>
              <w:jc w:val="left"/>
              <w:rPr>
                <w:ins w:id="7144"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C814CE2" w14:textId="77777777" w:rsidR="00E27DD8" w:rsidRPr="00740232" w:rsidRDefault="00E27DD8" w:rsidP="00D54586">
            <w:pPr>
              <w:spacing w:after="0"/>
              <w:jc w:val="center"/>
              <w:rPr>
                <w:ins w:id="7145" w:author="Della Faille Philippe" w:date="2019-08-09T13:33:00Z"/>
                <w:rFonts w:ascii="Calibri" w:eastAsia="Times New Roman" w:hAnsi="Calibri" w:cs="Calibri"/>
                <w:color w:val="000000"/>
                <w:sz w:val="16"/>
              </w:rPr>
            </w:pPr>
            <w:ins w:id="7146" w:author="Della Faille Philippe" w:date="2019-08-09T13:33:00Z">
              <w:r w:rsidRPr="00740232">
                <w:rPr>
                  <w:rFonts w:ascii="Calibri" w:eastAsia="Times New Roman" w:hAnsi="Calibri" w:cs="Calibri"/>
                  <w:color w:val="000000"/>
                  <w:sz w:val="16"/>
                </w:rPr>
                <w:t>77</w:t>
              </w:r>
            </w:ins>
          </w:p>
        </w:tc>
        <w:tc>
          <w:tcPr>
            <w:tcW w:w="2680" w:type="dxa"/>
            <w:tcBorders>
              <w:top w:val="nil"/>
              <w:left w:val="nil"/>
              <w:bottom w:val="nil"/>
              <w:right w:val="nil"/>
            </w:tcBorders>
            <w:shd w:val="clear" w:color="auto" w:fill="8DB3E2" w:themeFill="text2" w:themeFillTint="66"/>
            <w:noWrap/>
            <w:vAlign w:val="bottom"/>
            <w:hideMark/>
          </w:tcPr>
          <w:p w14:paraId="176F5584" w14:textId="77777777" w:rsidR="00E27DD8" w:rsidRPr="00740232" w:rsidRDefault="00E27DD8" w:rsidP="00D54586">
            <w:pPr>
              <w:spacing w:after="0"/>
              <w:jc w:val="left"/>
              <w:rPr>
                <w:ins w:id="7147" w:author="Della Faille Philippe" w:date="2019-08-09T13:33:00Z"/>
                <w:rFonts w:ascii="Calibri" w:eastAsia="Times New Roman" w:hAnsi="Calibri" w:cs="Calibri"/>
                <w:color w:val="000000"/>
                <w:sz w:val="16"/>
              </w:rPr>
            </w:pPr>
            <w:ins w:id="7148" w:author="Della Faille Philippe" w:date="2019-08-09T13:33:00Z">
              <w:r w:rsidRPr="00740232">
                <w:rPr>
                  <w:rFonts w:ascii="Calibri" w:eastAsia="Times New Roman" w:hAnsi="Calibri" w:cs="Calibri"/>
                  <w:color w:val="000000"/>
                  <w:sz w:val="16"/>
                </w:rPr>
                <w:t>VSWR pallet 4</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5307382" w14:textId="77777777" w:rsidR="00E27DD8" w:rsidRPr="00740232" w:rsidRDefault="00E27DD8" w:rsidP="00D54586">
            <w:pPr>
              <w:spacing w:after="0"/>
              <w:jc w:val="center"/>
              <w:rPr>
                <w:ins w:id="7149" w:author="Della Faille Philippe" w:date="2019-08-09T13:33:00Z"/>
                <w:rFonts w:ascii="Calibri" w:eastAsia="Times New Roman" w:hAnsi="Calibri" w:cs="Calibri"/>
                <w:color w:val="000000"/>
                <w:sz w:val="16"/>
              </w:rPr>
            </w:pPr>
            <w:ins w:id="7150"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ECC11CD" w14:textId="77777777" w:rsidR="00E27DD8" w:rsidRPr="00740232" w:rsidRDefault="00E27DD8" w:rsidP="00D54586">
            <w:pPr>
              <w:spacing w:after="0"/>
              <w:jc w:val="center"/>
              <w:rPr>
                <w:ins w:id="7151" w:author="Della Faille Philippe" w:date="2019-08-09T13:33:00Z"/>
                <w:rFonts w:ascii="Calibri" w:eastAsia="Times New Roman" w:hAnsi="Calibri" w:cs="Calibri"/>
                <w:color w:val="000000"/>
                <w:sz w:val="16"/>
              </w:rPr>
            </w:pPr>
            <w:ins w:id="7152"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5D3BB92" w14:textId="77777777" w:rsidR="00E27DD8" w:rsidRPr="00740232" w:rsidRDefault="00E27DD8" w:rsidP="00D54586">
            <w:pPr>
              <w:spacing w:after="0"/>
              <w:jc w:val="center"/>
              <w:rPr>
                <w:ins w:id="7153" w:author="Della Faille Philippe" w:date="2019-08-09T13:33:00Z"/>
                <w:rFonts w:ascii="Calibri" w:eastAsia="Times New Roman" w:hAnsi="Calibri" w:cs="Calibri"/>
                <w:color w:val="000000"/>
                <w:sz w:val="16"/>
              </w:rPr>
            </w:pPr>
            <w:ins w:id="7154"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6CF7834" w14:textId="77777777" w:rsidR="00E27DD8" w:rsidRPr="00740232" w:rsidRDefault="00E27DD8" w:rsidP="00D54586">
            <w:pPr>
              <w:spacing w:after="0"/>
              <w:jc w:val="center"/>
              <w:rPr>
                <w:ins w:id="7155" w:author="Della Faille Philippe" w:date="2019-08-09T13:33:00Z"/>
                <w:rFonts w:ascii="Calibri" w:eastAsia="Times New Roman" w:hAnsi="Calibri" w:cs="Calibri"/>
                <w:color w:val="000000"/>
                <w:sz w:val="16"/>
              </w:rPr>
            </w:pPr>
            <w:ins w:id="7156" w:author="Della Faille Philippe" w:date="2019-08-09T13:33:00Z">
              <w:r w:rsidRPr="00740232">
                <w:rPr>
                  <w:rFonts w:ascii="Calibri" w:eastAsia="Times New Roman" w:hAnsi="Calibri" w:cs="Calibri"/>
                  <w:color w:val="000000"/>
                  <w:sz w:val="16"/>
                </w:rPr>
                <w:t>128</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0432428" w14:textId="77777777" w:rsidR="00E27DD8" w:rsidRPr="00740232" w:rsidRDefault="00E27DD8" w:rsidP="00D54586">
            <w:pPr>
              <w:spacing w:after="0"/>
              <w:jc w:val="center"/>
              <w:rPr>
                <w:ins w:id="7157" w:author="Della Faille Philippe" w:date="2019-08-09T13:33:00Z"/>
                <w:rFonts w:ascii="Calibri" w:eastAsia="Times New Roman" w:hAnsi="Calibri" w:cs="Calibri"/>
                <w:color w:val="000000"/>
                <w:sz w:val="16"/>
              </w:rPr>
            </w:pPr>
            <w:ins w:id="7158" w:author="Della Faille Philippe" w:date="2019-08-09T13:33:00Z">
              <w:r w:rsidRPr="00740232">
                <w:rPr>
                  <w:rFonts w:ascii="Calibri" w:eastAsia="Times New Roman" w:hAnsi="Calibri" w:cs="Calibri"/>
                  <w:color w:val="000000"/>
                  <w:sz w:val="16"/>
                </w:rPr>
                <w:t>0x0080</w:t>
              </w:r>
            </w:ins>
          </w:p>
        </w:tc>
      </w:tr>
      <w:tr w:rsidR="00E27DD8" w:rsidRPr="00740232" w14:paraId="53CDB4CD" w14:textId="77777777" w:rsidTr="00D54586">
        <w:trPr>
          <w:trHeight w:val="288"/>
          <w:ins w:id="715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AC29E90" w14:textId="77777777" w:rsidR="00E27DD8" w:rsidRPr="00740232" w:rsidRDefault="00E27DD8" w:rsidP="00D54586">
            <w:pPr>
              <w:spacing w:after="0"/>
              <w:jc w:val="left"/>
              <w:rPr>
                <w:ins w:id="7160"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749CF21" w14:textId="77777777" w:rsidR="00E27DD8" w:rsidRPr="00740232" w:rsidRDefault="00E27DD8" w:rsidP="00D54586">
            <w:pPr>
              <w:spacing w:after="0"/>
              <w:jc w:val="left"/>
              <w:rPr>
                <w:ins w:id="7161"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59C1681" w14:textId="77777777" w:rsidR="00E27DD8" w:rsidRPr="00740232" w:rsidRDefault="00E27DD8" w:rsidP="00D54586">
            <w:pPr>
              <w:spacing w:after="0"/>
              <w:jc w:val="center"/>
              <w:rPr>
                <w:ins w:id="7162" w:author="Della Faille Philippe" w:date="2019-08-09T13:33:00Z"/>
                <w:rFonts w:ascii="Calibri" w:eastAsia="Times New Roman" w:hAnsi="Calibri" w:cs="Calibri"/>
                <w:color w:val="000000"/>
                <w:sz w:val="16"/>
              </w:rPr>
            </w:pPr>
            <w:ins w:id="7163" w:author="Della Faille Philippe" w:date="2019-08-09T13:33:00Z">
              <w:r w:rsidRPr="00740232">
                <w:rPr>
                  <w:rFonts w:ascii="Calibri" w:eastAsia="Times New Roman" w:hAnsi="Calibri" w:cs="Calibri"/>
                  <w:color w:val="000000"/>
                  <w:sz w:val="16"/>
                </w:rPr>
                <w:t>78</w:t>
              </w:r>
            </w:ins>
          </w:p>
        </w:tc>
        <w:tc>
          <w:tcPr>
            <w:tcW w:w="2680" w:type="dxa"/>
            <w:tcBorders>
              <w:top w:val="nil"/>
              <w:left w:val="nil"/>
              <w:bottom w:val="nil"/>
              <w:right w:val="nil"/>
            </w:tcBorders>
            <w:shd w:val="clear" w:color="auto" w:fill="8DB3E2" w:themeFill="text2" w:themeFillTint="66"/>
            <w:noWrap/>
            <w:vAlign w:val="bottom"/>
            <w:hideMark/>
          </w:tcPr>
          <w:p w14:paraId="301833E6" w14:textId="77777777" w:rsidR="00E27DD8" w:rsidRPr="00740232" w:rsidRDefault="00E27DD8" w:rsidP="00D54586">
            <w:pPr>
              <w:spacing w:after="0"/>
              <w:jc w:val="left"/>
              <w:rPr>
                <w:ins w:id="7164" w:author="Della Faille Philippe" w:date="2019-08-09T13:33:00Z"/>
                <w:rFonts w:ascii="Calibri" w:eastAsia="Times New Roman" w:hAnsi="Calibri" w:cs="Calibri"/>
                <w:color w:val="000000"/>
                <w:sz w:val="16"/>
              </w:rPr>
            </w:pPr>
            <w:ins w:id="7165" w:author="Della Faille Philippe" w:date="2019-08-09T13:33:00Z">
              <w:r w:rsidRPr="00740232">
                <w:rPr>
                  <w:rFonts w:ascii="Calibri" w:eastAsia="Times New Roman" w:hAnsi="Calibri" w:cs="Calibri"/>
                  <w:color w:val="000000"/>
                  <w:sz w:val="16"/>
                </w:rPr>
                <w:t>VSWR pallet 5</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B8BBAA6" w14:textId="77777777" w:rsidR="00E27DD8" w:rsidRPr="00740232" w:rsidRDefault="00E27DD8" w:rsidP="00D54586">
            <w:pPr>
              <w:spacing w:after="0"/>
              <w:jc w:val="center"/>
              <w:rPr>
                <w:ins w:id="7166" w:author="Della Faille Philippe" w:date="2019-08-09T13:33:00Z"/>
                <w:rFonts w:ascii="Calibri" w:eastAsia="Times New Roman" w:hAnsi="Calibri" w:cs="Calibri"/>
                <w:color w:val="000000"/>
                <w:sz w:val="16"/>
              </w:rPr>
            </w:pPr>
            <w:ins w:id="7167"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A843FB5" w14:textId="77777777" w:rsidR="00E27DD8" w:rsidRPr="00740232" w:rsidRDefault="00E27DD8" w:rsidP="00D54586">
            <w:pPr>
              <w:spacing w:after="0"/>
              <w:jc w:val="center"/>
              <w:rPr>
                <w:ins w:id="7168" w:author="Della Faille Philippe" w:date="2019-08-09T13:33:00Z"/>
                <w:rFonts w:ascii="Calibri" w:eastAsia="Times New Roman" w:hAnsi="Calibri" w:cs="Calibri"/>
                <w:color w:val="000000"/>
                <w:sz w:val="16"/>
              </w:rPr>
            </w:pPr>
            <w:ins w:id="716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E8CCE95" w14:textId="77777777" w:rsidR="00E27DD8" w:rsidRPr="00740232" w:rsidRDefault="00E27DD8" w:rsidP="00D54586">
            <w:pPr>
              <w:spacing w:after="0"/>
              <w:jc w:val="center"/>
              <w:rPr>
                <w:ins w:id="7170" w:author="Della Faille Philippe" w:date="2019-08-09T13:33:00Z"/>
                <w:rFonts w:ascii="Calibri" w:eastAsia="Times New Roman" w:hAnsi="Calibri" w:cs="Calibri"/>
                <w:color w:val="000000"/>
                <w:sz w:val="16"/>
              </w:rPr>
            </w:pPr>
            <w:ins w:id="717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ADDFD12" w14:textId="77777777" w:rsidR="00E27DD8" w:rsidRPr="00740232" w:rsidRDefault="00E27DD8" w:rsidP="00D54586">
            <w:pPr>
              <w:spacing w:after="0"/>
              <w:jc w:val="center"/>
              <w:rPr>
                <w:ins w:id="7172" w:author="Della Faille Philippe" w:date="2019-08-09T13:33:00Z"/>
                <w:rFonts w:ascii="Calibri" w:eastAsia="Times New Roman" w:hAnsi="Calibri" w:cs="Calibri"/>
                <w:color w:val="000000"/>
                <w:sz w:val="16"/>
              </w:rPr>
            </w:pPr>
            <w:ins w:id="7173" w:author="Della Faille Philippe" w:date="2019-08-09T13:33:00Z">
              <w:r w:rsidRPr="00740232">
                <w:rPr>
                  <w:rFonts w:ascii="Calibri" w:eastAsia="Times New Roman" w:hAnsi="Calibri" w:cs="Calibri"/>
                  <w:color w:val="000000"/>
                  <w:sz w:val="16"/>
                </w:rPr>
                <w:t>130</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61429EA9" w14:textId="77777777" w:rsidR="00E27DD8" w:rsidRPr="00740232" w:rsidRDefault="00E27DD8" w:rsidP="00D54586">
            <w:pPr>
              <w:spacing w:after="0"/>
              <w:jc w:val="center"/>
              <w:rPr>
                <w:ins w:id="7174" w:author="Della Faille Philippe" w:date="2019-08-09T13:33:00Z"/>
                <w:rFonts w:ascii="Calibri" w:eastAsia="Times New Roman" w:hAnsi="Calibri" w:cs="Calibri"/>
                <w:color w:val="000000"/>
                <w:sz w:val="16"/>
              </w:rPr>
            </w:pPr>
            <w:ins w:id="7175" w:author="Della Faille Philippe" w:date="2019-08-09T13:33:00Z">
              <w:r w:rsidRPr="00740232">
                <w:rPr>
                  <w:rFonts w:ascii="Calibri" w:eastAsia="Times New Roman" w:hAnsi="Calibri" w:cs="Calibri"/>
                  <w:color w:val="000000"/>
                  <w:sz w:val="16"/>
                </w:rPr>
                <w:t>0x0082</w:t>
              </w:r>
            </w:ins>
          </w:p>
        </w:tc>
      </w:tr>
      <w:tr w:rsidR="00E27DD8" w:rsidRPr="00740232" w14:paraId="44BADC55" w14:textId="77777777" w:rsidTr="00D54586">
        <w:trPr>
          <w:trHeight w:val="288"/>
          <w:ins w:id="717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9DFC89" w14:textId="77777777" w:rsidR="00E27DD8" w:rsidRPr="00740232" w:rsidRDefault="00E27DD8" w:rsidP="00D54586">
            <w:pPr>
              <w:spacing w:after="0"/>
              <w:jc w:val="left"/>
              <w:rPr>
                <w:ins w:id="7177"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8EDC200" w14:textId="77777777" w:rsidR="00E27DD8" w:rsidRPr="00740232" w:rsidRDefault="00E27DD8" w:rsidP="00D54586">
            <w:pPr>
              <w:spacing w:after="0"/>
              <w:jc w:val="left"/>
              <w:rPr>
                <w:ins w:id="7178"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438569E" w14:textId="77777777" w:rsidR="00E27DD8" w:rsidRPr="00740232" w:rsidRDefault="00E27DD8" w:rsidP="00D54586">
            <w:pPr>
              <w:spacing w:after="0"/>
              <w:jc w:val="center"/>
              <w:rPr>
                <w:ins w:id="7179" w:author="Della Faille Philippe" w:date="2019-08-09T13:33:00Z"/>
                <w:rFonts w:ascii="Calibri" w:eastAsia="Times New Roman" w:hAnsi="Calibri" w:cs="Calibri"/>
                <w:color w:val="000000"/>
                <w:sz w:val="16"/>
              </w:rPr>
            </w:pPr>
            <w:ins w:id="7180" w:author="Della Faille Philippe" w:date="2019-08-09T13:33:00Z">
              <w:r w:rsidRPr="00740232">
                <w:rPr>
                  <w:rFonts w:ascii="Calibri" w:eastAsia="Times New Roman" w:hAnsi="Calibri" w:cs="Calibri"/>
                  <w:color w:val="000000"/>
                  <w:sz w:val="16"/>
                </w:rPr>
                <w:t>79</w:t>
              </w:r>
            </w:ins>
          </w:p>
        </w:tc>
        <w:tc>
          <w:tcPr>
            <w:tcW w:w="2680" w:type="dxa"/>
            <w:tcBorders>
              <w:top w:val="nil"/>
              <w:left w:val="nil"/>
              <w:bottom w:val="nil"/>
              <w:right w:val="nil"/>
            </w:tcBorders>
            <w:shd w:val="clear" w:color="auto" w:fill="8DB3E2" w:themeFill="text2" w:themeFillTint="66"/>
            <w:noWrap/>
            <w:vAlign w:val="bottom"/>
            <w:hideMark/>
          </w:tcPr>
          <w:p w14:paraId="005F8BFF" w14:textId="77777777" w:rsidR="00E27DD8" w:rsidRPr="00740232" w:rsidRDefault="00E27DD8" w:rsidP="00D54586">
            <w:pPr>
              <w:spacing w:after="0"/>
              <w:jc w:val="left"/>
              <w:rPr>
                <w:ins w:id="7181" w:author="Della Faille Philippe" w:date="2019-08-09T13:33:00Z"/>
                <w:rFonts w:ascii="Calibri" w:eastAsia="Times New Roman" w:hAnsi="Calibri" w:cs="Calibri"/>
                <w:color w:val="000000"/>
                <w:sz w:val="16"/>
              </w:rPr>
            </w:pPr>
            <w:ins w:id="7182" w:author="Della Faille Philippe" w:date="2019-08-09T13:33:00Z">
              <w:r w:rsidRPr="00740232">
                <w:rPr>
                  <w:rFonts w:ascii="Calibri" w:eastAsia="Times New Roman" w:hAnsi="Calibri" w:cs="Calibri"/>
                  <w:color w:val="000000"/>
                  <w:sz w:val="16"/>
                </w:rPr>
                <w:t>VSWR pallet 6</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C8A69A2" w14:textId="77777777" w:rsidR="00E27DD8" w:rsidRPr="00740232" w:rsidRDefault="00E27DD8" w:rsidP="00D54586">
            <w:pPr>
              <w:spacing w:after="0"/>
              <w:jc w:val="center"/>
              <w:rPr>
                <w:ins w:id="7183" w:author="Della Faille Philippe" w:date="2019-08-09T13:33:00Z"/>
                <w:rFonts w:ascii="Calibri" w:eastAsia="Times New Roman" w:hAnsi="Calibri" w:cs="Calibri"/>
                <w:color w:val="000000"/>
                <w:sz w:val="16"/>
              </w:rPr>
            </w:pPr>
            <w:ins w:id="7184"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15036E4E" w14:textId="77777777" w:rsidR="00E27DD8" w:rsidRPr="00740232" w:rsidRDefault="00E27DD8" w:rsidP="00D54586">
            <w:pPr>
              <w:spacing w:after="0"/>
              <w:jc w:val="center"/>
              <w:rPr>
                <w:ins w:id="7185" w:author="Della Faille Philippe" w:date="2019-08-09T13:33:00Z"/>
                <w:rFonts w:ascii="Calibri" w:eastAsia="Times New Roman" w:hAnsi="Calibri" w:cs="Calibri"/>
                <w:color w:val="000000"/>
                <w:sz w:val="16"/>
              </w:rPr>
            </w:pPr>
            <w:ins w:id="7186"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FAB7157" w14:textId="77777777" w:rsidR="00E27DD8" w:rsidRPr="00740232" w:rsidRDefault="00E27DD8" w:rsidP="00D54586">
            <w:pPr>
              <w:spacing w:after="0"/>
              <w:jc w:val="center"/>
              <w:rPr>
                <w:ins w:id="7187" w:author="Della Faille Philippe" w:date="2019-08-09T13:33:00Z"/>
                <w:rFonts w:ascii="Calibri" w:eastAsia="Times New Roman" w:hAnsi="Calibri" w:cs="Calibri"/>
                <w:color w:val="000000"/>
                <w:sz w:val="16"/>
              </w:rPr>
            </w:pPr>
            <w:ins w:id="7188"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F27E9A1" w14:textId="77777777" w:rsidR="00E27DD8" w:rsidRPr="00740232" w:rsidRDefault="00E27DD8" w:rsidP="00D54586">
            <w:pPr>
              <w:spacing w:after="0"/>
              <w:jc w:val="center"/>
              <w:rPr>
                <w:ins w:id="7189" w:author="Della Faille Philippe" w:date="2019-08-09T13:33:00Z"/>
                <w:rFonts w:ascii="Calibri" w:eastAsia="Times New Roman" w:hAnsi="Calibri" w:cs="Calibri"/>
                <w:color w:val="000000"/>
                <w:sz w:val="16"/>
              </w:rPr>
            </w:pPr>
            <w:ins w:id="7190" w:author="Della Faille Philippe" w:date="2019-08-09T13:33:00Z">
              <w:r w:rsidRPr="00740232">
                <w:rPr>
                  <w:rFonts w:ascii="Calibri" w:eastAsia="Times New Roman" w:hAnsi="Calibri" w:cs="Calibri"/>
                  <w:color w:val="000000"/>
                  <w:sz w:val="16"/>
                </w:rPr>
                <w:t>132</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293A82DB" w14:textId="77777777" w:rsidR="00E27DD8" w:rsidRPr="00740232" w:rsidRDefault="00E27DD8" w:rsidP="00D54586">
            <w:pPr>
              <w:spacing w:after="0"/>
              <w:jc w:val="center"/>
              <w:rPr>
                <w:ins w:id="7191" w:author="Della Faille Philippe" w:date="2019-08-09T13:33:00Z"/>
                <w:rFonts w:ascii="Calibri" w:eastAsia="Times New Roman" w:hAnsi="Calibri" w:cs="Calibri"/>
                <w:color w:val="000000"/>
                <w:sz w:val="16"/>
              </w:rPr>
            </w:pPr>
            <w:ins w:id="7192" w:author="Della Faille Philippe" w:date="2019-08-09T13:33:00Z">
              <w:r w:rsidRPr="00740232">
                <w:rPr>
                  <w:rFonts w:ascii="Calibri" w:eastAsia="Times New Roman" w:hAnsi="Calibri" w:cs="Calibri"/>
                  <w:color w:val="000000"/>
                  <w:sz w:val="16"/>
                </w:rPr>
                <w:t>0x0084</w:t>
              </w:r>
            </w:ins>
          </w:p>
        </w:tc>
      </w:tr>
      <w:tr w:rsidR="00E27DD8" w:rsidRPr="00740232" w14:paraId="1D22A7D2" w14:textId="77777777" w:rsidTr="00D54586">
        <w:trPr>
          <w:trHeight w:val="288"/>
          <w:ins w:id="719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FA37B60" w14:textId="77777777" w:rsidR="00E27DD8" w:rsidRPr="00740232" w:rsidRDefault="00E27DD8" w:rsidP="00D54586">
            <w:pPr>
              <w:spacing w:after="0"/>
              <w:jc w:val="left"/>
              <w:rPr>
                <w:ins w:id="7194"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DC0EB30" w14:textId="77777777" w:rsidR="00E27DD8" w:rsidRPr="00740232" w:rsidRDefault="00E27DD8" w:rsidP="00D54586">
            <w:pPr>
              <w:spacing w:after="0"/>
              <w:jc w:val="left"/>
              <w:rPr>
                <w:ins w:id="7195"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D0B7E0E" w14:textId="77777777" w:rsidR="00E27DD8" w:rsidRPr="00740232" w:rsidRDefault="00E27DD8" w:rsidP="00D54586">
            <w:pPr>
              <w:spacing w:after="0"/>
              <w:jc w:val="center"/>
              <w:rPr>
                <w:ins w:id="7196" w:author="Della Faille Philippe" w:date="2019-08-09T13:33:00Z"/>
                <w:rFonts w:ascii="Calibri" w:eastAsia="Times New Roman" w:hAnsi="Calibri" w:cs="Calibri"/>
                <w:color w:val="000000"/>
                <w:sz w:val="16"/>
              </w:rPr>
            </w:pPr>
            <w:ins w:id="7197" w:author="Della Faille Philippe" w:date="2019-08-09T13:33:00Z">
              <w:r w:rsidRPr="00740232">
                <w:rPr>
                  <w:rFonts w:ascii="Calibri" w:eastAsia="Times New Roman" w:hAnsi="Calibri" w:cs="Calibri"/>
                  <w:color w:val="000000"/>
                  <w:sz w:val="16"/>
                </w:rPr>
                <w:t>80</w:t>
              </w:r>
            </w:ins>
          </w:p>
        </w:tc>
        <w:tc>
          <w:tcPr>
            <w:tcW w:w="2680" w:type="dxa"/>
            <w:tcBorders>
              <w:top w:val="nil"/>
              <w:left w:val="nil"/>
              <w:bottom w:val="nil"/>
              <w:right w:val="nil"/>
            </w:tcBorders>
            <w:shd w:val="clear" w:color="auto" w:fill="8DB3E2" w:themeFill="text2" w:themeFillTint="66"/>
            <w:noWrap/>
            <w:vAlign w:val="bottom"/>
            <w:hideMark/>
          </w:tcPr>
          <w:p w14:paraId="3CEFD553" w14:textId="77777777" w:rsidR="00E27DD8" w:rsidRPr="00740232" w:rsidRDefault="00E27DD8" w:rsidP="00D54586">
            <w:pPr>
              <w:spacing w:after="0"/>
              <w:jc w:val="left"/>
              <w:rPr>
                <w:ins w:id="7198" w:author="Della Faille Philippe" w:date="2019-08-09T13:33:00Z"/>
                <w:rFonts w:ascii="Calibri" w:eastAsia="Times New Roman" w:hAnsi="Calibri" w:cs="Calibri"/>
                <w:color w:val="000000"/>
                <w:sz w:val="16"/>
              </w:rPr>
            </w:pPr>
            <w:ins w:id="7199" w:author="Della Faille Philippe" w:date="2019-08-09T13:33:00Z">
              <w:r w:rsidRPr="00740232">
                <w:rPr>
                  <w:rFonts w:ascii="Calibri" w:eastAsia="Times New Roman" w:hAnsi="Calibri" w:cs="Calibri"/>
                  <w:color w:val="000000"/>
                  <w:sz w:val="16"/>
                </w:rPr>
                <w:t>VSWR combiner</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7D79CE7" w14:textId="77777777" w:rsidR="00E27DD8" w:rsidRPr="00740232" w:rsidRDefault="00E27DD8" w:rsidP="00D54586">
            <w:pPr>
              <w:spacing w:after="0"/>
              <w:jc w:val="center"/>
              <w:rPr>
                <w:ins w:id="7200" w:author="Della Faille Philippe" w:date="2019-08-09T13:33:00Z"/>
                <w:rFonts w:ascii="Calibri" w:eastAsia="Times New Roman" w:hAnsi="Calibri" w:cs="Calibri"/>
                <w:color w:val="000000"/>
                <w:sz w:val="16"/>
              </w:rPr>
            </w:pPr>
            <w:ins w:id="7201"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5AB3C43" w14:textId="77777777" w:rsidR="00E27DD8" w:rsidRPr="00740232" w:rsidRDefault="00E27DD8" w:rsidP="00D54586">
            <w:pPr>
              <w:spacing w:after="0"/>
              <w:jc w:val="center"/>
              <w:rPr>
                <w:ins w:id="7202" w:author="Della Faille Philippe" w:date="2019-08-09T13:33:00Z"/>
                <w:rFonts w:ascii="Calibri" w:eastAsia="Times New Roman" w:hAnsi="Calibri" w:cs="Calibri"/>
                <w:color w:val="000000"/>
                <w:sz w:val="16"/>
              </w:rPr>
            </w:pPr>
            <w:ins w:id="720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153390DD" w14:textId="77777777" w:rsidR="00E27DD8" w:rsidRPr="00740232" w:rsidRDefault="00E27DD8" w:rsidP="00D54586">
            <w:pPr>
              <w:spacing w:after="0"/>
              <w:jc w:val="center"/>
              <w:rPr>
                <w:ins w:id="7204" w:author="Della Faille Philippe" w:date="2019-08-09T13:33:00Z"/>
                <w:rFonts w:ascii="Calibri" w:eastAsia="Times New Roman" w:hAnsi="Calibri" w:cs="Calibri"/>
                <w:color w:val="000000"/>
                <w:sz w:val="16"/>
              </w:rPr>
            </w:pPr>
            <w:ins w:id="720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76491C70" w14:textId="77777777" w:rsidR="00E27DD8" w:rsidRPr="00740232" w:rsidRDefault="00E27DD8" w:rsidP="00D54586">
            <w:pPr>
              <w:spacing w:after="0"/>
              <w:jc w:val="center"/>
              <w:rPr>
                <w:ins w:id="7206" w:author="Della Faille Philippe" w:date="2019-08-09T13:33:00Z"/>
                <w:rFonts w:ascii="Calibri" w:eastAsia="Times New Roman" w:hAnsi="Calibri" w:cs="Calibri"/>
                <w:color w:val="000000"/>
                <w:sz w:val="16"/>
              </w:rPr>
            </w:pPr>
            <w:ins w:id="7207" w:author="Della Faille Philippe" w:date="2019-08-09T13:33:00Z">
              <w:r w:rsidRPr="00740232">
                <w:rPr>
                  <w:rFonts w:ascii="Calibri" w:eastAsia="Times New Roman" w:hAnsi="Calibri" w:cs="Calibri"/>
                  <w:color w:val="000000"/>
                  <w:sz w:val="16"/>
                </w:rPr>
                <w:t>134</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6DD4F0B1" w14:textId="77777777" w:rsidR="00E27DD8" w:rsidRPr="00740232" w:rsidRDefault="00E27DD8" w:rsidP="00D54586">
            <w:pPr>
              <w:spacing w:after="0"/>
              <w:jc w:val="center"/>
              <w:rPr>
                <w:ins w:id="7208" w:author="Della Faille Philippe" w:date="2019-08-09T13:33:00Z"/>
                <w:rFonts w:ascii="Calibri" w:eastAsia="Times New Roman" w:hAnsi="Calibri" w:cs="Calibri"/>
                <w:color w:val="000000"/>
                <w:sz w:val="16"/>
              </w:rPr>
            </w:pPr>
            <w:ins w:id="7209" w:author="Della Faille Philippe" w:date="2019-08-09T13:33:00Z">
              <w:r w:rsidRPr="00740232">
                <w:rPr>
                  <w:rFonts w:ascii="Calibri" w:eastAsia="Times New Roman" w:hAnsi="Calibri" w:cs="Calibri"/>
                  <w:color w:val="000000"/>
                  <w:sz w:val="16"/>
                </w:rPr>
                <w:t>0x0086</w:t>
              </w:r>
            </w:ins>
          </w:p>
        </w:tc>
      </w:tr>
      <w:tr w:rsidR="00E27DD8" w:rsidRPr="00740232" w14:paraId="7DE11762" w14:textId="77777777" w:rsidTr="00D54586">
        <w:trPr>
          <w:trHeight w:val="288"/>
          <w:ins w:id="721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58CDDF5" w14:textId="77777777" w:rsidR="00E27DD8" w:rsidRPr="00740232" w:rsidRDefault="00E27DD8" w:rsidP="00D54586">
            <w:pPr>
              <w:spacing w:after="0"/>
              <w:jc w:val="left"/>
              <w:rPr>
                <w:ins w:id="7211"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82BE276" w14:textId="77777777" w:rsidR="00E27DD8" w:rsidRPr="00740232" w:rsidRDefault="00E27DD8" w:rsidP="00D54586">
            <w:pPr>
              <w:spacing w:after="0"/>
              <w:jc w:val="left"/>
              <w:rPr>
                <w:ins w:id="7212"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69B9644" w14:textId="77777777" w:rsidR="00E27DD8" w:rsidRPr="00740232" w:rsidRDefault="00E27DD8" w:rsidP="00D54586">
            <w:pPr>
              <w:spacing w:after="0"/>
              <w:jc w:val="center"/>
              <w:rPr>
                <w:ins w:id="7213" w:author="Della Faille Philippe" w:date="2019-08-09T13:33:00Z"/>
                <w:rFonts w:ascii="Calibri" w:eastAsia="Times New Roman" w:hAnsi="Calibri" w:cs="Calibri"/>
                <w:color w:val="000000"/>
                <w:sz w:val="16"/>
              </w:rPr>
            </w:pPr>
            <w:ins w:id="7214" w:author="Della Faille Philippe" w:date="2019-08-09T13:33:00Z">
              <w:r w:rsidRPr="00740232">
                <w:rPr>
                  <w:rFonts w:ascii="Calibri" w:eastAsia="Times New Roman" w:hAnsi="Calibri" w:cs="Calibri"/>
                  <w:color w:val="000000"/>
                  <w:sz w:val="16"/>
                </w:rPr>
                <w:t>81</w:t>
              </w:r>
            </w:ins>
          </w:p>
        </w:tc>
        <w:tc>
          <w:tcPr>
            <w:tcW w:w="2680" w:type="dxa"/>
            <w:tcBorders>
              <w:top w:val="nil"/>
              <w:left w:val="nil"/>
              <w:bottom w:val="nil"/>
              <w:right w:val="nil"/>
            </w:tcBorders>
            <w:shd w:val="clear" w:color="auto" w:fill="8DB3E2" w:themeFill="text2" w:themeFillTint="66"/>
            <w:noWrap/>
            <w:vAlign w:val="bottom"/>
            <w:hideMark/>
          </w:tcPr>
          <w:p w14:paraId="79E0A0E4" w14:textId="77777777" w:rsidR="00E27DD8" w:rsidRPr="00740232" w:rsidRDefault="00E27DD8" w:rsidP="00D54586">
            <w:pPr>
              <w:spacing w:after="0"/>
              <w:jc w:val="left"/>
              <w:rPr>
                <w:ins w:id="7215" w:author="Della Faille Philippe" w:date="2019-08-09T13:33:00Z"/>
                <w:rFonts w:ascii="Calibri" w:eastAsia="Times New Roman" w:hAnsi="Calibri" w:cs="Calibri"/>
                <w:color w:val="000000"/>
                <w:sz w:val="16"/>
              </w:rPr>
            </w:pPr>
            <w:ins w:id="7216" w:author="Della Faille Philippe" w:date="2019-08-09T13:33:00Z">
              <w:r w:rsidRPr="00740232">
                <w:rPr>
                  <w:rFonts w:ascii="Calibri" w:eastAsia="Times New Roman" w:hAnsi="Calibri" w:cs="Calibri"/>
                  <w:color w:val="000000"/>
                  <w:sz w:val="16"/>
                </w:rPr>
                <w:t>VSWR load</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9894423" w14:textId="77777777" w:rsidR="00E27DD8" w:rsidRPr="00740232" w:rsidRDefault="00E27DD8" w:rsidP="00D54586">
            <w:pPr>
              <w:spacing w:after="0"/>
              <w:jc w:val="center"/>
              <w:rPr>
                <w:ins w:id="7217" w:author="Della Faille Philippe" w:date="2019-08-09T13:33:00Z"/>
                <w:rFonts w:ascii="Calibri" w:eastAsia="Times New Roman" w:hAnsi="Calibri" w:cs="Calibri"/>
                <w:color w:val="000000"/>
                <w:sz w:val="16"/>
              </w:rPr>
            </w:pPr>
            <w:ins w:id="7218"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207CF8D" w14:textId="77777777" w:rsidR="00E27DD8" w:rsidRPr="00740232" w:rsidRDefault="00E27DD8" w:rsidP="00D54586">
            <w:pPr>
              <w:spacing w:after="0"/>
              <w:jc w:val="center"/>
              <w:rPr>
                <w:ins w:id="7219" w:author="Della Faille Philippe" w:date="2019-08-09T13:33:00Z"/>
                <w:rFonts w:ascii="Calibri" w:eastAsia="Times New Roman" w:hAnsi="Calibri" w:cs="Calibri"/>
                <w:color w:val="000000"/>
                <w:sz w:val="16"/>
              </w:rPr>
            </w:pPr>
            <w:ins w:id="7220"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0B23015" w14:textId="77777777" w:rsidR="00E27DD8" w:rsidRPr="00740232" w:rsidRDefault="00E27DD8" w:rsidP="00D54586">
            <w:pPr>
              <w:spacing w:after="0"/>
              <w:jc w:val="center"/>
              <w:rPr>
                <w:ins w:id="7221" w:author="Della Faille Philippe" w:date="2019-08-09T13:33:00Z"/>
                <w:rFonts w:ascii="Calibri" w:eastAsia="Times New Roman" w:hAnsi="Calibri" w:cs="Calibri"/>
                <w:color w:val="000000"/>
                <w:sz w:val="16"/>
              </w:rPr>
            </w:pPr>
            <w:ins w:id="7222"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EEB89FE" w14:textId="77777777" w:rsidR="00E27DD8" w:rsidRPr="00740232" w:rsidRDefault="00E27DD8" w:rsidP="00D54586">
            <w:pPr>
              <w:spacing w:after="0"/>
              <w:jc w:val="center"/>
              <w:rPr>
                <w:ins w:id="7223" w:author="Della Faille Philippe" w:date="2019-08-09T13:33:00Z"/>
                <w:rFonts w:ascii="Calibri" w:eastAsia="Times New Roman" w:hAnsi="Calibri" w:cs="Calibri"/>
                <w:color w:val="000000"/>
                <w:sz w:val="16"/>
              </w:rPr>
            </w:pPr>
            <w:ins w:id="7224" w:author="Della Faille Philippe" w:date="2019-08-09T13:33:00Z">
              <w:r w:rsidRPr="00740232">
                <w:rPr>
                  <w:rFonts w:ascii="Calibri" w:eastAsia="Times New Roman" w:hAnsi="Calibri" w:cs="Calibri"/>
                  <w:color w:val="000000"/>
                  <w:sz w:val="16"/>
                </w:rPr>
                <w:t>136</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1D19B27D" w14:textId="77777777" w:rsidR="00E27DD8" w:rsidRPr="00740232" w:rsidRDefault="00E27DD8" w:rsidP="00D54586">
            <w:pPr>
              <w:spacing w:after="0"/>
              <w:jc w:val="center"/>
              <w:rPr>
                <w:ins w:id="7225" w:author="Della Faille Philippe" w:date="2019-08-09T13:33:00Z"/>
                <w:rFonts w:ascii="Calibri" w:eastAsia="Times New Roman" w:hAnsi="Calibri" w:cs="Calibri"/>
                <w:color w:val="000000"/>
                <w:sz w:val="16"/>
              </w:rPr>
            </w:pPr>
            <w:ins w:id="7226" w:author="Della Faille Philippe" w:date="2019-08-09T13:33:00Z">
              <w:r w:rsidRPr="00740232">
                <w:rPr>
                  <w:rFonts w:ascii="Calibri" w:eastAsia="Times New Roman" w:hAnsi="Calibri" w:cs="Calibri"/>
                  <w:color w:val="000000"/>
                  <w:sz w:val="16"/>
                </w:rPr>
                <w:t>0x0088</w:t>
              </w:r>
            </w:ins>
          </w:p>
        </w:tc>
      </w:tr>
      <w:tr w:rsidR="00E27DD8" w:rsidRPr="00740232" w14:paraId="5514D06A" w14:textId="77777777" w:rsidTr="00D54586">
        <w:trPr>
          <w:trHeight w:val="288"/>
          <w:ins w:id="722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F4B10B9" w14:textId="77777777" w:rsidR="00E27DD8" w:rsidRPr="00740232" w:rsidRDefault="00E27DD8" w:rsidP="00D54586">
            <w:pPr>
              <w:spacing w:after="0"/>
              <w:jc w:val="left"/>
              <w:rPr>
                <w:ins w:id="7228"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3DCD6871" w14:textId="77777777" w:rsidR="00E27DD8" w:rsidRPr="00740232" w:rsidRDefault="00E27DD8" w:rsidP="00D54586">
            <w:pPr>
              <w:spacing w:after="0"/>
              <w:jc w:val="left"/>
              <w:rPr>
                <w:ins w:id="7229"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C2C8BB9" w14:textId="77777777" w:rsidR="00E27DD8" w:rsidRPr="00740232" w:rsidRDefault="00E27DD8" w:rsidP="00D54586">
            <w:pPr>
              <w:spacing w:after="0"/>
              <w:jc w:val="center"/>
              <w:rPr>
                <w:ins w:id="7230" w:author="Della Faille Philippe" w:date="2019-08-09T13:33:00Z"/>
                <w:rFonts w:ascii="Calibri" w:eastAsia="Times New Roman" w:hAnsi="Calibri" w:cs="Calibri"/>
                <w:color w:val="000000"/>
                <w:sz w:val="16"/>
              </w:rPr>
            </w:pPr>
            <w:ins w:id="7231" w:author="Della Faille Philippe" w:date="2019-08-09T13:33:00Z">
              <w:r w:rsidRPr="00740232">
                <w:rPr>
                  <w:rFonts w:ascii="Calibri" w:eastAsia="Times New Roman" w:hAnsi="Calibri" w:cs="Calibri"/>
                  <w:color w:val="000000"/>
                  <w:sz w:val="16"/>
                </w:rPr>
                <w:t>74</w:t>
              </w:r>
            </w:ins>
          </w:p>
        </w:tc>
        <w:tc>
          <w:tcPr>
            <w:tcW w:w="2680" w:type="dxa"/>
            <w:tcBorders>
              <w:top w:val="nil"/>
              <w:left w:val="nil"/>
              <w:bottom w:val="nil"/>
              <w:right w:val="nil"/>
            </w:tcBorders>
            <w:shd w:val="clear" w:color="auto" w:fill="8DB3E2" w:themeFill="text2" w:themeFillTint="66"/>
            <w:noWrap/>
            <w:vAlign w:val="bottom"/>
            <w:hideMark/>
          </w:tcPr>
          <w:p w14:paraId="23F8F56D" w14:textId="77777777" w:rsidR="00E27DD8" w:rsidRPr="00740232" w:rsidRDefault="00E27DD8" w:rsidP="00D54586">
            <w:pPr>
              <w:spacing w:after="0"/>
              <w:jc w:val="left"/>
              <w:rPr>
                <w:ins w:id="7232" w:author="Della Faille Philippe" w:date="2019-08-09T13:33:00Z"/>
                <w:rFonts w:ascii="Calibri" w:eastAsia="Times New Roman" w:hAnsi="Calibri" w:cs="Calibri"/>
                <w:color w:val="000000"/>
                <w:sz w:val="16"/>
              </w:rPr>
            </w:pPr>
            <w:ins w:id="7233" w:author="Della Faille Philippe" w:date="2019-08-09T13:33:00Z">
              <w:r w:rsidRPr="00740232">
                <w:rPr>
                  <w:rFonts w:ascii="Calibri" w:eastAsia="Times New Roman" w:hAnsi="Calibri" w:cs="Calibri"/>
                  <w:color w:val="000000"/>
                  <w:sz w:val="16"/>
                </w:rPr>
                <w:t>hardware reset</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0EC1970" w14:textId="77777777" w:rsidR="00E27DD8" w:rsidRPr="00740232" w:rsidRDefault="00E27DD8" w:rsidP="00D54586">
            <w:pPr>
              <w:spacing w:after="0"/>
              <w:jc w:val="center"/>
              <w:rPr>
                <w:ins w:id="7234" w:author="Della Faille Philippe" w:date="2019-08-09T13:33:00Z"/>
                <w:rFonts w:ascii="Calibri" w:eastAsia="Times New Roman" w:hAnsi="Calibri" w:cs="Calibri"/>
                <w:color w:val="000000"/>
                <w:sz w:val="16"/>
              </w:rPr>
            </w:pPr>
            <w:ins w:id="7235"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1C989211" w14:textId="77777777" w:rsidR="00E27DD8" w:rsidRPr="00740232" w:rsidRDefault="00E27DD8" w:rsidP="00D54586">
            <w:pPr>
              <w:spacing w:after="0"/>
              <w:jc w:val="center"/>
              <w:rPr>
                <w:ins w:id="7236" w:author="Della Faille Philippe" w:date="2019-08-09T13:33:00Z"/>
                <w:rFonts w:ascii="Calibri" w:eastAsia="Times New Roman" w:hAnsi="Calibri" w:cs="Calibri"/>
                <w:color w:val="000000"/>
                <w:sz w:val="16"/>
              </w:rPr>
            </w:pPr>
            <w:ins w:id="7237"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4284861" w14:textId="77777777" w:rsidR="00E27DD8" w:rsidRPr="00740232" w:rsidRDefault="00E27DD8" w:rsidP="00D54586">
            <w:pPr>
              <w:spacing w:after="0"/>
              <w:jc w:val="center"/>
              <w:rPr>
                <w:ins w:id="7238" w:author="Della Faille Philippe" w:date="2019-08-09T13:33:00Z"/>
                <w:rFonts w:ascii="Calibri" w:eastAsia="Times New Roman" w:hAnsi="Calibri" w:cs="Calibri"/>
                <w:color w:val="000000"/>
                <w:sz w:val="16"/>
              </w:rPr>
            </w:pPr>
            <w:ins w:id="7239"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386D7F8A" w14:textId="77777777" w:rsidR="00E27DD8" w:rsidRPr="00740232" w:rsidRDefault="00E27DD8" w:rsidP="00D54586">
            <w:pPr>
              <w:spacing w:after="0"/>
              <w:jc w:val="center"/>
              <w:rPr>
                <w:ins w:id="7240" w:author="Della Faille Philippe" w:date="2019-08-09T13:33:00Z"/>
                <w:rFonts w:ascii="Calibri" w:eastAsia="Times New Roman" w:hAnsi="Calibri" w:cs="Calibri"/>
                <w:color w:val="000000"/>
                <w:sz w:val="16"/>
              </w:rPr>
            </w:pPr>
            <w:ins w:id="7241" w:author="Della Faille Philippe" w:date="2019-08-09T13:33:00Z">
              <w:r w:rsidRPr="00740232">
                <w:rPr>
                  <w:rFonts w:ascii="Calibri" w:eastAsia="Times New Roman" w:hAnsi="Calibri" w:cs="Calibri"/>
                  <w:color w:val="000000"/>
                  <w:sz w:val="16"/>
                </w:rPr>
                <w:t>138</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BC2A3DA" w14:textId="77777777" w:rsidR="00E27DD8" w:rsidRPr="00740232" w:rsidRDefault="00E27DD8" w:rsidP="00D54586">
            <w:pPr>
              <w:spacing w:after="0"/>
              <w:jc w:val="center"/>
              <w:rPr>
                <w:ins w:id="7242" w:author="Della Faille Philippe" w:date="2019-08-09T13:33:00Z"/>
                <w:rFonts w:ascii="Calibri" w:eastAsia="Times New Roman" w:hAnsi="Calibri" w:cs="Calibri"/>
                <w:color w:val="000000"/>
                <w:sz w:val="16"/>
              </w:rPr>
            </w:pPr>
            <w:ins w:id="7243" w:author="Della Faille Philippe" w:date="2019-08-09T13:33:00Z">
              <w:r w:rsidRPr="00740232">
                <w:rPr>
                  <w:rFonts w:ascii="Calibri" w:eastAsia="Times New Roman" w:hAnsi="Calibri" w:cs="Calibri"/>
                  <w:color w:val="000000"/>
                  <w:sz w:val="16"/>
                </w:rPr>
                <w:t>0x008A</w:t>
              </w:r>
            </w:ins>
          </w:p>
        </w:tc>
      </w:tr>
      <w:tr w:rsidR="00E27DD8" w:rsidRPr="00740232" w14:paraId="2B8A6712" w14:textId="77777777" w:rsidTr="00D54586">
        <w:trPr>
          <w:trHeight w:val="288"/>
          <w:ins w:id="724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A8C53C4" w14:textId="77777777" w:rsidR="00E27DD8" w:rsidRPr="00740232" w:rsidRDefault="00E27DD8" w:rsidP="00D54586">
            <w:pPr>
              <w:spacing w:after="0"/>
              <w:jc w:val="left"/>
              <w:rPr>
                <w:ins w:id="7245"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4765734" w14:textId="77777777" w:rsidR="00E27DD8" w:rsidRPr="00740232" w:rsidRDefault="00E27DD8" w:rsidP="00D54586">
            <w:pPr>
              <w:spacing w:after="0"/>
              <w:jc w:val="left"/>
              <w:rPr>
                <w:ins w:id="7246"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AFC26EE" w14:textId="77777777" w:rsidR="00E27DD8" w:rsidRPr="00740232" w:rsidRDefault="00E27DD8" w:rsidP="00D54586">
            <w:pPr>
              <w:spacing w:after="0"/>
              <w:jc w:val="center"/>
              <w:rPr>
                <w:ins w:id="7247" w:author="Della Faille Philippe" w:date="2019-08-09T13:33:00Z"/>
                <w:rFonts w:ascii="Calibri" w:eastAsia="Times New Roman" w:hAnsi="Calibri" w:cs="Calibri"/>
                <w:color w:val="000000"/>
                <w:sz w:val="16"/>
              </w:rPr>
            </w:pPr>
            <w:ins w:id="7248" w:author="Della Faille Philippe" w:date="2019-08-09T13:33:00Z">
              <w:r w:rsidRPr="00740232">
                <w:rPr>
                  <w:rFonts w:ascii="Calibri" w:eastAsia="Times New Roman" w:hAnsi="Calibri" w:cs="Calibri"/>
                  <w:color w:val="000000"/>
                  <w:sz w:val="16"/>
                </w:rPr>
                <w:t>75</w:t>
              </w:r>
            </w:ins>
          </w:p>
        </w:tc>
        <w:tc>
          <w:tcPr>
            <w:tcW w:w="2680" w:type="dxa"/>
            <w:tcBorders>
              <w:top w:val="nil"/>
              <w:left w:val="nil"/>
              <w:bottom w:val="nil"/>
              <w:right w:val="nil"/>
            </w:tcBorders>
            <w:shd w:val="clear" w:color="auto" w:fill="8DB3E2" w:themeFill="text2" w:themeFillTint="66"/>
            <w:noWrap/>
            <w:vAlign w:val="bottom"/>
            <w:hideMark/>
          </w:tcPr>
          <w:p w14:paraId="566E4569" w14:textId="77777777" w:rsidR="00E27DD8" w:rsidRPr="00740232" w:rsidRDefault="00E27DD8" w:rsidP="00D54586">
            <w:pPr>
              <w:spacing w:after="0"/>
              <w:jc w:val="left"/>
              <w:rPr>
                <w:ins w:id="7249" w:author="Della Faille Philippe" w:date="2019-08-09T13:33:00Z"/>
                <w:rFonts w:ascii="Calibri" w:eastAsia="Times New Roman" w:hAnsi="Calibri" w:cs="Calibri"/>
                <w:color w:val="000000"/>
                <w:sz w:val="16"/>
              </w:rPr>
            </w:pPr>
            <w:ins w:id="7250" w:author="Della Faille Philippe" w:date="2019-08-09T13:33:00Z">
              <w:r w:rsidRPr="00740232">
                <w:rPr>
                  <w:rFonts w:ascii="Calibri" w:eastAsia="Times New Roman" w:hAnsi="Calibri" w:cs="Calibri"/>
                  <w:color w:val="000000"/>
                  <w:sz w:val="16"/>
                </w:rPr>
                <w:t>software reset</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F69BBE3" w14:textId="77777777" w:rsidR="00E27DD8" w:rsidRPr="00740232" w:rsidRDefault="00E27DD8" w:rsidP="00D54586">
            <w:pPr>
              <w:spacing w:after="0"/>
              <w:jc w:val="center"/>
              <w:rPr>
                <w:ins w:id="7251" w:author="Della Faille Philippe" w:date="2019-08-09T13:33:00Z"/>
                <w:rFonts w:ascii="Calibri" w:eastAsia="Times New Roman" w:hAnsi="Calibri" w:cs="Calibri"/>
                <w:color w:val="000000"/>
                <w:sz w:val="16"/>
              </w:rPr>
            </w:pPr>
            <w:ins w:id="7252"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7659DF22" w14:textId="77777777" w:rsidR="00E27DD8" w:rsidRPr="00740232" w:rsidRDefault="00E27DD8" w:rsidP="00D54586">
            <w:pPr>
              <w:spacing w:after="0"/>
              <w:jc w:val="center"/>
              <w:rPr>
                <w:ins w:id="7253" w:author="Della Faille Philippe" w:date="2019-08-09T13:33:00Z"/>
                <w:rFonts w:ascii="Calibri" w:eastAsia="Times New Roman" w:hAnsi="Calibri" w:cs="Calibri"/>
                <w:color w:val="000000"/>
                <w:sz w:val="16"/>
              </w:rPr>
            </w:pPr>
            <w:ins w:id="7254"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70D21C3A" w14:textId="77777777" w:rsidR="00E27DD8" w:rsidRPr="00740232" w:rsidRDefault="00E27DD8" w:rsidP="00D54586">
            <w:pPr>
              <w:spacing w:after="0"/>
              <w:jc w:val="center"/>
              <w:rPr>
                <w:ins w:id="7255" w:author="Della Faille Philippe" w:date="2019-08-09T13:33:00Z"/>
                <w:rFonts w:ascii="Calibri" w:eastAsia="Times New Roman" w:hAnsi="Calibri" w:cs="Calibri"/>
                <w:color w:val="000000"/>
                <w:sz w:val="16"/>
              </w:rPr>
            </w:pPr>
            <w:ins w:id="7256"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791C718" w14:textId="77777777" w:rsidR="00E27DD8" w:rsidRPr="00740232" w:rsidRDefault="00E27DD8" w:rsidP="00D54586">
            <w:pPr>
              <w:spacing w:after="0"/>
              <w:jc w:val="center"/>
              <w:rPr>
                <w:ins w:id="7257" w:author="Della Faille Philippe" w:date="2019-08-09T13:33:00Z"/>
                <w:rFonts w:ascii="Calibri" w:eastAsia="Times New Roman" w:hAnsi="Calibri" w:cs="Calibri"/>
                <w:color w:val="000000"/>
                <w:sz w:val="16"/>
              </w:rPr>
            </w:pPr>
            <w:ins w:id="7258" w:author="Della Faille Philippe" w:date="2019-08-09T13:33:00Z">
              <w:r w:rsidRPr="00740232">
                <w:rPr>
                  <w:rFonts w:ascii="Calibri" w:eastAsia="Times New Roman" w:hAnsi="Calibri" w:cs="Calibri"/>
                  <w:color w:val="000000"/>
                  <w:sz w:val="16"/>
                </w:rPr>
                <w:t>139</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3E8FBE75" w14:textId="77777777" w:rsidR="00E27DD8" w:rsidRPr="00740232" w:rsidRDefault="00E27DD8" w:rsidP="00D54586">
            <w:pPr>
              <w:spacing w:after="0"/>
              <w:jc w:val="center"/>
              <w:rPr>
                <w:ins w:id="7259" w:author="Della Faille Philippe" w:date="2019-08-09T13:33:00Z"/>
                <w:rFonts w:ascii="Calibri" w:eastAsia="Times New Roman" w:hAnsi="Calibri" w:cs="Calibri"/>
                <w:color w:val="000000"/>
                <w:sz w:val="16"/>
              </w:rPr>
            </w:pPr>
            <w:ins w:id="7260" w:author="Della Faille Philippe" w:date="2019-08-09T13:33:00Z">
              <w:r w:rsidRPr="00740232">
                <w:rPr>
                  <w:rFonts w:ascii="Calibri" w:eastAsia="Times New Roman" w:hAnsi="Calibri" w:cs="Calibri"/>
                  <w:color w:val="000000"/>
                  <w:sz w:val="16"/>
                </w:rPr>
                <w:t>0x008B</w:t>
              </w:r>
            </w:ins>
          </w:p>
        </w:tc>
      </w:tr>
      <w:tr w:rsidR="00E27DD8" w:rsidRPr="00740232" w14:paraId="566255ED" w14:textId="77777777" w:rsidTr="00D54586">
        <w:trPr>
          <w:trHeight w:val="288"/>
          <w:ins w:id="726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77A0EBD6" w14:textId="77777777" w:rsidR="00E27DD8" w:rsidRPr="00740232" w:rsidRDefault="00E27DD8" w:rsidP="00D54586">
            <w:pPr>
              <w:spacing w:after="0"/>
              <w:jc w:val="left"/>
              <w:rPr>
                <w:ins w:id="7262"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38469D3" w14:textId="77777777" w:rsidR="00E27DD8" w:rsidRPr="00740232" w:rsidRDefault="00E27DD8" w:rsidP="00D54586">
            <w:pPr>
              <w:spacing w:after="0"/>
              <w:jc w:val="left"/>
              <w:rPr>
                <w:ins w:id="7263"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9DCB1DF" w14:textId="77777777" w:rsidR="00E27DD8" w:rsidRPr="00740232" w:rsidRDefault="00E27DD8" w:rsidP="00D54586">
            <w:pPr>
              <w:spacing w:after="0"/>
              <w:jc w:val="center"/>
              <w:rPr>
                <w:ins w:id="7264" w:author="Della Faille Philippe" w:date="2019-08-09T13:33:00Z"/>
                <w:rFonts w:ascii="Calibri" w:eastAsia="Times New Roman" w:hAnsi="Calibri" w:cs="Calibri"/>
                <w:color w:val="000000"/>
                <w:sz w:val="16"/>
              </w:rPr>
            </w:pPr>
            <w:ins w:id="7265" w:author="Della Faille Philippe" w:date="2019-08-09T13:33:00Z">
              <w:r w:rsidRPr="00740232">
                <w:rPr>
                  <w:rFonts w:ascii="Calibri" w:eastAsia="Times New Roman" w:hAnsi="Calibri" w:cs="Calibri"/>
                  <w:color w:val="000000"/>
                  <w:sz w:val="16"/>
                </w:rPr>
                <w:t>76</w:t>
              </w:r>
            </w:ins>
          </w:p>
        </w:tc>
        <w:tc>
          <w:tcPr>
            <w:tcW w:w="2680" w:type="dxa"/>
            <w:tcBorders>
              <w:top w:val="nil"/>
              <w:left w:val="nil"/>
              <w:bottom w:val="nil"/>
              <w:right w:val="nil"/>
            </w:tcBorders>
            <w:shd w:val="clear" w:color="auto" w:fill="8DB3E2" w:themeFill="text2" w:themeFillTint="66"/>
            <w:noWrap/>
            <w:vAlign w:val="bottom"/>
            <w:hideMark/>
          </w:tcPr>
          <w:p w14:paraId="62A09957" w14:textId="77777777" w:rsidR="00E27DD8" w:rsidRPr="00740232" w:rsidRDefault="00E27DD8" w:rsidP="00D54586">
            <w:pPr>
              <w:spacing w:after="0"/>
              <w:jc w:val="left"/>
              <w:rPr>
                <w:ins w:id="7266" w:author="Della Faille Philippe" w:date="2019-08-09T13:33:00Z"/>
                <w:rFonts w:ascii="Calibri" w:eastAsia="Times New Roman" w:hAnsi="Calibri" w:cs="Calibri"/>
                <w:color w:val="000000"/>
                <w:sz w:val="16"/>
              </w:rPr>
            </w:pPr>
            <w:ins w:id="7267" w:author="Della Faille Philippe" w:date="2019-08-09T13:33:00Z">
              <w:r w:rsidRPr="00740232">
                <w:rPr>
                  <w:rFonts w:ascii="Calibri" w:eastAsia="Times New Roman" w:hAnsi="Calibri" w:cs="Calibri"/>
                  <w:color w:val="000000"/>
                  <w:sz w:val="16"/>
                </w:rPr>
                <w:t>watchdog reset</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6279CEF" w14:textId="77777777" w:rsidR="00E27DD8" w:rsidRPr="00740232" w:rsidRDefault="00E27DD8" w:rsidP="00D54586">
            <w:pPr>
              <w:spacing w:after="0"/>
              <w:jc w:val="center"/>
              <w:rPr>
                <w:ins w:id="7268" w:author="Della Faille Philippe" w:date="2019-08-09T13:33:00Z"/>
                <w:rFonts w:ascii="Calibri" w:eastAsia="Times New Roman" w:hAnsi="Calibri" w:cs="Calibri"/>
                <w:color w:val="000000"/>
                <w:sz w:val="16"/>
              </w:rPr>
            </w:pPr>
            <w:ins w:id="7269" w:author="Della Faille Philippe" w:date="2019-08-09T13:33:00Z">
              <w:r w:rsidRPr="00740232">
                <w:rPr>
                  <w:rFonts w:ascii="Calibri" w:eastAsia="Times New Roman" w:hAnsi="Calibri" w:cs="Calibri"/>
                  <w:color w:val="000000"/>
                  <w:sz w:val="16"/>
                </w:rPr>
                <w:t> </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78BC601A" w14:textId="77777777" w:rsidR="00E27DD8" w:rsidRPr="00740232" w:rsidRDefault="00E27DD8" w:rsidP="00D54586">
            <w:pPr>
              <w:spacing w:after="0"/>
              <w:jc w:val="center"/>
              <w:rPr>
                <w:ins w:id="7270" w:author="Della Faille Philippe" w:date="2019-08-09T13:33:00Z"/>
                <w:rFonts w:ascii="Calibri" w:eastAsia="Times New Roman" w:hAnsi="Calibri" w:cs="Calibri"/>
                <w:color w:val="000000"/>
                <w:sz w:val="16"/>
              </w:rPr>
            </w:pPr>
            <w:ins w:id="7271"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DBFB922" w14:textId="77777777" w:rsidR="00E27DD8" w:rsidRPr="00740232" w:rsidRDefault="00E27DD8" w:rsidP="00D54586">
            <w:pPr>
              <w:spacing w:after="0"/>
              <w:jc w:val="center"/>
              <w:rPr>
                <w:ins w:id="7272" w:author="Della Faille Philippe" w:date="2019-08-09T13:33:00Z"/>
                <w:rFonts w:ascii="Calibri" w:eastAsia="Times New Roman" w:hAnsi="Calibri" w:cs="Calibri"/>
                <w:color w:val="000000"/>
                <w:sz w:val="16"/>
              </w:rPr>
            </w:pPr>
            <w:ins w:id="7273"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F2E3892" w14:textId="77777777" w:rsidR="00E27DD8" w:rsidRPr="00740232" w:rsidRDefault="00E27DD8" w:rsidP="00D54586">
            <w:pPr>
              <w:spacing w:after="0"/>
              <w:jc w:val="center"/>
              <w:rPr>
                <w:ins w:id="7274" w:author="Della Faille Philippe" w:date="2019-08-09T13:33:00Z"/>
                <w:rFonts w:ascii="Calibri" w:eastAsia="Times New Roman" w:hAnsi="Calibri" w:cs="Calibri"/>
                <w:color w:val="000000"/>
                <w:sz w:val="16"/>
              </w:rPr>
            </w:pPr>
            <w:ins w:id="7275" w:author="Della Faille Philippe" w:date="2019-08-09T13:33:00Z">
              <w:r w:rsidRPr="00740232">
                <w:rPr>
                  <w:rFonts w:ascii="Calibri" w:eastAsia="Times New Roman" w:hAnsi="Calibri" w:cs="Calibri"/>
                  <w:color w:val="000000"/>
                  <w:sz w:val="16"/>
                </w:rPr>
                <w:t>140</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B3D368B" w14:textId="77777777" w:rsidR="00E27DD8" w:rsidRPr="00740232" w:rsidRDefault="00E27DD8" w:rsidP="00D54586">
            <w:pPr>
              <w:spacing w:after="0"/>
              <w:jc w:val="center"/>
              <w:rPr>
                <w:ins w:id="7276" w:author="Della Faille Philippe" w:date="2019-08-09T13:33:00Z"/>
                <w:rFonts w:ascii="Calibri" w:eastAsia="Times New Roman" w:hAnsi="Calibri" w:cs="Calibri"/>
                <w:color w:val="000000"/>
                <w:sz w:val="16"/>
              </w:rPr>
            </w:pPr>
            <w:ins w:id="7277" w:author="Della Faille Philippe" w:date="2019-08-09T13:33:00Z">
              <w:r w:rsidRPr="00740232">
                <w:rPr>
                  <w:rFonts w:ascii="Calibri" w:eastAsia="Times New Roman" w:hAnsi="Calibri" w:cs="Calibri"/>
                  <w:color w:val="000000"/>
                  <w:sz w:val="16"/>
                </w:rPr>
                <w:t>0x008C</w:t>
              </w:r>
            </w:ins>
          </w:p>
        </w:tc>
      </w:tr>
      <w:tr w:rsidR="00E27DD8" w:rsidRPr="00740232" w14:paraId="56115665" w14:textId="77777777" w:rsidTr="00D54586">
        <w:trPr>
          <w:trHeight w:val="288"/>
          <w:ins w:id="727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87405D" w14:textId="77777777" w:rsidR="00E27DD8" w:rsidRPr="00740232" w:rsidRDefault="00E27DD8" w:rsidP="00D54586">
            <w:pPr>
              <w:spacing w:after="0"/>
              <w:jc w:val="left"/>
              <w:rPr>
                <w:ins w:id="7279"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0BCEC68" w14:textId="77777777" w:rsidR="00E27DD8" w:rsidRPr="00740232" w:rsidRDefault="00E27DD8" w:rsidP="00D54586">
            <w:pPr>
              <w:spacing w:after="0"/>
              <w:jc w:val="left"/>
              <w:rPr>
                <w:ins w:id="7280"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AC6033B" w14:textId="77777777" w:rsidR="00E27DD8" w:rsidRPr="00740232" w:rsidRDefault="00E27DD8" w:rsidP="00D54586">
            <w:pPr>
              <w:spacing w:after="0"/>
              <w:jc w:val="center"/>
              <w:rPr>
                <w:ins w:id="7281" w:author="Della Faille Philippe" w:date="2019-08-09T13:33:00Z"/>
                <w:rFonts w:ascii="Calibri" w:eastAsia="Times New Roman" w:hAnsi="Calibri" w:cs="Calibri"/>
                <w:color w:val="000000"/>
                <w:sz w:val="16"/>
              </w:rPr>
            </w:pPr>
            <w:ins w:id="7282" w:author="Della Faille Philippe" w:date="2019-08-09T13:33:00Z">
              <w:r w:rsidRPr="00740232">
                <w:rPr>
                  <w:rFonts w:ascii="Calibri" w:eastAsia="Times New Roman" w:hAnsi="Calibri" w:cs="Calibri"/>
                  <w:color w:val="000000"/>
                  <w:sz w:val="16"/>
                </w:rPr>
                <w:t>77</w:t>
              </w:r>
            </w:ins>
          </w:p>
        </w:tc>
        <w:tc>
          <w:tcPr>
            <w:tcW w:w="2680" w:type="dxa"/>
            <w:tcBorders>
              <w:top w:val="nil"/>
              <w:left w:val="nil"/>
              <w:bottom w:val="nil"/>
              <w:right w:val="nil"/>
            </w:tcBorders>
            <w:shd w:val="clear" w:color="auto" w:fill="8DB3E2" w:themeFill="text2" w:themeFillTint="66"/>
            <w:noWrap/>
            <w:vAlign w:val="bottom"/>
            <w:hideMark/>
          </w:tcPr>
          <w:p w14:paraId="4976EA24" w14:textId="77777777" w:rsidR="00E27DD8" w:rsidRPr="00740232" w:rsidRDefault="00E27DD8" w:rsidP="00D54586">
            <w:pPr>
              <w:spacing w:after="0"/>
              <w:jc w:val="left"/>
              <w:rPr>
                <w:ins w:id="7283" w:author="Della Faille Philippe" w:date="2019-08-09T13:33:00Z"/>
                <w:rFonts w:ascii="Calibri" w:eastAsia="Times New Roman" w:hAnsi="Calibri" w:cs="Calibri"/>
                <w:color w:val="000000"/>
                <w:sz w:val="16"/>
              </w:rPr>
            </w:pPr>
            <w:ins w:id="7284" w:author="Della Faille Philippe" w:date="2019-08-09T13:33:00Z">
              <w:r w:rsidRPr="00740232">
                <w:rPr>
                  <w:rFonts w:ascii="Calibri" w:eastAsia="Times New Roman" w:hAnsi="Calibri" w:cs="Calibri"/>
                  <w:color w:val="000000"/>
                  <w:sz w:val="16"/>
                </w:rPr>
                <w:t>Sanity current open P1</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2014842" w14:textId="77777777" w:rsidR="00E27DD8" w:rsidRPr="00740232" w:rsidRDefault="00E27DD8" w:rsidP="00D54586">
            <w:pPr>
              <w:spacing w:after="0"/>
              <w:jc w:val="center"/>
              <w:rPr>
                <w:ins w:id="7285" w:author="Della Faille Philippe" w:date="2019-08-09T13:33:00Z"/>
                <w:rFonts w:ascii="Calibri" w:eastAsia="Times New Roman" w:hAnsi="Calibri" w:cs="Calibri"/>
                <w:color w:val="000000"/>
                <w:sz w:val="16"/>
              </w:rPr>
            </w:pPr>
            <w:ins w:id="7286"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63DFC5F" w14:textId="77777777" w:rsidR="00E27DD8" w:rsidRPr="00740232" w:rsidRDefault="00E27DD8" w:rsidP="00D54586">
            <w:pPr>
              <w:spacing w:after="0"/>
              <w:jc w:val="center"/>
              <w:rPr>
                <w:ins w:id="7287" w:author="Della Faille Philippe" w:date="2019-08-09T13:33:00Z"/>
                <w:rFonts w:ascii="Calibri" w:eastAsia="Times New Roman" w:hAnsi="Calibri" w:cs="Calibri"/>
                <w:color w:val="000000"/>
                <w:sz w:val="16"/>
              </w:rPr>
            </w:pPr>
            <w:ins w:id="7288"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3078DAD" w14:textId="77777777" w:rsidR="00E27DD8" w:rsidRPr="00740232" w:rsidRDefault="00E27DD8" w:rsidP="00D54586">
            <w:pPr>
              <w:spacing w:after="0"/>
              <w:jc w:val="center"/>
              <w:rPr>
                <w:ins w:id="7289" w:author="Della Faille Philippe" w:date="2019-08-09T13:33:00Z"/>
                <w:rFonts w:ascii="Calibri" w:eastAsia="Times New Roman" w:hAnsi="Calibri" w:cs="Calibri"/>
                <w:color w:val="000000"/>
                <w:sz w:val="16"/>
              </w:rPr>
            </w:pPr>
            <w:ins w:id="7290"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53D2CC0F" w14:textId="77777777" w:rsidR="00E27DD8" w:rsidRPr="00740232" w:rsidRDefault="00E27DD8" w:rsidP="00D54586">
            <w:pPr>
              <w:spacing w:after="0"/>
              <w:jc w:val="center"/>
              <w:rPr>
                <w:ins w:id="7291" w:author="Della Faille Philippe" w:date="2019-08-09T13:33:00Z"/>
                <w:rFonts w:ascii="Calibri" w:eastAsia="Times New Roman" w:hAnsi="Calibri" w:cs="Calibri"/>
                <w:color w:val="000000"/>
                <w:sz w:val="16"/>
              </w:rPr>
            </w:pPr>
            <w:ins w:id="7292" w:author="Della Faille Philippe" w:date="2019-08-09T13:33:00Z">
              <w:r w:rsidRPr="00740232">
                <w:rPr>
                  <w:rFonts w:ascii="Calibri" w:eastAsia="Times New Roman" w:hAnsi="Calibri" w:cs="Calibri"/>
                  <w:color w:val="000000"/>
                  <w:sz w:val="16"/>
                </w:rPr>
                <w:t>141</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8EB4DB7" w14:textId="77777777" w:rsidR="00E27DD8" w:rsidRPr="00740232" w:rsidRDefault="00E27DD8" w:rsidP="00D54586">
            <w:pPr>
              <w:spacing w:after="0"/>
              <w:jc w:val="center"/>
              <w:rPr>
                <w:ins w:id="7293" w:author="Della Faille Philippe" w:date="2019-08-09T13:33:00Z"/>
                <w:rFonts w:ascii="Calibri" w:eastAsia="Times New Roman" w:hAnsi="Calibri" w:cs="Calibri"/>
                <w:color w:val="000000"/>
                <w:sz w:val="16"/>
              </w:rPr>
            </w:pPr>
            <w:ins w:id="7294" w:author="Della Faille Philippe" w:date="2019-08-09T13:33:00Z">
              <w:r w:rsidRPr="00740232">
                <w:rPr>
                  <w:rFonts w:ascii="Calibri" w:eastAsia="Times New Roman" w:hAnsi="Calibri" w:cs="Calibri"/>
                  <w:color w:val="000000"/>
                  <w:sz w:val="16"/>
                </w:rPr>
                <w:t>0x008D</w:t>
              </w:r>
            </w:ins>
          </w:p>
        </w:tc>
      </w:tr>
      <w:tr w:rsidR="00E27DD8" w:rsidRPr="00740232" w14:paraId="229E462D" w14:textId="77777777" w:rsidTr="00D54586">
        <w:trPr>
          <w:trHeight w:val="288"/>
          <w:ins w:id="729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722C56A0" w14:textId="77777777" w:rsidR="00E27DD8" w:rsidRPr="00740232" w:rsidRDefault="00E27DD8" w:rsidP="00D54586">
            <w:pPr>
              <w:spacing w:after="0"/>
              <w:jc w:val="left"/>
              <w:rPr>
                <w:ins w:id="7296"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2A043495" w14:textId="77777777" w:rsidR="00E27DD8" w:rsidRPr="00740232" w:rsidRDefault="00E27DD8" w:rsidP="00D54586">
            <w:pPr>
              <w:spacing w:after="0"/>
              <w:jc w:val="left"/>
              <w:rPr>
                <w:ins w:id="7297"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E6206BA" w14:textId="77777777" w:rsidR="00E27DD8" w:rsidRPr="00740232" w:rsidRDefault="00E27DD8" w:rsidP="00D54586">
            <w:pPr>
              <w:spacing w:after="0"/>
              <w:jc w:val="center"/>
              <w:rPr>
                <w:ins w:id="7298" w:author="Della Faille Philippe" w:date="2019-08-09T13:33:00Z"/>
                <w:rFonts w:ascii="Calibri" w:eastAsia="Times New Roman" w:hAnsi="Calibri" w:cs="Calibri"/>
                <w:color w:val="000000"/>
                <w:sz w:val="16"/>
              </w:rPr>
            </w:pPr>
            <w:ins w:id="7299" w:author="Della Faille Philippe" w:date="2019-08-09T13:33:00Z">
              <w:r w:rsidRPr="00740232">
                <w:rPr>
                  <w:rFonts w:ascii="Calibri" w:eastAsia="Times New Roman" w:hAnsi="Calibri" w:cs="Calibri"/>
                  <w:color w:val="000000"/>
                  <w:sz w:val="16"/>
                </w:rPr>
                <w:t>78</w:t>
              </w:r>
            </w:ins>
          </w:p>
        </w:tc>
        <w:tc>
          <w:tcPr>
            <w:tcW w:w="2680" w:type="dxa"/>
            <w:tcBorders>
              <w:top w:val="nil"/>
              <w:left w:val="nil"/>
              <w:bottom w:val="nil"/>
              <w:right w:val="nil"/>
            </w:tcBorders>
            <w:shd w:val="clear" w:color="auto" w:fill="8DB3E2" w:themeFill="text2" w:themeFillTint="66"/>
            <w:noWrap/>
            <w:vAlign w:val="bottom"/>
            <w:hideMark/>
          </w:tcPr>
          <w:p w14:paraId="11A8FC2B" w14:textId="77777777" w:rsidR="00E27DD8" w:rsidRPr="00740232" w:rsidRDefault="00E27DD8" w:rsidP="00D54586">
            <w:pPr>
              <w:spacing w:after="0"/>
              <w:jc w:val="left"/>
              <w:rPr>
                <w:ins w:id="7300" w:author="Della Faille Philippe" w:date="2019-08-09T13:33:00Z"/>
                <w:rFonts w:ascii="Calibri" w:eastAsia="Times New Roman" w:hAnsi="Calibri" w:cs="Calibri"/>
                <w:color w:val="000000"/>
                <w:sz w:val="16"/>
              </w:rPr>
            </w:pPr>
            <w:ins w:id="7301" w:author="Della Faille Philippe" w:date="2019-08-09T13:33:00Z">
              <w:r w:rsidRPr="00740232">
                <w:rPr>
                  <w:rFonts w:ascii="Calibri" w:eastAsia="Times New Roman" w:hAnsi="Calibri" w:cs="Calibri"/>
                  <w:color w:val="000000"/>
                  <w:sz w:val="16"/>
                </w:rPr>
                <w:t>Sanity current open P2</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ADEB4FF" w14:textId="77777777" w:rsidR="00E27DD8" w:rsidRPr="00740232" w:rsidRDefault="00E27DD8" w:rsidP="00D54586">
            <w:pPr>
              <w:spacing w:after="0"/>
              <w:jc w:val="center"/>
              <w:rPr>
                <w:ins w:id="7302" w:author="Della Faille Philippe" w:date="2019-08-09T13:33:00Z"/>
                <w:rFonts w:ascii="Calibri" w:eastAsia="Times New Roman" w:hAnsi="Calibri" w:cs="Calibri"/>
                <w:color w:val="000000"/>
                <w:sz w:val="16"/>
              </w:rPr>
            </w:pPr>
            <w:ins w:id="7303"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CD25707" w14:textId="77777777" w:rsidR="00E27DD8" w:rsidRPr="00740232" w:rsidRDefault="00E27DD8" w:rsidP="00D54586">
            <w:pPr>
              <w:spacing w:after="0"/>
              <w:jc w:val="center"/>
              <w:rPr>
                <w:ins w:id="7304" w:author="Della Faille Philippe" w:date="2019-08-09T13:33:00Z"/>
                <w:rFonts w:ascii="Calibri" w:eastAsia="Times New Roman" w:hAnsi="Calibri" w:cs="Calibri"/>
                <w:color w:val="000000"/>
                <w:sz w:val="16"/>
              </w:rPr>
            </w:pPr>
            <w:ins w:id="730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C6190D1" w14:textId="77777777" w:rsidR="00E27DD8" w:rsidRPr="00740232" w:rsidRDefault="00E27DD8" w:rsidP="00D54586">
            <w:pPr>
              <w:spacing w:after="0"/>
              <w:jc w:val="center"/>
              <w:rPr>
                <w:ins w:id="7306" w:author="Della Faille Philippe" w:date="2019-08-09T13:33:00Z"/>
                <w:rFonts w:ascii="Calibri" w:eastAsia="Times New Roman" w:hAnsi="Calibri" w:cs="Calibri"/>
                <w:color w:val="000000"/>
                <w:sz w:val="16"/>
              </w:rPr>
            </w:pPr>
            <w:ins w:id="730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5FD83B6" w14:textId="77777777" w:rsidR="00E27DD8" w:rsidRPr="00740232" w:rsidRDefault="00E27DD8" w:rsidP="00D54586">
            <w:pPr>
              <w:spacing w:after="0"/>
              <w:jc w:val="center"/>
              <w:rPr>
                <w:ins w:id="7308" w:author="Della Faille Philippe" w:date="2019-08-09T13:33:00Z"/>
                <w:rFonts w:ascii="Calibri" w:eastAsia="Times New Roman" w:hAnsi="Calibri" w:cs="Calibri"/>
                <w:color w:val="000000"/>
                <w:sz w:val="16"/>
              </w:rPr>
            </w:pPr>
            <w:ins w:id="7309" w:author="Della Faille Philippe" w:date="2019-08-09T13:33:00Z">
              <w:r w:rsidRPr="00740232">
                <w:rPr>
                  <w:rFonts w:ascii="Calibri" w:eastAsia="Times New Roman" w:hAnsi="Calibri" w:cs="Calibri"/>
                  <w:color w:val="000000"/>
                  <w:sz w:val="16"/>
                </w:rPr>
                <w:t>143</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9B2922C" w14:textId="77777777" w:rsidR="00E27DD8" w:rsidRPr="00740232" w:rsidRDefault="00E27DD8" w:rsidP="00D54586">
            <w:pPr>
              <w:spacing w:after="0"/>
              <w:jc w:val="center"/>
              <w:rPr>
                <w:ins w:id="7310" w:author="Della Faille Philippe" w:date="2019-08-09T13:33:00Z"/>
                <w:rFonts w:ascii="Calibri" w:eastAsia="Times New Roman" w:hAnsi="Calibri" w:cs="Calibri"/>
                <w:color w:val="000000"/>
                <w:sz w:val="16"/>
              </w:rPr>
            </w:pPr>
            <w:ins w:id="7311" w:author="Della Faille Philippe" w:date="2019-08-09T13:33:00Z">
              <w:r w:rsidRPr="00740232">
                <w:rPr>
                  <w:rFonts w:ascii="Calibri" w:eastAsia="Times New Roman" w:hAnsi="Calibri" w:cs="Calibri"/>
                  <w:color w:val="000000"/>
                  <w:sz w:val="16"/>
                </w:rPr>
                <w:t>0x008F</w:t>
              </w:r>
            </w:ins>
          </w:p>
        </w:tc>
      </w:tr>
      <w:tr w:rsidR="00E27DD8" w:rsidRPr="00740232" w14:paraId="35D86CFC" w14:textId="77777777" w:rsidTr="00D54586">
        <w:trPr>
          <w:trHeight w:val="288"/>
          <w:ins w:id="731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CF6FBEC" w14:textId="77777777" w:rsidR="00E27DD8" w:rsidRPr="00740232" w:rsidRDefault="00E27DD8" w:rsidP="00D54586">
            <w:pPr>
              <w:spacing w:after="0"/>
              <w:jc w:val="left"/>
              <w:rPr>
                <w:ins w:id="7313"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A2B62D4" w14:textId="77777777" w:rsidR="00E27DD8" w:rsidRPr="00740232" w:rsidRDefault="00E27DD8" w:rsidP="00D54586">
            <w:pPr>
              <w:spacing w:after="0"/>
              <w:jc w:val="left"/>
              <w:rPr>
                <w:ins w:id="7314"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D7B2D8B" w14:textId="77777777" w:rsidR="00E27DD8" w:rsidRPr="00740232" w:rsidRDefault="00E27DD8" w:rsidP="00D54586">
            <w:pPr>
              <w:spacing w:after="0"/>
              <w:jc w:val="center"/>
              <w:rPr>
                <w:ins w:id="7315" w:author="Della Faille Philippe" w:date="2019-08-09T13:33:00Z"/>
                <w:rFonts w:ascii="Calibri" w:eastAsia="Times New Roman" w:hAnsi="Calibri" w:cs="Calibri"/>
                <w:color w:val="000000"/>
                <w:sz w:val="16"/>
              </w:rPr>
            </w:pPr>
            <w:ins w:id="7316" w:author="Della Faille Philippe" w:date="2019-08-09T13:33:00Z">
              <w:r w:rsidRPr="00740232">
                <w:rPr>
                  <w:rFonts w:ascii="Calibri" w:eastAsia="Times New Roman" w:hAnsi="Calibri" w:cs="Calibri"/>
                  <w:color w:val="000000"/>
                  <w:sz w:val="16"/>
                </w:rPr>
                <w:t>79</w:t>
              </w:r>
            </w:ins>
          </w:p>
        </w:tc>
        <w:tc>
          <w:tcPr>
            <w:tcW w:w="2680" w:type="dxa"/>
            <w:tcBorders>
              <w:top w:val="nil"/>
              <w:left w:val="nil"/>
              <w:bottom w:val="nil"/>
              <w:right w:val="nil"/>
            </w:tcBorders>
            <w:shd w:val="clear" w:color="auto" w:fill="8DB3E2" w:themeFill="text2" w:themeFillTint="66"/>
            <w:noWrap/>
            <w:vAlign w:val="bottom"/>
            <w:hideMark/>
          </w:tcPr>
          <w:p w14:paraId="498EEEC2" w14:textId="77777777" w:rsidR="00E27DD8" w:rsidRPr="00740232" w:rsidRDefault="00E27DD8" w:rsidP="00D54586">
            <w:pPr>
              <w:spacing w:after="0"/>
              <w:jc w:val="left"/>
              <w:rPr>
                <w:ins w:id="7317" w:author="Della Faille Philippe" w:date="2019-08-09T13:33:00Z"/>
                <w:rFonts w:ascii="Calibri" w:eastAsia="Times New Roman" w:hAnsi="Calibri" w:cs="Calibri"/>
                <w:color w:val="000000"/>
                <w:sz w:val="16"/>
              </w:rPr>
            </w:pPr>
            <w:ins w:id="7318" w:author="Della Faille Philippe" w:date="2019-08-09T13:33:00Z">
              <w:r w:rsidRPr="00740232">
                <w:rPr>
                  <w:rFonts w:ascii="Calibri" w:eastAsia="Times New Roman" w:hAnsi="Calibri" w:cs="Calibri"/>
                  <w:color w:val="000000"/>
                  <w:sz w:val="16"/>
                </w:rPr>
                <w:t>Sanity current open P3</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B6A6A56" w14:textId="77777777" w:rsidR="00E27DD8" w:rsidRPr="00740232" w:rsidRDefault="00E27DD8" w:rsidP="00D54586">
            <w:pPr>
              <w:spacing w:after="0"/>
              <w:jc w:val="center"/>
              <w:rPr>
                <w:ins w:id="7319" w:author="Della Faille Philippe" w:date="2019-08-09T13:33:00Z"/>
                <w:rFonts w:ascii="Calibri" w:eastAsia="Times New Roman" w:hAnsi="Calibri" w:cs="Calibri"/>
                <w:color w:val="000000"/>
                <w:sz w:val="16"/>
              </w:rPr>
            </w:pPr>
            <w:ins w:id="7320"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C7E2143" w14:textId="77777777" w:rsidR="00E27DD8" w:rsidRPr="00740232" w:rsidRDefault="00E27DD8" w:rsidP="00D54586">
            <w:pPr>
              <w:spacing w:after="0"/>
              <w:jc w:val="center"/>
              <w:rPr>
                <w:ins w:id="7321" w:author="Della Faille Philippe" w:date="2019-08-09T13:33:00Z"/>
                <w:rFonts w:ascii="Calibri" w:eastAsia="Times New Roman" w:hAnsi="Calibri" w:cs="Calibri"/>
                <w:color w:val="000000"/>
                <w:sz w:val="16"/>
              </w:rPr>
            </w:pPr>
            <w:ins w:id="7322"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DCECDC5" w14:textId="77777777" w:rsidR="00E27DD8" w:rsidRPr="00740232" w:rsidRDefault="00E27DD8" w:rsidP="00D54586">
            <w:pPr>
              <w:spacing w:after="0"/>
              <w:jc w:val="center"/>
              <w:rPr>
                <w:ins w:id="7323" w:author="Della Faille Philippe" w:date="2019-08-09T13:33:00Z"/>
                <w:rFonts w:ascii="Calibri" w:eastAsia="Times New Roman" w:hAnsi="Calibri" w:cs="Calibri"/>
                <w:color w:val="000000"/>
                <w:sz w:val="16"/>
              </w:rPr>
            </w:pPr>
            <w:ins w:id="7324"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1B8F4E0" w14:textId="77777777" w:rsidR="00E27DD8" w:rsidRPr="00740232" w:rsidRDefault="00E27DD8" w:rsidP="00D54586">
            <w:pPr>
              <w:spacing w:after="0"/>
              <w:jc w:val="center"/>
              <w:rPr>
                <w:ins w:id="7325" w:author="Della Faille Philippe" w:date="2019-08-09T13:33:00Z"/>
                <w:rFonts w:ascii="Calibri" w:eastAsia="Times New Roman" w:hAnsi="Calibri" w:cs="Calibri"/>
                <w:color w:val="000000"/>
                <w:sz w:val="16"/>
              </w:rPr>
            </w:pPr>
            <w:ins w:id="7326" w:author="Della Faille Philippe" w:date="2019-08-09T13:33:00Z">
              <w:r w:rsidRPr="00740232">
                <w:rPr>
                  <w:rFonts w:ascii="Calibri" w:eastAsia="Times New Roman" w:hAnsi="Calibri" w:cs="Calibri"/>
                  <w:color w:val="000000"/>
                  <w:sz w:val="16"/>
                </w:rPr>
                <w:t>145</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F972E50" w14:textId="77777777" w:rsidR="00E27DD8" w:rsidRPr="00740232" w:rsidRDefault="00E27DD8" w:rsidP="00D54586">
            <w:pPr>
              <w:spacing w:after="0"/>
              <w:jc w:val="center"/>
              <w:rPr>
                <w:ins w:id="7327" w:author="Della Faille Philippe" w:date="2019-08-09T13:33:00Z"/>
                <w:rFonts w:ascii="Calibri" w:eastAsia="Times New Roman" w:hAnsi="Calibri" w:cs="Calibri"/>
                <w:color w:val="000000"/>
                <w:sz w:val="16"/>
              </w:rPr>
            </w:pPr>
            <w:ins w:id="7328" w:author="Della Faille Philippe" w:date="2019-08-09T13:33:00Z">
              <w:r w:rsidRPr="00740232">
                <w:rPr>
                  <w:rFonts w:ascii="Calibri" w:eastAsia="Times New Roman" w:hAnsi="Calibri" w:cs="Calibri"/>
                  <w:color w:val="000000"/>
                  <w:sz w:val="16"/>
                </w:rPr>
                <w:t>0x0091</w:t>
              </w:r>
            </w:ins>
          </w:p>
        </w:tc>
      </w:tr>
      <w:tr w:rsidR="00E27DD8" w:rsidRPr="00740232" w14:paraId="0EEA3DF8" w14:textId="77777777" w:rsidTr="00D54586">
        <w:trPr>
          <w:trHeight w:val="288"/>
          <w:ins w:id="732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AD9C2AF" w14:textId="77777777" w:rsidR="00E27DD8" w:rsidRPr="00740232" w:rsidRDefault="00E27DD8" w:rsidP="00D54586">
            <w:pPr>
              <w:spacing w:after="0"/>
              <w:jc w:val="left"/>
              <w:rPr>
                <w:ins w:id="7330"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F0E83D3" w14:textId="77777777" w:rsidR="00E27DD8" w:rsidRPr="00740232" w:rsidRDefault="00E27DD8" w:rsidP="00D54586">
            <w:pPr>
              <w:spacing w:after="0"/>
              <w:jc w:val="left"/>
              <w:rPr>
                <w:ins w:id="7331"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AE3FDBD" w14:textId="77777777" w:rsidR="00E27DD8" w:rsidRPr="00740232" w:rsidRDefault="00E27DD8" w:rsidP="00D54586">
            <w:pPr>
              <w:spacing w:after="0"/>
              <w:jc w:val="center"/>
              <w:rPr>
                <w:ins w:id="7332" w:author="Della Faille Philippe" w:date="2019-08-09T13:33:00Z"/>
                <w:rFonts w:ascii="Calibri" w:eastAsia="Times New Roman" w:hAnsi="Calibri" w:cs="Calibri"/>
                <w:color w:val="000000"/>
                <w:sz w:val="16"/>
              </w:rPr>
            </w:pPr>
            <w:ins w:id="7333" w:author="Della Faille Philippe" w:date="2019-08-09T13:33:00Z">
              <w:r w:rsidRPr="00740232">
                <w:rPr>
                  <w:rFonts w:ascii="Calibri" w:eastAsia="Times New Roman" w:hAnsi="Calibri" w:cs="Calibri"/>
                  <w:color w:val="000000"/>
                  <w:sz w:val="16"/>
                </w:rPr>
                <w:t>80</w:t>
              </w:r>
            </w:ins>
          </w:p>
        </w:tc>
        <w:tc>
          <w:tcPr>
            <w:tcW w:w="2680" w:type="dxa"/>
            <w:tcBorders>
              <w:top w:val="nil"/>
              <w:left w:val="nil"/>
              <w:bottom w:val="nil"/>
              <w:right w:val="nil"/>
            </w:tcBorders>
            <w:shd w:val="clear" w:color="auto" w:fill="8DB3E2" w:themeFill="text2" w:themeFillTint="66"/>
            <w:noWrap/>
            <w:vAlign w:val="bottom"/>
            <w:hideMark/>
          </w:tcPr>
          <w:p w14:paraId="6789E518" w14:textId="77777777" w:rsidR="00E27DD8" w:rsidRPr="00740232" w:rsidRDefault="00E27DD8" w:rsidP="00D54586">
            <w:pPr>
              <w:spacing w:after="0"/>
              <w:jc w:val="left"/>
              <w:rPr>
                <w:ins w:id="7334" w:author="Della Faille Philippe" w:date="2019-08-09T13:33:00Z"/>
                <w:rFonts w:ascii="Calibri" w:eastAsia="Times New Roman" w:hAnsi="Calibri" w:cs="Calibri"/>
                <w:color w:val="000000"/>
                <w:sz w:val="16"/>
              </w:rPr>
            </w:pPr>
            <w:ins w:id="7335" w:author="Della Faille Philippe" w:date="2019-08-09T13:33:00Z">
              <w:r w:rsidRPr="00740232">
                <w:rPr>
                  <w:rFonts w:ascii="Calibri" w:eastAsia="Times New Roman" w:hAnsi="Calibri" w:cs="Calibri"/>
                  <w:color w:val="000000"/>
                  <w:sz w:val="16"/>
                </w:rPr>
                <w:t>Sanity current open P4</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026B4B8" w14:textId="77777777" w:rsidR="00E27DD8" w:rsidRPr="00740232" w:rsidRDefault="00E27DD8" w:rsidP="00D54586">
            <w:pPr>
              <w:spacing w:after="0"/>
              <w:jc w:val="center"/>
              <w:rPr>
                <w:ins w:id="7336" w:author="Della Faille Philippe" w:date="2019-08-09T13:33:00Z"/>
                <w:rFonts w:ascii="Calibri" w:eastAsia="Times New Roman" w:hAnsi="Calibri" w:cs="Calibri"/>
                <w:color w:val="000000"/>
                <w:sz w:val="16"/>
              </w:rPr>
            </w:pPr>
            <w:ins w:id="7337"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7EFB901" w14:textId="77777777" w:rsidR="00E27DD8" w:rsidRPr="00740232" w:rsidRDefault="00E27DD8" w:rsidP="00D54586">
            <w:pPr>
              <w:spacing w:after="0"/>
              <w:jc w:val="center"/>
              <w:rPr>
                <w:ins w:id="7338" w:author="Della Faille Philippe" w:date="2019-08-09T13:33:00Z"/>
                <w:rFonts w:ascii="Calibri" w:eastAsia="Times New Roman" w:hAnsi="Calibri" w:cs="Calibri"/>
                <w:color w:val="000000"/>
                <w:sz w:val="16"/>
              </w:rPr>
            </w:pPr>
            <w:ins w:id="7339"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299441D" w14:textId="77777777" w:rsidR="00E27DD8" w:rsidRPr="00740232" w:rsidRDefault="00E27DD8" w:rsidP="00D54586">
            <w:pPr>
              <w:spacing w:after="0"/>
              <w:jc w:val="center"/>
              <w:rPr>
                <w:ins w:id="7340" w:author="Della Faille Philippe" w:date="2019-08-09T13:33:00Z"/>
                <w:rFonts w:ascii="Calibri" w:eastAsia="Times New Roman" w:hAnsi="Calibri" w:cs="Calibri"/>
                <w:color w:val="000000"/>
                <w:sz w:val="16"/>
              </w:rPr>
            </w:pPr>
            <w:ins w:id="7341"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CD6E3D3" w14:textId="77777777" w:rsidR="00E27DD8" w:rsidRPr="00740232" w:rsidRDefault="00E27DD8" w:rsidP="00D54586">
            <w:pPr>
              <w:spacing w:after="0"/>
              <w:jc w:val="center"/>
              <w:rPr>
                <w:ins w:id="7342" w:author="Della Faille Philippe" w:date="2019-08-09T13:33:00Z"/>
                <w:rFonts w:ascii="Calibri" w:eastAsia="Times New Roman" w:hAnsi="Calibri" w:cs="Calibri"/>
                <w:color w:val="000000"/>
                <w:sz w:val="16"/>
              </w:rPr>
            </w:pPr>
            <w:ins w:id="7343" w:author="Della Faille Philippe" w:date="2019-08-09T13:33:00Z">
              <w:r w:rsidRPr="00740232">
                <w:rPr>
                  <w:rFonts w:ascii="Calibri" w:eastAsia="Times New Roman" w:hAnsi="Calibri" w:cs="Calibri"/>
                  <w:color w:val="000000"/>
                  <w:sz w:val="16"/>
                </w:rPr>
                <w:t>147</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AEF06F3" w14:textId="77777777" w:rsidR="00E27DD8" w:rsidRPr="00740232" w:rsidRDefault="00E27DD8" w:rsidP="00D54586">
            <w:pPr>
              <w:spacing w:after="0"/>
              <w:jc w:val="center"/>
              <w:rPr>
                <w:ins w:id="7344" w:author="Della Faille Philippe" w:date="2019-08-09T13:33:00Z"/>
                <w:rFonts w:ascii="Calibri" w:eastAsia="Times New Roman" w:hAnsi="Calibri" w:cs="Calibri"/>
                <w:color w:val="000000"/>
                <w:sz w:val="16"/>
              </w:rPr>
            </w:pPr>
            <w:ins w:id="7345" w:author="Della Faille Philippe" w:date="2019-08-09T13:33:00Z">
              <w:r w:rsidRPr="00740232">
                <w:rPr>
                  <w:rFonts w:ascii="Calibri" w:eastAsia="Times New Roman" w:hAnsi="Calibri" w:cs="Calibri"/>
                  <w:color w:val="000000"/>
                  <w:sz w:val="16"/>
                </w:rPr>
                <w:t>0x0093</w:t>
              </w:r>
            </w:ins>
          </w:p>
        </w:tc>
      </w:tr>
      <w:tr w:rsidR="00E27DD8" w:rsidRPr="00740232" w14:paraId="255496DE" w14:textId="77777777" w:rsidTr="00D54586">
        <w:trPr>
          <w:trHeight w:val="288"/>
          <w:ins w:id="734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B581495" w14:textId="77777777" w:rsidR="00E27DD8" w:rsidRPr="00740232" w:rsidRDefault="00E27DD8" w:rsidP="00D54586">
            <w:pPr>
              <w:spacing w:after="0"/>
              <w:jc w:val="left"/>
              <w:rPr>
                <w:ins w:id="7347"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D1A6888" w14:textId="77777777" w:rsidR="00E27DD8" w:rsidRPr="00740232" w:rsidRDefault="00E27DD8" w:rsidP="00D54586">
            <w:pPr>
              <w:spacing w:after="0"/>
              <w:jc w:val="left"/>
              <w:rPr>
                <w:ins w:id="7348"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928D90F" w14:textId="77777777" w:rsidR="00E27DD8" w:rsidRPr="00740232" w:rsidRDefault="00E27DD8" w:rsidP="00D54586">
            <w:pPr>
              <w:spacing w:after="0"/>
              <w:jc w:val="center"/>
              <w:rPr>
                <w:ins w:id="7349" w:author="Della Faille Philippe" w:date="2019-08-09T13:33:00Z"/>
                <w:rFonts w:ascii="Calibri" w:eastAsia="Times New Roman" w:hAnsi="Calibri" w:cs="Calibri"/>
                <w:color w:val="000000"/>
                <w:sz w:val="16"/>
              </w:rPr>
            </w:pPr>
            <w:ins w:id="7350" w:author="Della Faille Philippe" w:date="2019-08-09T13:33:00Z">
              <w:r w:rsidRPr="00740232">
                <w:rPr>
                  <w:rFonts w:ascii="Calibri" w:eastAsia="Times New Roman" w:hAnsi="Calibri" w:cs="Calibri"/>
                  <w:color w:val="000000"/>
                  <w:sz w:val="16"/>
                </w:rPr>
                <w:t>81</w:t>
              </w:r>
            </w:ins>
          </w:p>
        </w:tc>
        <w:tc>
          <w:tcPr>
            <w:tcW w:w="2680" w:type="dxa"/>
            <w:tcBorders>
              <w:top w:val="nil"/>
              <w:left w:val="nil"/>
              <w:bottom w:val="nil"/>
              <w:right w:val="nil"/>
            </w:tcBorders>
            <w:shd w:val="clear" w:color="auto" w:fill="8DB3E2" w:themeFill="text2" w:themeFillTint="66"/>
            <w:noWrap/>
            <w:vAlign w:val="bottom"/>
            <w:hideMark/>
          </w:tcPr>
          <w:p w14:paraId="3F1C025F" w14:textId="77777777" w:rsidR="00E27DD8" w:rsidRPr="00740232" w:rsidRDefault="00E27DD8" w:rsidP="00D54586">
            <w:pPr>
              <w:spacing w:after="0"/>
              <w:jc w:val="left"/>
              <w:rPr>
                <w:ins w:id="7351" w:author="Della Faille Philippe" w:date="2019-08-09T13:33:00Z"/>
                <w:rFonts w:ascii="Calibri" w:eastAsia="Times New Roman" w:hAnsi="Calibri" w:cs="Calibri"/>
                <w:color w:val="000000"/>
                <w:sz w:val="16"/>
              </w:rPr>
            </w:pPr>
            <w:ins w:id="7352" w:author="Della Faille Philippe" w:date="2019-08-09T13:33:00Z">
              <w:r w:rsidRPr="00740232">
                <w:rPr>
                  <w:rFonts w:ascii="Calibri" w:eastAsia="Times New Roman" w:hAnsi="Calibri" w:cs="Calibri"/>
                  <w:color w:val="000000"/>
                  <w:sz w:val="16"/>
                </w:rPr>
                <w:t>Sanity current open P5</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093BBE6" w14:textId="77777777" w:rsidR="00E27DD8" w:rsidRPr="00740232" w:rsidRDefault="00E27DD8" w:rsidP="00D54586">
            <w:pPr>
              <w:spacing w:after="0"/>
              <w:jc w:val="center"/>
              <w:rPr>
                <w:ins w:id="7353" w:author="Della Faille Philippe" w:date="2019-08-09T13:33:00Z"/>
                <w:rFonts w:ascii="Calibri" w:eastAsia="Times New Roman" w:hAnsi="Calibri" w:cs="Calibri"/>
                <w:color w:val="000000"/>
                <w:sz w:val="16"/>
              </w:rPr>
            </w:pPr>
            <w:ins w:id="7354"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E9C21AD" w14:textId="77777777" w:rsidR="00E27DD8" w:rsidRPr="00740232" w:rsidRDefault="00E27DD8" w:rsidP="00D54586">
            <w:pPr>
              <w:spacing w:after="0"/>
              <w:jc w:val="center"/>
              <w:rPr>
                <w:ins w:id="7355" w:author="Della Faille Philippe" w:date="2019-08-09T13:33:00Z"/>
                <w:rFonts w:ascii="Calibri" w:eastAsia="Times New Roman" w:hAnsi="Calibri" w:cs="Calibri"/>
                <w:color w:val="000000"/>
                <w:sz w:val="16"/>
              </w:rPr>
            </w:pPr>
            <w:ins w:id="7356"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6C4A963" w14:textId="77777777" w:rsidR="00E27DD8" w:rsidRPr="00740232" w:rsidRDefault="00E27DD8" w:rsidP="00D54586">
            <w:pPr>
              <w:spacing w:after="0"/>
              <w:jc w:val="center"/>
              <w:rPr>
                <w:ins w:id="7357" w:author="Della Faille Philippe" w:date="2019-08-09T13:33:00Z"/>
                <w:rFonts w:ascii="Calibri" w:eastAsia="Times New Roman" w:hAnsi="Calibri" w:cs="Calibri"/>
                <w:color w:val="000000"/>
                <w:sz w:val="16"/>
              </w:rPr>
            </w:pPr>
            <w:ins w:id="7358"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31A31601" w14:textId="77777777" w:rsidR="00E27DD8" w:rsidRPr="00740232" w:rsidRDefault="00E27DD8" w:rsidP="00D54586">
            <w:pPr>
              <w:spacing w:after="0"/>
              <w:jc w:val="center"/>
              <w:rPr>
                <w:ins w:id="7359" w:author="Della Faille Philippe" w:date="2019-08-09T13:33:00Z"/>
                <w:rFonts w:ascii="Calibri" w:eastAsia="Times New Roman" w:hAnsi="Calibri" w:cs="Calibri"/>
                <w:color w:val="000000"/>
                <w:sz w:val="16"/>
              </w:rPr>
            </w:pPr>
            <w:ins w:id="7360" w:author="Della Faille Philippe" w:date="2019-08-09T13:33:00Z">
              <w:r w:rsidRPr="00740232">
                <w:rPr>
                  <w:rFonts w:ascii="Calibri" w:eastAsia="Times New Roman" w:hAnsi="Calibri" w:cs="Calibri"/>
                  <w:color w:val="000000"/>
                  <w:sz w:val="16"/>
                </w:rPr>
                <w:t>149</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88FF270" w14:textId="77777777" w:rsidR="00E27DD8" w:rsidRPr="00740232" w:rsidRDefault="00E27DD8" w:rsidP="00D54586">
            <w:pPr>
              <w:spacing w:after="0"/>
              <w:jc w:val="center"/>
              <w:rPr>
                <w:ins w:id="7361" w:author="Della Faille Philippe" w:date="2019-08-09T13:33:00Z"/>
                <w:rFonts w:ascii="Calibri" w:eastAsia="Times New Roman" w:hAnsi="Calibri" w:cs="Calibri"/>
                <w:color w:val="000000"/>
                <w:sz w:val="16"/>
              </w:rPr>
            </w:pPr>
            <w:ins w:id="7362" w:author="Della Faille Philippe" w:date="2019-08-09T13:33:00Z">
              <w:r w:rsidRPr="00740232">
                <w:rPr>
                  <w:rFonts w:ascii="Calibri" w:eastAsia="Times New Roman" w:hAnsi="Calibri" w:cs="Calibri"/>
                  <w:color w:val="000000"/>
                  <w:sz w:val="16"/>
                </w:rPr>
                <w:t>0x0095</w:t>
              </w:r>
            </w:ins>
          </w:p>
        </w:tc>
      </w:tr>
      <w:tr w:rsidR="00E27DD8" w:rsidRPr="00740232" w14:paraId="76B48E5C" w14:textId="77777777" w:rsidTr="00D54586">
        <w:trPr>
          <w:trHeight w:val="288"/>
          <w:ins w:id="736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92C96DE" w14:textId="77777777" w:rsidR="00E27DD8" w:rsidRPr="00740232" w:rsidRDefault="00E27DD8" w:rsidP="00D54586">
            <w:pPr>
              <w:spacing w:after="0"/>
              <w:jc w:val="left"/>
              <w:rPr>
                <w:ins w:id="7364"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EA4A2C7" w14:textId="77777777" w:rsidR="00E27DD8" w:rsidRPr="00740232" w:rsidRDefault="00E27DD8" w:rsidP="00D54586">
            <w:pPr>
              <w:spacing w:after="0"/>
              <w:jc w:val="left"/>
              <w:rPr>
                <w:ins w:id="7365"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D05AE39" w14:textId="77777777" w:rsidR="00E27DD8" w:rsidRPr="00740232" w:rsidRDefault="00E27DD8" w:rsidP="00D54586">
            <w:pPr>
              <w:spacing w:after="0"/>
              <w:jc w:val="center"/>
              <w:rPr>
                <w:ins w:id="7366" w:author="Della Faille Philippe" w:date="2019-08-09T13:33:00Z"/>
                <w:rFonts w:ascii="Calibri" w:eastAsia="Times New Roman" w:hAnsi="Calibri" w:cs="Calibri"/>
                <w:color w:val="000000"/>
                <w:sz w:val="16"/>
              </w:rPr>
            </w:pPr>
            <w:ins w:id="7367" w:author="Della Faille Philippe" w:date="2019-08-09T13:33:00Z">
              <w:r w:rsidRPr="00740232">
                <w:rPr>
                  <w:rFonts w:ascii="Calibri" w:eastAsia="Times New Roman" w:hAnsi="Calibri" w:cs="Calibri"/>
                  <w:color w:val="000000"/>
                  <w:sz w:val="16"/>
                </w:rPr>
                <w:t>82</w:t>
              </w:r>
            </w:ins>
          </w:p>
        </w:tc>
        <w:tc>
          <w:tcPr>
            <w:tcW w:w="2680" w:type="dxa"/>
            <w:tcBorders>
              <w:top w:val="nil"/>
              <w:left w:val="nil"/>
              <w:bottom w:val="nil"/>
              <w:right w:val="nil"/>
            </w:tcBorders>
            <w:shd w:val="clear" w:color="auto" w:fill="8DB3E2" w:themeFill="text2" w:themeFillTint="66"/>
            <w:noWrap/>
            <w:vAlign w:val="bottom"/>
            <w:hideMark/>
          </w:tcPr>
          <w:p w14:paraId="2DF972FC" w14:textId="77777777" w:rsidR="00E27DD8" w:rsidRPr="00740232" w:rsidRDefault="00E27DD8" w:rsidP="00D54586">
            <w:pPr>
              <w:spacing w:after="0"/>
              <w:jc w:val="left"/>
              <w:rPr>
                <w:ins w:id="7368" w:author="Della Faille Philippe" w:date="2019-08-09T13:33:00Z"/>
                <w:rFonts w:ascii="Calibri" w:eastAsia="Times New Roman" w:hAnsi="Calibri" w:cs="Calibri"/>
                <w:color w:val="000000"/>
                <w:sz w:val="16"/>
              </w:rPr>
            </w:pPr>
            <w:ins w:id="7369" w:author="Della Faille Philippe" w:date="2019-08-09T13:33:00Z">
              <w:r w:rsidRPr="00740232">
                <w:rPr>
                  <w:rFonts w:ascii="Calibri" w:eastAsia="Times New Roman" w:hAnsi="Calibri" w:cs="Calibri"/>
                  <w:color w:val="000000"/>
                  <w:sz w:val="16"/>
                </w:rPr>
                <w:t>Sanity current open P6</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5BD02D0" w14:textId="77777777" w:rsidR="00E27DD8" w:rsidRPr="00740232" w:rsidRDefault="00E27DD8" w:rsidP="00D54586">
            <w:pPr>
              <w:spacing w:after="0"/>
              <w:jc w:val="center"/>
              <w:rPr>
                <w:ins w:id="7370" w:author="Della Faille Philippe" w:date="2019-08-09T13:33:00Z"/>
                <w:rFonts w:ascii="Calibri" w:eastAsia="Times New Roman" w:hAnsi="Calibri" w:cs="Calibri"/>
                <w:color w:val="000000"/>
                <w:sz w:val="16"/>
              </w:rPr>
            </w:pPr>
            <w:ins w:id="7371"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F21DA86" w14:textId="77777777" w:rsidR="00E27DD8" w:rsidRPr="00740232" w:rsidRDefault="00E27DD8" w:rsidP="00D54586">
            <w:pPr>
              <w:spacing w:after="0"/>
              <w:jc w:val="center"/>
              <w:rPr>
                <w:ins w:id="7372" w:author="Della Faille Philippe" w:date="2019-08-09T13:33:00Z"/>
                <w:rFonts w:ascii="Calibri" w:eastAsia="Times New Roman" w:hAnsi="Calibri" w:cs="Calibri"/>
                <w:color w:val="000000"/>
                <w:sz w:val="16"/>
              </w:rPr>
            </w:pPr>
            <w:ins w:id="7373"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0C93546" w14:textId="77777777" w:rsidR="00E27DD8" w:rsidRPr="00740232" w:rsidRDefault="00E27DD8" w:rsidP="00D54586">
            <w:pPr>
              <w:spacing w:after="0"/>
              <w:jc w:val="center"/>
              <w:rPr>
                <w:ins w:id="7374" w:author="Della Faille Philippe" w:date="2019-08-09T13:33:00Z"/>
                <w:rFonts w:ascii="Calibri" w:eastAsia="Times New Roman" w:hAnsi="Calibri" w:cs="Calibri"/>
                <w:color w:val="000000"/>
                <w:sz w:val="16"/>
              </w:rPr>
            </w:pPr>
            <w:ins w:id="7375"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220D9C2B" w14:textId="77777777" w:rsidR="00E27DD8" w:rsidRPr="00740232" w:rsidRDefault="00E27DD8" w:rsidP="00D54586">
            <w:pPr>
              <w:spacing w:after="0"/>
              <w:jc w:val="center"/>
              <w:rPr>
                <w:ins w:id="7376" w:author="Della Faille Philippe" w:date="2019-08-09T13:33:00Z"/>
                <w:rFonts w:ascii="Calibri" w:eastAsia="Times New Roman" w:hAnsi="Calibri" w:cs="Calibri"/>
                <w:color w:val="000000"/>
                <w:sz w:val="16"/>
              </w:rPr>
            </w:pPr>
            <w:ins w:id="7377" w:author="Della Faille Philippe" w:date="2019-08-09T13:33:00Z">
              <w:r w:rsidRPr="00740232">
                <w:rPr>
                  <w:rFonts w:ascii="Calibri" w:eastAsia="Times New Roman" w:hAnsi="Calibri" w:cs="Calibri"/>
                  <w:color w:val="000000"/>
                  <w:sz w:val="16"/>
                </w:rPr>
                <w:t>151</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7F2CDA03" w14:textId="77777777" w:rsidR="00E27DD8" w:rsidRPr="00740232" w:rsidRDefault="00E27DD8" w:rsidP="00D54586">
            <w:pPr>
              <w:spacing w:after="0"/>
              <w:jc w:val="center"/>
              <w:rPr>
                <w:ins w:id="7378" w:author="Della Faille Philippe" w:date="2019-08-09T13:33:00Z"/>
                <w:rFonts w:ascii="Calibri" w:eastAsia="Times New Roman" w:hAnsi="Calibri" w:cs="Calibri"/>
                <w:color w:val="000000"/>
                <w:sz w:val="16"/>
              </w:rPr>
            </w:pPr>
            <w:ins w:id="7379" w:author="Della Faille Philippe" w:date="2019-08-09T13:33:00Z">
              <w:r w:rsidRPr="00740232">
                <w:rPr>
                  <w:rFonts w:ascii="Calibri" w:eastAsia="Times New Roman" w:hAnsi="Calibri" w:cs="Calibri"/>
                  <w:color w:val="000000"/>
                  <w:sz w:val="16"/>
                </w:rPr>
                <w:t>0x0097</w:t>
              </w:r>
            </w:ins>
          </w:p>
        </w:tc>
      </w:tr>
      <w:tr w:rsidR="00E27DD8" w:rsidRPr="00740232" w14:paraId="280195FE" w14:textId="77777777" w:rsidTr="00D54586">
        <w:trPr>
          <w:trHeight w:val="288"/>
          <w:ins w:id="738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7C66792" w14:textId="77777777" w:rsidR="00E27DD8" w:rsidRPr="00740232" w:rsidRDefault="00E27DD8" w:rsidP="00D54586">
            <w:pPr>
              <w:spacing w:after="0"/>
              <w:jc w:val="left"/>
              <w:rPr>
                <w:ins w:id="7381"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1800129" w14:textId="77777777" w:rsidR="00E27DD8" w:rsidRPr="00740232" w:rsidRDefault="00E27DD8" w:rsidP="00D54586">
            <w:pPr>
              <w:spacing w:after="0"/>
              <w:jc w:val="left"/>
              <w:rPr>
                <w:ins w:id="7382"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6B979C9" w14:textId="77777777" w:rsidR="00E27DD8" w:rsidRPr="00740232" w:rsidRDefault="00E27DD8" w:rsidP="00D54586">
            <w:pPr>
              <w:spacing w:after="0"/>
              <w:jc w:val="center"/>
              <w:rPr>
                <w:ins w:id="7383" w:author="Della Faille Philippe" w:date="2019-08-09T13:33:00Z"/>
                <w:rFonts w:ascii="Calibri" w:eastAsia="Times New Roman" w:hAnsi="Calibri" w:cs="Calibri"/>
                <w:color w:val="000000"/>
                <w:sz w:val="16"/>
              </w:rPr>
            </w:pPr>
            <w:ins w:id="7384" w:author="Della Faille Philippe" w:date="2019-08-09T13:33:00Z">
              <w:r w:rsidRPr="00740232">
                <w:rPr>
                  <w:rFonts w:ascii="Calibri" w:eastAsia="Times New Roman" w:hAnsi="Calibri" w:cs="Calibri"/>
                  <w:color w:val="000000"/>
                  <w:sz w:val="16"/>
                </w:rPr>
                <w:t>83</w:t>
              </w:r>
            </w:ins>
          </w:p>
        </w:tc>
        <w:tc>
          <w:tcPr>
            <w:tcW w:w="2680" w:type="dxa"/>
            <w:tcBorders>
              <w:top w:val="nil"/>
              <w:left w:val="nil"/>
              <w:bottom w:val="nil"/>
              <w:right w:val="nil"/>
            </w:tcBorders>
            <w:shd w:val="clear" w:color="auto" w:fill="8DB3E2" w:themeFill="text2" w:themeFillTint="66"/>
            <w:noWrap/>
            <w:vAlign w:val="bottom"/>
            <w:hideMark/>
          </w:tcPr>
          <w:p w14:paraId="1481B91D" w14:textId="77777777" w:rsidR="00E27DD8" w:rsidRPr="00740232" w:rsidRDefault="00E27DD8" w:rsidP="00D54586">
            <w:pPr>
              <w:spacing w:after="0"/>
              <w:jc w:val="left"/>
              <w:rPr>
                <w:ins w:id="7385" w:author="Della Faille Philippe" w:date="2019-08-09T13:33:00Z"/>
                <w:rFonts w:ascii="Calibri" w:eastAsia="Times New Roman" w:hAnsi="Calibri" w:cs="Calibri"/>
                <w:color w:val="000000"/>
                <w:sz w:val="16"/>
              </w:rPr>
            </w:pPr>
            <w:ins w:id="7386" w:author="Della Faille Philippe" w:date="2019-08-09T13:33:00Z">
              <w:r w:rsidRPr="00740232">
                <w:rPr>
                  <w:rFonts w:ascii="Calibri" w:eastAsia="Times New Roman" w:hAnsi="Calibri" w:cs="Calibri"/>
                  <w:color w:val="000000"/>
                  <w:sz w:val="16"/>
                </w:rPr>
                <w:t>Sanity current close P1</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FA73DA3" w14:textId="77777777" w:rsidR="00E27DD8" w:rsidRPr="00740232" w:rsidRDefault="00E27DD8" w:rsidP="00D54586">
            <w:pPr>
              <w:spacing w:after="0"/>
              <w:jc w:val="center"/>
              <w:rPr>
                <w:ins w:id="7387" w:author="Della Faille Philippe" w:date="2019-08-09T13:33:00Z"/>
                <w:rFonts w:ascii="Calibri" w:eastAsia="Times New Roman" w:hAnsi="Calibri" w:cs="Calibri"/>
                <w:color w:val="000000"/>
                <w:sz w:val="16"/>
              </w:rPr>
            </w:pPr>
            <w:ins w:id="7388"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DF48794" w14:textId="77777777" w:rsidR="00E27DD8" w:rsidRPr="00740232" w:rsidRDefault="00E27DD8" w:rsidP="00D54586">
            <w:pPr>
              <w:spacing w:after="0"/>
              <w:jc w:val="center"/>
              <w:rPr>
                <w:ins w:id="7389" w:author="Della Faille Philippe" w:date="2019-08-09T13:33:00Z"/>
                <w:rFonts w:ascii="Calibri" w:eastAsia="Times New Roman" w:hAnsi="Calibri" w:cs="Calibri"/>
                <w:color w:val="000000"/>
                <w:sz w:val="16"/>
              </w:rPr>
            </w:pPr>
            <w:ins w:id="7390"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9023227" w14:textId="77777777" w:rsidR="00E27DD8" w:rsidRPr="00740232" w:rsidRDefault="00E27DD8" w:rsidP="00D54586">
            <w:pPr>
              <w:spacing w:after="0"/>
              <w:jc w:val="center"/>
              <w:rPr>
                <w:ins w:id="7391" w:author="Della Faille Philippe" w:date="2019-08-09T13:33:00Z"/>
                <w:rFonts w:ascii="Calibri" w:eastAsia="Times New Roman" w:hAnsi="Calibri" w:cs="Calibri"/>
                <w:color w:val="000000"/>
                <w:sz w:val="16"/>
              </w:rPr>
            </w:pPr>
            <w:ins w:id="7392"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344ABF89" w14:textId="77777777" w:rsidR="00E27DD8" w:rsidRPr="00740232" w:rsidRDefault="00E27DD8" w:rsidP="00D54586">
            <w:pPr>
              <w:spacing w:after="0"/>
              <w:jc w:val="center"/>
              <w:rPr>
                <w:ins w:id="7393" w:author="Della Faille Philippe" w:date="2019-08-09T13:33:00Z"/>
                <w:rFonts w:ascii="Calibri" w:eastAsia="Times New Roman" w:hAnsi="Calibri" w:cs="Calibri"/>
                <w:color w:val="000000"/>
                <w:sz w:val="16"/>
              </w:rPr>
            </w:pPr>
            <w:ins w:id="7394" w:author="Della Faille Philippe" w:date="2019-08-09T13:33:00Z">
              <w:r w:rsidRPr="00740232">
                <w:rPr>
                  <w:rFonts w:ascii="Calibri" w:eastAsia="Times New Roman" w:hAnsi="Calibri" w:cs="Calibri"/>
                  <w:color w:val="000000"/>
                  <w:sz w:val="16"/>
                </w:rPr>
                <w:t>153</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32A2BB8B" w14:textId="77777777" w:rsidR="00E27DD8" w:rsidRPr="00740232" w:rsidRDefault="00E27DD8" w:rsidP="00D54586">
            <w:pPr>
              <w:spacing w:after="0"/>
              <w:jc w:val="center"/>
              <w:rPr>
                <w:ins w:id="7395" w:author="Della Faille Philippe" w:date="2019-08-09T13:33:00Z"/>
                <w:rFonts w:ascii="Calibri" w:eastAsia="Times New Roman" w:hAnsi="Calibri" w:cs="Calibri"/>
                <w:color w:val="000000"/>
                <w:sz w:val="16"/>
              </w:rPr>
            </w:pPr>
            <w:ins w:id="7396" w:author="Della Faille Philippe" w:date="2019-08-09T13:33:00Z">
              <w:r w:rsidRPr="00740232">
                <w:rPr>
                  <w:rFonts w:ascii="Calibri" w:eastAsia="Times New Roman" w:hAnsi="Calibri" w:cs="Calibri"/>
                  <w:color w:val="000000"/>
                  <w:sz w:val="16"/>
                </w:rPr>
                <w:t>0x0099</w:t>
              </w:r>
            </w:ins>
          </w:p>
        </w:tc>
      </w:tr>
      <w:tr w:rsidR="00E27DD8" w:rsidRPr="00740232" w14:paraId="310D6282" w14:textId="77777777" w:rsidTr="00D54586">
        <w:trPr>
          <w:trHeight w:val="288"/>
          <w:ins w:id="739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FE40A96" w14:textId="77777777" w:rsidR="00E27DD8" w:rsidRPr="00740232" w:rsidRDefault="00E27DD8" w:rsidP="00D54586">
            <w:pPr>
              <w:spacing w:after="0"/>
              <w:jc w:val="left"/>
              <w:rPr>
                <w:ins w:id="7398"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A770A1D" w14:textId="77777777" w:rsidR="00E27DD8" w:rsidRPr="00740232" w:rsidRDefault="00E27DD8" w:rsidP="00D54586">
            <w:pPr>
              <w:spacing w:after="0"/>
              <w:jc w:val="left"/>
              <w:rPr>
                <w:ins w:id="7399"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3CBCA68" w14:textId="77777777" w:rsidR="00E27DD8" w:rsidRPr="00740232" w:rsidRDefault="00E27DD8" w:rsidP="00D54586">
            <w:pPr>
              <w:spacing w:after="0"/>
              <w:jc w:val="center"/>
              <w:rPr>
                <w:ins w:id="7400" w:author="Della Faille Philippe" w:date="2019-08-09T13:33:00Z"/>
                <w:rFonts w:ascii="Calibri" w:eastAsia="Times New Roman" w:hAnsi="Calibri" w:cs="Calibri"/>
                <w:color w:val="000000"/>
                <w:sz w:val="16"/>
              </w:rPr>
            </w:pPr>
            <w:ins w:id="7401" w:author="Della Faille Philippe" w:date="2019-08-09T13:33:00Z">
              <w:r w:rsidRPr="00740232">
                <w:rPr>
                  <w:rFonts w:ascii="Calibri" w:eastAsia="Times New Roman" w:hAnsi="Calibri" w:cs="Calibri"/>
                  <w:color w:val="000000"/>
                  <w:sz w:val="16"/>
                </w:rPr>
                <w:t>84</w:t>
              </w:r>
            </w:ins>
          </w:p>
        </w:tc>
        <w:tc>
          <w:tcPr>
            <w:tcW w:w="2680" w:type="dxa"/>
            <w:tcBorders>
              <w:top w:val="nil"/>
              <w:left w:val="nil"/>
              <w:bottom w:val="nil"/>
              <w:right w:val="nil"/>
            </w:tcBorders>
            <w:shd w:val="clear" w:color="auto" w:fill="8DB3E2" w:themeFill="text2" w:themeFillTint="66"/>
            <w:noWrap/>
            <w:vAlign w:val="bottom"/>
            <w:hideMark/>
          </w:tcPr>
          <w:p w14:paraId="4C20E9BF" w14:textId="77777777" w:rsidR="00E27DD8" w:rsidRPr="00740232" w:rsidRDefault="00E27DD8" w:rsidP="00D54586">
            <w:pPr>
              <w:spacing w:after="0"/>
              <w:jc w:val="left"/>
              <w:rPr>
                <w:ins w:id="7402" w:author="Della Faille Philippe" w:date="2019-08-09T13:33:00Z"/>
                <w:rFonts w:ascii="Calibri" w:eastAsia="Times New Roman" w:hAnsi="Calibri" w:cs="Calibri"/>
                <w:color w:val="000000"/>
                <w:sz w:val="16"/>
              </w:rPr>
            </w:pPr>
            <w:ins w:id="7403" w:author="Della Faille Philippe" w:date="2019-08-09T13:33:00Z">
              <w:r w:rsidRPr="00740232">
                <w:rPr>
                  <w:rFonts w:ascii="Calibri" w:eastAsia="Times New Roman" w:hAnsi="Calibri" w:cs="Calibri"/>
                  <w:color w:val="000000"/>
                  <w:sz w:val="16"/>
                </w:rPr>
                <w:t>Sanity current close P2</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5B428CB" w14:textId="77777777" w:rsidR="00E27DD8" w:rsidRPr="00740232" w:rsidRDefault="00E27DD8" w:rsidP="00D54586">
            <w:pPr>
              <w:spacing w:after="0"/>
              <w:jc w:val="center"/>
              <w:rPr>
                <w:ins w:id="7404" w:author="Della Faille Philippe" w:date="2019-08-09T13:33:00Z"/>
                <w:rFonts w:ascii="Calibri" w:eastAsia="Times New Roman" w:hAnsi="Calibri" w:cs="Calibri"/>
                <w:color w:val="000000"/>
                <w:sz w:val="16"/>
              </w:rPr>
            </w:pPr>
            <w:ins w:id="7405"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B8DB683" w14:textId="77777777" w:rsidR="00E27DD8" w:rsidRPr="00740232" w:rsidRDefault="00E27DD8" w:rsidP="00D54586">
            <w:pPr>
              <w:spacing w:after="0"/>
              <w:jc w:val="center"/>
              <w:rPr>
                <w:ins w:id="7406" w:author="Della Faille Philippe" w:date="2019-08-09T13:33:00Z"/>
                <w:rFonts w:ascii="Calibri" w:eastAsia="Times New Roman" w:hAnsi="Calibri" w:cs="Calibri"/>
                <w:color w:val="000000"/>
                <w:sz w:val="16"/>
              </w:rPr>
            </w:pPr>
            <w:ins w:id="7407"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69F6CFF" w14:textId="77777777" w:rsidR="00E27DD8" w:rsidRPr="00740232" w:rsidRDefault="00E27DD8" w:rsidP="00D54586">
            <w:pPr>
              <w:spacing w:after="0"/>
              <w:jc w:val="center"/>
              <w:rPr>
                <w:ins w:id="7408" w:author="Della Faille Philippe" w:date="2019-08-09T13:33:00Z"/>
                <w:rFonts w:ascii="Calibri" w:eastAsia="Times New Roman" w:hAnsi="Calibri" w:cs="Calibri"/>
                <w:color w:val="000000"/>
                <w:sz w:val="16"/>
              </w:rPr>
            </w:pPr>
            <w:ins w:id="7409"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3D254F53" w14:textId="77777777" w:rsidR="00E27DD8" w:rsidRPr="00740232" w:rsidRDefault="00E27DD8" w:rsidP="00D54586">
            <w:pPr>
              <w:spacing w:after="0"/>
              <w:jc w:val="center"/>
              <w:rPr>
                <w:ins w:id="7410" w:author="Della Faille Philippe" w:date="2019-08-09T13:33:00Z"/>
                <w:rFonts w:ascii="Calibri" w:eastAsia="Times New Roman" w:hAnsi="Calibri" w:cs="Calibri"/>
                <w:color w:val="000000"/>
                <w:sz w:val="16"/>
              </w:rPr>
            </w:pPr>
            <w:ins w:id="7411" w:author="Della Faille Philippe" w:date="2019-08-09T13:33:00Z">
              <w:r w:rsidRPr="00740232">
                <w:rPr>
                  <w:rFonts w:ascii="Calibri" w:eastAsia="Times New Roman" w:hAnsi="Calibri" w:cs="Calibri"/>
                  <w:color w:val="000000"/>
                  <w:sz w:val="16"/>
                </w:rPr>
                <w:t>155</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B60F114" w14:textId="77777777" w:rsidR="00E27DD8" w:rsidRPr="00740232" w:rsidRDefault="00E27DD8" w:rsidP="00D54586">
            <w:pPr>
              <w:spacing w:after="0"/>
              <w:jc w:val="center"/>
              <w:rPr>
                <w:ins w:id="7412" w:author="Della Faille Philippe" w:date="2019-08-09T13:33:00Z"/>
                <w:rFonts w:ascii="Calibri" w:eastAsia="Times New Roman" w:hAnsi="Calibri" w:cs="Calibri"/>
                <w:color w:val="000000"/>
                <w:sz w:val="16"/>
              </w:rPr>
            </w:pPr>
            <w:ins w:id="7413" w:author="Della Faille Philippe" w:date="2019-08-09T13:33:00Z">
              <w:r w:rsidRPr="00740232">
                <w:rPr>
                  <w:rFonts w:ascii="Calibri" w:eastAsia="Times New Roman" w:hAnsi="Calibri" w:cs="Calibri"/>
                  <w:color w:val="000000"/>
                  <w:sz w:val="16"/>
                </w:rPr>
                <w:t>0x009B</w:t>
              </w:r>
            </w:ins>
          </w:p>
        </w:tc>
      </w:tr>
      <w:tr w:rsidR="00E27DD8" w:rsidRPr="00740232" w14:paraId="46751C9E" w14:textId="77777777" w:rsidTr="00D54586">
        <w:trPr>
          <w:trHeight w:val="288"/>
          <w:ins w:id="741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988F1B0" w14:textId="77777777" w:rsidR="00E27DD8" w:rsidRPr="00740232" w:rsidRDefault="00E27DD8" w:rsidP="00D54586">
            <w:pPr>
              <w:spacing w:after="0"/>
              <w:jc w:val="left"/>
              <w:rPr>
                <w:ins w:id="7415"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5ACCC52" w14:textId="77777777" w:rsidR="00E27DD8" w:rsidRPr="00740232" w:rsidRDefault="00E27DD8" w:rsidP="00D54586">
            <w:pPr>
              <w:spacing w:after="0"/>
              <w:jc w:val="left"/>
              <w:rPr>
                <w:ins w:id="7416"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1274866" w14:textId="77777777" w:rsidR="00E27DD8" w:rsidRPr="00740232" w:rsidRDefault="00E27DD8" w:rsidP="00D54586">
            <w:pPr>
              <w:spacing w:after="0"/>
              <w:jc w:val="center"/>
              <w:rPr>
                <w:ins w:id="7417" w:author="Della Faille Philippe" w:date="2019-08-09T13:33:00Z"/>
                <w:rFonts w:ascii="Calibri" w:eastAsia="Times New Roman" w:hAnsi="Calibri" w:cs="Calibri"/>
                <w:color w:val="000000"/>
                <w:sz w:val="16"/>
              </w:rPr>
            </w:pPr>
            <w:ins w:id="7418" w:author="Della Faille Philippe" w:date="2019-08-09T13:33:00Z">
              <w:r w:rsidRPr="00740232">
                <w:rPr>
                  <w:rFonts w:ascii="Calibri" w:eastAsia="Times New Roman" w:hAnsi="Calibri" w:cs="Calibri"/>
                  <w:color w:val="000000"/>
                  <w:sz w:val="16"/>
                </w:rPr>
                <w:t>85</w:t>
              </w:r>
            </w:ins>
          </w:p>
        </w:tc>
        <w:tc>
          <w:tcPr>
            <w:tcW w:w="2680" w:type="dxa"/>
            <w:tcBorders>
              <w:top w:val="nil"/>
              <w:left w:val="nil"/>
              <w:bottom w:val="nil"/>
              <w:right w:val="nil"/>
            </w:tcBorders>
            <w:shd w:val="clear" w:color="auto" w:fill="8DB3E2" w:themeFill="text2" w:themeFillTint="66"/>
            <w:noWrap/>
            <w:vAlign w:val="bottom"/>
            <w:hideMark/>
          </w:tcPr>
          <w:p w14:paraId="2B112608" w14:textId="77777777" w:rsidR="00E27DD8" w:rsidRPr="00740232" w:rsidRDefault="00E27DD8" w:rsidP="00D54586">
            <w:pPr>
              <w:spacing w:after="0"/>
              <w:jc w:val="left"/>
              <w:rPr>
                <w:ins w:id="7419" w:author="Della Faille Philippe" w:date="2019-08-09T13:33:00Z"/>
                <w:rFonts w:ascii="Calibri" w:eastAsia="Times New Roman" w:hAnsi="Calibri" w:cs="Calibri"/>
                <w:color w:val="000000"/>
                <w:sz w:val="16"/>
              </w:rPr>
            </w:pPr>
            <w:ins w:id="7420" w:author="Della Faille Philippe" w:date="2019-08-09T13:33:00Z">
              <w:r w:rsidRPr="00740232">
                <w:rPr>
                  <w:rFonts w:ascii="Calibri" w:eastAsia="Times New Roman" w:hAnsi="Calibri" w:cs="Calibri"/>
                  <w:color w:val="000000"/>
                  <w:sz w:val="16"/>
                </w:rPr>
                <w:t>Sanity current close P3</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BECC47E" w14:textId="77777777" w:rsidR="00E27DD8" w:rsidRPr="00740232" w:rsidRDefault="00E27DD8" w:rsidP="00D54586">
            <w:pPr>
              <w:spacing w:after="0"/>
              <w:jc w:val="center"/>
              <w:rPr>
                <w:ins w:id="7421" w:author="Della Faille Philippe" w:date="2019-08-09T13:33:00Z"/>
                <w:rFonts w:ascii="Calibri" w:eastAsia="Times New Roman" w:hAnsi="Calibri" w:cs="Calibri"/>
                <w:color w:val="000000"/>
                <w:sz w:val="16"/>
              </w:rPr>
            </w:pPr>
            <w:ins w:id="7422"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53AE978" w14:textId="77777777" w:rsidR="00E27DD8" w:rsidRPr="00740232" w:rsidRDefault="00E27DD8" w:rsidP="00D54586">
            <w:pPr>
              <w:spacing w:after="0"/>
              <w:jc w:val="center"/>
              <w:rPr>
                <w:ins w:id="7423" w:author="Della Faille Philippe" w:date="2019-08-09T13:33:00Z"/>
                <w:rFonts w:ascii="Calibri" w:eastAsia="Times New Roman" w:hAnsi="Calibri" w:cs="Calibri"/>
                <w:color w:val="000000"/>
                <w:sz w:val="16"/>
              </w:rPr>
            </w:pPr>
            <w:ins w:id="7424"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01B7650" w14:textId="77777777" w:rsidR="00E27DD8" w:rsidRPr="00740232" w:rsidRDefault="00E27DD8" w:rsidP="00D54586">
            <w:pPr>
              <w:spacing w:after="0"/>
              <w:jc w:val="center"/>
              <w:rPr>
                <w:ins w:id="7425" w:author="Della Faille Philippe" w:date="2019-08-09T13:33:00Z"/>
                <w:rFonts w:ascii="Calibri" w:eastAsia="Times New Roman" w:hAnsi="Calibri" w:cs="Calibri"/>
                <w:color w:val="000000"/>
                <w:sz w:val="16"/>
              </w:rPr>
            </w:pPr>
            <w:ins w:id="7426"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896AD1C" w14:textId="77777777" w:rsidR="00E27DD8" w:rsidRPr="00740232" w:rsidRDefault="00E27DD8" w:rsidP="00D54586">
            <w:pPr>
              <w:spacing w:after="0"/>
              <w:jc w:val="center"/>
              <w:rPr>
                <w:ins w:id="7427" w:author="Della Faille Philippe" w:date="2019-08-09T13:33:00Z"/>
                <w:rFonts w:ascii="Calibri" w:eastAsia="Times New Roman" w:hAnsi="Calibri" w:cs="Calibri"/>
                <w:color w:val="000000"/>
                <w:sz w:val="16"/>
              </w:rPr>
            </w:pPr>
            <w:ins w:id="7428" w:author="Della Faille Philippe" w:date="2019-08-09T13:33:00Z">
              <w:r w:rsidRPr="00740232">
                <w:rPr>
                  <w:rFonts w:ascii="Calibri" w:eastAsia="Times New Roman" w:hAnsi="Calibri" w:cs="Calibri"/>
                  <w:color w:val="000000"/>
                  <w:sz w:val="16"/>
                </w:rPr>
                <w:t>157</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77BE10A" w14:textId="77777777" w:rsidR="00E27DD8" w:rsidRPr="00740232" w:rsidRDefault="00E27DD8" w:rsidP="00D54586">
            <w:pPr>
              <w:spacing w:after="0"/>
              <w:jc w:val="center"/>
              <w:rPr>
                <w:ins w:id="7429" w:author="Della Faille Philippe" w:date="2019-08-09T13:33:00Z"/>
                <w:rFonts w:ascii="Calibri" w:eastAsia="Times New Roman" w:hAnsi="Calibri" w:cs="Calibri"/>
                <w:color w:val="000000"/>
                <w:sz w:val="16"/>
              </w:rPr>
            </w:pPr>
            <w:ins w:id="7430" w:author="Della Faille Philippe" w:date="2019-08-09T13:33:00Z">
              <w:r w:rsidRPr="00740232">
                <w:rPr>
                  <w:rFonts w:ascii="Calibri" w:eastAsia="Times New Roman" w:hAnsi="Calibri" w:cs="Calibri"/>
                  <w:color w:val="000000"/>
                  <w:sz w:val="16"/>
                </w:rPr>
                <w:t>0x009D</w:t>
              </w:r>
            </w:ins>
          </w:p>
        </w:tc>
      </w:tr>
      <w:tr w:rsidR="00E27DD8" w:rsidRPr="00740232" w14:paraId="14AF22E1" w14:textId="77777777" w:rsidTr="00D54586">
        <w:trPr>
          <w:trHeight w:val="288"/>
          <w:ins w:id="743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D7A707" w14:textId="77777777" w:rsidR="00E27DD8" w:rsidRPr="00740232" w:rsidRDefault="00E27DD8" w:rsidP="00D54586">
            <w:pPr>
              <w:spacing w:after="0"/>
              <w:jc w:val="left"/>
              <w:rPr>
                <w:ins w:id="7432"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D2F71EA" w14:textId="77777777" w:rsidR="00E27DD8" w:rsidRPr="00740232" w:rsidRDefault="00E27DD8" w:rsidP="00D54586">
            <w:pPr>
              <w:spacing w:after="0"/>
              <w:jc w:val="left"/>
              <w:rPr>
                <w:ins w:id="7433"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031E496" w14:textId="77777777" w:rsidR="00E27DD8" w:rsidRPr="00740232" w:rsidRDefault="00E27DD8" w:rsidP="00D54586">
            <w:pPr>
              <w:spacing w:after="0"/>
              <w:jc w:val="center"/>
              <w:rPr>
                <w:ins w:id="7434" w:author="Della Faille Philippe" w:date="2019-08-09T13:33:00Z"/>
                <w:rFonts w:ascii="Calibri" w:eastAsia="Times New Roman" w:hAnsi="Calibri" w:cs="Calibri"/>
                <w:color w:val="000000"/>
                <w:sz w:val="16"/>
              </w:rPr>
            </w:pPr>
            <w:ins w:id="7435" w:author="Della Faille Philippe" w:date="2019-08-09T13:33:00Z">
              <w:r w:rsidRPr="00740232">
                <w:rPr>
                  <w:rFonts w:ascii="Calibri" w:eastAsia="Times New Roman" w:hAnsi="Calibri" w:cs="Calibri"/>
                  <w:color w:val="000000"/>
                  <w:sz w:val="16"/>
                </w:rPr>
                <w:t>86</w:t>
              </w:r>
            </w:ins>
          </w:p>
        </w:tc>
        <w:tc>
          <w:tcPr>
            <w:tcW w:w="2680" w:type="dxa"/>
            <w:tcBorders>
              <w:top w:val="nil"/>
              <w:left w:val="nil"/>
              <w:bottom w:val="nil"/>
              <w:right w:val="nil"/>
            </w:tcBorders>
            <w:shd w:val="clear" w:color="auto" w:fill="8DB3E2" w:themeFill="text2" w:themeFillTint="66"/>
            <w:noWrap/>
            <w:vAlign w:val="bottom"/>
            <w:hideMark/>
          </w:tcPr>
          <w:p w14:paraId="451B52BE" w14:textId="77777777" w:rsidR="00E27DD8" w:rsidRPr="00740232" w:rsidRDefault="00E27DD8" w:rsidP="00D54586">
            <w:pPr>
              <w:spacing w:after="0"/>
              <w:jc w:val="left"/>
              <w:rPr>
                <w:ins w:id="7436" w:author="Della Faille Philippe" w:date="2019-08-09T13:33:00Z"/>
                <w:rFonts w:ascii="Calibri" w:eastAsia="Times New Roman" w:hAnsi="Calibri" w:cs="Calibri"/>
                <w:color w:val="000000"/>
                <w:sz w:val="16"/>
              </w:rPr>
            </w:pPr>
            <w:ins w:id="7437" w:author="Della Faille Philippe" w:date="2019-08-09T13:33:00Z">
              <w:r w:rsidRPr="00740232">
                <w:rPr>
                  <w:rFonts w:ascii="Calibri" w:eastAsia="Times New Roman" w:hAnsi="Calibri" w:cs="Calibri"/>
                  <w:color w:val="000000"/>
                  <w:sz w:val="16"/>
                </w:rPr>
                <w:t>Sanity current close P4</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4420D6D" w14:textId="77777777" w:rsidR="00E27DD8" w:rsidRPr="00740232" w:rsidRDefault="00E27DD8" w:rsidP="00D54586">
            <w:pPr>
              <w:spacing w:after="0"/>
              <w:jc w:val="center"/>
              <w:rPr>
                <w:ins w:id="7438" w:author="Della Faille Philippe" w:date="2019-08-09T13:33:00Z"/>
                <w:rFonts w:ascii="Calibri" w:eastAsia="Times New Roman" w:hAnsi="Calibri" w:cs="Calibri"/>
                <w:color w:val="000000"/>
                <w:sz w:val="16"/>
              </w:rPr>
            </w:pPr>
            <w:ins w:id="7439"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509F699" w14:textId="77777777" w:rsidR="00E27DD8" w:rsidRPr="00740232" w:rsidRDefault="00E27DD8" w:rsidP="00D54586">
            <w:pPr>
              <w:spacing w:after="0"/>
              <w:jc w:val="center"/>
              <w:rPr>
                <w:ins w:id="7440" w:author="Della Faille Philippe" w:date="2019-08-09T13:33:00Z"/>
                <w:rFonts w:ascii="Calibri" w:eastAsia="Times New Roman" w:hAnsi="Calibri" w:cs="Calibri"/>
                <w:color w:val="000000"/>
                <w:sz w:val="16"/>
              </w:rPr>
            </w:pPr>
            <w:ins w:id="744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A4629EA" w14:textId="77777777" w:rsidR="00E27DD8" w:rsidRPr="00740232" w:rsidRDefault="00E27DD8" w:rsidP="00D54586">
            <w:pPr>
              <w:spacing w:after="0"/>
              <w:jc w:val="center"/>
              <w:rPr>
                <w:ins w:id="7442" w:author="Della Faille Philippe" w:date="2019-08-09T13:33:00Z"/>
                <w:rFonts w:ascii="Calibri" w:eastAsia="Times New Roman" w:hAnsi="Calibri" w:cs="Calibri"/>
                <w:color w:val="000000"/>
                <w:sz w:val="16"/>
              </w:rPr>
            </w:pPr>
            <w:ins w:id="744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50C2EA25" w14:textId="77777777" w:rsidR="00E27DD8" w:rsidRPr="00740232" w:rsidRDefault="00E27DD8" w:rsidP="00D54586">
            <w:pPr>
              <w:spacing w:after="0"/>
              <w:jc w:val="center"/>
              <w:rPr>
                <w:ins w:id="7444" w:author="Della Faille Philippe" w:date="2019-08-09T13:33:00Z"/>
                <w:rFonts w:ascii="Calibri" w:eastAsia="Times New Roman" w:hAnsi="Calibri" w:cs="Calibri"/>
                <w:color w:val="000000"/>
                <w:sz w:val="16"/>
              </w:rPr>
            </w:pPr>
            <w:ins w:id="7445" w:author="Della Faille Philippe" w:date="2019-08-09T13:33:00Z">
              <w:r w:rsidRPr="00740232">
                <w:rPr>
                  <w:rFonts w:ascii="Calibri" w:eastAsia="Times New Roman" w:hAnsi="Calibri" w:cs="Calibri"/>
                  <w:color w:val="000000"/>
                  <w:sz w:val="16"/>
                </w:rPr>
                <w:t>159</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609D7C1C" w14:textId="77777777" w:rsidR="00E27DD8" w:rsidRPr="00740232" w:rsidRDefault="00E27DD8" w:rsidP="00D54586">
            <w:pPr>
              <w:spacing w:after="0"/>
              <w:jc w:val="center"/>
              <w:rPr>
                <w:ins w:id="7446" w:author="Della Faille Philippe" w:date="2019-08-09T13:33:00Z"/>
                <w:rFonts w:ascii="Calibri" w:eastAsia="Times New Roman" w:hAnsi="Calibri" w:cs="Calibri"/>
                <w:color w:val="000000"/>
                <w:sz w:val="16"/>
              </w:rPr>
            </w:pPr>
            <w:ins w:id="7447" w:author="Della Faille Philippe" w:date="2019-08-09T13:33:00Z">
              <w:r w:rsidRPr="00740232">
                <w:rPr>
                  <w:rFonts w:ascii="Calibri" w:eastAsia="Times New Roman" w:hAnsi="Calibri" w:cs="Calibri"/>
                  <w:color w:val="000000"/>
                  <w:sz w:val="16"/>
                </w:rPr>
                <w:t>0x009F</w:t>
              </w:r>
            </w:ins>
          </w:p>
        </w:tc>
      </w:tr>
      <w:tr w:rsidR="00E27DD8" w:rsidRPr="00740232" w14:paraId="615E7E15" w14:textId="77777777" w:rsidTr="00D54586">
        <w:trPr>
          <w:trHeight w:val="288"/>
          <w:ins w:id="744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DD9CA03" w14:textId="77777777" w:rsidR="00E27DD8" w:rsidRPr="00740232" w:rsidRDefault="00E27DD8" w:rsidP="00D54586">
            <w:pPr>
              <w:spacing w:after="0"/>
              <w:jc w:val="left"/>
              <w:rPr>
                <w:ins w:id="7449"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7279860" w14:textId="77777777" w:rsidR="00E27DD8" w:rsidRPr="00740232" w:rsidRDefault="00E27DD8" w:rsidP="00D54586">
            <w:pPr>
              <w:spacing w:after="0"/>
              <w:jc w:val="left"/>
              <w:rPr>
                <w:ins w:id="7450"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50D790F" w14:textId="77777777" w:rsidR="00E27DD8" w:rsidRPr="00740232" w:rsidRDefault="00E27DD8" w:rsidP="00D54586">
            <w:pPr>
              <w:spacing w:after="0"/>
              <w:jc w:val="center"/>
              <w:rPr>
                <w:ins w:id="7451" w:author="Della Faille Philippe" w:date="2019-08-09T13:33:00Z"/>
                <w:rFonts w:ascii="Calibri" w:eastAsia="Times New Roman" w:hAnsi="Calibri" w:cs="Calibri"/>
                <w:color w:val="000000"/>
                <w:sz w:val="16"/>
              </w:rPr>
            </w:pPr>
            <w:ins w:id="7452" w:author="Della Faille Philippe" w:date="2019-08-09T13:33:00Z">
              <w:r w:rsidRPr="00740232">
                <w:rPr>
                  <w:rFonts w:ascii="Calibri" w:eastAsia="Times New Roman" w:hAnsi="Calibri" w:cs="Calibri"/>
                  <w:color w:val="000000"/>
                  <w:sz w:val="16"/>
                </w:rPr>
                <w:t>87</w:t>
              </w:r>
            </w:ins>
          </w:p>
        </w:tc>
        <w:tc>
          <w:tcPr>
            <w:tcW w:w="2680" w:type="dxa"/>
            <w:tcBorders>
              <w:top w:val="nil"/>
              <w:left w:val="nil"/>
              <w:bottom w:val="nil"/>
              <w:right w:val="nil"/>
            </w:tcBorders>
            <w:shd w:val="clear" w:color="auto" w:fill="8DB3E2" w:themeFill="text2" w:themeFillTint="66"/>
            <w:noWrap/>
            <w:vAlign w:val="bottom"/>
            <w:hideMark/>
          </w:tcPr>
          <w:p w14:paraId="00EA1AA8" w14:textId="77777777" w:rsidR="00E27DD8" w:rsidRPr="00740232" w:rsidRDefault="00E27DD8" w:rsidP="00D54586">
            <w:pPr>
              <w:spacing w:after="0"/>
              <w:jc w:val="left"/>
              <w:rPr>
                <w:ins w:id="7453" w:author="Della Faille Philippe" w:date="2019-08-09T13:33:00Z"/>
                <w:rFonts w:ascii="Calibri" w:eastAsia="Times New Roman" w:hAnsi="Calibri" w:cs="Calibri"/>
                <w:color w:val="000000"/>
                <w:sz w:val="16"/>
              </w:rPr>
            </w:pPr>
            <w:ins w:id="7454" w:author="Della Faille Philippe" w:date="2019-08-09T13:33:00Z">
              <w:r w:rsidRPr="00740232">
                <w:rPr>
                  <w:rFonts w:ascii="Calibri" w:eastAsia="Times New Roman" w:hAnsi="Calibri" w:cs="Calibri"/>
                  <w:color w:val="000000"/>
                  <w:sz w:val="16"/>
                </w:rPr>
                <w:t>Sanity current close P5</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00D4938" w14:textId="77777777" w:rsidR="00E27DD8" w:rsidRPr="00740232" w:rsidRDefault="00E27DD8" w:rsidP="00D54586">
            <w:pPr>
              <w:spacing w:after="0"/>
              <w:jc w:val="center"/>
              <w:rPr>
                <w:ins w:id="7455" w:author="Della Faille Philippe" w:date="2019-08-09T13:33:00Z"/>
                <w:rFonts w:ascii="Calibri" w:eastAsia="Times New Roman" w:hAnsi="Calibri" w:cs="Calibri"/>
                <w:color w:val="000000"/>
                <w:sz w:val="16"/>
              </w:rPr>
            </w:pPr>
            <w:ins w:id="7456"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8BEA6F1" w14:textId="77777777" w:rsidR="00E27DD8" w:rsidRPr="00740232" w:rsidRDefault="00E27DD8" w:rsidP="00D54586">
            <w:pPr>
              <w:spacing w:after="0"/>
              <w:jc w:val="center"/>
              <w:rPr>
                <w:ins w:id="7457" w:author="Della Faille Philippe" w:date="2019-08-09T13:33:00Z"/>
                <w:rFonts w:ascii="Calibri" w:eastAsia="Times New Roman" w:hAnsi="Calibri" w:cs="Calibri"/>
                <w:color w:val="000000"/>
                <w:sz w:val="16"/>
              </w:rPr>
            </w:pPr>
            <w:ins w:id="7458"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15171002" w14:textId="77777777" w:rsidR="00E27DD8" w:rsidRPr="00740232" w:rsidRDefault="00E27DD8" w:rsidP="00D54586">
            <w:pPr>
              <w:spacing w:after="0"/>
              <w:jc w:val="center"/>
              <w:rPr>
                <w:ins w:id="7459" w:author="Della Faille Philippe" w:date="2019-08-09T13:33:00Z"/>
                <w:rFonts w:ascii="Calibri" w:eastAsia="Times New Roman" w:hAnsi="Calibri" w:cs="Calibri"/>
                <w:color w:val="000000"/>
                <w:sz w:val="16"/>
              </w:rPr>
            </w:pPr>
            <w:ins w:id="7460"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30CDCB25" w14:textId="77777777" w:rsidR="00E27DD8" w:rsidRPr="00740232" w:rsidRDefault="00E27DD8" w:rsidP="00D54586">
            <w:pPr>
              <w:spacing w:after="0"/>
              <w:jc w:val="center"/>
              <w:rPr>
                <w:ins w:id="7461" w:author="Della Faille Philippe" w:date="2019-08-09T13:33:00Z"/>
                <w:rFonts w:ascii="Calibri" w:eastAsia="Times New Roman" w:hAnsi="Calibri" w:cs="Calibri"/>
                <w:color w:val="000000"/>
                <w:sz w:val="16"/>
              </w:rPr>
            </w:pPr>
            <w:ins w:id="7462" w:author="Della Faille Philippe" w:date="2019-08-09T13:33:00Z">
              <w:r w:rsidRPr="00740232">
                <w:rPr>
                  <w:rFonts w:ascii="Calibri" w:eastAsia="Times New Roman" w:hAnsi="Calibri" w:cs="Calibri"/>
                  <w:color w:val="000000"/>
                  <w:sz w:val="16"/>
                </w:rPr>
                <w:t>161</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61F7254A" w14:textId="77777777" w:rsidR="00E27DD8" w:rsidRPr="00740232" w:rsidRDefault="00E27DD8" w:rsidP="00D54586">
            <w:pPr>
              <w:spacing w:after="0"/>
              <w:jc w:val="center"/>
              <w:rPr>
                <w:ins w:id="7463" w:author="Della Faille Philippe" w:date="2019-08-09T13:33:00Z"/>
                <w:rFonts w:ascii="Calibri" w:eastAsia="Times New Roman" w:hAnsi="Calibri" w:cs="Calibri"/>
                <w:color w:val="000000"/>
                <w:sz w:val="16"/>
              </w:rPr>
            </w:pPr>
            <w:ins w:id="7464" w:author="Della Faille Philippe" w:date="2019-08-09T13:33:00Z">
              <w:r w:rsidRPr="00740232">
                <w:rPr>
                  <w:rFonts w:ascii="Calibri" w:eastAsia="Times New Roman" w:hAnsi="Calibri" w:cs="Calibri"/>
                  <w:color w:val="000000"/>
                  <w:sz w:val="16"/>
                </w:rPr>
                <w:t>0x00A1</w:t>
              </w:r>
            </w:ins>
          </w:p>
        </w:tc>
      </w:tr>
      <w:tr w:rsidR="00E27DD8" w:rsidRPr="00740232" w14:paraId="5A088D1D" w14:textId="77777777" w:rsidTr="00D54586">
        <w:trPr>
          <w:trHeight w:val="288"/>
          <w:ins w:id="746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117C6E5" w14:textId="77777777" w:rsidR="00E27DD8" w:rsidRPr="00740232" w:rsidRDefault="00E27DD8" w:rsidP="00D54586">
            <w:pPr>
              <w:spacing w:after="0"/>
              <w:jc w:val="left"/>
              <w:rPr>
                <w:ins w:id="7466"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835FBD0" w14:textId="77777777" w:rsidR="00E27DD8" w:rsidRPr="00740232" w:rsidRDefault="00E27DD8" w:rsidP="00D54586">
            <w:pPr>
              <w:spacing w:after="0"/>
              <w:jc w:val="left"/>
              <w:rPr>
                <w:ins w:id="7467"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A0A0C05" w14:textId="77777777" w:rsidR="00E27DD8" w:rsidRPr="00740232" w:rsidRDefault="00E27DD8" w:rsidP="00D54586">
            <w:pPr>
              <w:spacing w:after="0"/>
              <w:jc w:val="center"/>
              <w:rPr>
                <w:ins w:id="7468" w:author="Della Faille Philippe" w:date="2019-08-09T13:33:00Z"/>
                <w:rFonts w:ascii="Calibri" w:eastAsia="Times New Roman" w:hAnsi="Calibri" w:cs="Calibri"/>
                <w:color w:val="000000"/>
                <w:sz w:val="16"/>
              </w:rPr>
            </w:pPr>
            <w:ins w:id="7469" w:author="Della Faille Philippe" w:date="2019-08-09T13:33:00Z">
              <w:r w:rsidRPr="00740232">
                <w:rPr>
                  <w:rFonts w:ascii="Calibri" w:eastAsia="Times New Roman" w:hAnsi="Calibri" w:cs="Calibri"/>
                  <w:color w:val="000000"/>
                  <w:sz w:val="16"/>
                </w:rPr>
                <w:t>88</w:t>
              </w:r>
            </w:ins>
          </w:p>
        </w:tc>
        <w:tc>
          <w:tcPr>
            <w:tcW w:w="2680" w:type="dxa"/>
            <w:tcBorders>
              <w:top w:val="nil"/>
              <w:left w:val="nil"/>
              <w:bottom w:val="nil"/>
              <w:right w:val="nil"/>
            </w:tcBorders>
            <w:shd w:val="clear" w:color="auto" w:fill="8DB3E2" w:themeFill="text2" w:themeFillTint="66"/>
            <w:noWrap/>
            <w:vAlign w:val="bottom"/>
            <w:hideMark/>
          </w:tcPr>
          <w:p w14:paraId="0E7BD64D" w14:textId="77777777" w:rsidR="00E27DD8" w:rsidRPr="00740232" w:rsidRDefault="00E27DD8" w:rsidP="00D54586">
            <w:pPr>
              <w:spacing w:after="0"/>
              <w:jc w:val="left"/>
              <w:rPr>
                <w:ins w:id="7470" w:author="Della Faille Philippe" w:date="2019-08-09T13:33:00Z"/>
                <w:rFonts w:ascii="Calibri" w:eastAsia="Times New Roman" w:hAnsi="Calibri" w:cs="Calibri"/>
                <w:color w:val="000000"/>
                <w:sz w:val="16"/>
              </w:rPr>
            </w:pPr>
            <w:ins w:id="7471" w:author="Della Faille Philippe" w:date="2019-08-09T13:33:00Z">
              <w:r w:rsidRPr="00740232">
                <w:rPr>
                  <w:rFonts w:ascii="Calibri" w:eastAsia="Times New Roman" w:hAnsi="Calibri" w:cs="Calibri"/>
                  <w:color w:val="000000"/>
                  <w:sz w:val="16"/>
                </w:rPr>
                <w:t>Sanity current close P6</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FD905D4" w14:textId="77777777" w:rsidR="00E27DD8" w:rsidRPr="00740232" w:rsidRDefault="00E27DD8" w:rsidP="00D54586">
            <w:pPr>
              <w:spacing w:after="0"/>
              <w:jc w:val="center"/>
              <w:rPr>
                <w:ins w:id="7472" w:author="Della Faille Philippe" w:date="2019-08-09T13:33:00Z"/>
                <w:rFonts w:ascii="Calibri" w:eastAsia="Times New Roman" w:hAnsi="Calibri" w:cs="Calibri"/>
                <w:color w:val="000000"/>
                <w:sz w:val="16"/>
              </w:rPr>
            </w:pPr>
            <w:ins w:id="7473" w:author="Della Faille Philippe" w:date="2019-08-09T13:33:00Z">
              <w:r w:rsidRPr="00740232">
                <w:rPr>
                  <w:rFonts w:ascii="Calibri" w:eastAsia="Times New Roman" w:hAnsi="Calibri" w:cs="Calibri"/>
                  <w:color w:val="000000"/>
                  <w:sz w:val="16"/>
                </w:rPr>
                <w:t>A</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3C15A8B" w14:textId="77777777" w:rsidR="00E27DD8" w:rsidRPr="00740232" w:rsidRDefault="00E27DD8" w:rsidP="00D54586">
            <w:pPr>
              <w:spacing w:after="0"/>
              <w:jc w:val="center"/>
              <w:rPr>
                <w:ins w:id="7474" w:author="Della Faille Philippe" w:date="2019-08-09T13:33:00Z"/>
                <w:rFonts w:ascii="Calibri" w:eastAsia="Times New Roman" w:hAnsi="Calibri" w:cs="Calibri"/>
                <w:color w:val="000000"/>
                <w:sz w:val="16"/>
              </w:rPr>
            </w:pPr>
            <w:ins w:id="7475"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BBB2B10" w14:textId="77777777" w:rsidR="00E27DD8" w:rsidRPr="00740232" w:rsidRDefault="00E27DD8" w:rsidP="00D54586">
            <w:pPr>
              <w:spacing w:after="0"/>
              <w:jc w:val="center"/>
              <w:rPr>
                <w:ins w:id="7476" w:author="Della Faille Philippe" w:date="2019-08-09T13:33:00Z"/>
                <w:rFonts w:ascii="Calibri" w:eastAsia="Times New Roman" w:hAnsi="Calibri" w:cs="Calibri"/>
                <w:color w:val="000000"/>
                <w:sz w:val="16"/>
              </w:rPr>
            </w:pPr>
            <w:ins w:id="7477"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66FD0DD" w14:textId="77777777" w:rsidR="00E27DD8" w:rsidRPr="00740232" w:rsidRDefault="00E27DD8" w:rsidP="00D54586">
            <w:pPr>
              <w:spacing w:after="0"/>
              <w:jc w:val="center"/>
              <w:rPr>
                <w:ins w:id="7478" w:author="Della Faille Philippe" w:date="2019-08-09T13:33:00Z"/>
                <w:rFonts w:ascii="Calibri" w:eastAsia="Times New Roman" w:hAnsi="Calibri" w:cs="Calibri"/>
                <w:color w:val="000000"/>
                <w:sz w:val="16"/>
              </w:rPr>
            </w:pPr>
            <w:ins w:id="7479" w:author="Della Faille Philippe" w:date="2019-08-09T13:33:00Z">
              <w:r w:rsidRPr="00740232">
                <w:rPr>
                  <w:rFonts w:ascii="Calibri" w:eastAsia="Times New Roman" w:hAnsi="Calibri" w:cs="Calibri"/>
                  <w:color w:val="000000"/>
                  <w:sz w:val="16"/>
                </w:rPr>
                <w:t>163</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4AAC9623" w14:textId="77777777" w:rsidR="00E27DD8" w:rsidRPr="00740232" w:rsidRDefault="00E27DD8" w:rsidP="00D54586">
            <w:pPr>
              <w:spacing w:after="0"/>
              <w:jc w:val="center"/>
              <w:rPr>
                <w:ins w:id="7480" w:author="Della Faille Philippe" w:date="2019-08-09T13:33:00Z"/>
                <w:rFonts w:ascii="Calibri" w:eastAsia="Times New Roman" w:hAnsi="Calibri" w:cs="Calibri"/>
                <w:color w:val="000000"/>
                <w:sz w:val="16"/>
              </w:rPr>
            </w:pPr>
            <w:ins w:id="7481" w:author="Della Faille Philippe" w:date="2019-08-09T13:33:00Z">
              <w:r w:rsidRPr="00740232">
                <w:rPr>
                  <w:rFonts w:ascii="Calibri" w:eastAsia="Times New Roman" w:hAnsi="Calibri" w:cs="Calibri"/>
                  <w:color w:val="000000"/>
                  <w:sz w:val="16"/>
                </w:rPr>
                <w:t>0x00A3</w:t>
              </w:r>
            </w:ins>
          </w:p>
        </w:tc>
      </w:tr>
      <w:tr w:rsidR="00E27DD8" w:rsidRPr="00740232" w14:paraId="54824936" w14:textId="77777777" w:rsidTr="00D54586">
        <w:trPr>
          <w:trHeight w:val="288"/>
          <w:ins w:id="748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1A678E" w14:textId="77777777" w:rsidR="00E27DD8" w:rsidRPr="00740232" w:rsidRDefault="00E27DD8" w:rsidP="00D54586">
            <w:pPr>
              <w:spacing w:after="0"/>
              <w:jc w:val="left"/>
              <w:rPr>
                <w:ins w:id="7483"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31037A25" w14:textId="77777777" w:rsidR="00E27DD8" w:rsidRPr="00740232" w:rsidRDefault="00E27DD8" w:rsidP="00D54586">
            <w:pPr>
              <w:spacing w:after="0"/>
              <w:jc w:val="left"/>
              <w:rPr>
                <w:ins w:id="7484"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D71A2D3" w14:textId="77777777" w:rsidR="00E27DD8" w:rsidRPr="00740232" w:rsidRDefault="00E27DD8" w:rsidP="00D54586">
            <w:pPr>
              <w:spacing w:after="0"/>
              <w:jc w:val="center"/>
              <w:rPr>
                <w:ins w:id="7485" w:author="Della Faille Philippe" w:date="2019-08-09T13:33:00Z"/>
                <w:rFonts w:ascii="Calibri" w:eastAsia="Times New Roman" w:hAnsi="Calibri" w:cs="Calibri"/>
                <w:color w:val="000000"/>
                <w:sz w:val="16"/>
              </w:rPr>
            </w:pPr>
            <w:ins w:id="7486" w:author="Della Faille Philippe" w:date="2019-08-09T13:33:00Z">
              <w:r w:rsidRPr="00740232">
                <w:rPr>
                  <w:rFonts w:ascii="Calibri" w:eastAsia="Times New Roman" w:hAnsi="Calibri" w:cs="Calibri"/>
                  <w:color w:val="000000"/>
                  <w:sz w:val="16"/>
                </w:rPr>
                <w:t>89</w:t>
              </w:r>
            </w:ins>
          </w:p>
        </w:tc>
        <w:tc>
          <w:tcPr>
            <w:tcW w:w="2680" w:type="dxa"/>
            <w:tcBorders>
              <w:top w:val="nil"/>
              <w:left w:val="nil"/>
              <w:bottom w:val="nil"/>
              <w:right w:val="nil"/>
            </w:tcBorders>
            <w:shd w:val="clear" w:color="auto" w:fill="8DB3E2" w:themeFill="text2" w:themeFillTint="66"/>
            <w:noWrap/>
            <w:vAlign w:val="bottom"/>
            <w:hideMark/>
          </w:tcPr>
          <w:p w14:paraId="3B805A22" w14:textId="77777777" w:rsidR="00E27DD8" w:rsidRPr="00740232" w:rsidRDefault="00E27DD8" w:rsidP="00D54586">
            <w:pPr>
              <w:spacing w:after="0"/>
              <w:jc w:val="left"/>
              <w:rPr>
                <w:ins w:id="7487" w:author="Della Faille Philippe" w:date="2019-08-09T13:33:00Z"/>
                <w:rFonts w:ascii="Calibri" w:eastAsia="Times New Roman" w:hAnsi="Calibri" w:cs="Calibri"/>
                <w:color w:val="000000"/>
                <w:sz w:val="16"/>
              </w:rPr>
            </w:pPr>
            <w:ins w:id="7488" w:author="Della Faille Philippe" w:date="2019-08-09T13:33:00Z">
              <w:r w:rsidRPr="00740232">
                <w:rPr>
                  <w:rFonts w:ascii="Calibri" w:eastAsia="Times New Roman" w:hAnsi="Calibri" w:cs="Calibri"/>
                  <w:color w:val="000000"/>
                  <w:sz w:val="16"/>
                </w:rPr>
                <w:t>Bias P1</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60EB054" w14:textId="77777777" w:rsidR="00E27DD8" w:rsidRPr="00740232" w:rsidRDefault="00E27DD8" w:rsidP="00D54586">
            <w:pPr>
              <w:spacing w:after="0"/>
              <w:jc w:val="center"/>
              <w:rPr>
                <w:ins w:id="7489" w:author="Della Faille Philippe" w:date="2019-08-09T13:33:00Z"/>
                <w:rFonts w:ascii="Calibri" w:eastAsia="Times New Roman" w:hAnsi="Calibri" w:cs="Calibri"/>
                <w:color w:val="000000"/>
                <w:sz w:val="16"/>
              </w:rPr>
            </w:pPr>
            <w:ins w:id="7490"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C8F6886" w14:textId="77777777" w:rsidR="00E27DD8" w:rsidRPr="00740232" w:rsidRDefault="00E27DD8" w:rsidP="00D54586">
            <w:pPr>
              <w:spacing w:after="0"/>
              <w:jc w:val="center"/>
              <w:rPr>
                <w:ins w:id="7491" w:author="Della Faille Philippe" w:date="2019-08-09T13:33:00Z"/>
                <w:rFonts w:ascii="Calibri" w:eastAsia="Times New Roman" w:hAnsi="Calibri" w:cs="Calibri"/>
                <w:color w:val="000000"/>
                <w:sz w:val="16"/>
              </w:rPr>
            </w:pPr>
            <w:ins w:id="7492"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4A9A6A2" w14:textId="77777777" w:rsidR="00E27DD8" w:rsidRPr="00740232" w:rsidRDefault="00E27DD8" w:rsidP="00D54586">
            <w:pPr>
              <w:spacing w:after="0"/>
              <w:jc w:val="center"/>
              <w:rPr>
                <w:ins w:id="7493" w:author="Della Faille Philippe" w:date="2019-08-09T13:33:00Z"/>
                <w:rFonts w:ascii="Calibri" w:eastAsia="Times New Roman" w:hAnsi="Calibri" w:cs="Calibri"/>
                <w:color w:val="000000"/>
                <w:sz w:val="16"/>
              </w:rPr>
            </w:pPr>
            <w:ins w:id="7494"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5B6A7967" w14:textId="77777777" w:rsidR="00E27DD8" w:rsidRPr="00740232" w:rsidRDefault="00E27DD8" w:rsidP="00D54586">
            <w:pPr>
              <w:spacing w:after="0"/>
              <w:jc w:val="center"/>
              <w:rPr>
                <w:ins w:id="7495" w:author="Della Faille Philippe" w:date="2019-08-09T13:33:00Z"/>
                <w:rFonts w:ascii="Calibri" w:eastAsia="Times New Roman" w:hAnsi="Calibri" w:cs="Calibri"/>
                <w:color w:val="000000"/>
                <w:sz w:val="16"/>
              </w:rPr>
            </w:pPr>
            <w:ins w:id="7496" w:author="Della Faille Philippe" w:date="2019-08-09T13:33:00Z">
              <w:r w:rsidRPr="00740232">
                <w:rPr>
                  <w:rFonts w:ascii="Calibri" w:eastAsia="Times New Roman" w:hAnsi="Calibri" w:cs="Calibri"/>
                  <w:color w:val="000000"/>
                  <w:sz w:val="16"/>
                </w:rPr>
                <w:t>165</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1EC05B7B" w14:textId="77777777" w:rsidR="00E27DD8" w:rsidRPr="00740232" w:rsidRDefault="00E27DD8" w:rsidP="00D54586">
            <w:pPr>
              <w:spacing w:after="0"/>
              <w:jc w:val="center"/>
              <w:rPr>
                <w:ins w:id="7497" w:author="Della Faille Philippe" w:date="2019-08-09T13:33:00Z"/>
                <w:rFonts w:ascii="Calibri" w:eastAsia="Times New Roman" w:hAnsi="Calibri" w:cs="Calibri"/>
                <w:color w:val="000000"/>
                <w:sz w:val="16"/>
              </w:rPr>
            </w:pPr>
            <w:ins w:id="7498" w:author="Della Faille Philippe" w:date="2019-08-09T13:33:00Z">
              <w:r w:rsidRPr="00740232">
                <w:rPr>
                  <w:rFonts w:ascii="Calibri" w:eastAsia="Times New Roman" w:hAnsi="Calibri" w:cs="Calibri"/>
                  <w:color w:val="000000"/>
                  <w:sz w:val="16"/>
                </w:rPr>
                <w:t>0x00A5</w:t>
              </w:r>
            </w:ins>
          </w:p>
        </w:tc>
      </w:tr>
      <w:tr w:rsidR="00E27DD8" w:rsidRPr="00740232" w14:paraId="416DFAA0" w14:textId="77777777" w:rsidTr="00D54586">
        <w:trPr>
          <w:trHeight w:val="288"/>
          <w:ins w:id="749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53F7A0E" w14:textId="77777777" w:rsidR="00E27DD8" w:rsidRPr="00740232" w:rsidRDefault="00E27DD8" w:rsidP="00D54586">
            <w:pPr>
              <w:spacing w:after="0"/>
              <w:jc w:val="left"/>
              <w:rPr>
                <w:ins w:id="7500"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F3A31F9" w14:textId="77777777" w:rsidR="00E27DD8" w:rsidRPr="00740232" w:rsidRDefault="00E27DD8" w:rsidP="00D54586">
            <w:pPr>
              <w:spacing w:after="0"/>
              <w:jc w:val="left"/>
              <w:rPr>
                <w:ins w:id="7501"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69BCA7D" w14:textId="77777777" w:rsidR="00E27DD8" w:rsidRPr="00740232" w:rsidRDefault="00E27DD8" w:rsidP="00D54586">
            <w:pPr>
              <w:spacing w:after="0"/>
              <w:jc w:val="center"/>
              <w:rPr>
                <w:ins w:id="7502" w:author="Della Faille Philippe" w:date="2019-08-09T13:33:00Z"/>
                <w:rFonts w:ascii="Calibri" w:eastAsia="Times New Roman" w:hAnsi="Calibri" w:cs="Calibri"/>
                <w:color w:val="000000"/>
                <w:sz w:val="16"/>
              </w:rPr>
            </w:pPr>
            <w:ins w:id="7503" w:author="Della Faille Philippe" w:date="2019-08-09T13:33:00Z">
              <w:r w:rsidRPr="00740232">
                <w:rPr>
                  <w:rFonts w:ascii="Calibri" w:eastAsia="Times New Roman" w:hAnsi="Calibri" w:cs="Calibri"/>
                  <w:color w:val="000000"/>
                  <w:sz w:val="16"/>
                </w:rPr>
                <w:t>90</w:t>
              </w:r>
            </w:ins>
          </w:p>
        </w:tc>
        <w:tc>
          <w:tcPr>
            <w:tcW w:w="2680" w:type="dxa"/>
            <w:tcBorders>
              <w:top w:val="nil"/>
              <w:left w:val="nil"/>
              <w:bottom w:val="nil"/>
              <w:right w:val="nil"/>
            </w:tcBorders>
            <w:shd w:val="clear" w:color="auto" w:fill="8DB3E2" w:themeFill="text2" w:themeFillTint="66"/>
            <w:noWrap/>
            <w:vAlign w:val="bottom"/>
            <w:hideMark/>
          </w:tcPr>
          <w:p w14:paraId="61B3FD9E" w14:textId="77777777" w:rsidR="00E27DD8" w:rsidRPr="00740232" w:rsidRDefault="00E27DD8" w:rsidP="00D54586">
            <w:pPr>
              <w:spacing w:after="0"/>
              <w:jc w:val="left"/>
              <w:rPr>
                <w:ins w:id="7504" w:author="Della Faille Philippe" w:date="2019-08-09T13:33:00Z"/>
                <w:rFonts w:ascii="Calibri" w:eastAsia="Times New Roman" w:hAnsi="Calibri" w:cs="Calibri"/>
                <w:color w:val="000000"/>
                <w:sz w:val="16"/>
              </w:rPr>
            </w:pPr>
            <w:ins w:id="7505" w:author="Della Faille Philippe" w:date="2019-08-09T13:33:00Z">
              <w:r w:rsidRPr="00740232">
                <w:rPr>
                  <w:rFonts w:ascii="Calibri" w:eastAsia="Times New Roman" w:hAnsi="Calibri" w:cs="Calibri"/>
                  <w:color w:val="000000"/>
                  <w:sz w:val="16"/>
                </w:rPr>
                <w:t>Bias P2</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11578EE" w14:textId="77777777" w:rsidR="00E27DD8" w:rsidRPr="00740232" w:rsidRDefault="00E27DD8" w:rsidP="00D54586">
            <w:pPr>
              <w:spacing w:after="0"/>
              <w:jc w:val="center"/>
              <w:rPr>
                <w:ins w:id="7506" w:author="Della Faille Philippe" w:date="2019-08-09T13:33:00Z"/>
                <w:rFonts w:ascii="Calibri" w:eastAsia="Times New Roman" w:hAnsi="Calibri" w:cs="Calibri"/>
                <w:color w:val="000000"/>
                <w:sz w:val="16"/>
              </w:rPr>
            </w:pPr>
            <w:ins w:id="7507"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FCD16D5" w14:textId="77777777" w:rsidR="00E27DD8" w:rsidRPr="00740232" w:rsidRDefault="00E27DD8" w:rsidP="00D54586">
            <w:pPr>
              <w:spacing w:after="0"/>
              <w:jc w:val="center"/>
              <w:rPr>
                <w:ins w:id="7508" w:author="Della Faille Philippe" w:date="2019-08-09T13:33:00Z"/>
                <w:rFonts w:ascii="Calibri" w:eastAsia="Times New Roman" w:hAnsi="Calibri" w:cs="Calibri"/>
                <w:color w:val="000000"/>
                <w:sz w:val="16"/>
              </w:rPr>
            </w:pPr>
            <w:ins w:id="7509"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9F1B116" w14:textId="77777777" w:rsidR="00E27DD8" w:rsidRPr="00740232" w:rsidRDefault="00E27DD8" w:rsidP="00D54586">
            <w:pPr>
              <w:spacing w:after="0"/>
              <w:jc w:val="center"/>
              <w:rPr>
                <w:ins w:id="7510" w:author="Della Faille Philippe" w:date="2019-08-09T13:33:00Z"/>
                <w:rFonts w:ascii="Calibri" w:eastAsia="Times New Roman" w:hAnsi="Calibri" w:cs="Calibri"/>
                <w:color w:val="000000"/>
                <w:sz w:val="16"/>
              </w:rPr>
            </w:pPr>
            <w:ins w:id="7511"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08236C51" w14:textId="77777777" w:rsidR="00E27DD8" w:rsidRPr="00740232" w:rsidRDefault="00E27DD8" w:rsidP="00D54586">
            <w:pPr>
              <w:spacing w:after="0"/>
              <w:jc w:val="center"/>
              <w:rPr>
                <w:ins w:id="7512" w:author="Della Faille Philippe" w:date="2019-08-09T13:33:00Z"/>
                <w:rFonts w:ascii="Calibri" w:eastAsia="Times New Roman" w:hAnsi="Calibri" w:cs="Calibri"/>
                <w:color w:val="000000"/>
                <w:sz w:val="16"/>
              </w:rPr>
            </w:pPr>
            <w:ins w:id="7513" w:author="Della Faille Philippe" w:date="2019-08-09T13:33:00Z">
              <w:r w:rsidRPr="00740232">
                <w:rPr>
                  <w:rFonts w:ascii="Calibri" w:eastAsia="Times New Roman" w:hAnsi="Calibri" w:cs="Calibri"/>
                  <w:color w:val="000000"/>
                  <w:sz w:val="16"/>
                </w:rPr>
                <w:t>166</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1FF124D" w14:textId="77777777" w:rsidR="00E27DD8" w:rsidRPr="00740232" w:rsidRDefault="00E27DD8" w:rsidP="00D54586">
            <w:pPr>
              <w:spacing w:after="0"/>
              <w:jc w:val="center"/>
              <w:rPr>
                <w:ins w:id="7514" w:author="Della Faille Philippe" w:date="2019-08-09T13:33:00Z"/>
                <w:rFonts w:ascii="Calibri" w:eastAsia="Times New Roman" w:hAnsi="Calibri" w:cs="Calibri"/>
                <w:color w:val="000000"/>
                <w:sz w:val="16"/>
              </w:rPr>
            </w:pPr>
            <w:ins w:id="7515" w:author="Della Faille Philippe" w:date="2019-08-09T13:33:00Z">
              <w:r w:rsidRPr="00740232">
                <w:rPr>
                  <w:rFonts w:ascii="Calibri" w:eastAsia="Times New Roman" w:hAnsi="Calibri" w:cs="Calibri"/>
                  <w:color w:val="000000"/>
                  <w:sz w:val="16"/>
                </w:rPr>
                <w:t>0x00A6</w:t>
              </w:r>
            </w:ins>
          </w:p>
        </w:tc>
      </w:tr>
      <w:tr w:rsidR="00E27DD8" w:rsidRPr="00740232" w14:paraId="35A7DF7E" w14:textId="77777777" w:rsidTr="00D54586">
        <w:trPr>
          <w:trHeight w:val="288"/>
          <w:ins w:id="751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334A01F" w14:textId="77777777" w:rsidR="00E27DD8" w:rsidRPr="00740232" w:rsidRDefault="00E27DD8" w:rsidP="00D54586">
            <w:pPr>
              <w:spacing w:after="0"/>
              <w:jc w:val="left"/>
              <w:rPr>
                <w:ins w:id="7517"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4EF907E" w14:textId="77777777" w:rsidR="00E27DD8" w:rsidRPr="00740232" w:rsidRDefault="00E27DD8" w:rsidP="00D54586">
            <w:pPr>
              <w:spacing w:after="0"/>
              <w:jc w:val="left"/>
              <w:rPr>
                <w:ins w:id="7518"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586F355" w14:textId="77777777" w:rsidR="00E27DD8" w:rsidRPr="00740232" w:rsidRDefault="00E27DD8" w:rsidP="00D54586">
            <w:pPr>
              <w:spacing w:after="0"/>
              <w:jc w:val="center"/>
              <w:rPr>
                <w:ins w:id="7519" w:author="Della Faille Philippe" w:date="2019-08-09T13:33:00Z"/>
                <w:rFonts w:ascii="Calibri" w:eastAsia="Times New Roman" w:hAnsi="Calibri" w:cs="Calibri"/>
                <w:color w:val="000000"/>
                <w:sz w:val="16"/>
              </w:rPr>
            </w:pPr>
            <w:ins w:id="7520" w:author="Della Faille Philippe" w:date="2019-08-09T13:33:00Z">
              <w:r w:rsidRPr="00740232">
                <w:rPr>
                  <w:rFonts w:ascii="Calibri" w:eastAsia="Times New Roman" w:hAnsi="Calibri" w:cs="Calibri"/>
                  <w:color w:val="000000"/>
                  <w:sz w:val="16"/>
                </w:rPr>
                <w:t>91</w:t>
              </w:r>
            </w:ins>
          </w:p>
        </w:tc>
        <w:tc>
          <w:tcPr>
            <w:tcW w:w="2680" w:type="dxa"/>
            <w:tcBorders>
              <w:top w:val="nil"/>
              <w:left w:val="nil"/>
              <w:bottom w:val="nil"/>
              <w:right w:val="nil"/>
            </w:tcBorders>
            <w:shd w:val="clear" w:color="auto" w:fill="8DB3E2" w:themeFill="text2" w:themeFillTint="66"/>
            <w:noWrap/>
            <w:vAlign w:val="bottom"/>
            <w:hideMark/>
          </w:tcPr>
          <w:p w14:paraId="5532019C" w14:textId="77777777" w:rsidR="00E27DD8" w:rsidRPr="00740232" w:rsidRDefault="00E27DD8" w:rsidP="00D54586">
            <w:pPr>
              <w:spacing w:after="0"/>
              <w:jc w:val="left"/>
              <w:rPr>
                <w:ins w:id="7521" w:author="Della Faille Philippe" w:date="2019-08-09T13:33:00Z"/>
                <w:rFonts w:ascii="Calibri" w:eastAsia="Times New Roman" w:hAnsi="Calibri" w:cs="Calibri"/>
                <w:color w:val="000000"/>
                <w:sz w:val="16"/>
              </w:rPr>
            </w:pPr>
            <w:ins w:id="7522" w:author="Della Faille Philippe" w:date="2019-08-09T13:33:00Z">
              <w:r w:rsidRPr="00740232">
                <w:rPr>
                  <w:rFonts w:ascii="Calibri" w:eastAsia="Times New Roman" w:hAnsi="Calibri" w:cs="Calibri"/>
                  <w:color w:val="000000"/>
                  <w:sz w:val="16"/>
                </w:rPr>
                <w:t>Bias P3</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A748FB7" w14:textId="77777777" w:rsidR="00E27DD8" w:rsidRPr="00740232" w:rsidRDefault="00E27DD8" w:rsidP="00D54586">
            <w:pPr>
              <w:spacing w:after="0"/>
              <w:jc w:val="center"/>
              <w:rPr>
                <w:ins w:id="7523" w:author="Della Faille Philippe" w:date="2019-08-09T13:33:00Z"/>
                <w:rFonts w:ascii="Calibri" w:eastAsia="Times New Roman" w:hAnsi="Calibri" w:cs="Calibri"/>
                <w:color w:val="000000"/>
                <w:sz w:val="16"/>
              </w:rPr>
            </w:pPr>
            <w:ins w:id="7524"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64BA5BB6" w14:textId="77777777" w:rsidR="00E27DD8" w:rsidRPr="00740232" w:rsidRDefault="00E27DD8" w:rsidP="00D54586">
            <w:pPr>
              <w:spacing w:after="0"/>
              <w:jc w:val="center"/>
              <w:rPr>
                <w:ins w:id="7525" w:author="Della Faille Philippe" w:date="2019-08-09T13:33:00Z"/>
                <w:rFonts w:ascii="Calibri" w:eastAsia="Times New Roman" w:hAnsi="Calibri" w:cs="Calibri"/>
                <w:color w:val="000000"/>
                <w:sz w:val="16"/>
              </w:rPr>
            </w:pPr>
            <w:ins w:id="7526"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C5D3540" w14:textId="77777777" w:rsidR="00E27DD8" w:rsidRPr="00740232" w:rsidRDefault="00E27DD8" w:rsidP="00D54586">
            <w:pPr>
              <w:spacing w:after="0"/>
              <w:jc w:val="center"/>
              <w:rPr>
                <w:ins w:id="7527" w:author="Della Faille Philippe" w:date="2019-08-09T13:33:00Z"/>
                <w:rFonts w:ascii="Calibri" w:eastAsia="Times New Roman" w:hAnsi="Calibri" w:cs="Calibri"/>
                <w:color w:val="000000"/>
                <w:sz w:val="16"/>
              </w:rPr>
            </w:pPr>
            <w:ins w:id="7528"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7ED0B3CF" w14:textId="77777777" w:rsidR="00E27DD8" w:rsidRPr="00740232" w:rsidRDefault="00E27DD8" w:rsidP="00D54586">
            <w:pPr>
              <w:spacing w:after="0"/>
              <w:jc w:val="center"/>
              <w:rPr>
                <w:ins w:id="7529" w:author="Della Faille Philippe" w:date="2019-08-09T13:33:00Z"/>
                <w:rFonts w:ascii="Calibri" w:eastAsia="Times New Roman" w:hAnsi="Calibri" w:cs="Calibri"/>
                <w:color w:val="000000"/>
                <w:sz w:val="16"/>
              </w:rPr>
            </w:pPr>
            <w:ins w:id="7530" w:author="Della Faille Philippe" w:date="2019-08-09T13:33:00Z">
              <w:r w:rsidRPr="00740232">
                <w:rPr>
                  <w:rFonts w:ascii="Calibri" w:eastAsia="Times New Roman" w:hAnsi="Calibri" w:cs="Calibri"/>
                  <w:color w:val="000000"/>
                  <w:sz w:val="16"/>
                </w:rPr>
                <w:t>167</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278F0B0E" w14:textId="77777777" w:rsidR="00E27DD8" w:rsidRPr="00740232" w:rsidRDefault="00E27DD8" w:rsidP="00D54586">
            <w:pPr>
              <w:spacing w:after="0"/>
              <w:jc w:val="center"/>
              <w:rPr>
                <w:ins w:id="7531" w:author="Della Faille Philippe" w:date="2019-08-09T13:33:00Z"/>
                <w:rFonts w:ascii="Calibri" w:eastAsia="Times New Roman" w:hAnsi="Calibri" w:cs="Calibri"/>
                <w:color w:val="000000"/>
                <w:sz w:val="16"/>
              </w:rPr>
            </w:pPr>
            <w:ins w:id="7532" w:author="Della Faille Philippe" w:date="2019-08-09T13:33:00Z">
              <w:r w:rsidRPr="00740232">
                <w:rPr>
                  <w:rFonts w:ascii="Calibri" w:eastAsia="Times New Roman" w:hAnsi="Calibri" w:cs="Calibri"/>
                  <w:color w:val="000000"/>
                  <w:sz w:val="16"/>
                </w:rPr>
                <w:t>0x00A7</w:t>
              </w:r>
            </w:ins>
          </w:p>
        </w:tc>
      </w:tr>
      <w:tr w:rsidR="00E27DD8" w:rsidRPr="00740232" w14:paraId="75F03770" w14:textId="77777777" w:rsidTr="00D54586">
        <w:trPr>
          <w:trHeight w:val="288"/>
          <w:ins w:id="753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435C296" w14:textId="77777777" w:rsidR="00E27DD8" w:rsidRPr="00740232" w:rsidRDefault="00E27DD8" w:rsidP="00D54586">
            <w:pPr>
              <w:spacing w:after="0"/>
              <w:jc w:val="left"/>
              <w:rPr>
                <w:ins w:id="7534"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D76B7DB" w14:textId="77777777" w:rsidR="00E27DD8" w:rsidRPr="00740232" w:rsidRDefault="00E27DD8" w:rsidP="00D54586">
            <w:pPr>
              <w:spacing w:after="0"/>
              <w:jc w:val="left"/>
              <w:rPr>
                <w:ins w:id="7535"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E780B59" w14:textId="77777777" w:rsidR="00E27DD8" w:rsidRPr="00740232" w:rsidRDefault="00E27DD8" w:rsidP="00D54586">
            <w:pPr>
              <w:spacing w:after="0"/>
              <w:jc w:val="center"/>
              <w:rPr>
                <w:ins w:id="7536" w:author="Della Faille Philippe" w:date="2019-08-09T13:33:00Z"/>
                <w:rFonts w:ascii="Calibri" w:eastAsia="Times New Roman" w:hAnsi="Calibri" w:cs="Calibri"/>
                <w:color w:val="000000"/>
                <w:sz w:val="16"/>
              </w:rPr>
            </w:pPr>
            <w:ins w:id="7537" w:author="Della Faille Philippe" w:date="2019-08-09T13:33:00Z">
              <w:r w:rsidRPr="00740232">
                <w:rPr>
                  <w:rFonts w:ascii="Calibri" w:eastAsia="Times New Roman" w:hAnsi="Calibri" w:cs="Calibri"/>
                  <w:color w:val="000000"/>
                  <w:sz w:val="16"/>
                </w:rPr>
                <w:t>92</w:t>
              </w:r>
            </w:ins>
          </w:p>
        </w:tc>
        <w:tc>
          <w:tcPr>
            <w:tcW w:w="2680" w:type="dxa"/>
            <w:tcBorders>
              <w:top w:val="nil"/>
              <w:left w:val="nil"/>
              <w:bottom w:val="nil"/>
              <w:right w:val="nil"/>
            </w:tcBorders>
            <w:shd w:val="clear" w:color="auto" w:fill="8DB3E2" w:themeFill="text2" w:themeFillTint="66"/>
            <w:noWrap/>
            <w:vAlign w:val="bottom"/>
            <w:hideMark/>
          </w:tcPr>
          <w:p w14:paraId="0E58376B" w14:textId="77777777" w:rsidR="00E27DD8" w:rsidRPr="00740232" w:rsidRDefault="00E27DD8" w:rsidP="00D54586">
            <w:pPr>
              <w:spacing w:after="0"/>
              <w:jc w:val="left"/>
              <w:rPr>
                <w:ins w:id="7538" w:author="Della Faille Philippe" w:date="2019-08-09T13:33:00Z"/>
                <w:rFonts w:ascii="Calibri" w:eastAsia="Times New Roman" w:hAnsi="Calibri" w:cs="Calibri"/>
                <w:color w:val="000000"/>
                <w:sz w:val="16"/>
              </w:rPr>
            </w:pPr>
            <w:ins w:id="7539" w:author="Della Faille Philippe" w:date="2019-08-09T13:33:00Z">
              <w:r w:rsidRPr="00740232">
                <w:rPr>
                  <w:rFonts w:ascii="Calibri" w:eastAsia="Times New Roman" w:hAnsi="Calibri" w:cs="Calibri"/>
                  <w:color w:val="000000"/>
                  <w:sz w:val="16"/>
                </w:rPr>
                <w:t>Bias P4</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952AE81" w14:textId="77777777" w:rsidR="00E27DD8" w:rsidRPr="00740232" w:rsidRDefault="00E27DD8" w:rsidP="00D54586">
            <w:pPr>
              <w:spacing w:after="0"/>
              <w:jc w:val="center"/>
              <w:rPr>
                <w:ins w:id="7540" w:author="Della Faille Philippe" w:date="2019-08-09T13:33:00Z"/>
                <w:rFonts w:ascii="Calibri" w:eastAsia="Times New Roman" w:hAnsi="Calibri" w:cs="Calibri"/>
                <w:color w:val="000000"/>
                <w:sz w:val="16"/>
              </w:rPr>
            </w:pPr>
            <w:ins w:id="7541"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23FD7244" w14:textId="77777777" w:rsidR="00E27DD8" w:rsidRPr="00740232" w:rsidRDefault="00E27DD8" w:rsidP="00D54586">
            <w:pPr>
              <w:spacing w:after="0"/>
              <w:jc w:val="center"/>
              <w:rPr>
                <w:ins w:id="7542" w:author="Della Faille Philippe" w:date="2019-08-09T13:33:00Z"/>
                <w:rFonts w:ascii="Calibri" w:eastAsia="Times New Roman" w:hAnsi="Calibri" w:cs="Calibri"/>
                <w:color w:val="000000"/>
                <w:sz w:val="16"/>
              </w:rPr>
            </w:pPr>
            <w:ins w:id="7543"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D1567A7" w14:textId="77777777" w:rsidR="00E27DD8" w:rsidRPr="00740232" w:rsidRDefault="00E27DD8" w:rsidP="00D54586">
            <w:pPr>
              <w:spacing w:after="0"/>
              <w:jc w:val="center"/>
              <w:rPr>
                <w:ins w:id="7544" w:author="Della Faille Philippe" w:date="2019-08-09T13:33:00Z"/>
                <w:rFonts w:ascii="Calibri" w:eastAsia="Times New Roman" w:hAnsi="Calibri" w:cs="Calibri"/>
                <w:color w:val="000000"/>
                <w:sz w:val="16"/>
              </w:rPr>
            </w:pPr>
            <w:ins w:id="7545"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9366069" w14:textId="77777777" w:rsidR="00E27DD8" w:rsidRPr="00740232" w:rsidRDefault="00E27DD8" w:rsidP="00D54586">
            <w:pPr>
              <w:spacing w:after="0"/>
              <w:jc w:val="center"/>
              <w:rPr>
                <w:ins w:id="7546" w:author="Della Faille Philippe" w:date="2019-08-09T13:33:00Z"/>
                <w:rFonts w:ascii="Calibri" w:eastAsia="Times New Roman" w:hAnsi="Calibri" w:cs="Calibri"/>
                <w:color w:val="000000"/>
                <w:sz w:val="16"/>
              </w:rPr>
            </w:pPr>
            <w:ins w:id="7547" w:author="Della Faille Philippe" w:date="2019-08-09T13:33:00Z">
              <w:r w:rsidRPr="00740232">
                <w:rPr>
                  <w:rFonts w:ascii="Calibri" w:eastAsia="Times New Roman" w:hAnsi="Calibri" w:cs="Calibri"/>
                  <w:color w:val="000000"/>
                  <w:sz w:val="16"/>
                </w:rPr>
                <w:t>168</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461D87D1" w14:textId="77777777" w:rsidR="00E27DD8" w:rsidRPr="00740232" w:rsidRDefault="00E27DD8" w:rsidP="00D54586">
            <w:pPr>
              <w:spacing w:after="0"/>
              <w:jc w:val="center"/>
              <w:rPr>
                <w:ins w:id="7548" w:author="Della Faille Philippe" w:date="2019-08-09T13:33:00Z"/>
                <w:rFonts w:ascii="Calibri" w:eastAsia="Times New Roman" w:hAnsi="Calibri" w:cs="Calibri"/>
                <w:color w:val="000000"/>
                <w:sz w:val="16"/>
              </w:rPr>
            </w:pPr>
            <w:ins w:id="7549" w:author="Della Faille Philippe" w:date="2019-08-09T13:33:00Z">
              <w:r w:rsidRPr="00740232">
                <w:rPr>
                  <w:rFonts w:ascii="Calibri" w:eastAsia="Times New Roman" w:hAnsi="Calibri" w:cs="Calibri"/>
                  <w:color w:val="000000"/>
                  <w:sz w:val="16"/>
                </w:rPr>
                <w:t>0x00A8</w:t>
              </w:r>
            </w:ins>
          </w:p>
        </w:tc>
      </w:tr>
      <w:tr w:rsidR="00E27DD8" w:rsidRPr="00740232" w14:paraId="41C61D5A" w14:textId="77777777" w:rsidTr="00D54586">
        <w:trPr>
          <w:trHeight w:val="288"/>
          <w:ins w:id="755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B8BADB7" w14:textId="77777777" w:rsidR="00E27DD8" w:rsidRPr="00740232" w:rsidRDefault="00E27DD8" w:rsidP="00D54586">
            <w:pPr>
              <w:spacing w:after="0"/>
              <w:jc w:val="left"/>
              <w:rPr>
                <w:ins w:id="7551"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893F9DB" w14:textId="77777777" w:rsidR="00E27DD8" w:rsidRPr="00740232" w:rsidRDefault="00E27DD8" w:rsidP="00D54586">
            <w:pPr>
              <w:spacing w:after="0"/>
              <w:jc w:val="left"/>
              <w:rPr>
                <w:ins w:id="7552"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FE51F20" w14:textId="77777777" w:rsidR="00E27DD8" w:rsidRPr="00740232" w:rsidRDefault="00E27DD8" w:rsidP="00D54586">
            <w:pPr>
              <w:spacing w:after="0"/>
              <w:jc w:val="center"/>
              <w:rPr>
                <w:ins w:id="7553" w:author="Della Faille Philippe" w:date="2019-08-09T13:33:00Z"/>
                <w:rFonts w:ascii="Calibri" w:eastAsia="Times New Roman" w:hAnsi="Calibri" w:cs="Calibri"/>
                <w:color w:val="000000"/>
                <w:sz w:val="16"/>
              </w:rPr>
            </w:pPr>
            <w:ins w:id="7554" w:author="Della Faille Philippe" w:date="2019-08-09T13:33:00Z">
              <w:r w:rsidRPr="00740232">
                <w:rPr>
                  <w:rFonts w:ascii="Calibri" w:eastAsia="Times New Roman" w:hAnsi="Calibri" w:cs="Calibri"/>
                  <w:color w:val="000000"/>
                  <w:sz w:val="16"/>
                </w:rPr>
                <w:t>93</w:t>
              </w:r>
            </w:ins>
          </w:p>
        </w:tc>
        <w:tc>
          <w:tcPr>
            <w:tcW w:w="2680" w:type="dxa"/>
            <w:tcBorders>
              <w:top w:val="nil"/>
              <w:left w:val="nil"/>
              <w:bottom w:val="nil"/>
              <w:right w:val="nil"/>
            </w:tcBorders>
            <w:shd w:val="clear" w:color="auto" w:fill="8DB3E2" w:themeFill="text2" w:themeFillTint="66"/>
            <w:noWrap/>
            <w:vAlign w:val="bottom"/>
            <w:hideMark/>
          </w:tcPr>
          <w:p w14:paraId="53E7DCED" w14:textId="77777777" w:rsidR="00E27DD8" w:rsidRPr="00740232" w:rsidRDefault="00E27DD8" w:rsidP="00D54586">
            <w:pPr>
              <w:spacing w:after="0"/>
              <w:jc w:val="left"/>
              <w:rPr>
                <w:ins w:id="7555" w:author="Della Faille Philippe" w:date="2019-08-09T13:33:00Z"/>
                <w:rFonts w:ascii="Calibri" w:eastAsia="Times New Roman" w:hAnsi="Calibri" w:cs="Calibri"/>
                <w:color w:val="000000"/>
                <w:sz w:val="16"/>
              </w:rPr>
            </w:pPr>
            <w:ins w:id="7556" w:author="Della Faille Philippe" w:date="2019-08-09T13:33:00Z">
              <w:r w:rsidRPr="00740232">
                <w:rPr>
                  <w:rFonts w:ascii="Calibri" w:eastAsia="Times New Roman" w:hAnsi="Calibri" w:cs="Calibri"/>
                  <w:color w:val="000000"/>
                  <w:sz w:val="16"/>
                </w:rPr>
                <w:t>Bias P5</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11342D3" w14:textId="77777777" w:rsidR="00E27DD8" w:rsidRPr="00740232" w:rsidRDefault="00E27DD8" w:rsidP="00D54586">
            <w:pPr>
              <w:spacing w:after="0"/>
              <w:jc w:val="center"/>
              <w:rPr>
                <w:ins w:id="7557" w:author="Della Faille Philippe" w:date="2019-08-09T13:33:00Z"/>
                <w:rFonts w:ascii="Calibri" w:eastAsia="Times New Roman" w:hAnsi="Calibri" w:cs="Calibri"/>
                <w:color w:val="000000"/>
                <w:sz w:val="16"/>
              </w:rPr>
            </w:pPr>
            <w:ins w:id="7558"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AF73A25" w14:textId="77777777" w:rsidR="00E27DD8" w:rsidRPr="00740232" w:rsidRDefault="00E27DD8" w:rsidP="00D54586">
            <w:pPr>
              <w:spacing w:after="0"/>
              <w:jc w:val="center"/>
              <w:rPr>
                <w:ins w:id="7559" w:author="Della Faille Philippe" w:date="2019-08-09T13:33:00Z"/>
                <w:rFonts w:ascii="Calibri" w:eastAsia="Times New Roman" w:hAnsi="Calibri" w:cs="Calibri"/>
                <w:color w:val="000000"/>
                <w:sz w:val="16"/>
              </w:rPr>
            </w:pPr>
            <w:ins w:id="7560"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597E7EB3" w14:textId="77777777" w:rsidR="00E27DD8" w:rsidRPr="00740232" w:rsidRDefault="00E27DD8" w:rsidP="00D54586">
            <w:pPr>
              <w:spacing w:after="0"/>
              <w:jc w:val="center"/>
              <w:rPr>
                <w:ins w:id="7561" w:author="Della Faille Philippe" w:date="2019-08-09T13:33:00Z"/>
                <w:rFonts w:ascii="Calibri" w:eastAsia="Times New Roman" w:hAnsi="Calibri" w:cs="Calibri"/>
                <w:color w:val="000000"/>
                <w:sz w:val="16"/>
              </w:rPr>
            </w:pPr>
            <w:ins w:id="7562"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64CF757D" w14:textId="77777777" w:rsidR="00E27DD8" w:rsidRPr="00740232" w:rsidRDefault="00E27DD8" w:rsidP="00D54586">
            <w:pPr>
              <w:spacing w:after="0"/>
              <w:jc w:val="center"/>
              <w:rPr>
                <w:ins w:id="7563" w:author="Della Faille Philippe" w:date="2019-08-09T13:33:00Z"/>
                <w:rFonts w:ascii="Calibri" w:eastAsia="Times New Roman" w:hAnsi="Calibri" w:cs="Calibri"/>
                <w:color w:val="000000"/>
                <w:sz w:val="16"/>
              </w:rPr>
            </w:pPr>
            <w:ins w:id="7564" w:author="Della Faille Philippe" w:date="2019-08-09T13:33:00Z">
              <w:r w:rsidRPr="00740232">
                <w:rPr>
                  <w:rFonts w:ascii="Calibri" w:eastAsia="Times New Roman" w:hAnsi="Calibri" w:cs="Calibri"/>
                  <w:color w:val="000000"/>
                  <w:sz w:val="16"/>
                </w:rPr>
                <w:t>169</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5DB1BCC" w14:textId="77777777" w:rsidR="00E27DD8" w:rsidRPr="00740232" w:rsidRDefault="00E27DD8" w:rsidP="00D54586">
            <w:pPr>
              <w:spacing w:after="0"/>
              <w:jc w:val="center"/>
              <w:rPr>
                <w:ins w:id="7565" w:author="Della Faille Philippe" w:date="2019-08-09T13:33:00Z"/>
                <w:rFonts w:ascii="Calibri" w:eastAsia="Times New Roman" w:hAnsi="Calibri" w:cs="Calibri"/>
                <w:color w:val="000000"/>
                <w:sz w:val="16"/>
              </w:rPr>
            </w:pPr>
            <w:ins w:id="7566" w:author="Della Faille Philippe" w:date="2019-08-09T13:33:00Z">
              <w:r w:rsidRPr="00740232">
                <w:rPr>
                  <w:rFonts w:ascii="Calibri" w:eastAsia="Times New Roman" w:hAnsi="Calibri" w:cs="Calibri"/>
                  <w:color w:val="000000"/>
                  <w:sz w:val="16"/>
                </w:rPr>
                <w:t>0x00A9</w:t>
              </w:r>
            </w:ins>
          </w:p>
        </w:tc>
      </w:tr>
      <w:tr w:rsidR="00E27DD8" w:rsidRPr="00740232" w14:paraId="44071BBF" w14:textId="77777777" w:rsidTr="00D54586">
        <w:trPr>
          <w:trHeight w:val="288"/>
          <w:ins w:id="756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860E108" w14:textId="77777777" w:rsidR="00E27DD8" w:rsidRPr="00740232" w:rsidRDefault="00E27DD8" w:rsidP="00D54586">
            <w:pPr>
              <w:spacing w:after="0"/>
              <w:jc w:val="left"/>
              <w:rPr>
                <w:ins w:id="7568"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7A5D9DA" w14:textId="77777777" w:rsidR="00E27DD8" w:rsidRPr="00740232" w:rsidRDefault="00E27DD8" w:rsidP="00D54586">
            <w:pPr>
              <w:spacing w:after="0"/>
              <w:jc w:val="left"/>
              <w:rPr>
                <w:ins w:id="7569"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0A37A40" w14:textId="77777777" w:rsidR="00E27DD8" w:rsidRPr="00740232" w:rsidRDefault="00E27DD8" w:rsidP="00D54586">
            <w:pPr>
              <w:spacing w:after="0"/>
              <w:jc w:val="center"/>
              <w:rPr>
                <w:ins w:id="7570" w:author="Della Faille Philippe" w:date="2019-08-09T13:33:00Z"/>
                <w:rFonts w:ascii="Calibri" w:eastAsia="Times New Roman" w:hAnsi="Calibri" w:cs="Calibri"/>
                <w:color w:val="000000"/>
                <w:sz w:val="16"/>
              </w:rPr>
            </w:pPr>
            <w:ins w:id="7571" w:author="Della Faille Philippe" w:date="2019-08-09T13:33:00Z">
              <w:r w:rsidRPr="00740232">
                <w:rPr>
                  <w:rFonts w:ascii="Calibri" w:eastAsia="Times New Roman" w:hAnsi="Calibri" w:cs="Calibri"/>
                  <w:color w:val="000000"/>
                  <w:sz w:val="16"/>
                </w:rPr>
                <w:t>94</w:t>
              </w:r>
            </w:ins>
          </w:p>
        </w:tc>
        <w:tc>
          <w:tcPr>
            <w:tcW w:w="2680" w:type="dxa"/>
            <w:tcBorders>
              <w:top w:val="nil"/>
              <w:left w:val="nil"/>
              <w:bottom w:val="nil"/>
              <w:right w:val="nil"/>
            </w:tcBorders>
            <w:shd w:val="clear" w:color="auto" w:fill="8DB3E2" w:themeFill="text2" w:themeFillTint="66"/>
            <w:noWrap/>
            <w:vAlign w:val="bottom"/>
            <w:hideMark/>
          </w:tcPr>
          <w:p w14:paraId="7A95E554" w14:textId="77777777" w:rsidR="00E27DD8" w:rsidRPr="00740232" w:rsidRDefault="00E27DD8" w:rsidP="00D54586">
            <w:pPr>
              <w:spacing w:after="0"/>
              <w:jc w:val="left"/>
              <w:rPr>
                <w:ins w:id="7572" w:author="Della Faille Philippe" w:date="2019-08-09T13:33:00Z"/>
                <w:rFonts w:ascii="Calibri" w:eastAsia="Times New Roman" w:hAnsi="Calibri" w:cs="Calibri"/>
                <w:color w:val="000000"/>
                <w:sz w:val="16"/>
              </w:rPr>
            </w:pPr>
            <w:ins w:id="7573" w:author="Della Faille Philippe" w:date="2019-08-09T13:33:00Z">
              <w:r w:rsidRPr="00740232">
                <w:rPr>
                  <w:rFonts w:ascii="Calibri" w:eastAsia="Times New Roman" w:hAnsi="Calibri" w:cs="Calibri"/>
                  <w:color w:val="000000"/>
                  <w:sz w:val="16"/>
                </w:rPr>
                <w:t>Bias P6</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38BBFEC" w14:textId="77777777" w:rsidR="00E27DD8" w:rsidRPr="00740232" w:rsidRDefault="00E27DD8" w:rsidP="00D54586">
            <w:pPr>
              <w:spacing w:after="0"/>
              <w:jc w:val="center"/>
              <w:rPr>
                <w:ins w:id="7574" w:author="Della Faille Philippe" w:date="2019-08-09T13:33:00Z"/>
                <w:rFonts w:ascii="Calibri" w:eastAsia="Times New Roman" w:hAnsi="Calibri" w:cs="Calibri"/>
                <w:color w:val="000000"/>
                <w:sz w:val="16"/>
              </w:rPr>
            </w:pPr>
            <w:ins w:id="7575" w:author="Della Faille Philippe" w:date="2019-08-09T13:33:00Z">
              <w:r w:rsidRPr="00740232">
                <w:rPr>
                  <w:rFonts w:ascii="Calibri" w:eastAsia="Times New Roman" w:hAnsi="Calibri" w:cs="Calibri"/>
                  <w:color w:val="000000"/>
                  <w:sz w:val="16"/>
                </w:rPr>
                <w:t>digit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34EBD0B" w14:textId="77777777" w:rsidR="00E27DD8" w:rsidRPr="00740232" w:rsidRDefault="00E27DD8" w:rsidP="00D54586">
            <w:pPr>
              <w:spacing w:after="0"/>
              <w:jc w:val="center"/>
              <w:rPr>
                <w:ins w:id="7576" w:author="Della Faille Philippe" w:date="2019-08-09T13:33:00Z"/>
                <w:rFonts w:ascii="Calibri" w:eastAsia="Times New Roman" w:hAnsi="Calibri" w:cs="Calibri"/>
                <w:color w:val="000000"/>
                <w:sz w:val="16"/>
              </w:rPr>
            </w:pPr>
            <w:ins w:id="7577"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7EB70F95" w14:textId="77777777" w:rsidR="00E27DD8" w:rsidRPr="00740232" w:rsidRDefault="00E27DD8" w:rsidP="00D54586">
            <w:pPr>
              <w:spacing w:after="0"/>
              <w:jc w:val="center"/>
              <w:rPr>
                <w:ins w:id="7578" w:author="Della Faille Philippe" w:date="2019-08-09T13:33:00Z"/>
                <w:rFonts w:ascii="Calibri" w:eastAsia="Times New Roman" w:hAnsi="Calibri" w:cs="Calibri"/>
                <w:color w:val="000000"/>
                <w:sz w:val="16"/>
              </w:rPr>
            </w:pPr>
            <w:ins w:id="7579" w:author="Della Faille Philippe" w:date="2019-08-09T13:33:00Z">
              <w:r w:rsidRPr="00740232">
                <w:rPr>
                  <w:rFonts w:ascii="Calibri" w:eastAsia="Times New Roman" w:hAnsi="Calibri" w:cs="Calibri"/>
                  <w:color w:val="000000"/>
                  <w:sz w:val="16"/>
                </w:rPr>
                <w:t>1</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FDDB700" w14:textId="77777777" w:rsidR="00E27DD8" w:rsidRPr="00740232" w:rsidRDefault="00E27DD8" w:rsidP="00D54586">
            <w:pPr>
              <w:spacing w:after="0"/>
              <w:jc w:val="center"/>
              <w:rPr>
                <w:ins w:id="7580" w:author="Della Faille Philippe" w:date="2019-08-09T13:33:00Z"/>
                <w:rFonts w:ascii="Calibri" w:eastAsia="Times New Roman" w:hAnsi="Calibri" w:cs="Calibri"/>
                <w:color w:val="000000"/>
                <w:sz w:val="16"/>
              </w:rPr>
            </w:pPr>
            <w:ins w:id="7581" w:author="Della Faille Philippe" w:date="2019-08-09T13:33:00Z">
              <w:r w:rsidRPr="00740232">
                <w:rPr>
                  <w:rFonts w:ascii="Calibri" w:eastAsia="Times New Roman" w:hAnsi="Calibri" w:cs="Calibri"/>
                  <w:color w:val="000000"/>
                  <w:sz w:val="16"/>
                </w:rPr>
                <w:t>170</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07C24CC0" w14:textId="77777777" w:rsidR="00E27DD8" w:rsidRPr="00740232" w:rsidRDefault="00E27DD8" w:rsidP="00D54586">
            <w:pPr>
              <w:spacing w:after="0"/>
              <w:jc w:val="center"/>
              <w:rPr>
                <w:ins w:id="7582" w:author="Della Faille Philippe" w:date="2019-08-09T13:33:00Z"/>
                <w:rFonts w:ascii="Calibri" w:eastAsia="Times New Roman" w:hAnsi="Calibri" w:cs="Calibri"/>
                <w:color w:val="000000"/>
                <w:sz w:val="16"/>
              </w:rPr>
            </w:pPr>
            <w:ins w:id="7583" w:author="Della Faille Philippe" w:date="2019-08-09T13:33:00Z">
              <w:r w:rsidRPr="00740232">
                <w:rPr>
                  <w:rFonts w:ascii="Calibri" w:eastAsia="Times New Roman" w:hAnsi="Calibri" w:cs="Calibri"/>
                  <w:color w:val="000000"/>
                  <w:sz w:val="16"/>
                </w:rPr>
                <w:t>0x00AA</w:t>
              </w:r>
            </w:ins>
          </w:p>
        </w:tc>
      </w:tr>
      <w:tr w:rsidR="00E27DD8" w:rsidRPr="00740232" w14:paraId="67EABC0D" w14:textId="77777777" w:rsidTr="00D54586">
        <w:trPr>
          <w:trHeight w:val="288"/>
          <w:ins w:id="758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FC0387D" w14:textId="77777777" w:rsidR="00E27DD8" w:rsidRPr="00740232" w:rsidRDefault="00E27DD8" w:rsidP="00D54586">
            <w:pPr>
              <w:spacing w:after="0"/>
              <w:jc w:val="left"/>
              <w:rPr>
                <w:ins w:id="7585"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C4405E6" w14:textId="77777777" w:rsidR="00E27DD8" w:rsidRPr="00740232" w:rsidRDefault="00E27DD8" w:rsidP="00D54586">
            <w:pPr>
              <w:spacing w:after="0"/>
              <w:jc w:val="left"/>
              <w:rPr>
                <w:ins w:id="7586"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8A33761" w14:textId="77777777" w:rsidR="00E27DD8" w:rsidRPr="00740232" w:rsidRDefault="00E27DD8" w:rsidP="00D54586">
            <w:pPr>
              <w:spacing w:after="0"/>
              <w:jc w:val="center"/>
              <w:rPr>
                <w:ins w:id="7587" w:author="Della Faille Philippe" w:date="2019-08-09T13:33:00Z"/>
                <w:rFonts w:ascii="Calibri" w:eastAsia="Times New Roman" w:hAnsi="Calibri" w:cs="Calibri"/>
                <w:color w:val="000000"/>
                <w:sz w:val="16"/>
              </w:rPr>
            </w:pPr>
            <w:ins w:id="7588" w:author="Della Faille Philippe" w:date="2019-08-09T13:33:00Z">
              <w:r w:rsidRPr="00740232">
                <w:rPr>
                  <w:rFonts w:ascii="Calibri" w:eastAsia="Times New Roman" w:hAnsi="Calibri" w:cs="Calibri"/>
                  <w:color w:val="000000"/>
                  <w:sz w:val="16"/>
                </w:rPr>
                <w:t>95</w:t>
              </w:r>
            </w:ins>
          </w:p>
        </w:tc>
        <w:tc>
          <w:tcPr>
            <w:tcW w:w="2680" w:type="dxa"/>
            <w:tcBorders>
              <w:top w:val="nil"/>
              <w:left w:val="nil"/>
              <w:bottom w:val="nil"/>
              <w:right w:val="nil"/>
            </w:tcBorders>
            <w:shd w:val="clear" w:color="auto" w:fill="8DB3E2" w:themeFill="text2" w:themeFillTint="66"/>
            <w:noWrap/>
            <w:vAlign w:val="bottom"/>
            <w:hideMark/>
          </w:tcPr>
          <w:p w14:paraId="78902A39" w14:textId="77777777" w:rsidR="00E27DD8" w:rsidRPr="00740232" w:rsidRDefault="00E27DD8" w:rsidP="00D54586">
            <w:pPr>
              <w:spacing w:after="0"/>
              <w:jc w:val="left"/>
              <w:rPr>
                <w:ins w:id="7589" w:author="Della Faille Philippe" w:date="2019-08-09T13:33:00Z"/>
                <w:rFonts w:ascii="Calibri" w:eastAsia="Times New Roman" w:hAnsi="Calibri" w:cs="Calibri"/>
                <w:color w:val="000000"/>
                <w:sz w:val="16"/>
              </w:rPr>
            </w:pPr>
            <w:ins w:id="7590" w:author="Della Faille Philippe" w:date="2019-08-09T13:33:00Z">
              <w:r w:rsidRPr="00740232">
                <w:rPr>
                  <w:rFonts w:ascii="Calibri" w:eastAsia="Times New Roman" w:hAnsi="Calibri" w:cs="Calibri"/>
                  <w:color w:val="000000"/>
                  <w:sz w:val="16"/>
                </w:rPr>
                <w:t>Flow rate on request</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DB0D06E" w14:textId="77777777" w:rsidR="00E27DD8" w:rsidRPr="00740232" w:rsidRDefault="00E27DD8" w:rsidP="00D54586">
            <w:pPr>
              <w:spacing w:after="0"/>
              <w:jc w:val="center"/>
              <w:rPr>
                <w:ins w:id="7591" w:author="Della Faille Philippe" w:date="2019-08-09T13:33:00Z"/>
                <w:rFonts w:ascii="Calibri" w:eastAsia="Times New Roman" w:hAnsi="Calibri" w:cs="Calibri"/>
                <w:color w:val="000000"/>
                <w:sz w:val="16"/>
              </w:rPr>
            </w:pPr>
            <w:ins w:id="7592" w:author="Della Faille Philippe" w:date="2019-08-09T13:33:00Z">
              <w:r w:rsidRPr="00740232">
                <w:rPr>
                  <w:rFonts w:ascii="Calibri" w:eastAsia="Times New Roman" w:hAnsi="Calibri" w:cs="Calibri"/>
                  <w:color w:val="000000"/>
                  <w:sz w:val="16"/>
                </w:rPr>
                <w:t>l/min</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1338F264" w14:textId="77777777" w:rsidR="00E27DD8" w:rsidRPr="00740232" w:rsidRDefault="00E27DD8" w:rsidP="00D54586">
            <w:pPr>
              <w:spacing w:after="0"/>
              <w:jc w:val="center"/>
              <w:rPr>
                <w:ins w:id="7593" w:author="Della Faille Philippe" w:date="2019-08-09T13:33:00Z"/>
                <w:rFonts w:ascii="Calibri" w:eastAsia="Times New Roman" w:hAnsi="Calibri" w:cs="Calibri"/>
                <w:color w:val="000000"/>
                <w:sz w:val="16"/>
              </w:rPr>
            </w:pPr>
            <w:ins w:id="7594"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AB7A56C" w14:textId="77777777" w:rsidR="00E27DD8" w:rsidRPr="00740232" w:rsidRDefault="00E27DD8" w:rsidP="00D54586">
            <w:pPr>
              <w:spacing w:after="0"/>
              <w:jc w:val="center"/>
              <w:rPr>
                <w:ins w:id="7595" w:author="Della Faille Philippe" w:date="2019-08-09T13:33:00Z"/>
                <w:rFonts w:ascii="Calibri" w:eastAsia="Times New Roman" w:hAnsi="Calibri" w:cs="Calibri"/>
                <w:color w:val="000000"/>
                <w:sz w:val="16"/>
              </w:rPr>
            </w:pPr>
            <w:ins w:id="7596"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251D176" w14:textId="77777777" w:rsidR="00E27DD8" w:rsidRPr="00740232" w:rsidRDefault="00E27DD8" w:rsidP="00D54586">
            <w:pPr>
              <w:spacing w:after="0"/>
              <w:jc w:val="center"/>
              <w:rPr>
                <w:ins w:id="7597" w:author="Della Faille Philippe" w:date="2019-08-09T13:33:00Z"/>
                <w:rFonts w:ascii="Calibri" w:eastAsia="Times New Roman" w:hAnsi="Calibri" w:cs="Calibri"/>
                <w:color w:val="000000"/>
                <w:sz w:val="16"/>
              </w:rPr>
            </w:pPr>
            <w:ins w:id="7598" w:author="Della Faille Philippe" w:date="2019-08-09T13:33:00Z">
              <w:r w:rsidRPr="00740232">
                <w:rPr>
                  <w:rFonts w:ascii="Calibri" w:eastAsia="Times New Roman" w:hAnsi="Calibri" w:cs="Calibri"/>
                  <w:color w:val="000000"/>
                  <w:sz w:val="16"/>
                </w:rPr>
                <w:t>171</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57DD82AB" w14:textId="77777777" w:rsidR="00E27DD8" w:rsidRPr="00740232" w:rsidRDefault="00E27DD8" w:rsidP="00D54586">
            <w:pPr>
              <w:spacing w:after="0"/>
              <w:jc w:val="center"/>
              <w:rPr>
                <w:ins w:id="7599" w:author="Della Faille Philippe" w:date="2019-08-09T13:33:00Z"/>
                <w:rFonts w:ascii="Calibri" w:eastAsia="Times New Roman" w:hAnsi="Calibri" w:cs="Calibri"/>
                <w:color w:val="000000"/>
                <w:sz w:val="16"/>
              </w:rPr>
            </w:pPr>
            <w:ins w:id="7600" w:author="Della Faille Philippe" w:date="2019-08-09T13:33:00Z">
              <w:r w:rsidRPr="00740232">
                <w:rPr>
                  <w:rFonts w:ascii="Calibri" w:eastAsia="Times New Roman" w:hAnsi="Calibri" w:cs="Calibri"/>
                  <w:color w:val="000000"/>
                  <w:sz w:val="16"/>
                </w:rPr>
                <w:t>0x00AB</w:t>
              </w:r>
            </w:ins>
          </w:p>
        </w:tc>
      </w:tr>
      <w:tr w:rsidR="00E27DD8" w:rsidRPr="00740232" w14:paraId="391FD632" w14:textId="77777777" w:rsidTr="00D54586">
        <w:trPr>
          <w:trHeight w:val="288"/>
          <w:ins w:id="760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33D2813" w14:textId="77777777" w:rsidR="00E27DD8" w:rsidRPr="00740232" w:rsidRDefault="00E27DD8" w:rsidP="00D54586">
            <w:pPr>
              <w:spacing w:after="0"/>
              <w:jc w:val="left"/>
              <w:rPr>
                <w:ins w:id="7602"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C372337" w14:textId="77777777" w:rsidR="00E27DD8" w:rsidRPr="00740232" w:rsidRDefault="00E27DD8" w:rsidP="00D54586">
            <w:pPr>
              <w:spacing w:after="0"/>
              <w:jc w:val="left"/>
              <w:rPr>
                <w:ins w:id="7603"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A4EC54D" w14:textId="77777777" w:rsidR="00E27DD8" w:rsidRPr="00740232" w:rsidRDefault="00E27DD8" w:rsidP="00D54586">
            <w:pPr>
              <w:spacing w:after="0"/>
              <w:jc w:val="center"/>
              <w:rPr>
                <w:ins w:id="7604" w:author="Della Faille Philippe" w:date="2019-08-09T13:33:00Z"/>
                <w:rFonts w:ascii="Calibri" w:eastAsia="Times New Roman" w:hAnsi="Calibri" w:cs="Calibri"/>
                <w:color w:val="000000"/>
                <w:sz w:val="16"/>
              </w:rPr>
            </w:pPr>
            <w:ins w:id="7605" w:author="Della Faille Philippe" w:date="2019-08-09T13:33:00Z">
              <w:r w:rsidRPr="00740232">
                <w:rPr>
                  <w:rFonts w:ascii="Calibri" w:eastAsia="Times New Roman" w:hAnsi="Calibri" w:cs="Calibri"/>
                  <w:color w:val="000000"/>
                  <w:sz w:val="16"/>
                </w:rPr>
                <w:t>96</w:t>
              </w:r>
            </w:ins>
          </w:p>
        </w:tc>
        <w:tc>
          <w:tcPr>
            <w:tcW w:w="2680" w:type="dxa"/>
            <w:tcBorders>
              <w:top w:val="nil"/>
              <w:left w:val="nil"/>
              <w:bottom w:val="nil"/>
              <w:right w:val="nil"/>
            </w:tcBorders>
            <w:shd w:val="clear" w:color="auto" w:fill="8DB3E2" w:themeFill="text2" w:themeFillTint="66"/>
            <w:noWrap/>
            <w:vAlign w:val="bottom"/>
            <w:hideMark/>
          </w:tcPr>
          <w:p w14:paraId="3AF41063" w14:textId="77777777" w:rsidR="00E27DD8" w:rsidRPr="00740232" w:rsidRDefault="00E27DD8" w:rsidP="00D54586">
            <w:pPr>
              <w:spacing w:after="0"/>
              <w:jc w:val="left"/>
              <w:rPr>
                <w:ins w:id="7606" w:author="Della Faille Philippe" w:date="2019-08-09T13:33:00Z"/>
                <w:rFonts w:ascii="Calibri" w:eastAsia="Times New Roman" w:hAnsi="Calibri" w:cs="Calibri"/>
                <w:color w:val="000000"/>
                <w:sz w:val="16"/>
              </w:rPr>
            </w:pPr>
            <w:ins w:id="7607" w:author="Della Faille Philippe" w:date="2019-08-09T13:33:00Z">
              <w:r w:rsidRPr="00740232">
                <w:rPr>
                  <w:rFonts w:ascii="Calibri" w:eastAsia="Times New Roman" w:hAnsi="Calibri" w:cs="Calibri"/>
                  <w:color w:val="000000"/>
                  <w:sz w:val="16"/>
                </w:rPr>
                <w:t>Flow rate</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02571B8" w14:textId="77777777" w:rsidR="00E27DD8" w:rsidRPr="00740232" w:rsidRDefault="00E27DD8" w:rsidP="00D54586">
            <w:pPr>
              <w:spacing w:after="0"/>
              <w:jc w:val="center"/>
              <w:rPr>
                <w:ins w:id="7608" w:author="Della Faille Philippe" w:date="2019-08-09T13:33:00Z"/>
                <w:rFonts w:ascii="Calibri" w:eastAsia="Times New Roman" w:hAnsi="Calibri" w:cs="Calibri"/>
                <w:color w:val="000000"/>
                <w:sz w:val="16"/>
              </w:rPr>
            </w:pPr>
            <w:ins w:id="7609" w:author="Della Faille Philippe" w:date="2019-08-09T13:33:00Z">
              <w:r w:rsidRPr="00740232">
                <w:rPr>
                  <w:rFonts w:ascii="Calibri" w:eastAsia="Times New Roman" w:hAnsi="Calibri" w:cs="Calibri"/>
                  <w:color w:val="000000"/>
                  <w:sz w:val="16"/>
                </w:rPr>
                <w:t>l/min</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77886BD1" w14:textId="77777777" w:rsidR="00E27DD8" w:rsidRPr="00740232" w:rsidRDefault="00E27DD8" w:rsidP="00D54586">
            <w:pPr>
              <w:spacing w:after="0"/>
              <w:jc w:val="center"/>
              <w:rPr>
                <w:ins w:id="7610" w:author="Della Faille Philippe" w:date="2019-08-09T13:33:00Z"/>
                <w:rFonts w:ascii="Calibri" w:eastAsia="Times New Roman" w:hAnsi="Calibri" w:cs="Calibri"/>
                <w:color w:val="000000"/>
                <w:sz w:val="16"/>
              </w:rPr>
            </w:pPr>
            <w:ins w:id="7611" w:author="Della Faille Philippe" w:date="2019-08-09T13:33:00Z">
              <w:r w:rsidRPr="00740232">
                <w:rPr>
                  <w:rFonts w:ascii="Calibri" w:eastAsia="Times New Roman" w:hAnsi="Calibri" w:cs="Calibri"/>
                  <w:color w:val="000000"/>
                  <w:sz w:val="16"/>
                </w:rPr>
                <w:t>float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479D382C" w14:textId="77777777" w:rsidR="00E27DD8" w:rsidRPr="00740232" w:rsidRDefault="00E27DD8" w:rsidP="00D54586">
            <w:pPr>
              <w:spacing w:after="0"/>
              <w:jc w:val="center"/>
              <w:rPr>
                <w:ins w:id="7612" w:author="Della Faille Philippe" w:date="2019-08-09T13:33:00Z"/>
                <w:rFonts w:ascii="Calibri" w:eastAsia="Times New Roman" w:hAnsi="Calibri" w:cs="Calibri"/>
                <w:color w:val="000000"/>
                <w:sz w:val="16"/>
              </w:rPr>
            </w:pPr>
            <w:ins w:id="7613"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7580C493" w14:textId="77777777" w:rsidR="00E27DD8" w:rsidRPr="00740232" w:rsidRDefault="00E27DD8" w:rsidP="00D54586">
            <w:pPr>
              <w:spacing w:after="0"/>
              <w:jc w:val="center"/>
              <w:rPr>
                <w:ins w:id="7614" w:author="Della Faille Philippe" w:date="2019-08-09T13:33:00Z"/>
                <w:rFonts w:ascii="Calibri" w:eastAsia="Times New Roman" w:hAnsi="Calibri" w:cs="Calibri"/>
                <w:color w:val="000000"/>
                <w:sz w:val="16"/>
              </w:rPr>
            </w:pPr>
            <w:ins w:id="7615" w:author="Della Faille Philippe" w:date="2019-08-09T13:33:00Z">
              <w:r w:rsidRPr="00740232">
                <w:rPr>
                  <w:rFonts w:ascii="Calibri" w:eastAsia="Times New Roman" w:hAnsi="Calibri" w:cs="Calibri"/>
                  <w:color w:val="000000"/>
                  <w:sz w:val="16"/>
                </w:rPr>
                <w:t>173</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68023E60" w14:textId="77777777" w:rsidR="00E27DD8" w:rsidRPr="00740232" w:rsidRDefault="00E27DD8" w:rsidP="00D54586">
            <w:pPr>
              <w:spacing w:after="0"/>
              <w:jc w:val="center"/>
              <w:rPr>
                <w:ins w:id="7616" w:author="Della Faille Philippe" w:date="2019-08-09T13:33:00Z"/>
                <w:rFonts w:ascii="Calibri" w:eastAsia="Times New Roman" w:hAnsi="Calibri" w:cs="Calibri"/>
                <w:color w:val="000000"/>
                <w:sz w:val="16"/>
              </w:rPr>
            </w:pPr>
            <w:ins w:id="7617" w:author="Della Faille Philippe" w:date="2019-08-09T13:33:00Z">
              <w:r w:rsidRPr="00740232">
                <w:rPr>
                  <w:rFonts w:ascii="Calibri" w:eastAsia="Times New Roman" w:hAnsi="Calibri" w:cs="Calibri"/>
                  <w:color w:val="000000"/>
                  <w:sz w:val="16"/>
                </w:rPr>
                <w:t>0x00AD</w:t>
              </w:r>
            </w:ins>
          </w:p>
        </w:tc>
      </w:tr>
      <w:tr w:rsidR="00E27DD8" w:rsidRPr="00740232" w14:paraId="2E4C427E" w14:textId="77777777" w:rsidTr="00D54586">
        <w:trPr>
          <w:trHeight w:val="288"/>
          <w:ins w:id="761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691688" w14:textId="77777777" w:rsidR="00E27DD8" w:rsidRPr="00740232" w:rsidRDefault="00E27DD8" w:rsidP="00D54586">
            <w:pPr>
              <w:spacing w:after="0"/>
              <w:jc w:val="left"/>
              <w:rPr>
                <w:ins w:id="7619"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B921520" w14:textId="77777777" w:rsidR="00E27DD8" w:rsidRPr="00740232" w:rsidRDefault="00E27DD8" w:rsidP="00D54586">
            <w:pPr>
              <w:spacing w:after="0"/>
              <w:jc w:val="left"/>
              <w:rPr>
                <w:ins w:id="7620" w:author="Della Faille Philippe" w:date="2019-08-09T13:33:00Z"/>
                <w:rFonts w:ascii="Calibri" w:eastAsia="Times New Roman" w:hAnsi="Calibri" w:cs="Calibri"/>
                <w:color w:val="000000"/>
                <w:sz w:val="16"/>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E4175E5" w14:textId="77777777" w:rsidR="00E27DD8" w:rsidRPr="00740232" w:rsidRDefault="00E27DD8" w:rsidP="00D54586">
            <w:pPr>
              <w:spacing w:after="0"/>
              <w:jc w:val="center"/>
              <w:rPr>
                <w:ins w:id="7621" w:author="Della Faille Philippe" w:date="2019-08-09T13:33:00Z"/>
                <w:rFonts w:ascii="Calibri" w:eastAsia="Times New Roman" w:hAnsi="Calibri" w:cs="Calibri"/>
                <w:color w:val="000000"/>
                <w:sz w:val="16"/>
              </w:rPr>
            </w:pPr>
            <w:ins w:id="7622" w:author="Della Faille Philippe" w:date="2019-08-09T13:33:00Z">
              <w:r w:rsidRPr="00740232">
                <w:rPr>
                  <w:rFonts w:ascii="Calibri" w:eastAsia="Times New Roman" w:hAnsi="Calibri" w:cs="Calibri"/>
                  <w:color w:val="000000"/>
                  <w:sz w:val="16"/>
                </w:rPr>
                <w:t>97</w:t>
              </w:r>
            </w:ins>
          </w:p>
        </w:tc>
        <w:tc>
          <w:tcPr>
            <w:tcW w:w="2680" w:type="dxa"/>
            <w:tcBorders>
              <w:top w:val="nil"/>
              <w:left w:val="nil"/>
              <w:bottom w:val="nil"/>
              <w:right w:val="nil"/>
            </w:tcBorders>
            <w:shd w:val="clear" w:color="auto" w:fill="8DB3E2" w:themeFill="text2" w:themeFillTint="66"/>
            <w:noWrap/>
            <w:vAlign w:val="bottom"/>
            <w:hideMark/>
          </w:tcPr>
          <w:p w14:paraId="2054A30B" w14:textId="77777777" w:rsidR="00E27DD8" w:rsidRPr="00740232" w:rsidRDefault="00E27DD8" w:rsidP="00D54586">
            <w:pPr>
              <w:spacing w:after="0"/>
              <w:jc w:val="left"/>
              <w:rPr>
                <w:ins w:id="7623" w:author="Della Faille Philippe" w:date="2019-08-09T13:33:00Z"/>
                <w:rFonts w:ascii="Calibri" w:eastAsia="Times New Roman" w:hAnsi="Calibri" w:cs="Calibri"/>
                <w:color w:val="000000"/>
                <w:sz w:val="16"/>
              </w:rPr>
            </w:pPr>
            <w:ins w:id="7624" w:author="Della Faille Philippe" w:date="2019-08-09T13:33:00Z">
              <w:r w:rsidRPr="00740232">
                <w:rPr>
                  <w:rFonts w:ascii="Calibri" w:eastAsia="Times New Roman" w:hAnsi="Calibri" w:cs="Calibri"/>
                  <w:color w:val="000000"/>
                  <w:sz w:val="16"/>
                </w:rPr>
                <w:t>Time stamp</w:t>
              </w:r>
            </w:ins>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9FF9018" w14:textId="77777777" w:rsidR="00E27DD8" w:rsidRPr="00740232" w:rsidRDefault="00E27DD8" w:rsidP="00D54586">
            <w:pPr>
              <w:spacing w:after="0"/>
              <w:jc w:val="center"/>
              <w:rPr>
                <w:ins w:id="7625" w:author="Della Faille Philippe" w:date="2019-08-09T13:33:00Z"/>
                <w:rFonts w:ascii="Calibri" w:eastAsia="Times New Roman" w:hAnsi="Calibri" w:cs="Calibri"/>
                <w:color w:val="000000"/>
                <w:sz w:val="16"/>
              </w:rPr>
            </w:pPr>
            <w:ins w:id="7626" w:author="Della Faille Philippe" w:date="2019-08-09T13:33:00Z">
              <w:r w:rsidRPr="00740232">
                <w:rPr>
                  <w:rFonts w:ascii="Calibri" w:eastAsia="Times New Roman" w:hAnsi="Calibri" w:cs="Calibri"/>
                  <w:color w:val="000000"/>
                  <w:sz w:val="16"/>
                </w:rPr>
                <w:t>s</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0C47E447" w14:textId="77777777" w:rsidR="00E27DD8" w:rsidRPr="00740232" w:rsidRDefault="00E27DD8" w:rsidP="00D54586">
            <w:pPr>
              <w:spacing w:after="0"/>
              <w:jc w:val="center"/>
              <w:rPr>
                <w:ins w:id="7627" w:author="Della Faille Philippe" w:date="2019-08-09T13:33:00Z"/>
                <w:rFonts w:ascii="Calibri" w:eastAsia="Times New Roman" w:hAnsi="Calibri" w:cs="Calibri"/>
                <w:color w:val="000000"/>
                <w:sz w:val="16"/>
              </w:rPr>
            </w:pPr>
            <w:ins w:id="7628" w:author="Della Faille Philippe" w:date="2019-08-09T13:33:00Z">
              <w:r w:rsidRPr="00740232">
                <w:rPr>
                  <w:rFonts w:ascii="Calibri" w:eastAsia="Times New Roman" w:hAnsi="Calibri" w:cs="Calibri"/>
                  <w:color w:val="000000"/>
                  <w:sz w:val="16"/>
                </w:rPr>
                <w:t>uint64_t</w:t>
              </w:r>
            </w:ins>
          </w:p>
        </w:tc>
        <w:tc>
          <w:tcPr>
            <w:tcW w:w="960" w:type="dxa"/>
            <w:tcBorders>
              <w:top w:val="nil"/>
              <w:left w:val="nil"/>
              <w:bottom w:val="nil"/>
              <w:right w:val="single" w:sz="4" w:space="0" w:color="auto"/>
            </w:tcBorders>
            <w:shd w:val="clear" w:color="auto" w:fill="8DB3E2" w:themeFill="text2" w:themeFillTint="66"/>
            <w:noWrap/>
            <w:vAlign w:val="bottom"/>
            <w:hideMark/>
          </w:tcPr>
          <w:p w14:paraId="3D0D3F6D" w14:textId="77777777" w:rsidR="00E27DD8" w:rsidRPr="00740232" w:rsidRDefault="00E27DD8" w:rsidP="00D54586">
            <w:pPr>
              <w:spacing w:after="0"/>
              <w:jc w:val="center"/>
              <w:rPr>
                <w:ins w:id="7629" w:author="Della Faille Philippe" w:date="2019-08-09T13:33:00Z"/>
                <w:rFonts w:ascii="Calibri" w:eastAsia="Times New Roman" w:hAnsi="Calibri" w:cs="Calibri"/>
                <w:color w:val="000000"/>
                <w:sz w:val="16"/>
              </w:rPr>
            </w:pPr>
            <w:ins w:id="7630" w:author="Della Faille Philippe" w:date="2019-08-09T13:33:00Z">
              <w:r w:rsidRPr="00740232">
                <w:rPr>
                  <w:rFonts w:ascii="Calibri" w:eastAsia="Times New Roman" w:hAnsi="Calibri" w:cs="Calibri"/>
                  <w:color w:val="000000"/>
                  <w:sz w:val="16"/>
                </w:rPr>
                <w:t>4</w:t>
              </w:r>
            </w:ins>
          </w:p>
        </w:tc>
        <w:tc>
          <w:tcPr>
            <w:tcW w:w="644" w:type="dxa"/>
            <w:tcBorders>
              <w:top w:val="nil"/>
              <w:left w:val="nil"/>
              <w:bottom w:val="nil"/>
              <w:right w:val="single" w:sz="4" w:space="0" w:color="auto"/>
            </w:tcBorders>
            <w:shd w:val="clear" w:color="auto" w:fill="8DB3E2" w:themeFill="text2" w:themeFillTint="66"/>
            <w:noWrap/>
            <w:vAlign w:val="bottom"/>
            <w:hideMark/>
          </w:tcPr>
          <w:p w14:paraId="404704F3" w14:textId="77777777" w:rsidR="00E27DD8" w:rsidRPr="00740232" w:rsidRDefault="00E27DD8" w:rsidP="00D54586">
            <w:pPr>
              <w:spacing w:after="0"/>
              <w:jc w:val="center"/>
              <w:rPr>
                <w:ins w:id="7631" w:author="Della Faille Philippe" w:date="2019-08-09T13:33:00Z"/>
                <w:rFonts w:ascii="Calibri" w:eastAsia="Times New Roman" w:hAnsi="Calibri" w:cs="Calibri"/>
                <w:color w:val="000000"/>
                <w:sz w:val="16"/>
              </w:rPr>
            </w:pPr>
            <w:ins w:id="7632" w:author="Della Faille Philippe" w:date="2019-08-09T13:33:00Z">
              <w:r w:rsidRPr="00740232">
                <w:rPr>
                  <w:rFonts w:ascii="Calibri" w:eastAsia="Times New Roman" w:hAnsi="Calibri" w:cs="Calibri"/>
                  <w:color w:val="000000"/>
                  <w:sz w:val="16"/>
                </w:rPr>
                <w:t>175</w:t>
              </w:r>
            </w:ins>
          </w:p>
        </w:tc>
        <w:tc>
          <w:tcPr>
            <w:tcW w:w="1276" w:type="dxa"/>
            <w:tcBorders>
              <w:top w:val="nil"/>
              <w:left w:val="nil"/>
              <w:bottom w:val="nil"/>
              <w:right w:val="single" w:sz="4" w:space="0" w:color="auto"/>
            </w:tcBorders>
            <w:shd w:val="clear" w:color="auto" w:fill="8DB3E2" w:themeFill="text2" w:themeFillTint="66"/>
            <w:noWrap/>
            <w:vAlign w:val="bottom"/>
            <w:hideMark/>
          </w:tcPr>
          <w:p w14:paraId="7F95BBA2" w14:textId="77777777" w:rsidR="00E27DD8" w:rsidRPr="00740232" w:rsidRDefault="00E27DD8" w:rsidP="00D54586">
            <w:pPr>
              <w:spacing w:after="0"/>
              <w:jc w:val="center"/>
              <w:rPr>
                <w:ins w:id="7633" w:author="Della Faille Philippe" w:date="2019-08-09T13:33:00Z"/>
                <w:rFonts w:ascii="Calibri" w:eastAsia="Times New Roman" w:hAnsi="Calibri" w:cs="Calibri"/>
                <w:color w:val="000000"/>
                <w:sz w:val="16"/>
              </w:rPr>
            </w:pPr>
            <w:commentRangeStart w:id="7634"/>
            <w:ins w:id="7635" w:author="Della Faille Philippe" w:date="2019-08-09T13:33:00Z">
              <w:r w:rsidRPr="00740232">
                <w:rPr>
                  <w:rFonts w:ascii="Calibri" w:eastAsia="Times New Roman" w:hAnsi="Calibri" w:cs="Calibri"/>
                  <w:color w:val="000000"/>
                  <w:sz w:val="16"/>
                </w:rPr>
                <w:t>0x00AF</w:t>
              </w:r>
            </w:ins>
            <w:commentRangeEnd w:id="7634"/>
            <w:r w:rsidR="00346C12">
              <w:rPr>
                <w:rStyle w:val="CommentReference"/>
              </w:rPr>
              <w:commentReference w:id="7634"/>
            </w:r>
          </w:p>
        </w:tc>
      </w:tr>
      <w:tr w:rsidR="00E27DD8" w:rsidRPr="00740232" w14:paraId="52DFD589" w14:textId="77777777" w:rsidTr="00D54586">
        <w:trPr>
          <w:trHeight w:val="300"/>
          <w:ins w:id="763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E9FB35D" w14:textId="77777777" w:rsidR="00E27DD8" w:rsidRPr="00740232" w:rsidRDefault="00E27DD8" w:rsidP="00D54586">
            <w:pPr>
              <w:spacing w:after="0"/>
              <w:jc w:val="left"/>
              <w:rPr>
                <w:ins w:id="7637" w:author="Della Faille Philippe" w:date="2019-08-09T13:33:00Z"/>
                <w:rFonts w:ascii="Calibri" w:eastAsia="Times New Roman" w:hAnsi="Calibri" w:cs="Calibri"/>
                <w:color w:val="000000"/>
                <w:sz w:val="16"/>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FB0DD97" w14:textId="77777777" w:rsidR="00E27DD8" w:rsidRPr="00740232" w:rsidRDefault="00E27DD8" w:rsidP="00D54586">
            <w:pPr>
              <w:spacing w:after="0"/>
              <w:jc w:val="left"/>
              <w:rPr>
                <w:ins w:id="7638" w:author="Della Faille Philippe" w:date="2019-08-09T13:33:00Z"/>
                <w:rFonts w:ascii="Calibri" w:eastAsia="Times New Roman" w:hAnsi="Calibri" w:cs="Calibri"/>
                <w:color w:val="000000"/>
                <w:sz w:val="16"/>
              </w:rPr>
            </w:pPr>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p w14:paraId="0F31A56D" w14:textId="77777777" w:rsidR="00E27DD8" w:rsidRPr="00740232" w:rsidRDefault="00E27DD8" w:rsidP="00D54586">
            <w:pPr>
              <w:spacing w:after="0"/>
              <w:jc w:val="center"/>
              <w:rPr>
                <w:ins w:id="7639" w:author="Della Faille Philippe" w:date="2019-08-09T13:33:00Z"/>
                <w:rFonts w:ascii="Calibri" w:eastAsia="Times New Roman" w:hAnsi="Calibri" w:cs="Calibri"/>
                <w:color w:val="000000"/>
                <w:sz w:val="16"/>
              </w:rPr>
            </w:pPr>
            <w:ins w:id="7640" w:author="Della Faille Philippe" w:date="2019-08-09T13:33:00Z">
              <w:r w:rsidRPr="00740232">
                <w:rPr>
                  <w:rFonts w:ascii="Calibri" w:eastAsia="Times New Roman" w:hAnsi="Calibri" w:cs="Calibri"/>
                  <w:color w:val="000000"/>
                  <w:sz w:val="16"/>
                </w:rPr>
                <w:t>98</w:t>
              </w:r>
            </w:ins>
          </w:p>
        </w:tc>
        <w:tc>
          <w:tcPr>
            <w:tcW w:w="2680" w:type="dxa"/>
            <w:tcBorders>
              <w:top w:val="nil"/>
              <w:left w:val="nil"/>
              <w:bottom w:val="single" w:sz="12" w:space="0" w:color="auto"/>
              <w:right w:val="nil"/>
            </w:tcBorders>
            <w:shd w:val="clear" w:color="auto" w:fill="8DB3E2" w:themeFill="text2" w:themeFillTint="66"/>
            <w:noWrap/>
            <w:vAlign w:val="bottom"/>
            <w:hideMark/>
          </w:tcPr>
          <w:p w14:paraId="7EA40994" w14:textId="77777777" w:rsidR="00E27DD8" w:rsidRPr="00740232" w:rsidRDefault="00E27DD8" w:rsidP="00D54586">
            <w:pPr>
              <w:spacing w:after="0"/>
              <w:jc w:val="left"/>
              <w:rPr>
                <w:ins w:id="7641" w:author="Della Faille Philippe" w:date="2019-08-09T13:33:00Z"/>
                <w:rFonts w:ascii="Calibri" w:eastAsia="Times New Roman" w:hAnsi="Calibri" w:cs="Calibri"/>
                <w:color w:val="000000"/>
                <w:sz w:val="16"/>
              </w:rPr>
            </w:pPr>
            <w:ins w:id="7642" w:author="Della Faille Philippe" w:date="2019-08-09T13:33:00Z">
              <w:r w:rsidRPr="00740232">
                <w:rPr>
                  <w:rFonts w:ascii="Calibri" w:eastAsia="Times New Roman" w:hAnsi="Calibri" w:cs="Calibri"/>
                  <w:color w:val="000000"/>
                  <w:sz w:val="16"/>
                </w:rPr>
                <w:t xml:space="preserve">Time stamp </w:t>
              </w:r>
              <w:proofErr w:type="spellStart"/>
              <w:r w:rsidRPr="00740232">
                <w:rPr>
                  <w:rFonts w:ascii="Calibri" w:eastAsia="Times New Roman" w:hAnsi="Calibri" w:cs="Calibri"/>
                  <w:color w:val="000000"/>
                  <w:sz w:val="16"/>
                </w:rPr>
                <w:t>ms</w:t>
              </w:r>
              <w:proofErr w:type="spellEnd"/>
            </w:ins>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p w14:paraId="761081CD" w14:textId="77777777" w:rsidR="00E27DD8" w:rsidRPr="00740232" w:rsidRDefault="00E27DD8" w:rsidP="00D54586">
            <w:pPr>
              <w:spacing w:after="0"/>
              <w:jc w:val="center"/>
              <w:rPr>
                <w:ins w:id="7643" w:author="Della Faille Philippe" w:date="2019-08-09T13:33:00Z"/>
                <w:rFonts w:ascii="Calibri" w:eastAsia="Times New Roman" w:hAnsi="Calibri" w:cs="Calibri"/>
                <w:color w:val="000000"/>
                <w:sz w:val="16"/>
              </w:rPr>
            </w:pPr>
            <w:proofErr w:type="spellStart"/>
            <w:ins w:id="7644" w:author="Della Faille Philippe" w:date="2019-08-09T13:33:00Z">
              <w:r w:rsidRPr="00740232">
                <w:rPr>
                  <w:rFonts w:ascii="Calibri" w:eastAsia="Times New Roman" w:hAnsi="Calibri" w:cs="Calibri"/>
                  <w:color w:val="000000"/>
                  <w:sz w:val="16"/>
                </w:rPr>
                <w:t>ms</w:t>
              </w:r>
              <w:proofErr w:type="spellEnd"/>
            </w:ins>
          </w:p>
        </w:tc>
        <w:tc>
          <w:tcPr>
            <w:tcW w:w="960" w:type="dxa"/>
            <w:tcBorders>
              <w:top w:val="nil"/>
              <w:left w:val="nil"/>
              <w:bottom w:val="single" w:sz="12" w:space="0" w:color="auto"/>
              <w:right w:val="single" w:sz="4" w:space="0" w:color="auto"/>
            </w:tcBorders>
            <w:shd w:val="clear" w:color="auto" w:fill="8DB3E2" w:themeFill="text2" w:themeFillTint="66"/>
            <w:noWrap/>
            <w:vAlign w:val="bottom"/>
            <w:hideMark/>
          </w:tcPr>
          <w:p w14:paraId="72508C3B" w14:textId="77777777" w:rsidR="00E27DD8" w:rsidRPr="00740232" w:rsidRDefault="00E27DD8" w:rsidP="00D54586">
            <w:pPr>
              <w:spacing w:after="0"/>
              <w:jc w:val="center"/>
              <w:rPr>
                <w:ins w:id="7645" w:author="Della Faille Philippe" w:date="2019-08-09T13:33:00Z"/>
                <w:rFonts w:ascii="Calibri" w:eastAsia="Times New Roman" w:hAnsi="Calibri" w:cs="Calibri"/>
                <w:color w:val="000000"/>
                <w:sz w:val="16"/>
              </w:rPr>
            </w:pPr>
            <w:ins w:id="7646" w:author="Della Faille Philippe" w:date="2019-08-09T13:33:00Z">
              <w:r w:rsidRPr="00740232">
                <w:rPr>
                  <w:rFonts w:ascii="Calibri" w:eastAsia="Times New Roman" w:hAnsi="Calibri" w:cs="Calibri"/>
                  <w:color w:val="000000"/>
                  <w:sz w:val="16"/>
                </w:rPr>
                <w:t>uint16_t</w:t>
              </w:r>
            </w:ins>
          </w:p>
        </w:tc>
        <w:tc>
          <w:tcPr>
            <w:tcW w:w="960" w:type="dxa"/>
            <w:tcBorders>
              <w:top w:val="nil"/>
              <w:left w:val="nil"/>
              <w:bottom w:val="single" w:sz="12" w:space="0" w:color="auto"/>
              <w:right w:val="single" w:sz="4" w:space="0" w:color="auto"/>
            </w:tcBorders>
            <w:shd w:val="clear" w:color="auto" w:fill="8DB3E2" w:themeFill="text2" w:themeFillTint="66"/>
            <w:noWrap/>
            <w:vAlign w:val="bottom"/>
            <w:hideMark/>
          </w:tcPr>
          <w:p w14:paraId="1720AFE4" w14:textId="77777777" w:rsidR="00E27DD8" w:rsidRPr="00740232" w:rsidRDefault="00E27DD8" w:rsidP="00D54586">
            <w:pPr>
              <w:spacing w:after="0"/>
              <w:jc w:val="center"/>
              <w:rPr>
                <w:ins w:id="7647" w:author="Della Faille Philippe" w:date="2019-08-09T13:33:00Z"/>
                <w:rFonts w:ascii="Calibri" w:eastAsia="Times New Roman" w:hAnsi="Calibri" w:cs="Calibri"/>
                <w:color w:val="000000"/>
                <w:sz w:val="16"/>
              </w:rPr>
            </w:pPr>
            <w:ins w:id="7648" w:author="Della Faille Philippe" w:date="2019-08-09T13:33:00Z">
              <w:r w:rsidRPr="00740232">
                <w:rPr>
                  <w:rFonts w:ascii="Calibri" w:eastAsia="Times New Roman" w:hAnsi="Calibri" w:cs="Calibri"/>
                  <w:color w:val="000000"/>
                  <w:sz w:val="16"/>
                </w:rPr>
                <w:t>2</w:t>
              </w:r>
            </w:ins>
          </w:p>
        </w:tc>
        <w:tc>
          <w:tcPr>
            <w:tcW w:w="644" w:type="dxa"/>
            <w:tcBorders>
              <w:top w:val="nil"/>
              <w:left w:val="nil"/>
              <w:bottom w:val="single" w:sz="12" w:space="0" w:color="auto"/>
              <w:right w:val="single" w:sz="4" w:space="0" w:color="auto"/>
            </w:tcBorders>
            <w:shd w:val="clear" w:color="auto" w:fill="8DB3E2" w:themeFill="text2" w:themeFillTint="66"/>
            <w:noWrap/>
            <w:vAlign w:val="bottom"/>
            <w:hideMark/>
          </w:tcPr>
          <w:p w14:paraId="5C088C6D" w14:textId="77777777" w:rsidR="00E27DD8" w:rsidRPr="00740232" w:rsidRDefault="00E27DD8" w:rsidP="00D54586">
            <w:pPr>
              <w:spacing w:after="0"/>
              <w:jc w:val="center"/>
              <w:rPr>
                <w:ins w:id="7649" w:author="Della Faille Philippe" w:date="2019-08-09T13:33:00Z"/>
                <w:rFonts w:ascii="Calibri" w:eastAsia="Times New Roman" w:hAnsi="Calibri" w:cs="Calibri"/>
                <w:color w:val="000000"/>
                <w:sz w:val="16"/>
              </w:rPr>
            </w:pPr>
            <w:ins w:id="7650" w:author="Della Faille Philippe" w:date="2019-08-09T13:33:00Z">
              <w:r w:rsidRPr="00740232">
                <w:rPr>
                  <w:rFonts w:ascii="Calibri" w:eastAsia="Times New Roman" w:hAnsi="Calibri" w:cs="Calibri"/>
                  <w:color w:val="000000"/>
                  <w:sz w:val="16"/>
                </w:rPr>
                <w:t>179</w:t>
              </w:r>
            </w:ins>
          </w:p>
        </w:tc>
        <w:tc>
          <w:tcPr>
            <w:tcW w:w="1276" w:type="dxa"/>
            <w:tcBorders>
              <w:top w:val="nil"/>
              <w:left w:val="nil"/>
              <w:bottom w:val="single" w:sz="12" w:space="0" w:color="auto"/>
              <w:right w:val="single" w:sz="4" w:space="0" w:color="auto"/>
            </w:tcBorders>
            <w:shd w:val="clear" w:color="auto" w:fill="8DB3E2" w:themeFill="text2" w:themeFillTint="66"/>
            <w:noWrap/>
            <w:vAlign w:val="bottom"/>
            <w:hideMark/>
          </w:tcPr>
          <w:p w14:paraId="4F002031" w14:textId="77777777" w:rsidR="00E27DD8" w:rsidRPr="00740232" w:rsidRDefault="00E27DD8" w:rsidP="00D54586">
            <w:pPr>
              <w:keepNext/>
              <w:spacing w:after="0"/>
              <w:jc w:val="center"/>
              <w:rPr>
                <w:ins w:id="7651" w:author="Della Faille Philippe" w:date="2019-08-09T13:33:00Z"/>
                <w:rFonts w:ascii="Calibri" w:eastAsia="Times New Roman" w:hAnsi="Calibri" w:cs="Calibri"/>
                <w:color w:val="000000"/>
                <w:sz w:val="16"/>
              </w:rPr>
            </w:pPr>
            <w:commentRangeStart w:id="7652"/>
            <w:ins w:id="7653" w:author="Della Faille Philippe" w:date="2019-08-09T13:33:00Z">
              <w:r w:rsidRPr="00740232">
                <w:rPr>
                  <w:rFonts w:ascii="Calibri" w:eastAsia="Times New Roman" w:hAnsi="Calibri" w:cs="Calibri"/>
                  <w:color w:val="000000"/>
                  <w:sz w:val="16"/>
                </w:rPr>
                <w:t>0x00B3</w:t>
              </w:r>
            </w:ins>
            <w:commentRangeEnd w:id="7652"/>
            <w:r w:rsidR="00346C12">
              <w:rPr>
                <w:rStyle w:val="CommentReference"/>
              </w:rPr>
              <w:commentReference w:id="7652"/>
            </w:r>
          </w:p>
        </w:tc>
      </w:tr>
    </w:tbl>
    <w:p w14:paraId="12E31836" w14:textId="462A6618" w:rsidR="00381E4A" w:rsidDel="00E27DD8" w:rsidRDefault="00381E4A" w:rsidP="000B0FF4">
      <w:pPr>
        <w:pStyle w:val="ReferenceList"/>
        <w:numPr>
          <w:ilvl w:val="0"/>
          <w:numId w:val="0"/>
        </w:numPr>
        <w:rPr>
          <w:del w:id="7654" w:author="Della Faille Philippe" w:date="2019-08-09T13:33:00Z"/>
        </w:rPr>
      </w:pPr>
    </w:p>
    <w:tbl>
      <w:tblPr>
        <w:tblW w:w="10360" w:type="dxa"/>
        <w:tblInd w:w="108" w:type="dxa"/>
        <w:tblLook w:val="04A0" w:firstRow="1" w:lastRow="0" w:firstColumn="1" w:lastColumn="0" w:noHBand="0" w:noVBand="1"/>
      </w:tblPr>
      <w:tblGrid>
        <w:gridCol w:w="960"/>
        <w:gridCol w:w="960"/>
        <w:gridCol w:w="960"/>
        <w:gridCol w:w="2680"/>
        <w:gridCol w:w="960"/>
        <w:gridCol w:w="978"/>
        <w:gridCol w:w="960"/>
        <w:gridCol w:w="644"/>
        <w:gridCol w:w="1276"/>
      </w:tblGrid>
      <w:tr w:rsidR="00614D51" w:rsidRPr="00614D51" w:rsidDel="00E27DD8" w14:paraId="7973C465" w14:textId="600A5739" w:rsidTr="00614D51">
        <w:trPr>
          <w:trHeight w:val="288"/>
          <w:tblHeader/>
          <w:del w:id="7655" w:author="Della Faille Philippe" w:date="2019-08-09T13:33:00Z"/>
        </w:trPr>
        <w:tc>
          <w:tcPr>
            <w:tcW w:w="960" w:type="dxa"/>
            <w:tcBorders>
              <w:top w:val="nil"/>
              <w:left w:val="nil"/>
              <w:bottom w:val="nil"/>
              <w:right w:val="nil"/>
            </w:tcBorders>
            <w:shd w:val="clear" w:color="auto" w:fill="auto"/>
            <w:noWrap/>
            <w:vAlign w:val="bottom"/>
            <w:hideMark/>
          </w:tcPr>
          <w:p w14:paraId="0B9D908F" w14:textId="4124F7CD" w:rsidR="00614D51" w:rsidRPr="00614D51" w:rsidDel="00E27DD8" w:rsidRDefault="00614D51" w:rsidP="00614D51">
            <w:pPr>
              <w:spacing w:after="0"/>
              <w:jc w:val="left"/>
              <w:rPr>
                <w:del w:id="7656" w:author="Della Faille Philippe" w:date="2019-08-09T13:33:00Z"/>
                <w:moveFrom w:id="7657" w:author="Della Faille Philippe" w:date="2019-07-09T17:01:00Z"/>
                <w:rFonts w:ascii="Times New Roman" w:eastAsia="Times New Roman" w:hAnsi="Times New Roman" w:cs="Times New Roman"/>
                <w:sz w:val="24"/>
                <w:szCs w:val="24"/>
              </w:rPr>
            </w:pPr>
            <w:moveFromRangeStart w:id="7658" w:author="Della Faille Philippe" w:date="2019-07-09T17:01:00Z" w:name="move13584134"/>
          </w:p>
        </w:tc>
        <w:tc>
          <w:tcPr>
            <w:tcW w:w="960" w:type="dxa"/>
            <w:tcBorders>
              <w:top w:val="nil"/>
              <w:left w:val="nil"/>
              <w:bottom w:val="nil"/>
              <w:right w:val="nil"/>
            </w:tcBorders>
            <w:shd w:val="clear" w:color="auto" w:fill="auto"/>
            <w:noWrap/>
            <w:vAlign w:val="bottom"/>
            <w:hideMark/>
          </w:tcPr>
          <w:p w14:paraId="36BF8282" w14:textId="424357E0" w:rsidR="00614D51" w:rsidRPr="00614D51" w:rsidDel="00E27DD8" w:rsidRDefault="00614D51" w:rsidP="00614D51">
            <w:pPr>
              <w:spacing w:after="0"/>
              <w:jc w:val="left"/>
              <w:rPr>
                <w:del w:id="7659" w:author="Della Faille Philippe" w:date="2019-08-09T13:33:00Z"/>
                <w:moveFrom w:id="7660" w:author="Della Faille Philippe" w:date="2019-07-09T17:01:00Z"/>
                <w:rFonts w:ascii="Times New Roman" w:eastAsia="Times New Roman" w:hAnsi="Times New Roman" w:cs="Times New Roman"/>
                <w:sz w:val="20"/>
                <w:szCs w:val="20"/>
              </w:rPr>
            </w:pPr>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6BFE96C8" w14:textId="0838A346" w:rsidR="00614D51" w:rsidRPr="00614D51" w:rsidDel="00E27DD8" w:rsidRDefault="00614D51" w:rsidP="00614D51">
            <w:pPr>
              <w:spacing w:after="0"/>
              <w:jc w:val="center"/>
              <w:rPr>
                <w:del w:id="7661" w:author="Della Faille Philippe" w:date="2019-08-09T13:33:00Z"/>
                <w:moveFrom w:id="7662" w:author="Della Faille Philippe" w:date="2019-07-09T17:01:00Z"/>
                <w:rFonts w:ascii="Calibri" w:eastAsia="Times New Roman" w:hAnsi="Calibri" w:cs="Calibri"/>
                <w:color w:val="000000"/>
              </w:rPr>
            </w:pPr>
            <w:moveFrom w:id="7663" w:author="Della Faille Philippe" w:date="2019-07-09T17:01:00Z">
              <w:del w:id="7664" w:author="Della Faille Philippe" w:date="2019-08-09T13:33:00Z">
                <w:r w:rsidRPr="00614D51" w:rsidDel="00E27DD8">
                  <w:rPr>
                    <w:rFonts w:ascii="Calibri" w:eastAsia="Times New Roman" w:hAnsi="Calibri" w:cs="Calibri"/>
                    <w:color w:val="000000"/>
                  </w:rPr>
                  <w:delText>num</w:delText>
                </w:r>
              </w:del>
            </w:moveFrom>
          </w:p>
        </w:tc>
        <w:tc>
          <w:tcPr>
            <w:tcW w:w="2680" w:type="dxa"/>
            <w:tcBorders>
              <w:top w:val="single" w:sz="4" w:space="0" w:color="auto"/>
              <w:left w:val="nil"/>
              <w:bottom w:val="nil"/>
              <w:right w:val="nil"/>
            </w:tcBorders>
            <w:shd w:val="clear" w:color="auto" w:fill="auto"/>
            <w:noWrap/>
            <w:vAlign w:val="bottom"/>
            <w:hideMark/>
          </w:tcPr>
          <w:p w14:paraId="20EB6387" w14:textId="45F83C0A" w:rsidR="00614D51" w:rsidRPr="00614D51" w:rsidDel="00E27DD8" w:rsidRDefault="00614D51" w:rsidP="00614D51">
            <w:pPr>
              <w:spacing w:after="0"/>
              <w:jc w:val="left"/>
              <w:rPr>
                <w:del w:id="7665" w:author="Della Faille Philippe" w:date="2019-08-09T13:33:00Z"/>
                <w:moveFrom w:id="7666" w:author="Della Faille Philippe" w:date="2019-07-09T17:01:00Z"/>
                <w:rFonts w:ascii="Calibri" w:eastAsia="Times New Roman" w:hAnsi="Calibri" w:cs="Calibri"/>
                <w:color w:val="000000"/>
              </w:rPr>
            </w:pPr>
            <w:moveFrom w:id="7667" w:author="Della Faille Philippe" w:date="2019-07-09T17:01:00Z">
              <w:del w:id="7668" w:author="Della Faille Philippe" w:date="2019-08-09T13:33:00Z">
                <w:r w:rsidRPr="00614D51" w:rsidDel="00E27DD8">
                  <w:rPr>
                    <w:rFonts w:ascii="Calibri" w:eastAsia="Times New Roman" w:hAnsi="Calibri" w:cs="Calibri"/>
                    <w:color w:val="000000"/>
                  </w:rPr>
                  <w:delText>Name</w:delText>
                </w:r>
              </w:del>
            </w:moveFrom>
          </w:p>
        </w:tc>
        <w:tc>
          <w:tcPr>
            <w:tcW w:w="960" w:type="dxa"/>
            <w:tcBorders>
              <w:top w:val="single" w:sz="4" w:space="0" w:color="auto"/>
              <w:left w:val="single" w:sz="4" w:space="0" w:color="auto"/>
              <w:bottom w:val="nil"/>
              <w:right w:val="single" w:sz="4" w:space="0" w:color="auto"/>
            </w:tcBorders>
            <w:shd w:val="clear" w:color="auto" w:fill="auto"/>
            <w:noWrap/>
            <w:vAlign w:val="bottom"/>
            <w:hideMark/>
          </w:tcPr>
          <w:p w14:paraId="0156090A" w14:textId="08346AD7" w:rsidR="00614D51" w:rsidRPr="00614D51" w:rsidDel="00E27DD8" w:rsidRDefault="00614D51" w:rsidP="00614D51">
            <w:pPr>
              <w:spacing w:after="0"/>
              <w:jc w:val="center"/>
              <w:rPr>
                <w:del w:id="7669" w:author="Della Faille Philippe" w:date="2019-08-09T13:33:00Z"/>
                <w:moveFrom w:id="7670" w:author="Della Faille Philippe" w:date="2019-07-09T17:01:00Z"/>
                <w:rFonts w:ascii="Calibri" w:eastAsia="Times New Roman" w:hAnsi="Calibri" w:cs="Calibri"/>
                <w:color w:val="000000"/>
              </w:rPr>
            </w:pPr>
            <w:moveFrom w:id="7671" w:author="Della Faille Philippe" w:date="2019-07-09T17:01:00Z">
              <w:del w:id="7672" w:author="Della Faille Philippe" w:date="2019-08-09T13:33:00Z">
                <w:r w:rsidRPr="00614D51" w:rsidDel="00E27DD8">
                  <w:rPr>
                    <w:rFonts w:ascii="Calibri" w:eastAsia="Times New Roman" w:hAnsi="Calibri" w:cs="Calibri"/>
                    <w:color w:val="000000"/>
                  </w:rPr>
                  <w:delText>Unit</w:delText>
                </w:r>
              </w:del>
            </w:moveFrom>
          </w:p>
        </w:tc>
        <w:tc>
          <w:tcPr>
            <w:tcW w:w="960" w:type="dxa"/>
            <w:tcBorders>
              <w:top w:val="single" w:sz="4" w:space="0" w:color="auto"/>
              <w:left w:val="nil"/>
              <w:bottom w:val="nil"/>
              <w:right w:val="single" w:sz="4" w:space="0" w:color="auto"/>
            </w:tcBorders>
            <w:shd w:val="clear" w:color="auto" w:fill="auto"/>
            <w:noWrap/>
            <w:vAlign w:val="bottom"/>
            <w:hideMark/>
          </w:tcPr>
          <w:p w14:paraId="5CA573B0" w14:textId="5F94753B" w:rsidR="00614D51" w:rsidRPr="00614D51" w:rsidDel="00E27DD8" w:rsidRDefault="00614D51" w:rsidP="00614D51">
            <w:pPr>
              <w:spacing w:after="0"/>
              <w:jc w:val="center"/>
              <w:rPr>
                <w:del w:id="7673" w:author="Della Faille Philippe" w:date="2019-08-09T13:33:00Z"/>
                <w:moveFrom w:id="7674" w:author="Della Faille Philippe" w:date="2019-07-09T17:01:00Z"/>
                <w:rFonts w:ascii="Calibri" w:eastAsia="Times New Roman" w:hAnsi="Calibri" w:cs="Calibri"/>
                <w:color w:val="000000"/>
              </w:rPr>
            </w:pPr>
            <w:moveFrom w:id="7675" w:author="Della Faille Philippe" w:date="2019-07-09T17:01:00Z">
              <w:del w:id="7676" w:author="Della Faille Philippe" w:date="2019-08-09T13:33:00Z">
                <w:r w:rsidRPr="00614D51" w:rsidDel="00E27DD8">
                  <w:rPr>
                    <w:rFonts w:ascii="Calibri" w:eastAsia="Times New Roman" w:hAnsi="Calibri" w:cs="Calibri"/>
                    <w:color w:val="000000"/>
                  </w:rPr>
                  <w:delText>type</w:delText>
                </w:r>
              </w:del>
            </w:moveFrom>
          </w:p>
        </w:tc>
        <w:tc>
          <w:tcPr>
            <w:tcW w:w="960" w:type="dxa"/>
            <w:tcBorders>
              <w:top w:val="single" w:sz="4" w:space="0" w:color="auto"/>
              <w:left w:val="nil"/>
              <w:bottom w:val="nil"/>
              <w:right w:val="single" w:sz="4" w:space="0" w:color="auto"/>
            </w:tcBorders>
            <w:shd w:val="clear" w:color="auto" w:fill="auto"/>
            <w:noWrap/>
            <w:vAlign w:val="bottom"/>
            <w:hideMark/>
          </w:tcPr>
          <w:p w14:paraId="52540379" w14:textId="1B68F684" w:rsidR="00614D51" w:rsidRPr="00614D51" w:rsidDel="00E27DD8" w:rsidRDefault="00614D51" w:rsidP="00614D51">
            <w:pPr>
              <w:spacing w:after="0"/>
              <w:jc w:val="center"/>
              <w:rPr>
                <w:del w:id="7677" w:author="Della Faille Philippe" w:date="2019-08-09T13:33:00Z"/>
                <w:moveFrom w:id="7678" w:author="Della Faille Philippe" w:date="2019-07-09T17:01:00Z"/>
                <w:rFonts w:ascii="Calibri" w:eastAsia="Times New Roman" w:hAnsi="Calibri" w:cs="Calibri"/>
                <w:color w:val="000000"/>
              </w:rPr>
            </w:pPr>
            <w:moveFrom w:id="7679" w:author="Della Faille Philippe" w:date="2019-07-09T17:01:00Z">
              <w:del w:id="7680" w:author="Della Faille Philippe" w:date="2019-08-09T13:33:00Z">
                <w:r w:rsidRPr="00614D51" w:rsidDel="00E27DD8">
                  <w:rPr>
                    <w:rFonts w:ascii="Calibri" w:eastAsia="Times New Roman" w:hAnsi="Calibri" w:cs="Calibri"/>
                    <w:color w:val="000000"/>
                  </w:rPr>
                  <w:delText>length</w:delText>
                </w:r>
              </w:del>
            </w:moveFrom>
          </w:p>
        </w:tc>
        <w:tc>
          <w:tcPr>
            <w:tcW w:w="1920" w:type="dxa"/>
            <w:gridSpan w:val="2"/>
            <w:tcBorders>
              <w:top w:val="single" w:sz="4" w:space="0" w:color="auto"/>
              <w:left w:val="nil"/>
              <w:bottom w:val="nil"/>
              <w:right w:val="single" w:sz="4" w:space="0" w:color="000000"/>
            </w:tcBorders>
            <w:shd w:val="clear" w:color="auto" w:fill="auto"/>
            <w:noWrap/>
            <w:vAlign w:val="bottom"/>
            <w:hideMark/>
          </w:tcPr>
          <w:p w14:paraId="7C162AC5" w14:textId="5A072B05" w:rsidR="00614D51" w:rsidRPr="00614D51" w:rsidDel="00E27DD8" w:rsidRDefault="00614D51" w:rsidP="00614D51">
            <w:pPr>
              <w:spacing w:after="0"/>
              <w:jc w:val="center"/>
              <w:rPr>
                <w:del w:id="7681" w:author="Della Faille Philippe" w:date="2019-08-09T13:33:00Z"/>
                <w:moveFrom w:id="7682" w:author="Della Faille Philippe" w:date="2019-07-09T17:01:00Z"/>
                <w:rFonts w:ascii="Calibri" w:eastAsia="Times New Roman" w:hAnsi="Calibri" w:cs="Calibri"/>
                <w:color w:val="000000"/>
              </w:rPr>
            </w:pPr>
            <w:moveFrom w:id="7683" w:author="Della Faille Philippe" w:date="2019-07-09T17:01:00Z">
              <w:del w:id="7684" w:author="Della Faille Philippe" w:date="2019-08-09T13:33:00Z">
                <w:r w:rsidRPr="00614D51" w:rsidDel="00E27DD8">
                  <w:rPr>
                    <w:rFonts w:ascii="Calibri" w:eastAsia="Times New Roman" w:hAnsi="Calibri" w:cs="Calibri"/>
                    <w:color w:val="000000"/>
                  </w:rPr>
                  <w:delText>Address</w:delText>
                </w:r>
              </w:del>
            </w:moveFrom>
          </w:p>
        </w:tc>
      </w:tr>
      <w:tr w:rsidR="00614D51" w:rsidRPr="00614D51" w:rsidDel="00E27DD8" w14:paraId="03126351" w14:textId="120E489C" w:rsidTr="00614D51">
        <w:trPr>
          <w:trHeight w:val="288"/>
          <w:tblHeader/>
          <w:del w:id="7685" w:author="Della Faille Philippe" w:date="2019-08-09T13:33:00Z"/>
        </w:trPr>
        <w:tc>
          <w:tcPr>
            <w:tcW w:w="960" w:type="dxa"/>
            <w:tcBorders>
              <w:top w:val="nil"/>
              <w:left w:val="nil"/>
              <w:bottom w:val="nil"/>
              <w:right w:val="nil"/>
            </w:tcBorders>
            <w:shd w:val="clear" w:color="auto" w:fill="auto"/>
            <w:noWrap/>
            <w:vAlign w:val="bottom"/>
            <w:hideMark/>
          </w:tcPr>
          <w:p w14:paraId="69424835" w14:textId="07C121F1" w:rsidR="00614D51" w:rsidRPr="00614D51" w:rsidDel="00E27DD8" w:rsidRDefault="00614D51" w:rsidP="00614D51">
            <w:pPr>
              <w:spacing w:after="0"/>
              <w:jc w:val="center"/>
              <w:rPr>
                <w:del w:id="7686" w:author="Della Faille Philippe" w:date="2019-08-09T13:33:00Z"/>
                <w:moveFrom w:id="7687" w:author="Della Faille Philippe" w:date="2019-07-09T17:01:00Z"/>
                <w:rFonts w:ascii="Calibri" w:eastAsia="Times New Roman" w:hAnsi="Calibri" w:cs="Calibri"/>
                <w:color w:val="000000"/>
              </w:rPr>
            </w:pPr>
          </w:p>
        </w:tc>
        <w:tc>
          <w:tcPr>
            <w:tcW w:w="960" w:type="dxa"/>
            <w:tcBorders>
              <w:top w:val="nil"/>
              <w:left w:val="nil"/>
              <w:bottom w:val="nil"/>
              <w:right w:val="nil"/>
            </w:tcBorders>
            <w:shd w:val="clear" w:color="auto" w:fill="auto"/>
            <w:noWrap/>
            <w:vAlign w:val="bottom"/>
            <w:hideMark/>
          </w:tcPr>
          <w:p w14:paraId="2ED8FA4A" w14:textId="173FD42C" w:rsidR="00614D51" w:rsidRPr="00614D51" w:rsidDel="00E27DD8" w:rsidRDefault="00614D51" w:rsidP="00614D51">
            <w:pPr>
              <w:spacing w:after="0"/>
              <w:jc w:val="left"/>
              <w:rPr>
                <w:del w:id="7688" w:author="Della Faille Philippe" w:date="2019-08-09T13:33:00Z"/>
                <w:moveFrom w:id="7689" w:author="Della Faille Philippe" w:date="2019-07-09T17:01:00Z"/>
                <w:rFonts w:ascii="Times New Roman" w:eastAsia="Times New Roman" w:hAnsi="Times New Roman" w:cs="Times New Roman"/>
                <w:sz w:val="20"/>
                <w:szCs w:val="20"/>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506A4F9" w14:textId="5ECF6667" w:rsidR="00614D51" w:rsidRPr="00614D51" w:rsidDel="00E27DD8" w:rsidRDefault="00614D51" w:rsidP="00614D51">
            <w:pPr>
              <w:spacing w:after="0"/>
              <w:jc w:val="center"/>
              <w:rPr>
                <w:del w:id="7690" w:author="Della Faille Philippe" w:date="2019-08-09T13:33:00Z"/>
                <w:moveFrom w:id="7691" w:author="Della Faille Philippe" w:date="2019-07-09T17:01:00Z"/>
                <w:rFonts w:ascii="Calibri" w:eastAsia="Times New Roman" w:hAnsi="Calibri" w:cs="Calibri"/>
                <w:color w:val="000000"/>
              </w:rPr>
            </w:pPr>
            <w:moveFrom w:id="7692" w:author="Della Faille Philippe" w:date="2019-07-09T17:01:00Z">
              <w:del w:id="7693" w:author="Della Faille Philippe" w:date="2019-08-09T13:33:00Z">
                <w:r w:rsidRPr="00614D51" w:rsidDel="00E27DD8">
                  <w:rPr>
                    <w:rFonts w:ascii="Calibri" w:eastAsia="Times New Roman" w:hAnsi="Calibri" w:cs="Calibri"/>
                    <w:color w:val="000000"/>
                  </w:rPr>
                  <w:delText> </w:delText>
                </w:r>
              </w:del>
            </w:moveFrom>
          </w:p>
        </w:tc>
        <w:tc>
          <w:tcPr>
            <w:tcW w:w="2680" w:type="dxa"/>
            <w:tcBorders>
              <w:top w:val="nil"/>
              <w:left w:val="nil"/>
              <w:bottom w:val="single" w:sz="4" w:space="0" w:color="auto"/>
              <w:right w:val="nil"/>
            </w:tcBorders>
            <w:shd w:val="clear" w:color="auto" w:fill="auto"/>
            <w:noWrap/>
            <w:vAlign w:val="bottom"/>
            <w:hideMark/>
          </w:tcPr>
          <w:p w14:paraId="7AF3D838" w14:textId="53354FAB" w:rsidR="00614D51" w:rsidRPr="00614D51" w:rsidDel="00E27DD8" w:rsidRDefault="00614D51" w:rsidP="00614D51">
            <w:pPr>
              <w:spacing w:after="0"/>
              <w:jc w:val="left"/>
              <w:rPr>
                <w:del w:id="7694" w:author="Della Faille Philippe" w:date="2019-08-09T13:33:00Z"/>
                <w:moveFrom w:id="7695" w:author="Della Faille Philippe" w:date="2019-07-09T17:01:00Z"/>
                <w:rFonts w:ascii="Calibri" w:eastAsia="Times New Roman" w:hAnsi="Calibri" w:cs="Calibri"/>
                <w:color w:val="000000"/>
              </w:rPr>
            </w:pPr>
            <w:moveFrom w:id="7696" w:author="Della Faille Philippe" w:date="2019-07-09T17:01:00Z">
              <w:del w:id="7697"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BACE88" w14:textId="52BC6398" w:rsidR="00614D51" w:rsidRPr="00614D51" w:rsidDel="00E27DD8" w:rsidRDefault="00614D51" w:rsidP="00614D51">
            <w:pPr>
              <w:spacing w:after="0"/>
              <w:jc w:val="left"/>
              <w:rPr>
                <w:del w:id="7698" w:author="Della Faille Philippe" w:date="2019-08-09T13:33:00Z"/>
                <w:moveFrom w:id="7699" w:author="Della Faille Philippe" w:date="2019-07-09T17:01:00Z"/>
                <w:rFonts w:ascii="Calibri" w:eastAsia="Times New Roman" w:hAnsi="Calibri" w:cs="Calibri"/>
                <w:color w:val="000000"/>
              </w:rPr>
            </w:pPr>
            <w:moveFrom w:id="7700" w:author="Della Faille Philippe" w:date="2019-07-09T17:01:00Z">
              <w:del w:id="770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single" w:sz="4" w:space="0" w:color="auto"/>
              <w:right w:val="single" w:sz="4" w:space="0" w:color="auto"/>
            </w:tcBorders>
            <w:shd w:val="clear" w:color="auto" w:fill="auto"/>
            <w:noWrap/>
            <w:vAlign w:val="bottom"/>
            <w:hideMark/>
          </w:tcPr>
          <w:p w14:paraId="549230B7" w14:textId="2A31DA40" w:rsidR="00614D51" w:rsidRPr="00614D51" w:rsidDel="00E27DD8" w:rsidRDefault="00614D51" w:rsidP="00614D51">
            <w:pPr>
              <w:spacing w:after="0"/>
              <w:jc w:val="center"/>
              <w:rPr>
                <w:del w:id="7702" w:author="Della Faille Philippe" w:date="2019-08-09T13:33:00Z"/>
                <w:moveFrom w:id="7703" w:author="Della Faille Philippe" w:date="2019-07-09T17:01:00Z"/>
                <w:rFonts w:ascii="Calibri" w:eastAsia="Times New Roman" w:hAnsi="Calibri" w:cs="Calibri"/>
                <w:color w:val="000000"/>
              </w:rPr>
            </w:pPr>
            <w:moveFrom w:id="7704" w:author="Della Faille Philippe" w:date="2019-07-09T17:01:00Z">
              <w:del w:id="7705"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single" w:sz="4" w:space="0" w:color="auto"/>
              <w:right w:val="single" w:sz="4" w:space="0" w:color="auto"/>
            </w:tcBorders>
            <w:shd w:val="clear" w:color="auto" w:fill="auto"/>
            <w:noWrap/>
            <w:vAlign w:val="bottom"/>
            <w:hideMark/>
          </w:tcPr>
          <w:p w14:paraId="0763B952" w14:textId="59F9F336" w:rsidR="00614D51" w:rsidRPr="00614D51" w:rsidDel="00E27DD8" w:rsidRDefault="00614D51" w:rsidP="00614D51">
            <w:pPr>
              <w:spacing w:after="0"/>
              <w:jc w:val="center"/>
              <w:rPr>
                <w:del w:id="7706" w:author="Della Faille Philippe" w:date="2019-08-09T13:33:00Z"/>
                <w:moveFrom w:id="7707" w:author="Della Faille Philippe" w:date="2019-07-09T17:01:00Z"/>
                <w:rFonts w:ascii="Calibri" w:eastAsia="Times New Roman" w:hAnsi="Calibri" w:cs="Calibri"/>
                <w:color w:val="000000"/>
              </w:rPr>
            </w:pPr>
            <w:moveFrom w:id="7708" w:author="Della Faille Philippe" w:date="2019-07-09T17:01:00Z">
              <w:del w:id="7709" w:author="Della Faille Philippe" w:date="2019-08-09T13:33:00Z">
                <w:r w:rsidRPr="00614D51" w:rsidDel="00E27DD8">
                  <w:rPr>
                    <w:rFonts w:ascii="Calibri" w:eastAsia="Times New Roman" w:hAnsi="Calibri" w:cs="Calibri"/>
                    <w:color w:val="000000"/>
                  </w:rPr>
                  <w:delText>(word)</w:delText>
                </w:r>
              </w:del>
            </w:moveFrom>
          </w:p>
        </w:tc>
        <w:tc>
          <w:tcPr>
            <w:tcW w:w="644" w:type="dxa"/>
            <w:tcBorders>
              <w:top w:val="nil"/>
              <w:left w:val="nil"/>
              <w:bottom w:val="single" w:sz="4" w:space="0" w:color="auto"/>
              <w:right w:val="single" w:sz="4" w:space="0" w:color="auto"/>
            </w:tcBorders>
            <w:shd w:val="clear" w:color="auto" w:fill="auto"/>
            <w:noWrap/>
            <w:vAlign w:val="bottom"/>
            <w:hideMark/>
          </w:tcPr>
          <w:p w14:paraId="17C9344A" w14:textId="0896CD23" w:rsidR="00614D51" w:rsidRPr="00614D51" w:rsidDel="00E27DD8" w:rsidRDefault="00614D51" w:rsidP="00614D51">
            <w:pPr>
              <w:spacing w:after="0"/>
              <w:jc w:val="center"/>
              <w:rPr>
                <w:del w:id="7710" w:author="Della Faille Philippe" w:date="2019-08-09T13:33:00Z"/>
                <w:moveFrom w:id="7711" w:author="Della Faille Philippe" w:date="2019-07-09T17:01:00Z"/>
                <w:rFonts w:ascii="Calibri" w:eastAsia="Times New Roman" w:hAnsi="Calibri" w:cs="Calibri"/>
                <w:color w:val="000000"/>
              </w:rPr>
            </w:pPr>
            <w:moveFrom w:id="7712" w:author="Della Faille Philippe" w:date="2019-07-09T17:01:00Z">
              <w:del w:id="7713" w:author="Della Faille Philippe" w:date="2019-08-09T13:33:00Z">
                <w:r w:rsidRPr="00614D51" w:rsidDel="00E27DD8">
                  <w:rPr>
                    <w:rFonts w:ascii="Calibri" w:eastAsia="Times New Roman" w:hAnsi="Calibri" w:cs="Calibri"/>
                    <w:color w:val="000000"/>
                  </w:rPr>
                  <w:delText>dec</w:delText>
                </w:r>
              </w:del>
            </w:moveFrom>
          </w:p>
        </w:tc>
        <w:tc>
          <w:tcPr>
            <w:tcW w:w="1276" w:type="dxa"/>
            <w:tcBorders>
              <w:top w:val="nil"/>
              <w:left w:val="nil"/>
              <w:bottom w:val="single" w:sz="4" w:space="0" w:color="auto"/>
              <w:right w:val="single" w:sz="4" w:space="0" w:color="auto"/>
            </w:tcBorders>
            <w:shd w:val="clear" w:color="auto" w:fill="auto"/>
            <w:noWrap/>
            <w:vAlign w:val="bottom"/>
            <w:hideMark/>
          </w:tcPr>
          <w:p w14:paraId="1CE7C8E3" w14:textId="201CF5CC" w:rsidR="00614D51" w:rsidRPr="00614D51" w:rsidDel="00E27DD8" w:rsidRDefault="00614D51" w:rsidP="00614D51">
            <w:pPr>
              <w:spacing w:after="0"/>
              <w:jc w:val="center"/>
              <w:rPr>
                <w:del w:id="7714" w:author="Della Faille Philippe" w:date="2019-08-09T13:33:00Z"/>
                <w:moveFrom w:id="7715" w:author="Della Faille Philippe" w:date="2019-07-09T17:01:00Z"/>
                <w:rFonts w:ascii="Calibri" w:eastAsia="Times New Roman" w:hAnsi="Calibri" w:cs="Calibri"/>
                <w:color w:val="000000"/>
              </w:rPr>
            </w:pPr>
            <w:moveFrom w:id="7716" w:author="Della Faille Philippe" w:date="2019-07-09T17:01:00Z">
              <w:del w:id="7717" w:author="Della Faille Philippe" w:date="2019-08-09T13:33:00Z">
                <w:r w:rsidRPr="00614D51" w:rsidDel="00E27DD8">
                  <w:rPr>
                    <w:rFonts w:ascii="Calibri" w:eastAsia="Times New Roman" w:hAnsi="Calibri" w:cs="Calibri"/>
                    <w:color w:val="000000"/>
                  </w:rPr>
                  <w:delText>hexa</w:delText>
                </w:r>
              </w:del>
            </w:moveFrom>
          </w:p>
        </w:tc>
      </w:tr>
      <w:tr w:rsidR="00614D51" w:rsidRPr="00614D51" w:rsidDel="00E27DD8" w14:paraId="00E17571" w14:textId="01968593" w:rsidTr="00614D51">
        <w:trPr>
          <w:trHeight w:val="288"/>
          <w:del w:id="7718" w:author="Della Faille Philippe" w:date="2019-08-09T13:33:00Z"/>
        </w:trPr>
        <w:tc>
          <w:tcPr>
            <w:tcW w:w="1920" w:type="dxa"/>
            <w:gridSpan w:val="2"/>
            <w:vMerge w:val="restart"/>
            <w:tcBorders>
              <w:top w:val="single" w:sz="4" w:space="0" w:color="auto"/>
              <w:left w:val="single" w:sz="4" w:space="0" w:color="auto"/>
              <w:bottom w:val="single" w:sz="4" w:space="0" w:color="000000"/>
              <w:right w:val="single" w:sz="4" w:space="0" w:color="000000"/>
            </w:tcBorders>
            <w:shd w:val="clear" w:color="auto" w:fill="auto"/>
            <w:textDirection w:val="btLr"/>
            <w:vAlign w:val="center"/>
            <w:hideMark/>
          </w:tcPr>
          <w:p w14:paraId="7378CC66" w14:textId="467DE1B2" w:rsidR="00614D51" w:rsidRPr="00614D51" w:rsidDel="00E27DD8" w:rsidRDefault="00614D51" w:rsidP="00614D51">
            <w:pPr>
              <w:spacing w:after="0"/>
              <w:jc w:val="center"/>
              <w:rPr>
                <w:del w:id="7719" w:author="Della Faille Philippe" w:date="2019-08-09T13:33:00Z"/>
                <w:moveFrom w:id="7720" w:author="Della Faille Philippe" w:date="2019-07-09T17:01:00Z"/>
                <w:rFonts w:ascii="Calibri" w:eastAsia="Times New Roman" w:hAnsi="Calibri" w:cs="Calibri"/>
                <w:color w:val="000000"/>
              </w:rPr>
            </w:pPr>
            <w:moveFrom w:id="7721" w:author="Della Faille Philippe" w:date="2019-07-09T17:01:00Z">
              <w:del w:id="7722" w:author="Della Faille Philippe" w:date="2019-08-09T13:33:00Z">
                <w:r w:rsidRPr="00614D51" w:rsidDel="00E27DD8">
                  <w:rPr>
                    <w:rFonts w:ascii="Calibri" w:eastAsia="Times New Roman" w:hAnsi="Calibri" w:cs="Calibri"/>
                    <w:color w:val="000000"/>
                  </w:rPr>
                  <w:delText>DATA THAT NEVER CHANGE (exept after a soft update)</w:delText>
                </w:r>
              </w:del>
            </w:moveFrom>
          </w:p>
        </w:tc>
        <w:tc>
          <w:tcPr>
            <w:tcW w:w="960" w:type="dxa"/>
            <w:tcBorders>
              <w:top w:val="nil"/>
              <w:left w:val="nil"/>
              <w:bottom w:val="nil"/>
              <w:right w:val="single" w:sz="4" w:space="0" w:color="auto"/>
            </w:tcBorders>
            <w:shd w:val="clear" w:color="auto" w:fill="auto"/>
            <w:noWrap/>
            <w:vAlign w:val="bottom"/>
            <w:hideMark/>
          </w:tcPr>
          <w:p w14:paraId="7C466B2D" w14:textId="7D19001E" w:rsidR="00614D51" w:rsidRPr="00614D51" w:rsidDel="00E27DD8" w:rsidRDefault="00614D51" w:rsidP="00614D51">
            <w:pPr>
              <w:spacing w:after="0"/>
              <w:jc w:val="center"/>
              <w:rPr>
                <w:del w:id="7723" w:author="Della Faille Philippe" w:date="2019-08-09T13:33:00Z"/>
                <w:moveFrom w:id="7724" w:author="Della Faille Philippe" w:date="2019-07-09T17:01:00Z"/>
                <w:rFonts w:ascii="Calibri" w:eastAsia="Times New Roman" w:hAnsi="Calibri" w:cs="Calibri"/>
                <w:color w:val="000000"/>
              </w:rPr>
            </w:pPr>
            <w:moveFrom w:id="7725" w:author="Della Faille Philippe" w:date="2019-07-09T17:01:00Z">
              <w:del w:id="7726" w:author="Della Faille Philippe" w:date="2019-08-09T13:33:00Z">
                <w:r w:rsidRPr="00614D51" w:rsidDel="00E27DD8">
                  <w:rPr>
                    <w:rFonts w:ascii="Calibri" w:eastAsia="Times New Roman" w:hAnsi="Calibri" w:cs="Calibri"/>
                    <w:color w:val="000000"/>
                  </w:rPr>
                  <w:delText>1</w:delText>
                </w:r>
              </w:del>
            </w:moveFrom>
          </w:p>
        </w:tc>
        <w:tc>
          <w:tcPr>
            <w:tcW w:w="2680" w:type="dxa"/>
            <w:tcBorders>
              <w:top w:val="nil"/>
              <w:left w:val="nil"/>
              <w:bottom w:val="nil"/>
              <w:right w:val="nil"/>
            </w:tcBorders>
            <w:shd w:val="clear" w:color="auto" w:fill="auto"/>
            <w:noWrap/>
            <w:vAlign w:val="bottom"/>
            <w:hideMark/>
          </w:tcPr>
          <w:p w14:paraId="348A9383" w14:textId="788E5E80" w:rsidR="00614D51" w:rsidRPr="00614D51" w:rsidDel="00E27DD8" w:rsidRDefault="00650622" w:rsidP="00614D51">
            <w:pPr>
              <w:spacing w:after="0"/>
              <w:jc w:val="left"/>
              <w:rPr>
                <w:del w:id="7727" w:author="Della Faille Philippe" w:date="2019-08-09T13:33:00Z"/>
                <w:moveFrom w:id="7728" w:author="Della Faille Philippe" w:date="2019-07-09T17:01:00Z"/>
                <w:rFonts w:ascii="Calibri" w:eastAsia="Times New Roman" w:hAnsi="Calibri" w:cs="Calibri"/>
                <w:color w:val="000000"/>
              </w:rPr>
            </w:pPr>
            <w:moveFrom w:id="7729" w:author="Della Faille Philippe" w:date="2019-07-09T17:01:00Z">
              <w:del w:id="7730" w:author="Della Faille Philippe" w:date="2019-08-09T13:33:00Z">
                <w:r w:rsidDel="00E27DD8">
                  <w:rPr>
                    <w:rFonts w:ascii="Calibri" w:eastAsia="Times New Roman" w:hAnsi="Calibri" w:cs="Calibri"/>
                    <w:color w:val="000000"/>
                  </w:rPr>
                  <w:delText>SSM</w:delText>
                </w:r>
                <w:r w:rsidR="00614D51" w:rsidRPr="00614D51" w:rsidDel="00E27DD8">
                  <w:rPr>
                    <w:rFonts w:ascii="Calibri" w:eastAsia="Times New Roman" w:hAnsi="Calibri" w:cs="Calibri"/>
                    <w:color w:val="000000"/>
                  </w:rPr>
                  <w:delText xml:space="preserve"> address</w:delText>
                </w:r>
              </w:del>
            </w:moveFrom>
          </w:p>
        </w:tc>
        <w:tc>
          <w:tcPr>
            <w:tcW w:w="960" w:type="dxa"/>
            <w:tcBorders>
              <w:top w:val="nil"/>
              <w:left w:val="single" w:sz="4" w:space="0" w:color="auto"/>
              <w:bottom w:val="nil"/>
              <w:right w:val="single" w:sz="4" w:space="0" w:color="auto"/>
            </w:tcBorders>
            <w:shd w:val="clear" w:color="auto" w:fill="auto"/>
            <w:noWrap/>
            <w:vAlign w:val="bottom"/>
            <w:hideMark/>
          </w:tcPr>
          <w:p w14:paraId="4349CD4D" w14:textId="236CBD09" w:rsidR="00614D51" w:rsidRPr="00614D51" w:rsidDel="00E27DD8" w:rsidRDefault="00614D51" w:rsidP="00614D51">
            <w:pPr>
              <w:spacing w:after="0"/>
              <w:jc w:val="center"/>
              <w:rPr>
                <w:del w:id="7731" w:author="Della Faille Philippe" w:date="2019-08-09T13:33:00Z"/>
                <w:moveFrom w:id="7732" w:author="Della Faille Philippe" w:date="2019-07-09T17:01:00Z"/>
                <w:rFonts w:ascii="Calibri" w:eastAsia="Times New Roman" w:hAnsi="Calibri" w:cs="Calibri"/>
                <w:color w:val="000000"/>
              </w:rPr>
            </w:pPr>
            <w:moveFrom w:id="7733" w:author="Della Faille Philippe" w:date="2019-07-09T17:01:00Z">
              <w:del w:id="7734"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auto"/>
            <w:noWrap/>
            <w:vAlign w:val="bottom"/>
            <w:hideMark/>
          </w:tcPr>
          <w:p w14:paraId="0155CC1B" w14:textId="20B5C965" w:rsidR="00614D51" w:rsidRPr="00614D51" w:rsidDel="00E27DD8" w:rsidRDefault="00614D51" w:rsidP="00614D51">
            <w:pPr>
              <w:spacing w:after="0"/>
              <w:jc w:val="center"/>
              <w:rPr>
                <w:del w:id="7735" w:author="Della Faille Philippe" w:date="2019-08-09T13:33:00Z"/>
                <w:moveFrom w:id="7736" w:author="Della Faille Philippe" w:date="2019-07-09T17:01:00Z"/>
                <w:rFonts w:ascii="Calibri" w:eastAsia="Times New Roman" w:hAnsi="Calibri" w:cs="Calibri"/>
                <w:color w:val="000000"/>
              </w:rPr>
            </w:pPr>
            <w:moveFrom w:id="7737" w:author="Della Faille Philippe" w:date="2019-07-09T17:01:00Z">
              <w:del w:id="7738"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auto"/>
            <w:noWrap/>
            <w:vAlign w:val="bottom"/>
            <w:hideMark/>
          </w:tcPr>
          <w:p w14:paraId="5383E613" w14:textId="759FFDEA" w:rsidR="00614D51" w:rsidRPr="00614D51" w:rsidDel="00E27DD8" w:rsidRDefault="00614D51" w:rsidP="00614D51">
            <w:pPr>
              <w:spacing w:after="0"/>
              <w:jc w:val="center"/>
              <w:rPr>
                <w:del w:id="7739" w:author="Della Faille Philippe" w:date="2019-08-09T13:33:00Z"/>
                <w:moveFrom w:id="7740" w:author="Della Faille Philippe" w:date="2019-07-09T17:01:00Z"/>
                <w:rFonts w:ascii="Calibri" w:eastAsia="Times New Roman" w:hAnsi="Calibri" w:cs="Calibri"/>
                <w:color w:val="000000"/>
              </w:rPr>
            </w:pPr>
            <w:moveFrom w:id="7741" w:author="Della Faille Philippe" w:date="2019-07-09T17:01:00Z">
              <w:del w:id="7742"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auto"/>
            <w:noWrap/>
            <w:vAlign w:val="bottom"/>
            <w:hideMark/>
          </w:tcPr>
          <w:p w14:paraId="061E3E93" w14:textId="5680DD81" w:rsidR="00614D51" w:rsidRPr="00614D51" w:rsidDel="00E27DD8" w:rsidRDefault="00614D51" w:rsidP="00614D51">
            <w:pPr>
              <w:spacing w:after="0"/>
              <w:jc w:val="center"/>
              <w:rPr>
                <w:del w:id="7743" w:author="Della Faille Philippe" w:date="2019-08-09T13:33:00Z"/>
                <w:moveFrom w:id="7744" w:author="Della Faille Philippe" w:date="2019-07-09T17:01:00Z"/>
                <w:rFonts w:ascii="Calibri" w:eastAsia="Times New Roman" w:hAnsi="Calibri" w:cs="Calibri"/>
                <w:color w:val="000000"/>
              </w:rPr>
            </w:pPr>
            <w:moveFrom w:id="7745" w:author="Della Faille Philippe" w:date="2019-07-09T17:01:00Z">
              <w:del w:id="7746" w:author="Della Faille Philippe" w:date="2019-08-09T13:33:00Z">
                <w:r w:rsidRPr="00614D51" w:rsidDel="00E27DD8">
                  <w:rPr>
                    <w:rFonts w:ascii="Calibri" w:eastAsia="Times New Roman" w:hAnsi="Calibri" w:cs="Calibri"/>
                    <w:color w:val="000000"/>
                  </w:rPr>
                  <w:delText>0</w:delText>
                </w:r>
              </w:del>
            </w:moveFrom>
          </w:p>
        </w:tc>
        <w:tc>
          <w:tcPr>
            <w:tcW w:w="1276" w:type="dxa"/>
            <w:tcBorders>
              <w:top w:val="nil"/>
              <w:left w:val="nil"/>
              <w:bottom w:val="nil"/>
              <w:right w:val="single" w:sz="4" w:space="0" w:color="auto"/>
            </w:tcBorders>
            <w:shd w:val="clear" w:color="auto" w:fill="auto"/>
            <w:noWrap/>
            <w:vAlign w:val="bottom"/>
            <w:hideMark/>
          </w:tcPr>
          <w:p w14:paraId="515339E9" w14:textId="310E0304" w:rsidR="00614D51" w:rsidRPr="00614D51" w:rsidDel="00E27DD8" w:rsidRDefault="00614D51" w:rsidP="00614D51">
            <w:pPr>
              <w:spacing w:after="0"/>
              <w:jc w:val="center"/>
              <w:rPr>
                <w:del w:id="7747" w:author="Della Faille Philippe" w:date="2019-08-09T13:33:00Z"/>
                <w:moveFrom w:id="7748" w:author="Della Faille Philippe" w:date="2019-07-09T17:01:00Z"/>
                <w:rFonts w:ascii="Calibri" w:eastAsia="Times New Roman" w:hAnsi="Calibri" w:cs="Calibri"/>
                <w:color w:val="000000"/>
              </w:rPr>
            </w:pPr>
            <w:moveFrom w:id="7749" w:author="Della Faille Philippe" w:date="2019-07-09T17:01:00Z">
              <w:del w:id="7750" w:author="Della Faille Philippe" w:date="2019-08-09T13:33:00Z">
                <w:r w:rsidRPr="00614D51" w:rsidDel="00E27DD8">
                  <w:rPr>
                    <w:rFonts w:ascii="Calibri" w:eastAsia="Times New Roman" w:hAnsi="Calibri" w:cs="Calibri"/>
                    <w:color w:val="000000"/>
                  </w:rPr>
                  <w:delText>0x0000</w:delText>
                </w:r>
              </w:del>
            </w:moveFrom>
          </w:p>
        </w:tc>
      </w:tr>
      <w:tr w:rsidR="00614D51" w:rsidRPr="00614D51" w:rsidDel="00E27DD8" w14:paraId="6CB5FC2E" w14:textId="76E883B9" w:rsidTr="00614D51">
        <w:trPr>
          <w:trHeight w:val="288"/>
          <w:del w:id="7751"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646322B3" w14:textId="068F1912" w:rsidR="00614D51" w:rsidRPr="00614D51" w:rsidDel="00E27DD8" w:rsidRDefault="00614D51" w:rsidP="00614D51">
            <w:pPr>
              <w:spacing w:after="0"/>
              <w:jc w:val="left"/>
              <w:rPr>
                <w:del w:id="7752" w:author="Della Faille Philippe" w:date="2019-08-09T13:33:00Z"/>
                <w:moveFrom w:id="7753"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hideMark/>
          </w:tcPr>
          <w:p w14:paraId="4A372523" w14:textId="2A31D5CA" w:rsidR="00614D51" w:rsidRPr="00614D51" w:rsidDel="00E27DD8" w:rsidRDefault="00614D51" w:rsidP="00614D51">
            <w:pPr>
              <w:spacing w:after="0"/>
              <w:jc w:val="center"/>
              <w:rPr>
                <w:del w:id="7754" w:author="Della Faille Philippe" w:date="2019-08-09T13:33:00Z"/>
                <w:moveFrom w:id="7755" w:author="Della Faille Philippe" w:date="2019-07-09T17:01:00Z"/>
                <w:rFonts w:ascii="Calibri" w:eastAsia="Times New Roman" w:hAnsi="Calibri" w:cs="Calibri"/>
                <w:color w:val="000000"/>
              </w:rPr>
            </w:pPr>
            <w:moveFrom w:id="7756" w:author="Della Faille Philippe" w:date="2019-07-09T17:01:00Z">
              <w:del w:id="7757" w:author="Della Faille Philippe" w:date="2019-08-09T13:33:00Z">
                <w:r w:rsidRPr="00614D51" w:rsidDel="00E27DD8">
                  <w:rPr>
                    <w:rFonts w:ascii="Calibri" w:eastAsia="Times New Roman" w:hAnsi="Calibri" w:cs="Calibri"/>
                    <w:color w:val="000000"/>
                  </w:rPr>
                  <w:delText>2</w:delText>
                </w:r>
              </w:del>
            </w:moveFrom>
          </w:p>
        </w:tc>
        <w:tc>
          <w:tcPr>
            <w:tcW w:w="2680" w:type="dxa"/>
            <w:tcBorders>
              <w:top w:val="nil"/>
              <w:left w:val="nil"/>
              <w:bottom w:val="nil"/>
              <w:right w:val="nil"/>
            </w:tcBorders>
            <w:shd w:val="clear" w:color="auto" w:fill="auto"/>
            <w:noWrap/>
            <w:vAlign w:val="bottom"/>
            <w:hideMark/>
          </w:tcPr>
          <w:p w14:paraId="40989B89" w14:textId="346D96E4" w:rsidR="00614D51" w:rsidRPr="00614D51" w:rsidDel="00E27DD8" w:rsidRDefault="00614D51" w:rsidP="00614D51">
            <w:pPr>
              <w:spacing w:after="0"/>
              <w:jc w:val="left"/>
              <w:rPr>
                <w:del w:id="7758" w:author="Della Faille Philippe" w:date="2019-08-09T13:33:00Z"/>
                <w:moveFrom w:id="7759" w:author="Della Faille Philippe" w:date="2019-07-09T17:01:00Z"/>
                <w:rFonts w:ascii="Calibri" w:eastAsia="Times New Roman" w:hAnsi="Calibri" w:cs="Calibri"/>
                <w:color w:val="000000"/>
              </w:rPr>
            </w:pPr>
            <w:moveFrom w:id="7760" w:author="Della Faille Philippe" w:date="2019-07-09T17:01:00Z">
              <w:del w:id="7761" w:author="Della Faille Philippe" w:date="2019-08-09T13:33:00Z">
                <w:r w:rsidRPr="00614D51" w:rsidDel="00E27DD8">
                  <w:rPr>
                    <w:rFonts w:ascii="Calibri" w:eastAsia="Times New Roman" w:hAnsi="Calibri" w:cs="Calibri"/>
                    <w:color w:val="000000"/>
                  </w:rPr>
                  <w:delText>Serial Number</w:delText>
                </w:r>
              </w:del>
            </w:moveFrom>
          </w:p>
        </w:tc>
        <w:tc>
          <w:tcPr>
            <w:tcW w:w="960" w:type="dxa"/>
            <w:tcBorders>
              <w:top w:val="nil"/>
              <w:left w:val="single" w:sz="4" w:space="0" w:color="auto"/>
              <w:bottom w:val="nil"/>
              <w:right w:val="single" w:sz="4" w:space="0" w:color="auto"/>
            </w:tcBorders>
            <w:shd w:val="clear" w:color="auto" w:fill="auto"/>
            <w:noWrap/>
            <w:vAlign w:val="bottom"/>
            <w:hideMark/>
          </w:tcPr>
          <w:p w14:paraId="3993BF38" w14:textId="71AA0B25" w:rsidR="00614D51" w:rsidRPr="00614D51" w:rsidDel="00E27DD8" w:rsidRDefault="00614D51" w:rsidP="00614D51">
            <w:pPr>
              <w:spacing w:after="0"/>
              <w:jc w:val="center"/>
              <w:rPr>
                <w:del w:id="7762" w:author="Della Faille Philippe" w:date="2019-08-09T13:33:00Z"/>
                <w:moveFrom w:id="7763" w:author="Della Faille Philippe" w:date="2019-07-09T17:01:00Z"/>
                <w:rFonts w:ascii="Calibri" w:eastAsia="Times New Roman" w:hAnsi="Calibri" w:cs="Calibri"/>
                <w:color w:val="000000"/>
              </w:rPr>
            </w:pPr>
            <w:moveFrom w:id="7764" w:author="Della Faille Philippe" w:date="2019-07-09T17:01:00Z">
              <w:del w:id="7765"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auto"/>
            <w:noWrap/>
            <w:vAlign w:val="bottom"/>
            <w:hideMark/>
          </w:tcPr>
          <w:p w14:paraId="741BA91F" w14:textId="2C00D1E7" w:rsidR="00614D51" w:rsidRPr="00614D51" w:rsidDel="00E27DD8" w:rsidRDefault="00614D51" w:rsidP="00614D51">
            <w:pPr>
              <w:spacing w:after="0"/>
              <w:jc w:val="center"/>
              <w:rPr>
                <w:del w:id="7766" w:author="Della Faille Philippe" w:date="2019-08-09T13:33:00Z"/>
                <w:moveFrom w:id="7767" w:author="Della Faille Philippe" w:date="2019-07-09T17:01:00Z"/>
                <w:rFonts w:ascii="Calibri" w:eastAsia="Times New Roman" w:hAnsi="Calibri" w:cs="Calibri"/>
                <w:color w:val="000000"/>
              </w:rPr>
            </w:pPr>
            <w:moveFrom w:id="7768" w:author="Della Faille Philippe" w:date="2019-07-09T17:01:00Z">
              <w:del w:id="7769"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auto"/>
            <w:noWrap/>
            <w:vAlign w:val="bottom"/>
            <w:hideMark/>
          </w:tcPr>
          <w:p w14:paraId="64340C09" w14:textId="18B089F1" w:rsidR="00614D51" w:rsidRPr="00614D51" w:rsidDel="00E27DD8" w:rsidRDefault="00614D51" w:rsidP="00614D51">
            <w:pPr>
              <w:spacing w:after="0"/>
              <w:jc w:val="center"/>
              <w:rPr>
                <w:del w:id="7770" w:author="Della Faille Philippe" w:date="2019-08-09T13:33:00Z"/>
                <w:moveFrom w:id="7771" w:author="Della Faille Philippe" w:date="2019-07-09T17:01:00Z"/>
                <w:rFonts w:ascii="Calibri" w:eastAsia="Times New Roman" w:hAnsi="Calibri" w:cs="Calibri"/>
                <w:color w:val="000000"/>
              </w:rPr>
            </w:pPr>
            <w:moveFrom w:id="7772" w:author="Della Faille Philippe" w:date="2019-07-09T17:01:00Z">
              <w:del w:id="7773"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auto"/>
            <w:noWrap/>
            <w:vAlign w:val="bottom"/>
            <w:hideMark/>
          </w:tcPr>
          <w:p w14:paraId="3BBEA630" w14:textId="2B8D2553" w:rsidR="00614D51" w:rsidRPr="00614D51" w:rsidDel="00E27DD8" w:rsidRDefault="00614D51" w:rsidP="00614D51">
            <w:pPr>
              <w:spacing w:after="0"/>
              <w:jc w:val="center"/>
              <w:rPr>
                <w:del w:id="7774" w:author="Della Faille Philippe" w:date="2019-08-09T13:33:00Z"/>
                <w:moveFrom w:id="7775" w:author="Della Faille Philippe" w:date="2019-07-09T17:01:00Z"/>
                <w:rFonts w:ascii="Calibri" w:eastAsia="Times New Roman" w:hAnsi="Calibri" w:cs="Calibri"/>
                <w:color w:val="000000"/>
              </w:rPr>
            </w:pPr>
            <w:moveFrom w:id="7776" w:author="Della Faille Philippe" w:date="2019-07-09T17:01:00Z">
              <w:del w:id="7777" w:author="Della Faille Philippe" w:date="2019-08-09T13:33:00Z">
                <w:r w:rsidRPr="00614D51" w:rsidDel="00E27DD8">
                  <w:rPr>
                    <w:rFonts w:ascii="Calibri" w:eastAsia="Times New Roman" w:hAnsi="Calibri" w:cs="Calibri"/>
                    <w:color w:val="000000"/>
                  </w:rPr>
                  <w:delText>1</w:delText>
                </w:r>
              </w:del>
            </w:moveFrom>
          </w:p>
        </w:tc>
        <w:tc>
          <w:tcPr>
            <w:tcW w:w="1276" w:type="dxa"/>
            <w:tcBorders>
              <w:top w:val="nil"/>
              <w:left w:val="nil"/>
              <w:bottom w:val="nil"/>
              <w:right w:val="single" w:sz="4" w:space="0" w:color="auto"/>
            </w:tcBorders>
            <w:shd w:val="clear" w:color="auto" w:fill="auto"/>
            <w:noWrap/>
            <w:vAlign w:val="bottom"/>
            <w:hideMark/>
          </w:tcPr>
          <w:p w14:paraId="1BFA4F04" w14:textId="353615A1" w:rsidR="00614D51" w:rsidRPr="00614D51" w:rsidDel="00E27DD8" w:rsidRDefault="00614D51" w:rsidP="00614D51">
            <w:pPr>
              <w:spacing w:after="0"/>
              <w:jc w:val="center"/>
              <w:rPr>
                <w:del w:id="7778" w:author="Della Faille Philippe" w:date="2019-08-09T13:33:00Z"/>
                <w:moveFrom w:id="7779" w:author="Della Faille Philippe" w:date="2019-07-09T17:01:00Z"/>
                <w:rFonts w:ascii="Calibri" w:eastAsia="Times New Roman" w:hAnsi="Calibri" w:cs="Calibri"/>
                <w:color w:val="000000"/>
              </w:rPr>
            </w:pPr>
            <w:moveFrom w:id="7780" w:author="Della Faille Philippe" w:date="2019-07-09T17:01:00Z">
              <w:del w:id="7781" w:author="Della Faille Philippe" w:date="2019-08-09T13:33:00Z">
                <w:r w:rsidRPr="00614D51" w:rsidDel="00E27DD8">
                  <w:rPr>
                    <w:rFonts w:ascii="Calibri" w:eastAsia="Times New Roman" w:hAnsi="Calibri" w:cs="Calibri"/>
                    <w:color w:val="000000"/>
                  </w:rPr>
                  <w:delText>0x0001</w:delText>
                </w:r>
              </w:del>
            </w:moveFrom>
          </w:p>
        </w:tc>
      </w:tr>
      <w:tr w:rsidR="00614D51" w:rsidRPr="00614D51" w:rsidDel="00E27DD8" w14:paraId="41BDAC1E" w14:textId="69FAE079" w:rsidTr="00614D51">
        <w:trPr>
          <w:trHeight w:val="288"/>
          <w:del w:id="7782"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1C98659A" w14:textId="51123FED" w:rsidR="00614D51" w:rsidRPr="00614D51" w:rsidDel="00E27DD8" w:rsidRDefault="00614D51" w:rsidP="00614D51">
            <w:pPr>
              <w:spacing w:after="0"/>
              <w:jc w:val="left"/>
              <w:rPr>
                <w:del w:id="7783" w:author="Della Faille Philippe" w:date="2019-08-09T13:33:00Z"/>
                <w:moveFrom w:id="7784"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hideMark/>
          </w:tcPr>
          <w:p w14:paraId="1D7E8636" w14:textId="496A143D" w:rsidR="00614D51" w:rsidRPr="00614D51" w:rsidDel="00E27DD8" w:rsidRDefault="00614D51" w:rsidP="00614D51">
            <w:pPr>
              <w:spacing w:after="0"/>
              <w:jc w:val="center"/>
              <w:rPr>
                <w:del w:id="7785" w:author="Della Faille Philippe" w:date="2019-08-09T13:33:00Z"/>
                <w:moveFrom w:id="7786" w:author="Della Faille Philippe" w:date="2019-07-09T17:01:00Z"/>
                <w:rFonts w:ascii="Calibri" w:eastAsia="Times New Roman" w:hAnsi="Calibri" w:cs="Calibri"/>
                <w:color w:val="000000"/>
              </w:rPr>
            </w:pPr>
            <w:moveFrom w:id="7787" w:author="Della Faille Philippe" w:date="2019-07-09T17:01:00Z">
              <w:del w:id="7788" w:author="Della Faille Philippe" w:date="2019-08-09T13:33:00Z">
                <w:r w:rsidRPr="00614D51" w:rsidDel="00E27DD8">
                  <w:rPr>
                    <w:rFonts w:ascii="Calibri" w:eastAsia="Times New Roman" w:hAnsi="Calibri" w:cs="Calibri"/>
                    <w:color w:val="000000"/>
                  </w:rPr>
                  <w:delText>3</w:delText>
                </w:r>
              </w:del>
            </w:moveFrom>
          </w:p>
        </w:tc>
        <w:tc>
          <w:tcPr>
            <w:tcW w:w="2680" w:type="dxa"/>
            <w:tcBorders>
              <w:top w:val="nil"/>
              <w:left w:val="nil"/>
              <w:bottom w:val="nil"/>
              <w:right w:val="nil"/>
            </w:tcBorders>
            <w:shd w:val="clear" w:color="auto" w:fill="auto"/>
            <w:noWrap/>
            <w:vAlign w:val="bottom"/>
            <w:hideMark/>
          </w:tcPr>
          <w:p w14:paraId="19EF811D" w14:textId="19556E72" w:rsidR="00614D51" w:rsidRPr="00614D51" w:rsidDel="00E27DD8" w:rsidRDefault="00614D51" w:rsidP="00614D51">
            <w:pPr>
              <w:spacing w:after="0"/>
              <w:jc w:val="left"/>
              <w:rPr>
                <w:del w:id="7789" w:author="Della Faille Philippe" w:date="2019-08-09T13:33:00Z"/>
                <w:moveFrom w:id="7790" w:author="Della Faille Philippe" w:date="2019-07-09T17:01:00Z"/>
                <w:rFonts w:ascii="Calibri" w:eastAsia="Times New Roman" w:hAnsi="Calibri" w:cs="Calibri"/>
                <w:color w:val="000000"/>
              </w:rPr>
            </w:pPr>
            <w:moveFrom w:id="7791" w:author="Della Faille Philippe" w:date="2019-07-09T17:01:00Z">
              <w:del w:id="7792" w:author="Della Faille Philippe" w:date="2019-08-09T13:33:00Z">
                <w:r w:rsidRPr="00614D51" w:rsidDel="00E27DD8">
                  <w:rPr>
                    <w:rFonts w:ascii="Calibri" w:eastAsia="Times New Roman" w:hAnsi="Calibri" w:cs="Calibri"/>
                    <w:color w:val="000000"/>
                  </w:rPr>
                  <w:delText>Hardware version</w:delText>
                </w:r>
              </w:del>
            </w:moveFrom>
          </w:p>
        </w:tc>
        <w:tc>
          <w:tcPr>
            <w:tcW w:w="960" w:type="dxa"/>
            <w:tcBorders>
              <w:top w:val="nil"/>
              <w:left w:val="single" w:sz="4" w:space="0" w:color="auto"/>
              <w:bottom w:val="nil"/>
              <w:right w:val="single" w:sz="4" w:space="0" w:color="auto"/>
            </w:tcBorders>
            <w:shd w:val="clear" w:color="auto" w:fill="auto"/>
            <w:noWrap/>
            <w:vAlign w:val="bottom"/>
            <w:hideMark/>
          </w:tcPr>
          <w:p w14:paraId="1438F18E" w14:textId="6D10536C" w:rsidR="00614D51" w:rsidRPr="00614D51" w:rsidDel="00E27DD8" w:rsidRDefault="00614D51" w:rsidP="00614D51">
            <w:pPr>
              <w:spacing w:after="0"/>
              <w:jc w:val="center"/>
              <w:rPr>
                <w:del w:id="7793" w:author="Della Faille Philippe" w:date="2019-08-09T13:33:00Z"/>
                <w:moveFrom w:id="7794" w:author="Della Faille Philippe" w:date="2019-07-09T17:01:00Z"/>
                <w:rFonts w:ascii="Calibri" w:eastAsia="Times New Roman" w:hAnsi="Calibri" w:cs="Calibri"/>
                <w:color w:val="000000"/>
              </w:rPr>
            </w:pPr>
            <w:moveFrom w:id="7795" w:author="Della Faille Philippe" w:date="2019-07-09T17:01:00Z">
              <w:del w:id="779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auto"/>
            <w:noWrap/>
            <w:vAlign w:val="bottom"/>
            <w:hideMark/>
          </w:tcPr>
          <w:p w14:paraId="67979B04" w14:textId="6528DFAD" w:rsidR="00614D51" w:rsidRPr="00614D51" w:rsidDel="00E27DD8" w:rsidRDefault="00614D51" w:rsidP="00614D51">
            <w:pPr>
              <w:spacing w:after="0"/>
              <w:jc w:val="center"/>
              <w:rPr>
                <w:del w:id="7797" w:author="Della Faille Philippe" w:date="2019-08-09T13:33:00Z"/>
                <w:moveFrom w:id="7798" w:author="Della Faille Philippe" w:date="2019-07-09T17:01:00Z"/>
                <w:rFonts w:ascii="Calibri" w:eastAsia="Times New Roman" w:hAnsi="Calibri" w:cs="Calibri"/>
                <w:color w:val="000000"/>
              </w:rPr>
            </w:pPr>
            <w:moveFrom w:id="7799" w:author="Della Faille Philippe" w:date="2019-07-09T17:01:00Z">
              <w:del w:id="7800"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auto"/>
            <w:noWrap/>
            <w:vAlign w:val="bottom"/>
            <w:hideMark/>
          </w:tcPr>
          <w:p w14:paraId="3E22DEC4" w14:textId="356C4A53" w:rsidR="00614D51" w:rsidRPr="00614D51" w:rsidDel="00E27DD8" w:rsidRDefault="00614D51" w:rsidP="00614D51">
            <w:pPr>
              <w:spacing w:after="0"/>
              <w:jc w:val="center"/>
              <w:rPr>
                <w:del w:id="7801" w:author="Della Faille Philippe" w:date="2019-08-09T13:33:00Z"/>
                <w:moveFrom w:id="7802" w:author="Della Faille Philippe" w:date="2019-07-09T17:01:00Z"/>
                <w:rFonts w:ascii="Calibri" w:eastAsia="Times New Roman" w:hAnsi="Calibri" w:cs="Calibri"/>
                <w:color w:val="000000"/>
              </w:rPr>
            </w:pPr>
            <w:moveFrom w:id="7803" w:author="Della Faille Philippe" w:date="2019-07-09T17:01:00Z">
              <w:del w:id="7804"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auto"/>
            <w:noWrap/>
            <w:vAlign w:val="bottom"/>
            <w:hideMark/>
          </w:tcPr>
          <w:p w14:paraId="5AC8D7C6" w14:textId="4DA44F2C" w:rsidR="00614D51" w:rsidRPr="00614D51" w:rsidDel="00E27DD8" w:rsidRDefault="00614D51" w:rsidP="00614D51">
            <w:pPr>
              <w:spacing w:after="0"/>
              <w:jc w:val="center"/>
              <w:rPr>
                <w:del w:id="7805" w:author="Della Faille Philippe" w:date="2019-08-09T13:33:00Z"/>
                <w:moveFrom w:id="7806" w:author="Della Faille Philippe" w:date="2019-07-09T17:01:00Z"/>
                <w:rFonts w:ascii="Calibri" w:eastAsia="Times New Roman" w:hAnsi="Calibri" w:cs="Calibri"/>
                <w:color w:val="000000"/>
              </w:rPr>
            </w:pPr>
            <w:moveFrom w:id="7807" w:author="Della Faille Philippe" w:date="2019-07-09T17:01:00Z">
              <w:del w:id="7808" w:author="Della Faille Philippe" w:date="2019-08-09T13:33:00Z">
                <w:r w:rsidRPr="00614D51" w:rsidDel="00E27DD8">
                  <w:rPr>
                    <w:rFonts w:ascii="Calibri" w:eastAsia="Times New Roman" w:hAnsi="Calibri" w:cs="Calibri"/>
                    <w:color w:val="000000"/>
                  </w:rPr>
                  <w:delText>2</w:delText>
                </w:r>
              </w:del>
            </w:moveFrom>
          </w:p>
        </w:tc>
        <w:tc>
          <w:tcPr>
            <w:tcW w:w="1276" w:type="dxa"/>
            <w:tcBorders>
              <w:top w:val="nil"/>
              <w:left w:val="nil"/>
              <w:bottom w:val="nil"/>
              <w:right w:val="single" w:sz="4" w:space="0" w:color="auto"/>
            </w:tcBorders>
            <w:shd w:val="clear" w:color="auto" w:fill="auto"/>
            <w:noWrap/>
            <w:vAlign w:val="bottom"/>
            <w:hideMark/>
          </w:tcPr>
          <w:p w14:paraId="660AA736" w14:textId="08381143" w:rsidR="00614D51" w:rsidRPr="00614D51" w:rsidDel="00E27DD8" w:rsidRDefault="00614D51" w:rsidP="00614D51">
            <w:pPr>
              <w:spacing w:after="0"/>
              <w:jc w:val="center"/>
              <w:rPr>
                <w:del w:id="7809" w:author="Della Faille Philippe" w:date="2019-08-09T13:33:00Z"/>
                <w:moveFrom w:id="7810" w:author="Della Faille Philippe" w:date="2019-07-09T17:01:00Z"/>
                <w:rFonts w:ascii="Calibri" w:eastAsia="Times New Roman" w:hAnsi="Calibri" w:cs="Calibri"/>
                <w:color w:val="000000"/>
              </w:rPr>
            </w:pPr>
            <w:moveFrom w:id="7811" w:author="Della Faille Philippe" w:date="2019-07-09T17:01:00Z">
              <w:del w:id="7812" w:author="Della Faille Philippe" w:date="2019-08-09T13:33:00Z">
                <w:r w:rsidRPr="00614D51" w:rsidDel="00E27DD8">
                  <w:rPr>
                    <w:rFonts w:ascii="Calibri" w:eastAsia="Times New Roman" w:hAnsi="Calibri" w:cs="Calibri"/>
                    <w:color w:val="000000"/>
                  </w:rPr>
                  <w:delText>0x0002</w:delText>
                </w:r>
              </w:del>
            </w:moveFrom>
          </w:p>
        </w:tc>
      </w:tr>
      <w:tr w:rsidR="00614D51" w:rsidRPr="00614D51" w:rsidDel="00E27DD8" w14:paraId="09386413" w14:textId="4973D9FE" w:rsidTr="00614D51">
        <w:trPr>
          <w:trHeight w:val="288"/>
          <w:del w:id="7813" w:author="Della Faille Philippe" w:date="2019-08-09T13:33:00Z"/>
        </w:trPr>
        <w:tc>
          <w:tcPr>
            <w:tcW w:w="1920" w:type="dxa"/>
            <w:gridSpan w:val="2"/>
            <w:vMerge/>
            <w:tcBorders>
              <w:top w:val="single" w:sz="4" w:space="0" w:color="auto"/>
              <w:left w:val="single" w:sz="4" w:space="0" w:color="auto"/>
              <w:bottom w:val="single" w:sz="4" w:space="0" w:color="000000"/>
              <w:right w:val="single" w:sz="4" w:space="0" w:color="000000"/>
            </w:tcBorders>
            <w:vAlign w:val="center"/>
            <w:hideMark/>
          </w:tcPr>
          <w:p w14:paraId="2480CB26" w14:textId="58827772" w:rsidR="00614D51" w:rsidRPr="00614D51" w:rsidDel="00E27DD8" w:rsidRDefault="00614D51" w:rsidP="00614D51">
            <w:pPr>
              <w:spacing w:after="0"/>
              <w:jc w:val="left"/>
              <w:rPr>
                <w:del w:id="7814" w:author="Della Faille Philippe" w:date="2019-08-09T13:33:00Z"/>
                <w:moveFrom w:id="7815"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hideMark/>
          </w:tcPr>
          <w:p w14:paraId="7BFE38E2" w14:textId="7EA6DDB2" w:rsidR="00614D51" w:rsidRPr="00614D51" w:rsidDel="00E27DD8" w:rsidRDefault="00614D51" w:rsidP="00614D51">
            <w:pPr>
              <w:spacing w:after="0"/>
              <w:jc w:val="center"/>
              <w:rPr>
                <w:del w:id="7816" w:author="Della Faille Philippe" w:date="2019-08-09T13:33:00Z"/>
                <w:moveFrom w:id="7817" w:author="Della Faille Philippe" w:date="2019-07-09T17:01:00Z"/>
                <w:rFonts w:ascii="Calibri" w:eastAsia="Times New Roman" w:hAnsi="Calibri" w:cs="Calibri"/>
                <w:color w:val="000000"/>
              </w:rPr>
            </w:pPr>
            <w:moveFrom w:id="7818" w:author="Della Faille Philippe" w:date="2019-07-09T17:01:00Z">
              <w:del w:id="7819" w:author="Della Faille Philippe" w:date="2019-08-09T13:33:00Z">
                <w:r w:rsidRPr="00614D51" w:rsidDel="00E27DD8">
                  <w:rPr>
                    <w:rFonts w:ascii="Calibri" w:eastAsia="Times New Roman" w:hAnsi="Calibri" w:cs="Calibri"/>
                    <w:color w:val="000000"/>
                  </w:rPr>
                  <w:delText>4</w:delText>
                </w:r>
              </w:del>
            </w:moveFrom>
          </w:p>
        </w:tc>
        <w:tc>
          <w:tcPr>
            <w:tcW w:w="2680" w:type="dxa"/>
            <w:tcBorders>
              <w:top w:val="nil"/>
              <w:left w:val="nil"/>
              <w:bottom w:val="nil"/>
              <w:right w:val="nil"/>
            </w:tcBorders>
            <w:shd w:val="clear" w:color="auto" w:fill="auto"/>
            <w:noWrap/>
            <w:vAlign w:val="bottom"/>
            <w:hideMark/>
          </w:tcPr>
          <w:p w14:paraId="62D92C43" w14:textId="6306C37A" w:rsidR="00614D51" w:rsidRPr="00614D51" w:rsidDel="00E27DD8" w:rsidRDefault="00614D51" w:rsidP="00614D51">
            <w:pPr>
              <w:spacing w:after="0"/>
              <w:jc w:val="left"/>
              <w:rPr>
                <w:del w:id="7820" w:author="Della Faille Philippe" w:date="2019-08-09T13:33:00Z"/>
                <w:moveFrom w:id="7821" w:author="Della Faille Philippe" w:date="2019-07-09T17:01:00Z"/>
                <w:rFonts w:ascii="Calibri" w:eastAsia="Times New Roman" w:hAnsi="Calibri" w:cs="Calibri"/>
                <w:color w:val="000000"/>
              </w:rPr>
            </w:pPr>
            <w:moveFrom w:id="7822" w:author="Della Faille Philippe" w:date="2019-07-09T17:01:00Z">
              <w:del w:id="7823" w:author="Della Faille Philippe" w:date="2019-08-09T13:33:00Z">
                <w:r w:rsidRPr="00614D51" w:rsidDel="00E27DD8">
                  <w:rPr>
                    <w:rFonts w:ascii="Calibri" w:eastAsia="Times New Roman" w:hAnsi="Calibri" w:cs="Calibri"/>
                    <w:color w:val="000000"/>
                  </w:rPr>
                  <w:delText>Software version</w:delText>
                </w:r>
              </w:del>
            </w:moveFrom>
          </w:p>
        </w:tc>
        <w:tc>
          <w:tcPr>
            <w:tcW w:w="960" w:type="dxa"/>
            <w:tcBorders>
              <w:top w:val="nil"/>
              <w:left w:val="single" w:sz="4" w:space="0" w:color="auto"/>
              <w:bottom w:val="nil"/>
              <w:right w:val="single" w:sz="4" w:space="0" w:color="auto"/>
            </w:tcBorders>
            <w:shd w:val="clear" w:color="auto" w:fill="auto"/>
            <w:noWrap/>
            <w:vAlign w:val="bottom"/>
            <w:hideMark/>
          </w:tcPr>
          <w:p w14:paraId="4083F16A" w14:textId="534F220D" w:rsidR="00614D51" w:rsidRPr="00614D51" w:rsidDel="00E27DD8" w:rsidRDefault="00614D51" w:rsidP="00614D51">
            <w:pPr>
              <w:spacing w:after="0"/>
              <w:jc w:val="center"/>
              <w:rPr>
                <w:del w:id="7824" w:author="Della Faille Philippe" w:date="2019-08-09T13:33:00Z"/>
                <w:moveFrom w:id="7825" w:author="Della Faille Philippe" w:date="2019-07-09T17:01:00Z"/>
                <w:rFonts w:ascii="Calibri" w:eastAsia="Times New Roman" w:hAnsi="Calibri" w:cs="Calibri"/>
                <w:color w:val="000000"/>
              </w:rPr>
            </w:pPr>
            <w:moveFrom w:id="7826" w:author="Della Faille Philippe" w:date="2019-07-09T17:01:00Z">
              <w:del w:id="7827"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auto"/>
            <w:noWrap/>
            <w:vAlign w:val="bottom"/>
            <w:hideMark/>
          </w:tcPr>
          <w:p w14:paraId="20D138A4" w14:textId="57EEB27D" w:rsidR="00614D51" w:rsidRPr="00614D51" w:rsidDel="00E27DD8" w:rsidRDefault="00614D51" w:rsidP="00614D51">
            <w:pPr>
              <w:spacing w:after="0"/>
              <w:jc w:val="center"/>
              <w:rPr>
                <w:del w:id="7828" w:author="Della Faille Philippe" w:date="2019-08-09T13:33:00Z"/>
                <w:moveFrom w:id="7829" w:author="Della Faille Philippe" w:date="2019-07-09T17:01:00Z"/>
                <w:rFonts w:ascii="Calibri" w:eastAsia="Times New Roman" w:hAnsi="Calibri" w:cs="Calibri"/>
                <w:color w:val="000000"/>
              </w:rPr>
            </w:pPr>
            <w:moveFrom w:id="7830" w:author="Della Faille Philippe" w:date="2019-07-09T17:01:00Z">
              <w:del w:id="7831"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auto"/>
            <w:noWrap/>
            <w:vAlign w:val="bottom"/>
            <w:hideMark/>
          </w:tcPr>
          <w:p w14:paraId="1576A9D9" w14:textId="3875A0EE" w:rsidR="00614D51" w:rsidRPr="00614D51" w:rsidDel="00E27DD8" w:rsidRDefault="00614D51" w:rsidP="00614D51">
            <w:pPr>
              <w:spacing w:after="0"/>
              <w:jc w:val="center"/>
              <w:rPr>
                <w:del w:id="7832" w:author="Della Faille Philippe" w:date="2019-08-09T13:33:00Z"/>
                <w:moveFrom w:id="7833" w:author="Della Faille Philippe" w:date="2019-07-09T17:01:00Z"/>
                <w:rFonts w:ascii="Calibri" w:eastAsia="Times New Roman" w:hAnsi="Calibri" w:cs="Calibri"/>
                <w:color w:val="000000"/>
              </w:rPr>
            </w:pPr>
            <w:moveFrom w:id="7834" w:author="Della Faille Philippe" w:date="2019-07-09T17:01:00Z">
              <w:del w:id="7835"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auto"/>
            <w:noWrap/>
            <w:vAlign w:val="bottom"/>
            <w:hideMark/>
          </w:tcPr>
          <w:p w14:paraId="045E9B24" w14:textId="39FBF8F5" w:rsidR="00614D51" w:rsidRPr="00614D51" w:rsidDel="00E27DD8" w:rsidRDefault="00614D51" w:rsidP="00614D51">
            <w:pPr>
              <w:spacing w:after="0"/>
              <w:jc w:val="center"/>
              <w:rPr>
                <w:del w:id="7836" w:author="Della Faille Philippe" w:date="2019-08-09T13:33:00Z"/>
                <w:moveFrom w:id="7837" w:author="Della Faille Philippe" w:date="2019-07-09T17:01:00Z"/>
                <w:rFonts w:ascii="Calibri" w:eastAsia="Times New Roman" w:hAnsi="Calibri" w:cs="Calibri"/>
                <w:color w:val="000000"/>
              </w:rPr>
            </w:pPr>
            <w:moveFrom w:id="7838" w:author="Della Faille Philippe" w:date="2019-07-09T17:01:00Z">
              <w:del w:id="7839" w:author="Della Faille Philippe" w:date="2019-08-09T13:33:00Z">
                <w:r w:rsidRPr="00614D51" w:rsidDel="00E27DD8">
                  <w:rPr>
                    <w:rFonts w:ascii="Calibri" w:eastAsia="Times New Roman" w:hAnsi="Calibri" w:cs="Calibri"/>
                    <w:color w:val="000000"/>
                  </w:rPr>
                  <w:delText>3</w:delText>
                </w:r>
              </w:del>
            </w:moveFrom>
          </w:p>
        </w:tc>
        <w:tc>
          <w:tcPr>
            <w:tcW w:w="1276" w:type="dxa"/>
            <w:tcBorders>
              <w:top w:val="nil"/>
              <w:left w:val="nil"/>
              <w:bottom w:val="nil"/>
              <w:right w:val="single" w:sz="4" w:space="0" w:color="auto"/>
            </w:tcBorders>
            <w:shd w:val="clear" w:color="auto" w:fill="auto"/>
            <w:noWrap/>
            <w:vAlign w:val="bottom"/>
            <w:hideMark/>
          </w:tcPr>
          <w:p w14:paraId="3C72551F" w14:textId="6AE40A81" w:rsidR="00614D51" w:rsidRPr="00614D51" w:rsidDel="00E27DD8" w:rsidRDefault="00614D51" w:rsidP="00614D51">
            <w:pPr>
              <w:spacing w:after="0"/>
              <w:jc w:val="center"/>
              <w:rPr>
                <w:del w:id="7840" w:author="Della Faille Philippe" w:date="2019-08-09T13:33:00Z"/>
                <w:moveFrom w:id="7841" w:author="Della Faille Philippe" w:date="2019-07-09T17:01:00Z"/>
                <w:rFonts w:ascii="Calibri" w:eastAsia="Times New Roman" w:hAnsi="Calibri" w:cs="Calibri"/>
                <w:color w:val="000000"/>
              </w:rPr>
            </w:pPr>
            <w:moveFrom w:id="7842" w:author="Della Faille Philippe" w:date="2019-07-09T17:01:00Z">
              <w:del w:id="7843" w:author="Della Faille Philippe" w:date="2019-08-09T13:33:00Z">
                <w:r w:rsidRPr="00614D51" w:rsidDel="00E27DD8">
                  <w:rPr>
                    <w:rFonts w:ascii="Calibri" w:eastAsia="Times New Roman" w:hAnsi="Calibri" w:cs="Calibri"/>
                    <w:color w:val="000000"/>
                  </w:rPr>
                  <w:delText>0x0003</w:delText>
                </w:r>
              </w:del>
            </w:moveFrom>
          </w:p>
        </w:tc>
      </w:tr>
      <w:tr w:rsidR="00614D51" w:rsidRPr="00614D51" w:rsidDel="00E27DD8" w14:paraId="6CC49D09" w14:textId="68AE12CE" w:rsidTr="00614D51">
        <w:trPr>
          <w:trHeight w:val="288"/>
          <w:del w:id="7844" w:author="Della Faille Philippe" w:date="2019-08-09T13:33:00Z"/>
        </w:trPr>
        <w:tc>
          <w:tcPr>
            <w:tcW w:w="960" w:type="dxa"/>
            <w:vMerge w:val="restart"/>
            <w:tcBorders>
              <w:top w:val="nil"/>
              <w:left w:val="nil"/>
              <w:bottom w:val="nil"/>
              <w:right w:val="nil"/>
            </w:tcBorders>
            <w:shd w:val="clear" w:color="000000" w:fill="A9D08E"/>
            <w:noWrap/>
            <w:textDirection w:val="btLr"/>
            <w:vAlign w:val="center"/>
            <w:hideMark/>
          </w:tcPr>
          <w:p w14:paraId="5363F043" w14:textId="27427884" w:rsidR="00614D51" w:rsidRPr="00614D51" w:rsidDel="00E27DD8" w:rsidRDefault="00614D51" w:rsidP="00614D51">
            <w:pPr>
              <w:spacing w:after="0"/>
              <w:jc w:val="center"/>
              <w:rPr>
                <w:del w:id="7845" w:author="Della Faille Philippe" w:date="2019-08-09T13:33:00Z"/>
                <w:moveFrom w:id="7846" w:author="Della Faille Philippe" w:date="2019-07-09T17:01:00Z"/>
                <w:rFonts w:ascii="Calibri" w:eastAsia="Times New Roman" w:hAnsi="Calibri" w:cs="Calibri"/>
                <w:b/>
                <w:bCs/>
                <w:color w:val="000000"/>
              </w:rPr>
            </w:pPr>
            <w:moveFrom w:id="7847" w:author="Della Faille Philippe" w:date="2019-07-09T17:01:00Z">
              <w:del w:id="7848" w:author="Della Faille Philippe" w:date="2019-08-09T13:33:00Z">
                <w:r w:rsidRPr="00614D51" w:rsidDel="00E27DD8">
                  <w:rPr>
                    <w:rFonts w:ascii="Calibri" w:eastAsia="Times New Roman" w:hAnsi="Calibri" w:cs="Calibri"/>
                    <w:b/>
                    <w:bCs/>
                    <w:color w:val="000000"/>
                  </w:rPr>
                  <w:delText>MAIN DATA THAT CAN BE PUT IN ONLY ONE MUDBUS FRAME</w:delText>
                </w:r>
              </w:del>
            </w:moveFrom>
          </w:p>
        </w:tc>
        <w:tc>
          <w:tcPr>
            <w:tcW w:w="960" w:type="dxa"/>
            <w:tcBorders>
              <w:top w:val="nil"/>
              <w:left w:val="nil"/>
              <w:bottom w:val="nil"/>
              <w:right w:val="single" w:sz="4" w:space="0" w:color="auto"/>
            </w:tcBorders>
            <w:shd w:val="clear" w:color="000000" w:fill="A9D08E"/>
            <w:noWrap/>
            <w:vAlign w:val="bottom"/>
            <w:hideMark/>
          </w:tcPr>
          <w:p w14:paraId="3C051F7E" w14:textId="3A947F5A" w:rsidR="00614D51" w:rsidRPr="00614D51" w:rsidDel="00E27DD8" w:rsidRDefault="00614D51" w:rsidP="00614D51">
            <w:pPr>
              <w:spacing w:after="0"/>
              <w:jc w:val="left"/>
              <w:rPr>
                <w:del w:id="7849" w:author="Della Faille Philippe" w:date="2019-08-09T13:33:00Z"/>
                <w:moveFrom w:id="7850" w:author="Della Faille Philippe" w:date="2019-07-09T17:01:00Z"/>
                <w:rFonts w:ascii="Calibri" w:eastAsia="Times New Roman" w:hAnsi="Calibri" w:cs="Calibri"/>
                <w:color w:val="000000"/>
              </w:rPr>
            </w:pPr>
            <w:moveFrom w:id="7851" w:author="Della Faille Philippe" w:date="2019-07-09T17:01:00Z">
              <w:del w:id="7852"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single" w:sz="4" w:space="0" w:color="auto"/>
              <w:left w:val="nil"/>
              <w:bottom w:val="nil"/>
              <w:right w:val="single" w:sz="4" w:space="0" w:color="auto"/>
            </w:tcBorders>
            <w:shd w:val="clear" w:color="000000" w:fill="A9D08E"/>
            <w:noWrap/>
            <w:vAlign w:val="bottom"/>
            <w:hideMark/>
          </w:tcPr>
          <w:p w14:paraId="2B9606DB" w14:textId="3C44A04A" w:rsidR="00614D51" w:rsidRPr="00614D51" w:rsidDel="00E27DD8" w:rsidRDefault="00614D51" w:rsidP="00614D51">
            <w:pPr>
              <w:spacing w:after="0"/>
              <w:jc w:val="center"/>
              <w:rPr>
                <w:del w:id="7853" w:author="Della Faille Philippe" w:date="2019-08-09T13:33:00Z"/>
                <w:moveFrom w:id="7854" w:author="Della Faille Philippe" w:date="2019-07-09T17:01:00Z"/>
                <w:rFonts w:ascii="Calibri" w:eastAsia="Times New Roman" w:hAnsi="Calibri" w:cs="Calibri"/>
                <w:color w:val="000000"/>
              </w:rPr>
            </w:pPr>
            <w:moveFrom w:id="7855" w:author="Della Faille Philippe" w:date="2019-07-09T17:01:00Z">
              <w:del w:id="7856" w:author="Della Faille Philippe" w:date="2019-08-09T13:33:00Z">
                <w:r w:rsidRPr="00614D51" w:rsidDel="00E27DD8">
                  <w:rPr>
                    <w:rFonts w:ascii="Calibri" w:eastAsia="Times New Roman" w:hAnsi="Calibri" w:cs="Calibri"/>
                    <w:color w:val="000000"/>
                  </w:rPr>
                  <w:delText>5</w:delText>
                </w:r>
              </w:del>
            </w:moveFrom>
          </w:p>
        </w:tc>
        <w:tc>
          <w:tcPr>
            <w:tcW w:w="2680" w:type="dxa"/>
            <w:tcBorders>
              <w:top w:val="single" w:sz="4" w:space="0" w:color="auto"/>
              <w:left w:val="nil"/>
              <w:bottom w:val="nil"/>
              <w:right w:val="nil"/>
            </w:tcBorders>
            <w:shd w:val="clear" w:color="000000" w:fill="A9D08E"/>
            <w:noWrap/>
            <w:vAlign w:val="bottom"/>
            <w:hideMark/>
          </w:tcPr>
          <w:p w14:paraId="3591D07B" w14:textId="5B68674B" w:rsidR="00614D51" w:rsidRPr="00614D51" w:rsidDel="00E27DD8" w:rsidRDefault="00614D51" w:rsidP="00614D51">
            <w:pPr>
              <w:spacing w:after="0"/>
              <w:jc w:val="left"/>
              <w:rPr>
                <w:del w:id="7857" w:author="Della Faille Philippe" w:date="2019-08-09T13:33:00Z"/>
                <w:moveFrom w:id="7858" w:author="Della Faille Philippe" w:date="2019-07-09T17:01:00Z"/>
                <w:rFonts w:ascii="Calibri" w:eastAsia="Times New Roman" w:hAnsi="Calibri" w:cs="Calibri"/>
                <w:color w:val="000000"/>
              </w:rPr>
            </w:pPr>
            <w:moveFrom w:id="7859" w:author="Della Faille Philippe" w:date="2019-07-09T17:01:00Z">
              <w:del w:id="7860" w:author="Della Faille Philippe" w:date="2019-08-09T13:33:00Z">
                <w:r w:rsidRPr="00614D51" w:rsidDel="00E27DD8">
                  <w:rPr>
                    <w:rFonts w:ascii="Calibri" w:eastAsia="Times New Roman" w:hAnsi="Calibri" w:cs="Calibri"/>
                    <w:color w:val="000000"/>
                  </w:rPr>
                  <w:delText>Live counter</w:delText>
                </w:r>
              </w:del>
            </w:moveFrom>
          </w:p>
        </w:tc>
        <w:tc>
          <w:tcPr>
            <w:tcW w:w="960" w:type="dxa"/>
            <w:tcBorders>
              <w:top w:val="single" w:sz="4" w:space="0" w:color="auto"/>
              <w:left w:val="single" w:sz="4" w:space="0" w:color="auto"/>
              <w:bottom w:val="nil"/>
              <w:right w:val="single" w:sz="4" w:space="0" w:color="auto"/>
            </w:tcBorders>
            <w:shd w:val="clear" w:color="000000" w:fill="A9D08E"/>
            <w:noWrap/>
            <w:vAlign w:val="bottom"/>
            <w:hideMark/>
          </w:tcPr>
          <w:p w14:paraId="35F7DF1E" w14:textId="39F903C0" w:rsidR="00614D51" w:rsidRPr="00614D51" w:rsidDel="00E27DD8" w:rsidRDefault="00614D51" w:rsidP="00614D51">
            <w:pPr>
              <w:spacing w:after="0"/>
              <w:jc w:val="center"/>
              <w:rPr>
                <w:del w:id="7861" w:author="Della Faille Philippe" w:date="2019-08-09T13:33:00Z"/>
                <w:moveFrom w:id="7862" w:author="Della Faille Philippe" w:date="2019-07-09T17:01:00Z"/>
                <w:rFonts w:ascii="Calibri" w:eastAsia="Times New Roman" w:hAnsi="Calibri" w:cs="Calibri"/>
                <w:color w:val="000000"/>
              </w:rPr>
            </w:pPr>
            <w:moveFrom w:id="7863" w:author="Della Faille Philippe" w:date="2019-07-09T17:01:00Z">
              <w:del w:id="7864"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single" w:sz="4" w:space="0" w:color="auto"/>
              <w:left w:val="nil"/>
              <w:bottom w:val="nil"/>
              <w:right w:val="single" w:sz="4" w:space="0" w:color="auto"/>
            </w:tcBorders>
            <w:shd w:val="clear" w:color="000000" w:fill="A9D08E"/>
            <w:noWrap/>
            <w:vAlign w:val="bottom"/>
            <w:hideMark/>
          </w:tcPr>
          <w:p w14:paraId="013752FA" w14:textId="3C663542" w:rsidR="00614D51" w:rsidRPr="00614D51" w:rsidDel="00E27DD8" w:rsidRDefault="00614D51" w:rsidP="00614D51">
            <w:pPr>
              <w:spacing w:after="0"/>
              <w:jc w:val="center"/>
              <w:rPr>
                <w:del w:id="7865" w:author="Della Faille Philippe" w:date="2019-08-09T13:33:00Z"/>
                <w:moveFrom w:id="7866" w:author="Della Faille Philippe" w:date="2019-07-09T17:01:00Z"/>
                <w:rFonts w:ascii="Calibri" w:eastAsia="Times New Roman" w:hAnsi="Calibri" w:cs="Calibri"/>
                <w:color w:val="000000"/>
              </w:rPr>
            </w:pPr>
            <w:moveFrom w:id="7867" w:author="Della Faille Philippe" w:date="2019-07-09T17:01:00Z">
              <w:del w:id="7868"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single" w:sz="4" w:space="0" w:color="auto"/>
              <w:left w:val="nil"/>
              <w:bottom w:val="nil"/>
              <w:right w:val="single" w:sz="4" w:space="0" w:color="auto"/>
            </w:tcBorders>
            <w:shd w:val="clear" w:color="000000" w:fill="A9D08E"/>
            <w:noWrap/>
            <w:vAlign w:val="bottom"/>
            <w:hideMark/>
          </w:tcPr>
          <w:p w14:paraId="4276E277" w14:textId="3BF7CAF7" w:rsidR="00614D51" w:rsidRPr="00614D51" w:rsidDel="00E27DD8" w:rsidRDefault="00614D51" w:rsidP="00614D51">
            <w:pPr>
              <w:spacing w:after="0"/>
              <w:jc w:val="center"/>
              <w:rPr>
                <w:del w:id="7869" w:author="Della Faille Philippe" w:date="2019-08-09T13:33:00Z"/>
                <w:moveFrom w:id="7870" w:author="Della Faille Philippe" w:date="2019-07-09T17:01:00Z"/>
                <w:rFonts w:ascii="Calibri" w:eastAsia="Times New Roman" w:hAnsi="Calibri" w:cs="Calibri"/>
                <w:color w:val="000000"/>
              </w:rPr>
            </w:pPr>
            <w:moveFrom w:id="7871" w:author="Della Faille Philippe" w:date="2019-07-09T17:01:00Z">
              <w:del w:id="7872"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single" w:sz="4" w:space="0" w:color="auto"/>
              <w:left w:val="nil"/>
              <w:bottom w:val="nil"/>
              <w:right w:val="single" w:sz="4" w:space="0" w:color="auto"/>
            </w:tcBorders>
            <w:shd w:val="clear" w:color="000000" w:fill="A9D08E"/>
            <w:noWrap/>
            <w:vAlign w:val="bottom"/>
            <w:hideMark/>
          </w:tcPr>
          <w:p w14:paraId="65DAB80F" w14:textId="1D08A95F" w:rsidR="00614D51" w:rsidRPr="00614D51" w:rsidDel="00E27DD8" w:rsidRDefault="00614D51" w:rsidP="00614D51">
            <w:pPr>
              <w:spacing w:after="0"/>
              <w:jc w:val="center"/>
              <w:rPr>
                <w:del w:id="7873" w:author="Della Faille Philippe" w:date="2019-08-09T13:33:00Z"/>
                <w:moveFrom w:id="7874" w:author="Della Faille Philippe" w:date="2019-07-09T17:01:00Z"/>
                <w:rFonts w:ascii="Calibri" w:eastAsia="Times New Roman" w:hAnsi="Calibri" w:cs="Calibri"/>
                <w:color w:val="000000"/>
              </w:rPr>
            </w:pPr>
            <w:moveFrom w:id="7875" w:author="Della Faille Philippe" w:date="2019-07-09T17:01:00Z">
              <w:del w:id="7876" w:author="Della Faille Philippe" w:date="2019-08-09T13:33:00Z">
                <w:r w:rsidRPr="00614D51" w:rsidDel="00E27DD8">
                  <w:rPr>
                    <w:rFonts w:ascii="Calibri" w:eastAsia="Times New Roman" w:hAnsi="Calibri" w:cs="Calibri"/>
                    <w:color w:val="000000"/>
                  </w:rPr>
                  <w:delText>4</w:delText>
                </w:r>
              </w:del>
            </w:moveFrom>
          </w:p>
        </w:tc>
        <w:tc>
          <w:tcPr>
            <w:tcW w:w="1276" w:type="dxa"/>
            <w:tcBorders>
              <w:top w:val="single" w:sz="4" w:space="0" w:color="auto"/>
              <w:left w:val="nil"/>
              <w:bottom w:val="nil"/>
              <w:right w:val="single" w:sz="4" w:space="0" w:color="auto"/>
            </w:tcBorders>
            <w:shd w:val="clear" w:color="000000" w:fill="A9D08E"/>
            <w:noWrap/>
            <w:vAlign w:val="bottom"/>
            <w:hideMark/>
          </w:tcPr>
          <w:p w14:paraId="12D41209" w14:textId="3CD8EAA2" w:rsidR="00614D51" w:rsidRPr="00614D51" w:rsidDel="00E27DD8" w:rsidRDefault="00614D51" w:rsidP="00614D51">
            <w:pPr>
              <w:spacing w:after="0"/>
              <w:jc w:val="center"/>
              <w:rPr>
                <w:del w:id="7877" w:author="Della Faille Philippe" w:date="2019-08-09T13:33:00Z"/>
                <w:moveFrom w:id="7878" w:author="Della Faille Philippe" w:date="2019-07-09T17:01:00Z"/>
                <w:rFonts w:ascii="Calibri" w:eastAsia="Times New Roman" w:hAnsi="Calibri" w:cs="Calibri"/>
                <w:color w:val="000000"/>
              </w:rPr>
            </w:pPr>
            <w:moveFrom w:id="7879" w:author="Della Faille Philippe" w:date="2019-07-09T17:01:00Z">
              <w:del w:id="7880" w:author="Della Faille Philippe" w:date="2019-08-09T13:33:00Z">
                <w:r w:rsidRPr="00614D51" w:rsidDel="00E27DD8">
                  <w:rPr>
                    <w:rFonts w:ascii="Calibri" w:eastAsia="Times New Roman" w:hAnsi="Calibri" w:cs="Calibri"/>
                    <w:color w:val="000000"/>
                  </w:rPr>
                  <w:delText>0x0004</w:delText>
                </w:r>
              </w:del>
            </w:moveFrom>
          </w:p>
        </w:tc>
      </w:tr>
      <w:tr w:rsidR="00614D51" w:rsidRPr="00614D51" w:rsidDel="00E27DD8" w14:paraId="08E44013" w14:textId="2921DEBD" w:rsidTr="00614D51">
        <w:trPr>
          <w:trHeight w:val="288"/>
          <w:del w:id="7881" w:author="Della Faille Philippe" w:date="2019-08-09T13:33:00Z"/>
        </w:trPr>
        <w:tc>
          <w:tcPr>
            <w:tcW w:w="960" w:type="dxa"/>
            <w:vMerge/>
            <w:tcBorders>
              <w:top w:val="nil"/>
              <w:left w:val="nil"/>
              <w:bottom w:val="nil"/>
              <w:right w:val="nil"/>
            </w:tcBorders>
            <w:vAlign w:val="center"/>
            <w:hideMark/>
          </w:tcPr>
          <w:p w14:paraId="4DC96432" w14:textId="79144D63" w:rsidR="00614D51" w:rsidRPr="00614D51" w:rsidDel="00E27DD8" w:rsidRDefault="00614D51" w:rsidP="00614D51">
            <w:pPr>
              <w:spacing w:after="0"/>
              <w:jc w:val="left"/>
              <w:rPr>
                <w:del w:id="7882" w:author="Della Faille Philippe" w:date="2019-08-09T13:33:00Z"/>
                <w:moveFrom w:id="7883" w:author="Della Faille Philippe" w:date="2019-07-09T17:01:00Z"/>
                <w:rFonts w:ascii="Calibri" w:eastAsia="Times New Roman" w:hAnsi="Calibri" w:cs="Calibri"/>
                <w:b/>
                <w:bCs/>
                <w:color w:val="000000"/>
              </w:rPr>
            </w:pPr>
          </w:p>
        </w:tc>
        <w:tc>
          <w:tcPr>
            <w:tcW w:w="960" w:type="dxa"/>
            <w:vMerge w:val="restart"/>
            <w:tcBorders>
              <w:top w:val="single" w:sz="4" w:space="0" w:color="auto"/>
              <w:left w:val="single" w:sz="4" w:space="0" w:color="auto"/>
              <w:bottom w:val="single" w:sz="4" w:space="0" w:color="000000"/>
              <w:right w:val="single" w:sz="4" w:space="0" w:color="auto"/>
            </w:tcBorders>
            <w:shd w:val="clear" w:color="000000" w:fill="FFF2CC"/>
            <w:noWrap/>
            <w:textDirection w:val="btLr"/>
            <w:vAlign w:val="center"/>
            <w:hideMark/>
          </w:tcPr>
          <w:p w14:paraId="4215AACE" w14:textId="155EC626" w:rsidR="00614D51" w:rsidRPr="00614D51" w:rsidDel="00E27DD8" w:rsidRDefault="00614D51" w:rsidP="00614D51">
            <w:pPr>
              <w:spacing w:after="0"/>
              <w:jc w:val="center"/>
              <w:rPr>
                <w:del w:id="7884" w:author="Della Faille Philippe" w:date="2019-08-09T13:33:00Z"/>
                <w:moveFrom w:id="7885" w:author="Della Faille Philippe" w:date="2019-07-09T17:01:00Z"/>
                <w:rFonts w:ascii="Calibri" w:eastAsia="Times New Roman" w:hAnsi="Calibri" w:cs="Calibri"/>
                <w:b/>
                <w:bCs/>
                <w:color w:val="000000"/>
              </w:rPr>
            </w:pPr>
            <w:moveFrom w:id="7886" w:author="Della Faille Philippe" w:date="2019-07-09T17:01:00Z">
              <w:del w:id="7887" w:author="Della Faille Philippe" w:date="2019-08-09T13:33:00Z">
                <w:r w:rsidRPr="00614D51" w:rsidDel="00E27DD8">
                  <w:rPr>
                    <w:rFonts w:ascii="Calibri" w:eastAsia="Times New Roman" w:hAnsi="Calibri" w:cs="Calibri"/>
                    <w:b/>
                    <w:bCs/>
                    <w:color w:val="000000"/>
                  </w:rPr>
                  <w:delText>Status</w:delText>
                </w:r>
              </w:del>
            </w:moveFrom>
          </w:p>
        </w:tc>
        <w:tc>
          <w:tcPr>
            <w:tcW w:w="960" w:type="dxa"/>
            <w:tcBorders>
              <w:top w:val="single" w:sz="4" w:space="0" w:color="auto"/>
              <w:left w:val="nil"/>
              <w:bottom w:val="nil"/>
              <w:right w:val="single" w:sz="4" w:space="0" w:color="auto"/>
            </w:tcBorders>
            <w:shd w:val="clear" w:color="000000" w:fill="FFF2CC"/>
            <w:noWrap/>
            <w:vAlign w:val="bottom"/>
            <w:hideMark/>
          </w:tcPr>
          <w:p w14:paraId="5446761A" w14:textId="26F11098" w:rsidR="00614D51" w:rsidRPr="00614D51" w:rsidDel="00E27DD8" w:rsidRDefault="00614D51" w:rsidP="00614D51">
            <w:pPr>
              <w:spacing w:after="0"/>
              <w:jc w:val="center"/>
              <w:rPr>
                <w:del w:id="7888" w:author="Della Faille Philippe" w:date="2019-08-09T13:33:00Z"/>
                <w:moveFrom w:id="7889" w:author="Della Faille Philippe" w:date="2019-07-09T17:01:00Z"/>
                <w:rFonts w:ascii="Calibri" w:eastAsia="Times New Roman" w:hAnsi="Calibri" w:cs="Calibri"/>
                <w:color w:val="000000"/>
              </w:rPr>
            </w:pPr>
            <w:moveFrom w:id="7890" w:author="Della Faille Philippe" w:date="2019-07-09T17:01:00Z">
              <w:del w:id="7891" w:author="Della Faille Philippe" w:date="2019-08-09T13:33:00Z">
                <w:r w:rsidRPr="00614D51" w:rsidDel="00E27DD8">
                  <w:rPr>
                    <w:rFonts w:ascii="Calibri" w:eastAsia="Times New Roman" w:hAnsi="Calibri" w:cs="Calibri"/>
                    <w:color w:val="000000"/>
                  </w:rPr>
                  <w:delText>6</w:delText>
                </w:r>
              </w:del>
            </w:moveFrom>
          </w:p>
        </w:tc>
        <w:tc>
          <w:tcPr>
            <w:tcW w:w="2680" w:type="dxa"/>
            <w:tcBorders>
              <w:top w:val="single" w:sz="4" w:space="0" w:color="auto"/>
              <w:left w:val="nil"/>
              <w:bottom w:val="nil"/>
              <w:right w:val="nil"/>
            </w:tcBorders>
            <w:shd w:val="clear" w:color="000000" w:fill="FFF2CC"/>
            <w:noWrap/>
            <w:vAlign w:val="bottom"/>
            <w:hideMark/>
          </w:tcPr>
          <w:p w14:paraId="2E2DB869" w14:textId="391B4D66" w:rsidR="00614D51" w:rsidRPr="00614D51" w:rsidDel="00E27DD8" w:rsidRDefault="00650622" w:rsidP="00614D51">
            <w:pPr>
              <w:spacing w:after="0"/>
              <w:jc w:val="left"/>
              <w:rPr>
                <w:del w:id="7892" w:author="Della Faille Philippe" w:date="2019-08-09T13:33:00Z"/>
                <w:moveFrom w:id="7893" w:author="Della Faille Philippe" w:date="2019-07-09T17:01:00Z"/>
                <w:rFonts w:ascii="Calibri" w:eastAsia="Times New Roman" w:hAnsi="Calibri" w:cs="Calibri"/>
                <w:color w:val="000000"/>
              </w:rPr>
            </w:pPr>
            <w:moveFrom w:id="7894" w:author="Della Faille Philippe" w:date="2019-07-09T17:01:00Z">
              <w:del w:id="7895" w:author="Della Faille Philippe" w:date="2019-08-09T13:33:00Z">
                <w:r w:rsidDel="00E27DD8">
                  <w:rPr>
                    <w:rFonts w:ascii="Calibri" w:eastAsia="Times New Roman" w:hAnsi="Calibri" w:cs="Calibri"/>
                    <w:color w:val="000000"/>
                  </w:rPr>
                  <w:delText>SSM</w:delText>
                </w:r>
                <w:r w:rsidR="00614D51" w:rsidRPr="00614D51" w:rsidDel="00E27DD8">
                  <w:rPr>
                    <w:rFonts w:ascii="Calibri" w:eastAsia="Times New Roman" w:hAnsi="Calibri" w:cs="Calibri"/>
                    <w:color w:val="000000"/>
                  </w:rPr>
                  <w:delText xml:space="preserve"> status</w:delText>
                </w:r>
              </w:del>
            </w:moveFrom>
          </w:p>
        </w:tc>
        <w:tc>
          <w:tcPr>
            <w:tcW w:w="960" w:type="dxa"/>
            <w:tcBorders>
              <w:top w:val="single" w:sz="4" w:space="0" w:color="auto"/>
              <w:left w:val="single" w:sz="4" w:space="0" w:color="auto"/>
              <w:bottom w:val="nil"/>
              <w:right w:val="single" w:sz="4" w:space="0" w:color="auto"/>
            </w:tcBorders>
            <w:shd w:val="clear" w:color="000000" w:fill="FFF2CC"/>
            <w:noWrap/>
            <w:vAlign w:val="bottom"/>
            <w:hideMark/>
          </w:tcPr>
          <w:p w14:paraId="2B085C61" w14:textId="1240576D" w:rsidR="00614D51" w:rsidRPr="00614D51" w:rsidDel="00E27DD8" w:rsidRDefault="00614D51" w:rsidP="00614D51">
            <w:pPr>
              <w:spacing w:after="0"/>
              <w:jc w:val="center"/>
              <w:rPr>
                <w:del w:id="7896" w:author="Della Faille Philippe" w:date="2019-08-09T13:33:00Z"/>
                <w:moveFrom w:id="7897" w:author="Della Faille Philippe" w:date="2019-07-09T17:01:00Z"/>
                <w:rFonts w:ascii="Calibri" w:eastAsia="Times New Roman" w:hAnsi="Calibri" w:cs="Calibri"/>
                <w:color w:val="000000"/>
              </w:rPr>
            </w:pPr>
            <w:moveFrom w:id="7898" w:author="Della Faille Philippe" w:date="2019-07-09T17:01:00Z">
              <w:del w:id="7899"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single" w:sz="4" w:space="0" w:color="auto"/>
              <w:left w:val="nil"/>
              <w:bottom w:val="nil"/>
              <w:right w:val="single" w:sz="4" w:space="0" w:color="auto"/>
            </w:tcBorders>
            <w:shd w:val="clear" w:color="000000" w:fill="FFF2CC"/>
            <w:noWrap/>
            <w:vAlign w:val="bottom"/>
            <w:hideMark/>
          </w:tcPr>
          <w:p w14:paraId="7ACCAC9B" w14:textId="052F365C" w:rsidR="00614D51" w:rsidRPr="00614D51" w:rsidDel="00E27DD8" w:rsidRDefault="00614D51" w:rsidP="00614D51">
            <w:pPr>
              <w:spacing w:after="0"/>
              <w:jc w:val="center"/>
              <w:rPr>
                <w:del w:id="7900" w:author="Della Faille Philippe" w:date="2019-08-09T13:33:00Z"/>
                <w:moveFrom w:id="7901" w:author="Della Faille Philippe" w:date="2019-07-09T17:01:00Z"/>
                <w:rFonts w:ascii="Calibri" w:eastAsia="Times New Roman" w:hAnsi="Calibri" w:cs="Calibri"/>
                <w:color w:val="000000"/>
              </w:rPr>
            </w:pPr>
            <w:moveFrom w:id="7902" w:author="Della Faille Philippe" w:date="2019-07-09T17:01:00Z">
              <w:del w:id="7903"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single" w:sz="4" w:space="0" w:color="auto"/>
              <w:left w:val="nil"/>
              <w:bottom w:val="nil"/>
              <w:right w:val="single" w:sz="4" w:space="0" w:color="auto"/>
            </w:tcBorders>
            <w:shd w:val="clear" w:color="000000" w:fill="FFF2CC"/>
            <w:noWrap/>
            <w:vAlign w:val="bottom"/>
            <w:hideMark/>
          </w:tcPr>
          <w:p w14:paraId="1906BF6E" w14:textId="16BBB709" w:rsidR="00614D51" w:rsidRPr="00614D51" w:rsidDel="00E27DD8" w:rsidRDefault="00614D51" w:rsidP="00614D51">
            <w:pPr>
              <w:spacing w:after="0"/>
              <w:jc w:val="center"/>
              <w:rPr>
                <w:del w:id="7904" w:author="Della Faille Philippe" w:date="2019-08-09T13:33:00Z"/>
                <w:moveFrom w:id="7905" w:author="Della Faille Philippe" w:date="2019-07-09T17:01:00Z"/>
                <w:rFonts w:ascii="Calibri" w:eastAsia="Times New Roman" w:hAnsi="Calibri" w:cs="Calibri"/>
                <w:color w:val="000000"/>
              </w:rPr>
            </w:pPr>
            <w:moveFrom w:id="7906" w:author="Della Faille Philippe" w:date="2019-07-09T17:01:00Z">
              <w:del w:id="7907"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single" w:sz="4" w:space="0" w:color="auto"/>
              <w:left w:val="nil"/>
              <w:bottom w:val="nil"/>
              <w:right w:val="single" w:sz="4" w:space="0" w:color="auto"/>
            </w:tcBorders>
            <w:shd w:val="clear" w:color="000000" w:fill="FFF2CC"/>
            <w:noWrap/>
            <w:vAlign w:val="bottom"/>
            <w:hideMark/>
          </w:tcPr>
          <w:p w14:paraId="32EAA206" w14:textId="7E07F65D" w:rsidR="00614D51" w:rsidRPr="00614D51" w:rsidDel="00E27DD8" w:rsidRDefault="00614D51" w:rsidP="00614D51">
            <w:pPr>
              <w:spacing w:after="0"/>
              <w:jc w:val="center"/>
              <w:rPr>
                <w:del w:id="7908" w:author="Della Faille Philippe" w:date="2019-08-09T13:33:00Z"/>
                <w:moveFrom w:id="7909" w:author="Della Faille Philippe" w:date="2019-07-09T17:01:00Z"/>
                <w:rFonts w:ascii="Calibri" w:eastAsia="Times New Roman" w:hAnsi="Calibri" w:cs="Calibri"/>
                <w:color w:val="000000"/>
              </w:rPr>
            </w:pPr>
            <w:moveFrom w:id="7910" w:author="Della Faille Philippe" w:date="2019-07-09T17:01:00Z">
              <w:del w:id="7911" w:author="Della Faille Philippe" w:date="2019-08-09T13:33:00Z">
                <w:r w:rsidRPr="00614D51" w:rsidDel="00E27DD8">
                  <w:rPr>
                    <w:rFonts w:ascii="Calibri" w:eastAsia="Times New Roman" w:hAnsi="Calibri" w:cs="Calibri"/>
                    <w:color w:val="000000"/>
                  </w:rPr>
                  <w:delText>5</w:delText>
                </w:r>
              </w:del>
            </w:moveFrom>
          </w:p>
        </w:tc>
        <w:tc>
          <w:tcPr>
            <w:tcW w:w="1276" w:type="dxa"/>
            <w:tcBorders>
              <w:top w:val="single" w:sz="4" w:space="0" w:color="auto"/>
              <w:left w:val="nil"/>
              <w:bottom w:val="nil"/>
              <w:right w:val="single" w:sz="4" w:space="0" w:color="auto"/>
            </w:tcBorders>
            <w:shd w:val="clear" w:color="000000" w:fill="FFF2CC"/>
            <w:noWrap/>
            <w:vAlign w:val="bottom"/>
            <w:hideMark/>
          </w:tcPr>
          <w:p w14:paraId="6E568975" w14:textId="53D4E354" w:rsidR="00614D51" w:rsidRPr="00614D51" w:rsidDel="00E27DD8" w:rsidRDefault="00614D51" w:rsidP="00614D51">
            <w:pPr>
              <w:spacing w:after="0"/>
              <w:jc w:val="center"/>
              <w:rPr>
                <w:del w:id="7912" w:author="Della Faille Philippe" w:date="2019-08-09T13:33:00Z"/>
                <w:moveFrom w:id="7913" w:author="Della Faille Philippe" w:date="2019-07-09T17:01:00Z"/>
                <w:rFonts w:ascii="Calibri" w:eastAsia="Times New Roman" w:hAnsi="Calibri" w:cs="Calibri"/>
                <w:color w:val="000000"/>
              </w:rPr>
            </w:pPr>
            <w:moveFrom w:id="7914" w:author="Della Faille Philippe" w:date="2019-07-09T17:01:00Z">
              <w:del w:id="7915" w:author="Della Faille Philippe" w:date="2019-08-09T13:33:00Z">
                <w:r w:rsidRPr="00614D51" w:rsidDel="00E27DD8">
                  <w:rPr>
                    <w:rFonts w:ascii="Calibri" w:eastAsia="Times New Roman" w:hAnsi="Calibri" w:cs="Calibri"/>
                    <w:color w:val="000000"/>
                  </w:rPr>
                  <w:delText>0x0005</w:delText>
                </w:r>
              </w:del>
            </w:moveFrom>
          </w:p>
        </w:tc>
      </w:tr>
      <w:tr w:rsidR="00614D51" w:rsidRPr="00614D51" w:rsidDel="00E27DD8" w14:paraId="4757817E" w14:textId="64FB23F3" w:rsidTr="00614D51">
        <w:trPr>
          <w:trHeight w:val="288"/>
          <w:del w:id="7916" w:author="Della Faille Philippe" w:date="2019-08-09T13:33:00Z"/>
        </w:trPr>
        <w:tc>
          <w:tcPr>
            <w:tcW w:w="960" w:type="dxa"/>
            <w:vMerge/>
            <w:tcBorders>
              <w:top w:val="nil"/>
              <w:left w:val="nil"/>
              <w:bottom w:val="nil"/>
              <w:right w:val="nil"/>
            </w:tcBorders>
            <w:vAlign w:val="center"/>
            <w:hideMark/>
          </w:tcPr>
          <w:p w14:paraId="377AC20A" w14:textId="136ACE9B" w:rsidR="00614D51" w:rsidRPr="00614D51" w:rsidDel="00E27DD8" w:rsidRDefault="00614D51" w:rsidP="00614D51">
            <w:pPr>
              <w:spacing w:after="0"/>
              <w:jc w:val="left"/>
              <w:rPr>
                <w:del w:id="7917" w:author="Della Faille Philippe" w:date="2019-08-09T13:33:00Z"/>
                <w:moveFrom w:id="7918"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7B72C8C1" w14:textId="0384D0E7" w:rsidR="00614D51" w:rsidRPr="00614D51" w:rsidDel="00E27DD8" w:rsidRDefault="00614D51" w:rsidP="00614D51">
            <w:pPr>
              <w:spacing w:after="0"/>
              <w:jc w:val="left"/>
              <w:rPr>
                <w:del w:id="7919" w:author="Della Faille Philippe" w:date="2019-08-09T13:33:00Z"/>
                <w:moveFrom w:id="7920"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7D8C8D1E" w14:textId="7FB70D8D" w:rsidR="00614D51" w:rsidRPr="00614D51" w:rsidDel="00E27DD8" w:rsidRDefault="00614D51" w:rsidP="00614D51">
            <w:pPr>
              <w:spacing w:after="0"/>
              <w:jc w:val="center"/>
              <w:rPr>
                <w:del w:id="7921" w:author="Della Faille Philippe" w:date="2019-08-09T13:33:00Z"/>
                <w:moveFrom w:id="7922" w:author="Della Faille Philippe" w:date="2019-07-09T17:01:00Z"/>
                <w:rFonts w:ascii="Calibri" w:eastAsia="Times New Roman" w:hAnsi="Calibri" w:cs="Calibri"/>
                <w:color w:val="000000"/>
              </w:rPr>
            </w:pPr>
            <w:moveFrom w:id="7923" w:author="Della Faille Philippe" w:date="2019-07-09T17:01:00Z">
              <w:del w:id="7924" w:author="Della Faille Philippe" w:date="2019-08-09T13:33:00Z">
                <w:r w:rsidRPr="00614D51" w:rsidDel="00E27DD8">
                  <w:rPr>
                    <w:rFonts w:ascii="Calibri" w:eastAsia="Times New Roman" w:hAnsi="Calibri" w:cs="Calibri"/>
                    <w:color w:val="000000"/>
                  </w:rPr>
                  <w:delText>7</w:delText>
                </w:r>
              </w:del>
            </w:moveFrom>
          </w:p>
        </w:tc>
        <w:tc>
          <w:tcPr>
            <w:tcW w:w="2680" w:type="dxa"/>
            <w:tcBorders>
              <w:top w:val="nil"/>
              <w:left w:val="nil"/>
              <w:bottom w:val="nil"/>
              <w:right w:val="nil"/>
            </w:tcBorders>
            <w:shd w:val="clear" w:color="000000" w:fill="FFF2CC"/>
            <w:noWrap/>
            <w:vAlign w:val="bottom"/>
            <w:hideMark/>
          </w:tcPr>
          <w:p w14:paraId="140EC597" w14:textId="28113E72" w:rsidR="00614D51" w:rsidRPr="00614D51" w:rsidDel="00E27DD8" w:rsidRDefault="00614D51" w:rsidP="00614D51">
            <w:pPr>
              <w:spacing w:after="0"/>
              <w:jc w:val="left"/>
              <w:rPr>
                <w:del w:id="7925" w:author="Della Faille Philippe" w:date="2019-08-09T13:33:00Z"/>
                <w:moveFrom w:id="7926" w:author="Della Faille Philippe" w:date="2019-07-09T17:01:00Z"/>
                <w:rFonts w:ascii="Calibri" w:eastAsia="Times New Roman" w:hAnsi="Calibri" w:cs="Calibri"/>
                <w:color w:val="000000"/>
              </w:rPr>
            </w:pPr>
            <w:moveFrom w:id="7927" w:author="Della Faille Philippe" w:date="2019-07-09T17:01:00Z">
              <w:del w:id="7928" w:author="Della Faille Philippe" w:date="2019-08-09T13:33:00Z">
                <w:r w:rsidRPr="00614D51" w:rsidDel="00E27DD8">
                  <w:rPr>
                    <w:rFonts w:ascii="Calibri" w:eastAsia="Times New Roman" w:hAnsi="Calibri" w:cs="Calibri"/>
                    <w:color w:val="000000"/>
                  </w:rPr>
                  <w:delText>Pallet status</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15BEF7EB" w14:textId="57C03BCB" w:rsidR="00614D51" w:rsidRPr="00614D51" w:rsidDel="00E27DD8" w:rsidRDefault="00614D51" w:rsidP="00614D51">
            <w:pPr>
              <w:spacing w:after="0"/>
              <w:jc w:val="center"/>
              <w:rPr>
                <w:del w:id="7929" w:author="Della Faille Philippe" w:date="2019-08-09T13:33:00Z"/>
                <w:moveFrom w:id="7930" w:author="Della Faille Philippe" w:date="2019-07-09T17:01:00Z"/>
                <w:rFonts w:ascii="Calibri" w:eastAsia="Times New Roman" w:hAnsi="Calibri" w:cs="Calibri"/>
                <w:color w:val="000000"/>
              </w:rPr>
            </w:pPr>
            <w:moveFrom w:id="7931" w:author="Della Faille Philippe" w:date="2019-07-09T17:01:00Z">
              <w:del w:id="7932"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5A399F7A" w14:textId="3FBE6BD3" w:rsidR="00614D51" w:rsidRPr="00614D51" w:rsidDel="00E27DD8" w:rsidRDefault="00614D51" w:rsidP="00614D51">
            <w:pPr>
              <w:spacing w:after="0"/>
              <w:jc w:val="center"/>
              <w:rPr>
                <w:del w:id="7933" w:author="Della Faille Philippe" w:date="2019-08-09T13:33:00Z"/>
                <w:moveFrom w:id="7934" w:author="Della Faille Philippe" w:date="2019-07-09T17:01:00Z"/>
                <w:rFonts w:ascii="Calibri" w:eastAsia="Times New Roman" w:hAnsi="Calibri" w:cs="Calibri"/>
                <w:color w:val="000000"/>
              </w:rPr>
            </w:pPr>
            <w:moveFrom w:id="7935" w:author="Della Faille Philippe" w:date="2019-07-09T17:01:00Z">
              <w:del w:id="7936"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6FA7F27E" w14:textId="0975FB83" w:rsidR="00614D51" w:rsidRPr="00614D51" w:rsidDel="00E27DD8" w:rsidRDefault="00614D51" w:rsidP="00614D51">
            <w:pPr>
              <w:spacing w:after="0"/>
              <w:jc w:val="center"/>
              <w:rPr>
                <w:del w:id="7937" w:author="Della Faille Philippe" w:date="2019-08-09T13:33:00Z"/>
                <w:moveFrom w:id="7938" w:author="Della Faille Philippe" w:date="2019-07-09T17:01:00Z"/>
                <w:rFonts w:ascii="Calibri" w:eastAsia="Times New Roman" w:hAnsi="Calibri" w:cs="Calibri"/>
                <w:color w:val="000000"/>
              </w:rPr>
            </w:pPr>
            <w:moveFrom w:id="7939" w:author="Della Faille Philippe" w:date="2019-07-09T17:01:00Z">
              <w:del w:id="7940"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190ED08D" w14:textId="0E6EBC96" w:rsidR="00614D51" w:rsidRPr="00614D51" w:rsidDel="00E27DD8" w:rsidRDefault="00614D51" w:rsidP="00614D51">
            <w:pPr>
              <w:spacing w:after="0"/>
              <w:jc w:val="center"/>
              <w:rPr>
                <w:del w:id="7941" w:author="Della Faille Philippe" w:date="2019-08-09T13:33:00Z"/>
                <w:moveFrom w:id="7942" w:author="Della Faille Philippe" w:date="2019-07-09T17:01:00Z"/>
                <w:rFonts w:ascii="Calibri" w:eastAsia="Times New Roman" w:hAnsi="Calibri" w:cs="Calibri"/>
                <w:color w:val="000000"/>
              </w:rPr>
            </w:pPr>
            <w:moveFrom w:id="7943" w:author="Della Faille Philippe" w:date="2019-07-09T17:01:00Z">
              <w:del w:id="7944" w:author="Della Faille Philippe" w:date="2019-08-09T13:33:00Z">
                <w:r w:rsidRPr="00614D51" w:rsidDel="00E27DD8">
                  <w:rPr>
                    <w:rFonts w:ascii="Calibri" w:eastAsia="Times New Roman" w:hAnsi="Calibri" w:cs="Calibri"/>
                    <w:color w:val="000000"/>
                  </w:rPr>
                  <w:delText>6</w:delText>
                </w:r>
              </w:del>
            </w:moveFrom>
          </w:p>
        </w:tc>
        <w:tc>
          <w:tcPr>
            <w:tcW w:w="1276" w:type="dxa"/>
            <w:tcBorders>
              <w:top w:val="nil"/>
              <w:left w:val="nil"/>
              <w:bottom w:val="nil"/>
              <w:right w:val="single" w:sz="4" w:space="0" w:color="auto"/>
            </w:tcBorders>
            <w:shd w:val="clear" w:color="000000" w:fill="FFF2CC"/>
            <w:noWrap/>
            <w:vAlign w:val="bottom"/>
            <w:hideMark/>
          </w:tcPr>
          <w:p w14:paraId="68635F9A" w14:textId="08D8171B" w:rsidR="00614D51" w:rsidRPr="00614D51" w:rsidDel="00E27DD8" w:rsidRDefault="00614D51" w:rsidP="00614D51">
            <w:pPr>
              <w:spacing w:after="0"/>
              <w:jc w:val="center"/>
              <w:rPr>
                <w:del w:id="7945" w:author="Della Faille Philippe" w:date="2019-08-09T13:33:00Z"/>
                <w:moveFrom w:id="7946" w:author="Della Faille Philippe" w:date="2019-07-09T17:01:00Z"/>
                <w:rFonts w:ascii="Calibri" w:eastAsia="Times New Roman" w:hAnsi="Calibri" w:cs="Calibri"/>
                <w:color w:val="000000"/>
              </w:rPr>
            </w:pPr>
            <w:moveFrom w:id="7947" w:author="Della Faille Philippe" w:date="2019-07-09T17:01:00Z">
              <w:del w:id="7948" w:author="Della Faille Philippe" w:date="2019-08-09T13:33:00Z">
                <w:r w:rsidRPr="00614D51" w:rsidDel="00E27DD8">
                  <w:rPr>
                    <w:rFonts w:ascii="Calibri" w:eastAsia="Times New Roman" w:hAnsi="Calibri" w:cs="Calibri"/>
                    <w:color w:val="000000"/>
                  </w:rPr>
                  <w:delText>0x0006</w:delText>
                </w:r>
              </w:del>
            </w:moveFrom>
          </w:p>
        </w:tc>
      </w:tr>
      <w:tr w:rsidR="00614D51" w:rsidRPr="00614D51" w:rsidDel="00E27DD8" w14:paraId="3AFB5EF5" w14:textId="638A300F" w:rsidTr="00614D51">
        <w:trPr>
          <w:trHeight w:val="288"/>
          <w:del w:id="7949" w:author="Della Faille Philippe" w:date="2019-08-09T13:33:00Z"/>
        </w:trPr>
        <w:tc>
          <w:tcPr>
            <w:tcW w:w="960" w:type="dxa"/>
            <w:vMerge/>
            <w:tcBorders>
              <w:top w:val="nil"/>
              <w:left w:val="nil"/>
              <w:bottom w:val="nil"/>
              <w:right w:val="nil"/>
            </w:tcBorders>
            <w:vAlign w:val="center"/>
            <w:hideMark/>
          </w:tcPr>
          <w:p w14:paraId="030FA3DB" w14:textId="119F0383" w:rsidR="00614D51" w:rsidRPr="00614D51" w:rsidDel="00E27DD8" w:rsidRDefault="00614D51" w:rsidP="00614D51">
            <w:pPr>
              <w:spacing w:after="0"/>
              <w:jc w:val="left"/>
              <w:rPr>
                <w:del w:id="7950" w:author="Della Faille Philippe" w:date="2019-08-09T13:33:00Z"/>
                <w:moveFrom w:id="7951"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A0DBD50" w14:textId="1C567117" w:rsidR="00614D51" w:rsidRPr="00614D51" w:rsidDel="00E27DD8" w:rsidRDefault="00614D51" w:rsidP="00614D51">
            <w:pPr>
              <w:spacing w:after="0"/>
              <w:jc w:val="left"/>
              <w:rPr>
                <w:del w:id="7952" w:author="Della Faille Philippe" w:date="2019-08-09T13:33:00Z"/>
                <w:moveFrom w:id="7953"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4C2454BF" w14:textId="3594A9E6" w:rsidR="00614D51" w:rsidRPr="00614D51" w:rsidDel="00E27DD8" w:rsidRDefault="00614D51" w:rsidP="00614D51">
            <w:pPr>
              <w:spacing w:after="0"/>
              <w:jc w:val="center"/>
              <w:rPr>
                <w:del w:id="7954" w:author="Della Faille Philippe" w:date="2019-08-09T13:33:00Z"/>
                <w:moveFrom w:id="7955" w:author="Della Faille Philippe" w:date="2019-07-09T17:01:00Z"/>
                <w:rFonts w:ascii="Calibri" w:eastAsia="Times New Roman" w:hAnsi="Calibri" w:cs="Calibri"/>
                <w:color w:val="000000"/>
              </w:rPr>
            </w:pPr>
            <w:moveFrom w:id="7956" w:author="Della Faille Philippe" w:date="2019-07-09T17:01:00Z">
              <w:del w:id="7957" w:author="Della Faille Philippe" w:date="2019-08-09T13:33:00Z">
                <w:r w:rsidRPr="00614D51" w:rsidDel="00E27DD8">
                  <w:rPr>
                    <w:rFonts w:ascii="Calibri" w:eastAsia="Times New Roman" w:hAnsi="Calibri" w:cs="Calibri"/>
                    <w:color w:val="000000"/>
                  </w:rPr>
                  <w:delText>8</w:delText>
                </w:r>
              </w:del>
            </w:moveFrom>
          </w:p>
        </w:tc>
        <w:tc>
          <w:tcPr>
            <w:tcW w:w="2680" w:type="dxa"/>
            <w:tcBorders>
              <w:top w:val="nil"/>
              <w:left w:val="nil"/>
              <w:bottom w:val="nil"/>
              <w:right w:val="nil"/>
            </w:tcBorders>
            <w:shd w:val="clear" w:color="000000" w:fill="FFF2CC"/>
            <w:noWrap/>
            <w:vAlign w:val="bottom"/>
            <w:hideMark/>
          </w:tcPr>
          <w:p w14:paraId="28D3F414" w14:textId="6715BD4C" w:rsidR="00614D51" w:rsidRPr="00614D51" w:rsidDel="00E27DD8" w:rsidRDefault="00614D51" w:rsidP="00614D51">
            <w:pPr>
              <w:spacing w:after="0"/>
              <w:jc w:val="left"/>
              <w:rPr>
                <w:del w:id="7958" w:author="Della Faille Philippe" w:date="2019-08-09T13:33:00Z"/>
                <w:moveFrom w:id="7959" w:author="Della Faille Philippe" w:date="2019-07-09T17:01:00Z"/>
                <w:rFonts w:ascii="Calibri" w:eastAsia="Times New Roman" w:hAnsi="Calibri" w:cs="Calibri"/>
                <w:color w:val="000000"/>
              </w:rPr>
            </w:pPr>
            <w:moveFrom w:id="7960" w:author="Della Faille Philippe" w:date="2019-07-09T17:01:00Z">
              <w:del w:id="7961" w:author="Della Faille Philippe" w:date="2019-08-09T13:33:00Z">
                <w:r w:rsidRPr="00614D51" w:rsidDel="00E27DD8">
                  <w:rPr>
                    <w:rFonts w:ascii="Calibri" w:eastAsia="Times New Roman" w:hAnsi="Calibri" w:cs="Calibri"/>
                    <w:color w:val="000000"/>
                  </w:rPr>
                  <w:delText>Reset status</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66475F82" w14:textId="0F54B042" w:rsidR="00614D51" w:rsidRPr="00614D51" w:rsidDel="00E27DD8" w:rsidRDefault="00614D51" w:rsidP="00614D51">
            <w:pPr>
              <w:spacing w:after="0"/>
              <w:jc w:val="center"/>
              <w:rPr>
                <w:del w:id="7962" w:author="Della Faille Philippe" w:date="2019-08-09T13:33:00Z"/>
                <w:moveFrom w:id="7963" w:author="Della Faille Philippe" w:date="2019-07-09T17:01:00Z"/>
                <w:rFonts w:ascii="Calibri" w:eastAsia="Times New Roman" w:hAnsi="Calibri" w:cs="Calibri"/>
                <w:color w:val="000000"/>
              </w:rPr>
            </w:pPr>
            <w:moveFrom w:id="7964" w:author="Della Faille Philippe" w:date="2019-07-09T17:01:00Z">
              <w:del w:id="7965"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5B27D990" w14:textId="2CCC3792" w:rsidR="00614D51" w:rsidRPr="00614D51" w:rsidDel="00E27DD8" w:rsidRDefault="00614D51" w:rsidP="00614D51">
            <w:pPr>
              <w:spacing w:after="0"/>
              <w:jc w:val="center"/>
              <w:rPr>
                <w:del w:id="7966" w:author="Della Faille Philippe" w:date="2019-08-09T13:33:00Z"/>
                <w:moveFrom w:id="7967" w:author="Della Faille Philippe" w:date="2019-07-09T17:01:00Z"/>
                <w:rFonts w:ascii="Calibri" w:eastAsia="Times New Roman" w:hAnsi="Calibri" w:cs="Calibri"/>
                <w:color w:val="000000"/>
              </w:rPr>
            </w:pPr>
            <w:moveFrom w:id="7968" w:author="Della Faille Philippe" w:date="2019-07-09T17:01:00Z">
              <w:del w:id="7969"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22D25343" w14:textId="18320C39" w:rsidR="00614D51" w:rsidRPr="00614D51" w:rsidDel="00E27DD8" w:rsidRDefault="00614D51" w:rsidP="00614D51">
            <w:pPr>
              <w:spacing w:after="0"/>
              <w:jc w:val="center"/>
              <w:rPr>
                <w:del w:id="7970" w:author="Della Faille Philippe" w:date="2019-08-09T13:33:00Z"/>
                <w:moveFrom w:id="7971" w:author="Della Faille Philippe" w:date="2019-07-09T17:01:00Z"/>
                <w:rFonts w:ascii="Calibri" w:eastAsia="Times New Roman" w:hAnsi="Calibri" w:cs="Calibri"/>
                <w:color w:val="000000"/>
              </w:rPr>
            </w:pPr>
            <w:moveFrom w:id="7972" w:author="Della Faille Philippe" w:date="2019-07-09T17:01:00Z">
              <w:del w:id="7973"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79D10508" w14:textId="01FB2E29" w:rsidR="00614D51" w:rsidRPr="00614D51" w:rsidDel="00E27DD8" w:rsidRDefault="00614D51" w:rsidP="00614D51">
            <w:pPr>
              <w:spacing w:after="0"/>
              <w:jc w:val="center"/>
              <w:rPr>
                <w:del w:id="7974" w:author="Della Faille Philippe" w:date="2019-08-09T13:33:00Z"/>
                <w:moveFrom w:id="7975" w:author="Della Faille Philippe" w:date="2019-07-09T17:01:00Z"/>
                <w:rFonts w:ascii="Calibri" w:eastAsia="Times New Roman" w:hAnsi="Calibri" w:cs="Calibri"/>
                <w:color w:val="000000"/>
              </w:rPr>
            </w:pPr>
            <w:moveFrom w:id="7976" w:author="Della Faille Philippe" w:date="2019-07-09T17:01:00Z">
              <w:del w:id="7977" w:author="Della Faille Philippe" w:date="2019-08-09T13:33:00Z">
                <w:r w:rsidRPr="00614D51" w:rsidDel="00E27DD8">
                  <w:rPr>
                    <w:rFonts w:ascii="Calibri" w:eastAsia="Times New Roman" w:hAnsi="Calibri" w:cs="Calibri"/>
                    <w:color w:val="000000"/>
                  </w:rPr>
                  <w:delText>7</w:delText>
                </w:r>
              </w:del>
            </w:moveFrom>
          </w:p>
        </w:tc>
        <w:tc>
          <w:tcPr>
            <w:tcW w:w="1276" w:type="dxa"/>
            <w:tcBorders>
              <w:top w:val="nil"/>
              <w:left w:val="nil"/>
              <w:bottom w:val="nil"/>
              <w:right w:val="single" w:sz="4" w:space="0" w:color="auto"/>
            </w:tcBorders>
            <w:shd w:val="clear" w:color="000000" w:fill="FFF2CC"/>
            <w:noWrap/>
            <w:vAlign w:val="bottom"/>
            <w:hideMark/>
          </w:tcPr>
          <w:p w14:paraId="62BAFFFC" w14:textId="0DB7E99F" w:rsidR="00614D51" w:rsidRPr="00614D51" w:rsidDel="00E27DD8" w:rsidRDefault="00614D51" w:rsidP="00614D51">
            <w:pPr>
              <w:spacing w:after="0"/>
              <w:jc w:val="center"/>
              <w:rPr>
                <w:del w:id="7978" w:author="Della Faille Philippe" w:date="2019-08-09T13:33:00Z"/>
                <w:moveFrom w:id="7979" w:author="Della Faille Philippe" w:date="2019-07-09T17:01:00Z"/>
                <w:rFonts w:ascii="Calibri" w:eastAsia="Times New Roman" w:hAnsi="Calibri" w:cs="Calibri"/>
                <w:color w:val="000000"/>
              </w:rPr>
            </w:pPr>
            <w:moveFrom w:id="7980" w:author="Della Faille Philippe" w:date="2019-07-09T17:01:00Z">
              <w:del w:id="7981" w:author="Della Faille Philippe" w:date="2019-08-09T13:33:00Z">
                <w:r w:rsidRPr="00614D51" w:rsidDel="00E27DD8">
                  <w:rPr>
                    <w:rFonts w:ascii="Calibri" w:eastAsia="Times New Roman" w:hAnsi="Calibri" w:cs="Calibri"/>
                    <w:color w:val="000000"/>
                  </w:rPr>
                  <w:delText>0x0007</w:delText>
                </w:r>
              </w:del>
            </w:moveFrom>
          </w:p>
        </w:tc>
      </w:tr>
      <w:tr w:rsidR="00614D51" w:rsidRPr="00614D51" w:rsidDel="00E27DD8" w14:paraId="12AE35B0" w14:textId="705086CD" w:rsidTr="00614D51">
        <w:trPr>
          <w:trHeight w:val="288"/>
          <w:del w:id="7982" w:author="Della Faille Philippe" w:date="2019-08-09T13:33:00Z"/>
        </w:trPr>
        <w:tc>
          <w:tcPr>
            <w:tcW w:w="960" w:type="dxa"/>
            <w:vMerge/>
            <w:tcBorders>
              <w:top w:val="nil"/>
              <w:left w:val="nil"/>
              <w:bottom w:val="nil"/>
              <w:right w:val="nil"/>
            </w:tcBorders>
            <w:vAlign w:val="center"/>
            <w:hideMark/>
          </w:tcPr>
          <w:p w14:paraId="5876B2DF" w14:textId="47628B3C" w:rsidR="00614D51" w:rsidRPr="00614D51" w:rsidDel="00E27DD8" w:rsidRDefault="00614D51" w:rsidP="00614D51">
            <w:pPr>
              <w:spacing w:after="0"/>
              <w:jc w:val="left"/>
              <w:rPr>
                <w:del w:id="7983" w:author="Della Faille Philippe" w:date="2019-08-09T13:33:00Z"/>
                <w:moveFrom w:id="7984"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CB8F4FE" w14:textId="2A846A32" w:rsidR="00614D51" w:rsidRPr="00614D51" w:rsidDel="00E27DD8" w:rsidRDefault="00614D51" w:rsidP="00614D51">
            <w:pPr>
              <w:spacing w:after="0"/>
              <w:jc w:val="left"/>
              <w:rPr>
                <w:del w:id="7985" w:author="Della Faille Philippe" w:date="2019-08-09T13:33:00Z"/>
                <w:moveFrom w:id="7986"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3E9BA843" w14:textId="2C19DF52" w:rsidR="00614D51" w:rsidRPr="00614D51" w:rsidDel="00E27DD8" w:rsidRDefault="00614D51" w:rsidP="00614D51">
            <w:pPr>
              <w:spacing w:after="0"/>
              <w:jc w:val="center"/>
              <w:rPr>
                <w:del w:id="7987" w:author="Della Faille Philippe" w:date="2019-08-09T13:33:00Z"/>
                <w:moveFrom w:id="7988" w:author="Della Faille Philippe" w:date="2019-07-09T17:01:00Z"/>
                <w:rFonts w:ascii="Calibri" w:eastAsia="Times New Roman" w:hAnsi="Calibri" w:cs="Calibri"/>
                <w:color w:val="000000"/>
              </w:rPr>
            </w:pPr>
            <w:moveFrom w:id="7989" w:author="Della Faille Philippe" w:date="2019-07-09T17:01:00Z">
              <w:del w:id="7990" w:author="Della Faille Philippe" w:date="2019-08-09T13:33:00Z">
                <w:r w:rsidRPr="00614D51" w:rsidDel="00E27DD8">
                  <w:rPr>
                    <w:rFonts w:ascii="Calibri" w:eastAsia="Times New Roman" w:hAnsi="Calibri" w:cs="Calibri"/>
                    <w:color w:val="000000"/>
                  </w:rPr>
                  <w:delText>9</w:delText>
                </w:r>
              </w:del>
            </w:moveFrom>
          </w:p>
        </w:tc>
        <w:tc>
          <w:tcPr>
            <w:tcW w:w="2680" w:type="dxa"/>
            <w:tcBorders>
              <w:top w:val="nil"/>
              <w:left w:val="nil"/>
              <w:bottom w:val="nil"/>
              <w:right w:val="nil"/>
            </w:tcBorders>
            <w:shd w:val="clear" w:color="000000" w:fill="FFF2CC"/>
            <w:noWrap/>
            <w:vAlign w:val="bottom"/>
            <w:hideMark/>
          </w:tcPr>
          <w:p w14:paraId="7492F312" w14:textId="45163214" w:rsidR="00614D51" w:rsidRPr="00614D51" w:rsidDel="00E27DD8" w:rsidRDefault="00614D51" w:rsidP="00614D51">
            <w:pPr>
              <w:spacing w:after="0"/>
              <w:jc w:val="left"/>
              <w:rPr>
                <w:del w:id="7991" w:author="Della Faille Philippe" w:date="2019-08-09T13:33:00Z"/>
                <w:moveFrom w:id="7992" w:author="Della Faille Philippe" w:date="2019-07-09T17:01:00Z"/>
                <w:rFonts w:ascii="Calibri" w:eastAsia="Times New Roman" w:hAnsi="Calibri" w:cs="Calibri"/>
                <w:color w:val="000000"/>
              </w:rPr>
            </w:pPr>
            <w:moveFrom w:id="7993" w:author="Della Faille Philippe" w:date="2019-07-09T17:01:00Z">
              <w:del w:id="7994" w:author="Della Faille Philippe" w:date="2019-08-09T13:33:00Z">
                <w:r w:rsidRPr="00614D51" w:rsidDel="00E27DD8">
                  <w:rPr>
                    <w:rFonts w:ascii="Calibri" w:eastAsia="Times New Roman" w:hAnsi="Calibri" w:cs="Calibri"/>
                    <w:color w:val="000000"/>
                  </w:rPr>
                  <w:delText>Power status</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4483E67C" w14:textId="3BFAD67A" w:rsidR="00614D51" w:rsidRPr="00614D51" w:rsidDel="00E27DD8" w:rsidRDefault="00614D51" w:rsidP="00614D51">
            <w:pPr>
              <w:spacing w:after="0"/>
              <w:jc w:val="center"/>
              <w:rPr>
                <w:del w:id="7995" w:author="Della Faille Philippe" w:date="2019-08-09T13:33:00Z"/>
                <w:moveFrom w:id="7996" w:author="Della Faille Philippe" w:date="2019-07-09T17:01:00Z"/>
                <w:rFonts w:ascii="Calibri" w:eastAsia="Times New Roman" w:hAnsi="Calibri" w:cs="Calibri"/>
                <w:color w:val="000000"/>
              </w:rPr>
            </w:pPr>
            <w:moveFrom w:id="7997" w:author="Della Faille Philippe" w:date="2019-07-09T17:01:00Z">
              <w:del w:id="7998"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132E0116" w14:textId="06C5D1EA" w:rsidR="00614D51" w:rsidRPr="00614D51" w:rsidDel="00E27DD8" w:rsidRDefault="00614D51" w:rsidP="00614D51">
            <w:pPr>
              <w:spacing w:after="0"/>
              <w:jc w:val="center"/>
              <w:rPr>
                <w:del w:id="7999" w:author="Della Faille Philippe" w:date="2019-08-09T13:33:00Z"/>
                <w:moveFrom w:id="8000" w:author="Della Faille Philippe" w:date="2019-07-09T17:01:00Z"/>
                <w:rFonts w:ascii="Calibri" w:eastAsia="Times New Roman" w:hAnsi="Calibri" w:cs="Calibri"/>
                <w:color w:val="000000"/>
              </w:rPr>
            </w:pPr>
            <w:moveFrom w:id="8001" w:author="Della Faille Philippe" w:date="2019-07-09T17:01:00Z">
              <w:del w:id="800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66EC5AE4" w14:textId="5EE1EBB3" w:rsidR="00614D51" w:rsidRPr="00614D51" w:rsidDel="00E27DD8" w:rsidRDefault="00614D51" w:rsidP="00614D51">
            <w:pPr>
              <w:spacing w:after="0"/>
              <w:jc w:val="center"/>
              <w:rPr>
                <w:del w:id="8003" w:author="Della Faille Philippe" w:date="2019-08-09T13:33:00Z"/>
                <w:moveFrom w:id="8004" w:author="Della Faille Philippe" w:date="2019-07-09T17:01:00Z"/>
                <w:rFonts w:ascii="Calibri" w:eastAsia="Times New Roman" w:hAnsi="Calibri" w:cs="Calibri"/>
                <w:color w:val="000000"/>
              </w:rPr>
            </w:pPr>
            <w:moveFrom w:id="8005" w:author="Della Faille Philippe" w:date="2019-07-09T17:01:00Z">
              <w:del w:id="800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1467DBFC" w14:textId="7CE2FF97" w:rsidR="00614D51" w:rsidRPr="00614D51" w:rsidDel="00E27DD8" w:rsidRDefault="00614D51" w:rsidP="00614D51">
            <w:pPr>
              <w:spacing w:after="0"/>
              <w:jc w:val="center"/>
              <w:rPr>
                <w:del w:id="8007" w:author="Della Faille Philippe" w:date="2019-08-09T13:33:00Z"/>
                <w:moveFrom w:id="8008" w:author="Della Faille Philippe" w:date="2019-07-09T17:01:00Z"/>
                <w:rFonts w:ascii="Calibri" w:eastAsia="Times New Roman" w:hAnsi="Calibri" w:cs="Calibri"/>
                <w:color w:val="000000"/>
              </w:rPr>
            </w:pPr>
            <w:moveFrom w:id="8009" w:author="Della Faille Philippe" w:date="2019-07-09T17:01:00Z">
              <w:del w:id="8010" w:author="Della Faille Philippe" w:date="2019-08-09T13:33:00Z">
                <w:r w:rsidRPr="00614D51" w:rsidDel="00E27DD8">
                  <w:rPr>
                    <w:rFonts w:ascii="Calibri" w:eastAsia="Times New Roman" w:hAnsi="Calibri" w:cs="Calibri"/>
                    <w:color w:val="000000"/>
                  </w:rPr>
                  <w:delText>8</w:delText>
                </w:r>
              </w:del>
            </w:moveFrom>
          </w:p>
        </w:tc>
        <w:tc>
          <w:tcPr>
            <w:tcW w:w="1276" w:type="dxa"/>
            <w:tcBorders>
              <w:top w:val="nil"/>
              <w:left w:val="nil"/>
              <w:bottom w:val="nil"/>
              <w:right w:val="single" w:sz="4" w:space="0" w:color="auto"/>
            </w:tcBorders>
            <w:shd w:val="clear" w:color="000000" w:fill="FFF2CC"/>
            <w:noWrap/>
            <w:vAlign w:val="bottom"/>
            <w:hideMark/>
          </w:tcPr>
          <w:p w14:paraId="6F6F0F63" w14:textId="260D8914" w:rsidR="00614D51" w:rsidRPr="00614D51" w:rsidDel="00E27DD8" w:rsidRDefault="00614D51" w:rsidP="00614D51">
            <w:pPr>
              <w:spacing w:after="0"/>
              <w:jc w:val="center"/>
              <w:rPr>
                <w:del w:id="8011" w:author="Della Faille Philippe" w:date="2019-08-09T13:33:00Z"/>
                <w:moveFrom w:id="8012" w:author="Della Faille Philippe" w:date="2019-07-09T17:01:00Z"/>
                <w:rFonts w:ascii="Calibri" w:eastAsia="Times New Roman" w:hAnsi="Calibri" w:cs="Calibri"/>
                <w:color w:val="000000"/>
              </w:rPr>
            </w:pPr>
            <w:moveFrom w:id="8013" w:author="Della Faille Philippe" w:date="2019-07-09T17:01:00Z">
              <w:del w:id="8014" w:author="Della Faille Philippe" w:date="2019-08-09T13:33:00Z">
                <w:r w:rsidRPr="00614D51" w:rsidDel="00E27DD8">
                  <w:rPr>
                    <w:rFonts w:ascii="Calibri" w:eastAsia="Times New Roman" w:hAnsi="Calibri" w:cs="Calibri"/>
                    <w:color w:val="000000"/>
                  </w:rPr>
                  <w:delText>0x0008</w:delText>
                </w:r>
              </w:del>
            </w:moveFrom>
          </w:p>
        </w:tc>
      </w:tr>
      <w:tr w:rsidR="00614D51" w:rsidRPr="00614D51" w:rsidDel="00E27DD8" w14:paraId="77D0856C" w14:textId="49EB4A65" w:rsidTr="00614D51">
        <w:trPr>
          <w:trHeight w:val="288"/>
          <w:del w:id="8015" w:author="Della Faille Philippe" w:date="2019-08-09T13:33:00Z"/>
        </w:trPr>
        <w:tc>
          <w:tcPr>
            <w:tcW w:w="960" w:type="dxa"/>
            <w:vMerge/>
            <w:tcBorders>
              <w:top w:val="nil"/>
              <w:left w:val="nil"/>
              <w:bottom w:val="nil"/>
              <w:right w:val="nil"/>
            </w:tcBorders>
            <w:vAlign w:val="center"/>
            <w:hideMark/>
          </w:tcPr>
          <w:p w14:paraId="404E69FE" w14:textId="5C504BB3" w:rsidR="00614D51" w:rsidRPr="00614D51" w:rsidDel="00E27DD8" w:rsidRDefault="00614D51" w:rsidP="00614D51">
            <w:pPr>
              <w:spacing w:after="0"/>
              <w:jc w:val="left"/>
              <w:rPr>
                <w:del w:id="8016" w:author="Della Faille Philippe" w:date="2019-08-09T13:33:00Z"/>
                <w:moveFrom w:id="8017"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B4512F0" w14:textId="0F74FB28" w:rsidR="00614D51" w:rsidRPr="00614D51" w:rsidDel="00E27DD8" w:rsidRDefault="00614D51" w:rsidP="00614D51">
            <w:pPr>
              <w:spacing w:after="0"/>
              <w:jc w:val="left"/>
              <w:rPr>
                <w:del w:id="8018" w:author="Della Faille Philippe" w:date="2019-08-09T13:33:00Z"/>
                <w:moveFrom w:id="8019"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43F4369D" w14:textId="7B8305DF" w:rsidR="00614D51" w:rsidRPr="00614D51" w:rsidDel="00E27DD8" w:rsidRDefault="00614D51" w:rsidP="00614D51">
            <w:pPr>
              <w:spacing w:after="0"/>
              <w:jc w:val="center"/>
              <w:rPr>
                <w:del w:id="8020" w:author="Della Faille Philippe" w:date="2019-08-09T13:33:00Z"/>
                <w:moveFrom w:id="8021" w:author="Della Faille Philippe" w:date="2019-07-09T17:01:00Z"/>
                <w:rFonts w:ascii="Calibri" w:eastAsia="Times New Roman" w:hAnsi="Calibri" w:cs="Calibri"/>
                <w:color w:val="000000"/>
              </w:rPr>
            </w:pPr>
            <w:moveFrom w:id="8022" w:author="Della Faille Philippe" w:date="2019-07-09T17:01:00Z">
              <w:del w:id="8023" w:author="Della Faille Philippe" w:date="2019-08-09T13:33:00Z">
                <w:r w:rsidRPr="00614D51" w:rsidDel="00E27DD8">
                  <w:rPr>
                    <w:rFonts w:ascii="Calibri" w:eastAsia="Times New Roman" w:hAnsi="Calibri" w:cs="Calibri"/>
                    <w:color w:val="000000"/>
                  </w:rPr>
                  <w:delText>10</w:delText>
                </w:r>
              </w:del>
            </w:moveFrom>
          </w:p>
        </w:tc>
        <w:tc>
          <w:tcPr>
            <w:tcW w:w="2680" w:type="dxa"/>
            <w:tcBorders>
              <w:top w:val="nil"/>
              <w:left w:val="nil"/>
              <w:bottom w:val="nil"/>
              <w:right w:val="nil"/>
            </w:tcBorders>
            <w:shd w:val="clear" w:color="000000" w:fill="FFF2CC"/>
            <w:noWrap/>
            <w:vAlign w:val="bottom"/>
            <w:hideMark/>
          </w:tcPr>
          <w:p w14:paraId="0ADFEC12" w14:textId="4C9AD037" w:rsidR="00614D51" w:rsidRPr="00614D51" w:rsidDel="00E27DD8" w:rsidRDefault="00614D51" w:rsidP="00614D51">
            <w:pPr>
              <w:spacing w:after="0"/>
              <w:jc w:val="left"/>
              <w:rPr>
                <w:del w:id="8024" w:author="Della Faille Philippe" w:date="2019-08-09T13:33:00Z"/>
                <w:moveFrom w:id="8025" w:author="Della Faille Philippe" w:date="2019-07-09T17:01:00Z"/>
                <w:rFonts w:ascii="Calibri" w:eastAsia="Times New Roman" w:hAnsi="Calibri" w:cs="Calibri"/>
                <w:color w:val="000000"/>
              </w:rPr>
            </w:pPr>
            <w:moveFrom w:id="8026" w:author="Della Faille Philippe" w:date="2019-07-09T17:01:00Z">
              <w:del w:id="8027" w:author="Della Faille Philippe" w:date="2019-08-09T13:33:00Z">
                <w:r w:rsidRPr="00614D51" w:rsidDel="00E27DD8">
                  <w:rPr>
                    <w:rFonts w:ascii="Calibri" w:eastAsia="Times New Roman" w:hAnsi="Calibri" w:cs="Calibri"/>
                    <w:color w:val="000000"/>
                  </w:rPr>
                  <w:delText>Voltage limit status</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4B702982" w14:textId="34C4704E" w:rsidR="00614D51" w:rsidRPr="00614D51" w:rsidDel="00E27DD8" w:rsidRDefault="00614D51" w:rsidP="00614D51">
            <w:pPr>
              <w:spacing w:after="0"/>
              <w:jc w:val="center"/>
              <w:rPr>
                <w:del w:id="8028" w:author="Della Faille Philippe" w:date="2019-08-09T13:33:00Z"/>
                <w:moveFrom w:id="8029" w:author="Della Faille Philippe" w:date="2019-07-09T17:01:00Z"/>
                <w:rFonts w:ascii="Calibri" w:eastAsia="Times New Roman" w:hAnsi="Calibri" w:cs="Calibri"/>
                <w:color w:val="000000"/>
              </w:rPr>
            </w:pPr>
            <w:moveFrom w:id="8030" w:author="Della Faille Philippe" w:date="2019-07-09T17:01:00Z">
              <w:del w:id="803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28F53832" w14:textId="1D17DA01" w:rsidR="00614D51" w:rsidRPr="00614D51" w:rsidDel="00E27DD8" w:rsidRDefault="00614D51" w:rsidP="00614D51">
            <w:pPr>
              <w:spacing w:after="0"/>
              <w:jc w:val="center"/>
              <w:rPr>
                <w:del w:id="8032" w:author="Della Faille Philippe" w:date="2019-08-09T13:33:00Z"/>
                <w:moveFrom w:id="8033" w:author="Della Faille Philippe" w:date="2019-07-09T17:01:00Z"/>
                <w:rFonts w:ascii="Calibri" w:eastAsia="Times New Roman" w:hAnsi="Calibri" w:cs="Calibri"/>
                <w:color w:val="000000"/>
              </w:rPr>
            </w:pPr>
            <w:moveFrom w:id="8034" w:author="Della Faille Philippe" w:date="2019-07-09T17:01:00Z">
              <w:del w:id="8035"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62799314" w14:textId="729CF30C" w:rsidR="00614D51" w:rsidRPr="00614D51" w:rsidDel="00E27DD8" w:rsidRDefault="00614D51" w:rsidP="00614D51">
            <w:pPr>
              <w:spacing w:after="0"/>
              <w:jc w:val="center"/>
              <w:rPr>
                <w:del w:id="8036" w:author="Della Faille Philippe" w:date="2019-08-09T13:33:00Z"/>
                <w:moveFrom w:id="8037" w:author="Della Faille Philippe" w:date="2019-07-09T17:01:00Z"/>
                <w:rFonts w:ascii="Calibri" w:eastAsia="Times New Roman" w:hAnsi="Calibri" w:cs="Calibri"/>
                <w:color w:val="000000"/>
              </w:rPr>
            </w:pPr>
            <w:moveFrom w:id="8038" w:author="Della Faille Philippe" w:date="2019-07-09T17:01:00Z">
              <w:del w:id="8039"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6D0C59F4" w14:textId="4B1610F0" w:rsidR="00614D51" w:rsidRPr="00614D51" w:rsidDel="00E27DD8" w:rsidRDefault="00614D51" w:rsidP="00614D51">
            <w:pPr>
              <w:spacing w:after="0"/>
              <w:jc w:val="center"/>
              <w:rPr>
                <w:del w:id="8040" w:author="Della Faille Philippe" w:date="2019-08-09T13:33:00Z"/>
                <w:moveFrom w:id="8041" w:author="Della Faille Philippe" w:date="2019-07-09T17:01:00Z"/>
                <w:rFonts w:ascii="Calibri" w:eastAsia="Times New Roman" w:hAnsi="Calibri" w:cs="Calibri"/>
                <w:color w:val="000000"/>
              </w:rPr>
            </w:pPr>
            <w:moveFrom w:id="8042" w:author="Della Faille Philippe" w:date="2019-07-09T17:01:00Z">
              <w:del w:id="8043" w:author="Della Faille Philippe" w:date="2019-08-09T13:33:00Z">
                <w:r w:rsidRPr="00614D51" w:rsidDel="00E27DD8">
                  <w:rPr>
                    <w:rFonts w:ascii="Calibri" w:eastAsia="Times New Roman" w:hAnsi="Calibri" w:cs="Calibri"/>
                    <w:color w:val="000000"/>
                  </w:rPr>
                  <w:delText>9</w:delText>
                </w:r>
              </w:del>
            </w:moveFrom>
          </w:p>
        </w:tc>
        <w:tc>
          <w:tcPr>
            <w:tcW w:w="1276" w:type="dxa"/>
            <w:tcBorders>
              <w:top w:val="nil"/>
              <w:left w:val="nil"/>
              <w:bottom w:val="nil"/>
              <w:right w:val="single" w:sz="4" w:space="0" w:color="auto"/>
            </w:tcBorders>
            <w:shd w:val="clear" w:color="000000" w:fill="FFF2CC"/>
            <w:noWrap/>
            <w:vAlign w:val="bottom"/>
            <w:hideMark/>
          </w:tcPr>
          <w:p w14:paraId="0DE3D0DE" w14:textId="6B342138" w:rsidR="00614D51" w:rsidRPr="00614D51" w:rsidDel="00E27DD8" w:rsidRDefault="00614D51" w:rsidP="00614D51">
            <w:pPr>
              <w:spacing w:after="0"/>
              <w:jc w:val="center"/>
              <w:rPr>
                <w:del w:id="8044" w:author="Della Faille Philippe" w:date="2019-08-09T13:33:00Z"/>
                <w:moveFrom w:id="8045" w:author="Della Faille Philippe" w:date="2019-07-09T17:01:00Z"/>
                <w:rFonts w:ascii="Calibri" w:eastAsia="Times New Roman" w:hAnsi="Calibri" w:cs="Calibri"/>
                <w:color w:val="000000"/>
              </w:rPr>
            </w:pPr>
            <w:moveFrom w:id="8046" w:author="Della Faille Philippe" w:date="2019-07-09T17:01:00Z">
              <w:del w:id="8047" w:author="Della Faille Philippe" w:date="2019-08-09T13:33:00Z">
                <w:r w:rsidRPr="00614D51" w:rsidDel="00E27DD8">
                  <w:rPr>
                    <w:rFonts w:ascii="Calibri" w:eastAsia="Times New Roman" w:hAnsi="Calibri" w:cs="Calibri"/>
                    <w:color w:val="000000"/>
                  </w:rPr>
                  <w:delText>0x0009</w:delText>
                </w:r>
              </w:del>
            </w:moveFrom>
          </w:p>
        </w:tc>
      </w:tr>
      <w:tr w:rsidR="00614D51" w:rsidRPr="00614D51" w:rsidDel="00E27DD8" w14:paraId="562F179D" w14:textId="35A06700" w:rsidTr="00614D51">
        <w:trPr>
          <w:trHeight w:val="288"/>
          <w:del w:id="8048" w:author="Della Faille Philippe" w:date="2019-08-09T13:33:00Z"/>
        </w:trPr>
        <w:tc>
          <w:tcPr>
            <w:tcW w:w="960" w:type="dxa"/>
            <w:vMerge/>
            <w:tcBorders>
              <w:top w:val="nil"/>
              <w:left w:val="nil"/>
              <w:bottom w:val="nil"/>
              <w:right w:val="nil"/>
            </w:tcBorders>
            <w:vAlign w:val="center"/>
            <w:hideMark/>
          </w:tcPr>
          <w:p w14:paraId="159B89F5" w14:textId="6291D1A4" w:rsidR="00614D51" w:rsidRPr="00614D51" w:rsidDel="00E27DD8" w:rsidRDefault="00614D51" w:rsidP="00614D51">
            <w:pPr>
              <w:spacing w:after="0"/>
              <w:jc w:val="left"/>
              <w:rPr>
                <w:del w:id="8049" w:author="Della Faille Philippe" w:date="2019-08-09T13:33:00Z"/>
                <w:moveFrom w:id="8050"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B082A17" w14:textId="0F246F53" w:rsidR="00614D51" w:rsidRPr="00614D51" w:rsidDel="00E27DD8" w:rsidRDefault="00614D51" w:rsidP="00614D51">
            <w:pPr>
              <w:spacing w:after="0"/>
              <w:jc w:val="left"/>
              <w:rPr>
                <w:del w:id="8051" w:author="Della Faille Philippe" w:date="2019-08-09T13:33:00Z"/>
                <w:moveFrom w:id="80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53435CAB" w14:textId="4BB2F161" w:rsidR="00614D51" w:rsidRPr="00614D51" w:rsidDel="00E27DD8" w:rsidRDefault="00614D51" w:rsidP="00614D51">
            <w:pPr>
              <w:spacing w:after="0"/>
              <w:jc w:val="center"/>
              <w:rPr>
                <w:del w:id="8053" w:author="Della Faille Philippe" w:date="2019-08-09T13:33:00Z"/>
                <w:moveFrom w:id="8054" w:author="Della Faille Philippe" w:date="2019-07-09T17:01:00Z"/>
                <w:rFonts w:ascii="Calibri" w:eastAsia="Times New Roman" w:hAnsi="Calibri" w:cs="Calibri"/>
                <w:color w:val="000000"/>
              </w:rPr>
            </w:pPr>
            <w:moveFrom w:id="8055" w:author="Della Faille Philippe" w:date="2019-07-09T17:01:00Z">
              <w:del w:id="8056" w:author="Della Faille Philippe" w:date="2019-08-09T13:33:00Z">
                <w:r w:rsidRPr="00614D51" w:rsidDel="00E27DD8">
                  <w:rPr>
                    <w:rFonts w:ascii="Calibri" w:eastAsia="Times New Roman" w:hAnsi="Calibri" w:cs="Calibri"/>
                    <w:color w:val="000000"/>
                  </w:rPr>
                  <w:delText>11</w:delText>
                </w:r>
              </w:del>
            </w:moveFrom>
          </w:p>
        </w:tc>
        <w:tc>
          <w:tcPr>
            <w:tcW w:w="2680" w:type="dxa"/>
            <w:tcBorders>
              <w:top w:val="nil"/>
              <w:left w:val="nil"/>
              <w:bottom w:val="nil"/>
              <w:right w:val="nil"/>
            </w:tcBorders>
            <w:shd w:val="clear" w:color="000000" w:fill="FFF2CC"/>
            <w:noWrap/>
            <w:vAlign w:val="bottom"/>
            <w:hideMark/>
          </w:tcPr>
          <w:p w14:paraId="5A46DB52" w14:textId="618DE500" w:rsidR="00614D51" w:rsidRPr="00614D51" w:rsidDel="00E27DD8" w:rsidRDefault="00614D51" w:rsidP="00614D51">
            <w:pPr>
              <w:spacing w:after="0"/>
              <w:jc w:val="left"/>
              <w:rPr>
                <w:del w:id="8057" w:author="Della Faille Philippe" w:date="2019-08-09T13:33:00Z"/>
                <w:moveFrom w:id="8058" w:author="Della Faille Philippe" w:date="2019-07-09T17:01:00Z"/>
                <w:rFonts w:ascii="Calibri" w:eastAsia="Times New Roman" w:hAnsi="Calibri" w:cs="Calibri"/>
                <w:color w:val="000000"/>
              </w:rPr>
            </w:pPr>
            <w:moveFrom w:id="8059" w:author="Della Faille Philippe" w:date="2019-07-09T17:01:00Z">
              <w:del w:id="8060" w:author="Della Faille Philippe" w:date="2019-08-09T13:33:00Z">
                <w:r w:rsidRPr="00614D51" w:rsidDel="00E27DD8">
                  <w:rPr>
                    <w:rFonts w:ascii="Calibri" w:eastAsia="Times New Roman" w:hAnsi="Calibri" w:cs="Calibri"/>
                    <w:color w:val="000000"/>
                  </w:rPr>
                  <w:delText>Current limit status</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6B58B267" w14:textId="110B37CB" w:rsidR="00614D51" w:rsidRPr="00614D51" w:rsidDel="00E27DD8" w:rsidRDefault="00614D51" w:rsidP="00614D51">
            <w:pPr>
              <w:spacing w:after="0"/>
              <w:jc w:val="center"/>
              <w:rPr>
                <w:del w:id="8061" w:author="Della Faille Philippe" w:date="2019-08-09T13:33:00Z"/>
                <w:moveFrom w:id="8062" w:author="Della Faille Philippe" w:date="2019-07-09T17:01:00Z"/>
                <w:rFonts w:ascii="Calibri" w:eastAsia="Times New Roman" w:hAnsi="Calibri" w:cs="Calibri"/>
                <w:color w:val="000000"/>
              </w:rPr>
            </w:pPr>
            <w:moveFrom w:id="8063" w:author="Della Faille Philippe" w:date="2019-07-09T17:01:00Z">
              <w:del w:id="8064"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44C0FC8C" w14:textId="11A35B51" w:rsidR="00614D51" w:rsidRPr="00614D51" w:rsidDel="00E27DD8" w:rsidRDefault="00614D51" w:rsidP="00614D51">
            <w:pPr>
              <w:spacing w:after="0"/>
              <w:jc w:val="center"/>
              <w:rPr>
                <w:del w:id="8065" w:author="Della Faille Philippe" w:date="2019-08-09T13:33:00Z"/>
                <w:moveFrom w:id="8066" w:author="Della Faille Philippe" w:date="2019-07-09T17:01:00Z"/>
                <w:rFonts w:ascii="Calibri" w:eastAsia="Times New Roman" w:hAnsi="Calibri" w:cs="Calibri"/>
                <w:color w:val="000000"/>
              </w:rPr>
            </w:pPr>
            <w:moveFrom w:id="8067" w:author="Della Faille Philippe" w:date="2019-07-09T17:01:00Z">
              <w:del w:id="8068"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3AA56CB0" w14:textId="79E3B22D" w:rsidR="00614D51" w:rsidRPr="00614D51" w:rsidDel="00E27DD8" w:rsidRDefault="00614D51" w:rsidP="00614D51">
            <w:pPr>
              <w:spacing w:after="0"/>
              <w:jc w:val="center"/>
              <w:rPr>
                <w:del w:id="8069" w:author="Della Faille Philippe" w:date="2019-08-09T13:33:00Z"/>
                <w:moveFrom w:id="8070" w:author="Della Faille Philippe" w:date="2019-07-09T17:01:00Z"/>
                <w:rFonts w:ascii="Calibri" w:eastAsia="Times New Roman" w:hAnsi="Calibri" w:cs="Calibri"/>
                <w:color w:val="000000"/>
              </w:rPr>
            </w:pPr>
            <w:moveFrom w:id="8071" w:author="Della Faille Philippe" w:date="2019-07-09T17:01:00Z">
              <w:del w:id="8072"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77477001" w14:textId="7962959B" w:rsidR="00614D51" w:rsidRPr="00614D51" w:rsidDel="00E27DD8" w:rsidRDefault="00614D51" w:rsidP="00614D51">
            <w:pPr>
              <w:spacing w:after="0"/>
              <w:jc w:val="center"/>
              <w:rPr>
                <w:del w:id="8073" w:author="Della Faille Philippe" w:date="2019-08-09T13:33:00Z"/>
                <w:moveFrom w:id="8074" w:author="Della Faille Philippe" w:date="2019-07-09T17:01:00Z"/>
                <w:rFonts w:ascii="Calibri" w:eastAsia="Times New Roman" w:hAnsi="Calibri" w:cs="Calibri"/>
                <w:color w:val="000000"/>
              </w:rPr>
            </w:pPr>
            <w:moveFrom w:id="8075" w:author="Della Faille Philippe" w:date="2019-07-09T17:01:00Z">
              <w:del w:id="8076" w:author="Della Faille Philippe" w:date="2019-08-09T13:33:00Z">
                <w:r w:rsidRPr="00614D51" w:rsidDel="00E27DD8">
                  <w:rPr>
                    <w:rFonts w:ascii="Calibri" w:eastAsia="Times New Roman" w:hAnsi="Calibri" w:cs="Calibri"/>
                    <w:color w:val="000000"/>
                  </w:rPr>
                  <w:delText>10</w:delText>
                </w:r>
              </w:del>
            </w:moveFrom>
          </w:p>
        </w:tc>
        <w:tc>
          <w:tcPr>
            <w:tcW w:w="1276" w:type="dxa"/>
            <w:tcBorders>
              <w:top w:val="nil"/>
              <w:left w:val="nil"/>
              <w:bottom w:val="nil"/>
              <w:right w:val="single" w:sz="4" w:space="0" w:color="auto"/>
            </w:tcBorders>
            <w:shd w:val="clear" w:color="000000" w:fill="FFF2CC"/>
            <w:noWrap/>
            <w:vAlign w:val="bottom"/>
            <w:hideMark/>
          </w:tcPr>
          <w:p w14:paraId="0AA0CEED" w14:textId="1B054E7A" w:rsidR="00614D51" w:rsidRPr="00614D51" w:rsidDel="00E27DD8" w:rsidRDefault="00614D51" w:rsidP="00614D51">
            <w:pPr>
              <w:spacing w:after="0"/>
              <w:jc w:val="center"/>
              <w:rPr>
                <w:del w:id="8077" w:author="Della Faille Philippe" w:date="2019-08-09T13:33:00Z"/>
                <w:moveFrom w:id="8078" w:author="Della Faille Philippe" w:date="2019-07-09T17:01:00Z"/>
                <w:rFonts w:ascii="Calibri" w:eastAsia="Times New Roman" w:hAnsi="Calibri" w:cs="Calibri"/>
                <w:color w:val="000000"/>
              </w:rPr>
            </w:pPr>
            <w:moveFrom w:id="8079" w:author="Della Faille Philippe" w:date="2019-07-09T17:01:00Z">
              <w:del w:id="8080" w:author="Della Faille Philippe" w:date="2019-08-09T13:33:00Z">
                <w:r w:rsidRPr="00614D51" w:rsidDel="00E27DD8">
                  <w:rPr>
                    <w:rFonts w:ascii="Calibri" w:eastAsia="Times New Roman" w:hAnsi="Calibri" w:cs="Calibri"/>
                    <w:color w:val="000000"/>
                  </w:rPr>
                  <w:delText>0x000A</w:delText>
                </w:r>
              </w:del>
            </w:moveFrom>
          </w:p>
        </w:tc>
      </w:tr>
      <w:tr w:rsidR="00614D51" w:rsidRPr="00614D51" w:rsidDel="00E27DD8" w14:paraId="7F247C42" w14:textId="157CD7F7" w:rsidTr="00614D51">
        <w:trPr>
          <w:trHeight w:val="288"/>
          <w:del w:id="8081" w:author="Della Faille Philippe" w:date="2019-08-09T13:33:00Z"/>
        </w:trPr>
        <w:tc>
          <w:tcPr>
            <w:tcW w:w="960" w:type="dxa"/>
            <w:vMerge/>
            <w:tcBorders>
              <w:top w:val="nil"/>
              <w:left w:val="nil"/>
              <w:bottom w:val="nil"/>
              <w:right w:val="nil"/>
            </w:tcBorders>
            <w:vAlign w:val="center"/>
            <w:hideMark/>
          </w:tcPr>
          <w:p w14:paraId="67A9C0BE" w14:textId="659C4C2E" w:rsidR="00614D51" w:rsidRPr="00614D51" w:rsidDel="00E27DD8" w:rsidRDefault="00614D51" w:rsidP="00614D51">
            <w:pPr>
              <w:spacing w:after="0"/>
              <w:jc w:val="left"/>
              <w:rPr>
                <w:del w:id="8082" w:author="Della Faille Philippe" w:date="2019-08-09T13:33:00Z"/>
                <w:moveFrom w:id="8083"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765429A3" w14:textId="3823711B" w:rsidR="00614D51" w:rsidRPr="00614D51" w:rsidDel="00E27DD8" w:rsidRDefault="00614D51" w:rsidP="00614D51">
            <w:pPr>
              <w:spacing w:after="0"/>
              <w:jc w:val="left"/>
              <w:rPr>
                <w:del w:id="8084" w:author="Della Faille Philippe" w:date="2019-08-09T13:33:00Z"/>
                <w:moveFrom w:id="8085"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15CE52A5" w14:textId="7C6E3FAB" w:rsidR="00614D51" w:rsidRPr="00614D51" w:rsidDel="00E27DD8" w:rsidRDefault="00614D51" w:rsidP="00614D51">
            <w:pPr>
              <w:spacing w:after="0"/>
              <w:jc w:val="center"/>
              <w:rPr>
                <w:del w:id="8086" w:author="Della Faille Philippe" w:date="2019-08-09T13:33:00Z"/>
                <w:moveFrom w:id="8087" w:author="Della Faille Philippe" w:date="2019-07-09T17:01:00Z"/>
                <w:rFonts w:ascii="Calibri" w:eastAsia="Times New Roman" w:hAnsi="Calibri" w:cs="Calibri"/>
                <w:color w:val="000000"/>
              </w:rPr>
            </w:pPr>
            <w:moveFrom w:id="8088" w:author="Della Faille Philippe" w:date="2019-07-09T17:01:00Z">
              <w:del w:id="8089" w:author="Della Faille Philippe" w:date="2019-08-09T13:33:00Z">
                <w:r w:rsidRPr="00614D51" w:rsidDel="00E27DD8">
                  <w:rPr>
                    <w:rFonts w:ascii="Calibri" w:eastAsia="Times New Roman" w:hAnsi="Calibri" w:cs="Calibri"/>
                    <w:color w:val="000000"/>
                  </w:rPr>
                  <w:delText>12</w:delText>
                </w:r>
              </w:del>
            </w:moveFrom>
          </w:p>
        </w:tc>
        <w:tc>
          <w:tcPr>
            <w:tcW w:w="2680" w:type="dxa"/>
            <w:tcBorders>
              <w:top w:val="nil"/>
              <w:left w:val="nil"/>
              <w:bottom w:val="nil"/>
              <w:right w:val="nil"/>
            </w:tcBorders>
            <w:shd w:val="clear" w:color="000000" w:fill="FFF2CC"/>
            <w:noWrap/>
            <w:vAlign w:val="bottom"/>
            <w:hideMark/>
          </w:tcPr>
          <w:p w14:paraId="2745444F" w14:textId="49DD30F4" w:rsidR="00614D51" w:rsidRPr="00614D51" w:rsidDel="00E27DD8" w:rsidRDefault="00614D51" w:rsidP="00614D51">
            <w:pPr>
              <w:spacing w:after="0"/>
              <w:jc w:val="left"/>
              <w:rPr>
                <w:del w:id="8090" w:author="Della Faille Philippe" w:date="2019-08-09T13:33:00Z"/>
                <w:moveFrom w:id="8091" w:author="Della Faille Philippe" w:date="2019-07-09T17:01:00Z"/>
                <w:rFonts w:ascii="Calibri" w:eastAsia="Times New Roman" w:hAnsi="Calibri" w:cs="Calibri"/>
                <w:color w:val="000000"/>
              </w:rPr>
            </w:pPr>
            <w:moveFrom w:id="8092" w:author="Della Faille Philippe" w:date="2019-07-09T17:01:00Z">
              <w:del w:id="8093" w:author="Della Faille Philippe" w:date="2019-08-09T13:33:00Z">
                <w:r w:rsidRPr="00614D51" w:rsidDel="00E27DD8">
                  <w:rPr>
                    <w:rFonts w:ascii="Calibri" w:eastAsia="Times New Roman" w:hAnsi="Calibri" w:cs="Calibri"/>
                    <w:color w:val="000000"/>
                  </w:rPr>
                  <w:delText>Warning temp</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275A3F4D" w14:textId="6DC6C865" w:rsidR="00614D51" w:rsidRPr="00614D51" w:rsidDel="00E27DD8" w:rsidRDefault="00614D51" w:rsidP="00614D51">
            <w:pPr>
              <w:spacing w:after="0"/>
              <w:jc w:val="center"/>
              <w:rPr>
                <w:del w:id="8094" w:author="Della Faille Philippe" w:date="2019-08-09T13:33:00Z"/>
                <w:moveFrom w:id="8095" w:author="Della Faille Philippe" w:date="2019-07-09T17:01:00Z"/>
                <w:rFonts w:ascii="Calibri" w:eastAsia="Times New Roman" w:hAnsi="Calibri" w:cs="Calibri"/>
                <w:color w:val="000000"/>
              </w:rPr>
            </w:pPr>
            <w:moveFrom w:id="8096" w:author="Della Faille Philippe" w:date="2019-07-09T17:01:00Z">
              <w:del w:id="8097"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4C3B3414" w14:textId="4A8DB7C4" w:rsidR="00614D51" w:rsidRPr="00614D51" w:rsidDel="00E27DD8" w:rsidRDefault="00614D51" w:rsidP="00614D51">
            <w:pPr>
              <w:spacing w:after="0"/>
              <w:jc w:val="center"/>
              <w:rPr>
                <w:del w:id="8098" w:author="Della Faille Philippe" w:date="2019-08-09T13:33:00Z"/>
                <w:moveFrom w:id="8099" w:author="Della Faille Philippe" w:date="2019-07-09T17:01:00Z"/>
                <w:rFonts w:ascii="Calibri" w:eastAsia="Times New Roman" w:hAnsi="Calibri" w:cs="Calibri"/>
                <w:color w:val="000000"/>
              </w:rPr>
            </w:pPr>
            <w:moveFrom w:id="8100" w:author="Della Faille Philippe" w:date="2019-07-09T17:01:00Z">
              <w:del w:id="8101"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1649CB92" w14:textId="6FD36052" w:rsidR="00614D51" w:rsidRPr="00614D51" w:rsidDel="00E27DD8" w:rsidRDefault="00614D51" w:rsidP="00614D51">
            <w:pPr>
              <w:spacing w:after="0"/>
              <w:jc w:val="center"/>
              <w:rPr>
                <w:del w:id="8102" w:author="Della Faille Philippe" w:date="2019-08-09T13:33:00Z"/>
                <w:moveFrom w:id="8103" w:author="Della Faille Philippe" w:date="2019-07-09T17:01:00Z"/>
                <w:rFonts w:ascii="Calibri" w:eastAsia="Times New Roman" w:hAnsi="Calibri" w:cs="Calibri"/>
                <w:color w:val="000000"/>
              </w:rPr>
            </w:pPr>
            <w:moveFrom w:id="8104" w:author="Della Faille Philippe" w:date="2019-07-09T17:01:00Z">
              <w:del w:id="8105"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28134D86" w14:textId="2E3A1097" w:rsidR="00614D51" w:rsidRPr="00614D51" w:rsidDel="00E27DD8" w:rsidRDefault="00614D51" w:rsidP="00614D51">
            <w:pPr>
              <w:spacing w:after="0"/>
              <w:jc w:val="center"/>
              <w:rPr>
                <w:del w:id="8106" w:author="Della Faille Philippe" w:date="2019-08-09T13:33:00Z"/>
                <w:moveFrom w:id="8107" w:author="Della Faille Philippe" w:date="2019-07-09T17:01:00Z"/>
                <w:rFonts w:ascii="Calibri" w:eastAsia="Times New Roman" w:hAnsi="Calibri" w:cs="Calibri"/>
                <w:color w:val="000000"/>
              </w:rPr>
            </w:pPr>
            <w:moveFrom w:id="8108" w:author="Della Faille Philippe" w:date="2019-07-09T17:01:00Z">
              <w:del w:id="8109" w:author="Della Faille Philippe" w:date="2019-08-09T13:33:00Z">
                <w:r w:rsidRPr="00614D51" w:rsidDel="00E27DD8">
                  <w:rPr>
                    <w:rFonts w:ascii="Calibri" w:eastAsia="Times New Roman" w:hAnsi="Calibri" w:cs="Calibri"/>
                    <w:color w:val="000000"/>
                  </w:rPr>
                  <w:delText>11</w:delText>
                </w:r>
              </w:del>
            </w:moveFrom>
          </w:p>
        </w:tc>
        <w:tc>
          <w:tcPr>
            <w:tcW w:w="1276" w:type="dxa"/>
            <w:tcBorders>
              <w:top w:val="nil"/>
              <w:left w:val="nil"/>
              <w:bottom w:val="nil"/>
              <w:right w:val="single" w:sz="4" w:space="0" w:color="auto"/>
            </w:tcBorders>
            <w:shd w:val="clear" w:color="000000" w:fill="FFF2CC"/>
            <w:noWrap/>
            <w:vAlign w:val="bottom"/>
            <w:hideMark/>
          </w:tcPr>
          <w:p w14:paraId="0791CAFA" w14:textId="553CB872" w:rsidR="00614D51" w:rsidRPr="00614D51" w:rsidDel="00E27DD8" w:rsidRDefault="00614D51" w:rsidP="00614D51">
            <w:pPr>
              <w:spacing w:after="0"/>
              <w:jc w:val="center"/>
              <w:rPr>
                <w:del w:id="8110" w:author="Della Faille Philippe" w:date="2019-08-09T13:33:00Z"/>
                <w:moveFrom w:id="8111" w:author="Della Faille Philippe" w:date="2019-07-09T17:01:00Z"/>
                <w:rFonts w:ascii="Calibri" w:eastAsia="Times New Roman" w:hAnsi="Calibri" w:cs="Calibri"/>
                <w:color w:val="000000"/>
              </w:rPr>
            </w:pPr>
            <w:moveFrom w:id="8112" w:author="Della Faille Philippe" w:date="2019-07-09T17:01:00Z">
              <w:del w:id="8113" w:author="Della Faille Philippe" w:date="2019-08-09T13:33:00Z">
                <w:r w:rsidRPr="00614D51" w:rsidDel="00E27DD8">
                  <w:rPr>
                    <w:rFonts w:ascii="Calibri" w:eastAsia="Times New Roman" w:hAnsi="Calibri" w:cs="Calibri"/>
                    <w:color w:val="000000"/>
                  </w:rPr>
                  <w:delText>0x000B</w:delText>
                </w:r>
              </w:del>
            </w:moveFrom>
          </w:p>
        </w:tc>
      </w:tr>
      <w:tr w:rsidR="00614D51" w:rsidRPr="00614D51" w:rsidDel="00E27DD8" w14:paraId="100092B3" w14:textId="00D0FB20" w:rsidTr="00614D51">
        <w:trPr>
          <w:trHeight w:val="288"/>
          <w:del w:id="8114" w:author="Della Faille Philippe" w:date="2019-08-09T13:33:00Z"/>
        </w:trPr>
        <w:tc>
          <w:tcPr>
            <w:tcW w:w="960" w:type="dxa"/>
            <w:vMerge/>
            <w:tcBorders>
              <w:top w:val="nil"/>
              <w:left w:val="nil"/>
              <w:bottom w:val="nil"/>
              <w:right w:val="nil"/>
            </w:tcBorders>
            <w:vAlign w:val="center"/>
            <w:hideMark/>
          </w:tcPr>
          <w:p w14:paraId="35BFECF5" w14:textId="7175DD71" w:rsidR="00614D51" w:rsidRPr="00614D51" w:rsidDel="00E27DD8" w:rsidRDefault="00614D51" w:rsidP="00614D51">
            <w:pPr>
              <w:spacing w:after="0"/>
              <w:jc w:val="left"/>
              <w:rPr>
                <w:del w:id="8115" w:author="Della Faille Philippe" w:date="2019-08-09T13:33:00Z"/>
                <w:moveFrom w:id="8116"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1EF24BF2" w14:textId="51BD3987" w:rsidR="00614D51" w:rsidRPr="00614D51" w:rsidDel="00E27DD8" w:rsidRDefault="00614D51" w:rsidP="00614D51">
            <w:pPr>
              <w:spacing w:after="0"/>
              <w:jc w:val="left"/>
              <w:rPr>
                <w:del w:id="8117" w:author="Della Faille Philippe" w:date="2019-08-09T13:33:00Z"/>
                <w:moveFrom w:id="8118"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FFF2CC"/>
            <w:noWrap/>
            <w:vAlign w:val="bottom"/>
            <w:hideMark/>
          </w:tcPr>
          <w:p w14:paraId="50584DB1" w14:textId="4619BD0D" w:rsidR="00614D51" w:rsidRPr="00614D51" w:rsidDel="00E27DD8" w:rsidRDefault="00614D51" w:rsidP="00614D51">
            <w:pPr>
              <w:spacing w:after="0"/>
              <w:jc w:val="center"/>
              <w:rPr>
                <w:del w:id="8119" w:author="Della Faille Philippe" w:date="2019-08-09T13:33:00Z"/>
                <w:moveFrom w:id="8120" w:author="Della Faille Philippe" w:date="2019-07-09T17:01:00Z"/>
                <w:rFonts w:ascii="Calibri" w:eastAsia="Times New Roman" w:hAnsi="Calibri" w:cs="Calibri"/>
                <w:color w:val="000000"/>
              </w:rPr>
            </w:pPr>
            <w:moveFrom w:id="8121" w:author="Della Faille Philippe" w:date="2019-07-09T17:01:00Z">
              <w:del w:id="8122" w:author="Della Faille Philippe" w:date="2019-08-09T13:33:00Z">
                <w:r w:rsidRPr="00614D51" w:rsidDel="00E27DD8">
                  <w:rPr>
                    <w:rFonts w:ascii="Calibri" w:eastAsia="Times New Roman" w:hAnsi="Calibri" w:cs="Calibri"/>
                    <w:color w:val="000000"/>
                  </w:rPr>
                  <w:delText>13</w:delText>
                </w:r>
              </w:del>
            </w:moveFrom>
          </w:p>
        </w:tc>
        <w:tc>
          <w:tcPr>
            <w:tcW w:w="2680" w:type="dxa"/>
            <w:tcBorders>
              <w:top w:val="nil"/>
              <w:left w:val="nil"/>
              <w:bottom w:val="nil"/>
              <w:right w:val="nil"/>
            </w:tcBorders>
            <w:shd w:val="clear" w:color="000000" w:fill="FFF2CC"/>
            <w:noWrap/>
            <w:vAlign w:val="bottom"/>
            <w:hideMark/>
          </w:tcPr>
          <w:p w14:paraId="66A963C7" w14:textId="2EBFB00A" w:rsidR="00614D51" w:rsidRPr="00614D51" w:rsidDel="00E27DD8" w:rsidRDefault="00614D51" w:rsidP="00614D51">
            <w:pPr>
              <w:spacing w:after="0"/>
              <w:jc w:val="left"/>
              <w:rPr>
                <w:del w:id="8123" w:author="Della Faille Philippe" w:date="2019-08-09T13:33:00Z"/>
                <w:moveFrom w:id="8124" w:author="Della Faille Philippe" w:date="2019-07-09T17:01:00Z"/>
                <w:rFonts w:ascii="Calibri" w:eastAsia="Times New Roman" w:hAnsi="Calibri" w:cs="Calibri"/>
                <w:color w:val="000000"/>
              </w:rPr>
            </w:pPr>
            <w:moveFrom w:id="8125" w:author="Della Faille Philippe" w:date="2019-07-09T17:01:00Z">
              <w:del w:id="8126" w:author="Della Faille Philippe" w:date="2019-08-09T13:33:00Z">
                <w:r w:rsidRPr="00614D51" w:rsidDel="00E27DD8">
                  <w:rPr>
                    <w:rFonts w:ascii="Calibri" w:eastAsia="Times New Roman" w:hAnsi="Calibri" w:cs="Calibri"/>
                    <w:color w:val="000000"/>
                  </w:rPr>
                  <w:delText>Over temp</w:delText>
                </w:r>
              </w:del>
            </w:moveFrom>
          </w:p>
        </w:tc>
        <w:tc>
          <w:tcPr>
            <w:tcW w:w="960" w:type="dxa"/>
            <w:tcBorders>
              <w:top w:val="nil"/>
              <w:left w:val="single" w:sz="4" w:space="0" w:color="auto"/>
              <w:bottom w:val="nil"/>
              <w:right w:val="single" w:sz="4" w:space="0" w:color="auto"/>
            </w:tcBorders>
            <w:shd w:val="clear" w:color="000000" w:fill="FFF2CC"/>
            <w:noWrap/>
            <w:vAlign w:val="bottom"/>
            <w:hideMark/>
          </w:tcPr>
          <w:p w14:paraId="0B65B964" w14:textId="17281939" w:rsidR="00614D51" w:rsidRPr="00614D51" w:rsidDel="00E27DD8" w:rsidRDefault="00614D51" w:rsidP="00614D51">
            <w:pPr>
              <w:spacing w:after="0"/>
              <w:jc w:val="center"/>
              <w:rPr>
                <w:del w:id="8127" w:author="Della Faille Philippe" w:date="2019-08-09T13:33:00Z"/>
                <w:moveFrom w:id="8128" w:author="Della Faille Philippe" w:date="2019-07-09T17:01:00Z"/>
                <w:rFonts w:ascii="Calibri" w:eastAsia="Times New Roman" w:hAnsi="Calibri" w:cs="Calibri"/>
                <w:color w:val="000000"/>
              </w:rPr>
            </w:pPr>
            <w:moveFrom w:id="8129" w:author="Della Faille Philippe" w:date="2019-07-09T17:01:00Z">
              <w:del w:id="8130"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FFF2CC"/>
            <w:noWrap/>
            <w:vAlign w:val="bottom"/>
            <w:hideMark/>
          </w:tcPr>
          <w:p w14:paraId="5885DA9D" w14:textId="09463FDF" w:rsidR="00614D51" w:rsidRPr="00614D51" w:rsidDel="00E27DD8" w:rsidRDefault="00614D51" w:rsidP="00614D51">
            <w:pPr>
              <w:spacing w:after="0"/>
              <w:jc w:val="center"/>
              <w:rPr>
                <w:del w:id="8131" w:author="Della Faille Philippe" w:date="2019-08-09T13:33:00Z"/>
                <w:moveFrom w:id="8132" w:author="Della Faille Philippe" w:date="2019-07-09T17:01:00Z"/>
                <w:rFonts w:ascii="Calibri" w:eastAsia="Times New Roman" w:hAnsi="Calibri" w:cs="Calibri"/>
                <w:color w:val="000000"/>
              </w:rPr>
            </w:pPr>
            <w:moveFrom w:id="8133" w:author="Della Faille Philippe" w:date="2019-07-09T17:01:00Z">
              <w:del w:id="8134"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FFF2CC"/>
            <w:noWrap/>
            <w:vAlign w:val="bottom"/>
            <w:hideMark/>
          </w:tcPr>
          <w:p w14:paraId="22209619" w14:textId="77A5F999" w:rsidR="00614D51" w:rsidRPr="00614D51" w:rsidDel="00E27DD8" w:rsidRDefault="00614D51" w:rsidP="00614D51">
            <w:pPr>
              <w:spacing w:after="0"/>
              <w:jc w:val="center"/>
              <w:rPr>
                <w:del w:id="8135" w:author="Della Faille Philippe" w:date="2019-08-09T13:33:00Z"/>
                <w:moveFrom w:id="8136" w:author="Della Faille Philippe" w:date="2019-07-09T17:01:00Z"/>
                <w:rFonts w:ascii="Calibri" w:eastAsia="Times New Roman" w:hAnsi="Calibri" w:cs="Calibri"/>
                <w:color w:val="000000"/>
              </w:rPr>
            </w:pPr>
            <w:moveFrom w:id="8137" w:author="Della Faille Philippe" w:date="2019-07-09T17:01:00Z">
              <w:del w:id="8138"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FFF2CC"/>
            <w:noWrap/>
            <w:vAlign w:val="bottom"/>
            <w:hideMark/>
          </w:tcPr>
          <w:p w14:paraId="572B077C" w14:textId="0CD952CA" w:rsidR="00614D51" w:rsidRPr="00614D51" w:rsidDel="00E27DD8" w:rsidRDefault="00614D51" w:rsidP="00614D51">
            <w:pPr>
              <w:spacing w:after="0"/>
              <w:jc w:val="center"/>
              <w:rPr>
                <w:del w:id="8139" w:author="Della Faille Philippe" w:date="2019-08-09T13:33:00Z"/>
                <w:moveFrom w:id="8140" w:author="Della Faille Philippe" w:date="2019-07-09T17:01:00Z"/>
                <w:rFonts w:ascii="Calibri" w:eastAsia="Times New Roman" w:hAnsi="Calibri" w:cs="Calibri"/>
                <w:color w:val="000000"/>
              </w:rPr>
            </w:pPr>
            <w:moveFrom w:id="8141" w:author="Della Faille Philippe" w:date="2019-07-09T17:01:00Z">
              <w:del w:id="8142" w:author="Della Faille Philippe" w:date="2019-08-09T13:33:00Z">
                <w:r w:rsidRPr="00614D51" w:rsidDel="00E27DD8">
                  <w:rPr>
                    <w:rFonts w:ascii="Calibri" w:eastAsia="Times New Roman" w:hAnsi="Calibri" w:cs="Calibri"/>
                    <w:color w:val="000000"/>
                  </w:rPr>
                  <w:delText>12</w:delText>
                </w:r>
              </w:del>
            </w:moveFrom>
          </w:p>
        </w:tc>
        <w:tc>
          <w:tcPr>
            <w:tcW w:w="1276" w:type="dxa"/>
            <w:tcBorders>
              <w:top w:val="nil"/>
              <w:left w:val="nil"/>
              <w:bottom w:val="nil"/>
              <w:right w:val="single" w:sz="4" w:space="0" w:color="auto"/>
            </w:tcBorders>
            <w:shd w:val="clear" w:color="000000" w:fill="FFF2CC"/>
            <w:noWrap/>
            <w:vAlign w:val="bottom"/>
            <w:hideMark/>
          </w:tcPr>
          <w:p w14:paraId="28CB080D" w14:textId="0FCB2ED9" w:rsidR="00614D51" w:rsidRPr="00614D51" w:rsidDel="00E27DD8" w:rsidRDefault="00614D51" w:rsidP="00614D51">
            <w:pPr>
              <w:spacing w:after="0"/>
              <w:jc w:val="center"/>
              <w:rPr>
                <w:del w:id="8143" w:author="Della Faille Philippe" w:date="2019-08-09T13:33:00Z"/>
                <w:moveFrom w:id="8144" w:author="Della Faille Philippe" w:date="2019-07-09T17:01:00Z"/>
                <w:rFonts w:ascii="Calibri" w:eastAsia="Times New Roman" w:hAnsi="Calibri" w:cs="Calibri"/>
                <w:color w:val="000000"/>
              </w:rPr>
            </w:pPr>
            <w:moveFrom w:id="8145" w:author="Della Faille Philippe" w:date="2019-07-09T17:01:00Z">
              <w:del w:id="8146" w:author="Della Faille Philippe" w:date="2019-08-09T13:33:00Z">
                <w:r w:rsidRPr="00614D51" w:rsidDel="00E27DD8">
                  <w:rPr>
                    <w:rFonts w:ascii="Calibri" w:eastAsia="Times New Roman" w:hAnsi="Calibri" w:cs="Calibri"/>
                    <w:color w:val="000000"/>
                  </w:rPr>
                  <w:delText>0x000C</w:delText>
                </w:r>
              </w:del>
            </w:moveFrom>
          </w:p>
        </w:tc>
      </w:tr>
      <w:tr w:rsidR="00614D51" w:rsidRPr="00614D51" w:rsidDel="00E27DD8" w14:paraId="04D624A6" w14:textId="318AFBBA" w:rsidTr="00614D51">
        <w:trPr>
          <w:trHeight w:val="288"/>
          <w:del w:id="8147" w:author="Della Faille Philippe" w:date="2019-08-09T13:33:00Z"/>
        </w:trPr>
        <w:tc>
          <w:tcPr>
            <w:tcW w:w="960" w:type="dxa"/>
            <w:vMerge/>
            <w:tcBorders>
              <w:top w:val="nil"/>
              <w:left w:val="nil"/>
              <w:bottom w:val="nil"/>
              <w:right w:val="nil"/>
            </w:tcBorders>
            <w:vAlign w:val="center"/>
            <w:hideMark/>
          </w:tcPr>
          <w:p w14:paraId="01088472" w14:textId="6C3EA841" w:rsidR="00614D51" w:rsidRPr="00614D51" w:rsidDel="00E27DD8" w:rsidRDefault="00614D51" w:rsidP="00614D51">
            <w:pPr>
              <w:spacing w:after="0"/>
              <w:jc w:val="left"/>
              <w:rPr>
                <w:del w:id="8148" w:author="Della Faille Philippe" w:date="2019-08-09T13:33:00Z"/>
                <w:moveFrom w:id="8149" w:author="Della Faille Philippe" w:date="2019-07-09T17:01:00Z"/>
                <w:rFonts w:ascii="Calibri" w:eastAsia="Times New Roman" w:hAnsi="Calibri" w:cs="Calibri"/>
                <w:b/>
                <w:bCs/>
                <w:color w:val="000000"/>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3ECDAB5B" w14:textId="3AC9B735" w:rsidR="00614D51" w:rsidRPr="00614D51" w:rsidDel="00E27DD8" w:rsidRDefault="00614D51" w:rsidP="00614D51">
            <w:pPr>
              <w:spacing w:after="0"/>
              <w:jc w:val="left"/>
              <w:rPr>
                <w:del w:id="8150" w:author="Della Faille Philippe" w:date="2019-08-09T13:33:00Z"/>
                <w:moveFrom w:id="8151" w:author="Della Faille Philippe" w:date="2019-07-09T17:01:00Z"/>
                <w:rFonts w:ascii="Calibri" w:eastAsia="Times New Roman" w:hAnsi="Calibri" w:cs="Calibri"/>
                <w:b/>
                <w:bCs/>
                <w:color w:val="000000"/>
              </w:rPr>
            </w:pPr>
          </w:p>
        </w:tc>
        <w:tc>
          <w:tcPr>
            <w:tcW w:w="960" w:type="dxa"/>
            <w:tcBorders>
              <w:top w:val="nil"/>
              <w:left w:val="nil"/>
              <w:bottom w:val="single" w:sz="4" w:space="0" w:color="auto"/>
              <w:right w:val="single" w:sz="4" w:space="0" w:color="auto"/>
            </w:tcBorders>
            <w:shd w:val="clear" w:color="000000" w:fill="FFF2CC"/>
            <w:noWrap/>
            <w:vAlign w:val="bottom"/>
            <w:hideMark/>
          </w:tcPr>
          <w:p w14:paraId="7333A6C3" w14:textId="23532E61" w:rsidR="00614D51" w:rsidRPr="00614D51" w:rsidDel="00E27DD8" w:rsidRDefault="00614D51" w:rsidP="00614D51">
            <w:pPr>
              <w:spacing w:after="0"/>
              <w:jc w:val="center"/>
              <w:rPr>
                <w:del w:id="8152" w:author="Della Faille Philippe" w:date="2019-08-09T13:33:00Z"/>
                <w:moveFrom w:id="8153" w:author="Della Faille Philippe" w:date="2019-07-09T17:01:00Z"/>
                <w:rFonts w:ascii="Calibri" w:eastAsia="Times New Roman" w:hAnsi="Calibri" w:cs="Calibri"/>
                <w:color w:val="000000"/>
              </w:rPr>
            </w:pPr>
            <w:moveFrom w:id="8154" w:author="Della Faille Philippe" w:date="2019-07-09T17:01:00Z">
              <w:del w:id="8155" w:author="Della Faille Philippe" w:date="2019-08-09T13:33:00Z">
                <w:r w:rsidRPr="00614D51" w:rsidDel="00E27DD8">
                  <w:rPr>
                    <w:rFonts w:ascii="Calibri" w:eastAsia="Times New Roman" w:hAnsi="Calibri" w:cs="Calibri"/>
                    <w:color w:val="000000"/>
                  </w:rPr>
                  <w:delText>14</w:delText>
                </w:r>
              </w:del>
            </w:moveFrom>
          </w:p>
        </w:tc>
        <w:tc>
          <w:tcPr>
            <w:tcW w:w="2680" w:type="dxa"/>
            <w:tcBorders>
              <w:top w:val="nil"/>
              <w:left w:val="nil"/>
              <w:bottom w:val="single" w:sz="4" w:space="0" w:color="auto"/>
              <w:right w:val="nil"/>
            </w:tcBorders>
            <w:shd w:val="clear" w:color="000000" w:fill="FFF2CC"/>
            <w:noWrap/>
            <w:vAlign w:val="bottom"/>
            <w:hideMark/>
          </w:tcPr>
          <w:p w14:paraId="1F9170F1" w14:textId="77AA1798" w:rsidR="00614D51" w:rsidRPr="00614D51" w:rsidDel="00E27DD8" w:rsidRDefault="00614D51" w:rsidP="00614D51">
            <w:pPr>
              <w:spacing w:after="0"/>
              <w:jc w:val="left"/>
              <w:rPr>
                <w:del w:id="8156" w:author="Della Faille Philippe" w:date="2019-08-09T13:33:00Z"/>
                <w:moveFrom w:id="8157" w:author="Della Faille Philippe" w:date="2019-07-09T17:01:00Z"/>
                <w:rFonts w:ascii="Calibri" w:eastAsia="Times New Roman" w:hAnsi="Calibri" w:cs="Calibri"/>
                <w:color w:val="000000"/>
              </w:rPr>
            </w:pPr>
            <w:moveFrom w:id="8158" w:author="Della Faille Philippe" w:date="2019-07-09T17:01:00Z">
              <w:del w:id="8159" w:author="Della Faille Philippe" w:date="2019-08-09T13:33:00Z">
                <w:r w:rsidRPr="00614D51" w:rsidDel="00E27DD8">
                  <w:rPr>
                    <w:rFonts w:ascii="Calibri" w:eastAsia="Times New Roman" w:hAnsi="Calibri" w:cs="Calibri"/>
                    <w:color w:val="000000"/>
                  </w:rPr>
                  <w:delText>Reference status</w:delText>
                </w:r>
              </w:del>
            </w:moveFrom>
          </w:p>
        </w:tc>
        <w:tc>
          <w:tcPr>
            <w:tcW w:w="960" w:type="dxa"/>
            <w:tcBorders>
              <w:top w:val="nil"/>
              <w:left w:val="single" w:sz="4" w:space="0" w:color="auto"/>
              <w:bottom w:val="single" w:sz="4" w:space="0" w:color="auto"/>
              <w:right w:val="single" w:sz="4" w:space="0" w:color="auto"/>
            </w:tcBorders>
            <w:shd w:val="clear" w:color="000000" w:fill="FFF2CC"/>
            <w:noWrap/>
            <w:vAlign w:val="bottom"/>
            <w:hideMark/>
          </w:tcPr>
          <w:p w14:paraId="29A688D2" w14:textId="788C0B33" w:rsidR="00614D51" w:rsidRPr="00614D51" w:rsidDel="00E27DD8" w:rsidRDefault="00614D51" w:rsidP="00614D51">
            <w:pPr>
              <w:spacing w:after="0"/>
              <w:jc w:val="center"/>
              <w:rPr>
                <w:del w:id="8160" w:author="Della Faille Philippe" w:date="2019-08-09T13:33:00Z"/>
                <w:moveFrom w:id="8161" w:author="Della Faille Philippe" w:date="2019-07-09T17:01:00Z"/>
                <w:rFonts w:ascii="Calibri" w:eastAsia="Times New Roman" w:hAnsi="Calibri" w:cs="Calibri"/>
                <w:color w:val="000000"/>
              </w:rPr>
            </w:pPr>
            <w:moveFrom w:id="8162" w:author="Della Faille Philippe" w:date="2019-07-09T17:01:00Z">
              <w:del w:id="8163"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single" w:sz="4" w:space="0" w:color="auto"/>
              <w:right w:val="single" w:sz="4" w:space="0" w:color="auto"/>
            </w:tcBorders>
            <w:shd w:val="clear" w:color="000000" w:fill="FFF2CC"/>
            <w:noWrap/>
            <w:vAlign w:val="bottom"/>
            <w:hideMark/>
          </w:tcPr>
          <w:p w14:paraId="74DBADC3" w14:textId="4172EA57" w:rsidR="00614D51" w:rsidRPr="00614D51" w:rsidDel="00E27DD8" w:rsidRDefault="00614D51" w:rsidP="00614D51">
            <w:pPr>
              <w:spacing w:after="0"/>
              <w:jc w:val="center"/>
              <w:rPr>
                <w:del w:id="8164" w:author="Della Faille Philippe" w:date="2019-08-09T13:33:00Z"/>
                <w:moveFrom w:id="8165" w:author="Della Faille Philippe" w:date="2019-07-09T17:01:00Z"/>
                <w:rFonts w:ascii="Calibri" w:eastAsia="Times New Roman" w:hAnsi="Calibri" w:cs="Calibri"/>
                <w:color w:val="000000"/>
              </w:rPr>
            </w:pPr>
            <w:moveFrom w:id="8166" w:author="Della Faille Philippe" w:date="2019-07-09T17:01:00Z">
              <w:del w:id="816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single" w:sz="4" w:space="0" w:color="auto"/>
              <w:right w:val="single" w:sz="4" w:space="0" w:color="auto"/>
            </w:tcBorders>
            <w:shd w:val="clear" w:color="000000" w:fill="FFF2CC"/>
            <w:noWrap/>
            <w:vAlign w:val="bottom"/>
            <w:hideMark/>
          </w:tcPr>
          <w:p w14:paraId="2AA60B00" w14:textId="17FFDCF2" w:rsidR="00614D51" w:rsidRPr="00614D51" w:rsidDel="00E27DD8" w:rsidRDefault="00614D51" w:rsidP="00614D51">
            <w:pPr>
              <w:spacing w:after="0"/>
              <w:jc w:val="center"/>
              <w:rPr>
                <w:del w:id="8168" w:author="Della Faille Philippe" w:date="2019-08-09T13:33:00Z"/>
                <w:moveFrom w:id="8169" w:author="Della Faille Philippe" w:date="2019-07-09T17:01:00Z"/>
                <w:rFonts w:ascii="Calibri" w:eastAsia="Times New Roman" w:hAnsi="Calibri" w:cs="Calibri"/>
                <w:color w:val="000000"/>
              </w:rPr>
            </w:pPr>
            <w:moveFrom w:id="8170" w:author="Della Faille Philippe" w:date="2019-07-09T17:01:00Z">
              <w:del w:id="817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single" w:sz="4" w:space="0" w:color="auto"/>
              <w:right w:val="single" w:sz="4" w:space="0" w:color="auto"/>
            </w:tcBorders>
            <w:shd w:val="clear" w:color="000000" w:fill="FFF2CC"/>
            <w:noWrap/>
            <w:vAlign w:val="bottom"/>
            <w:hideMark/>
          </w:tcPr>
          <w:p w14:paraId="3F00CDE6" w14:textId="255A5CE9" w:rsidR="00614D51" w:rsidRPr="00614D51" w:rsidDel="00E27DD8" w:rsidRDefault="00614D51" w:rsidP="00614D51">
            <w:pPr>
              <w:spacing w:after="0"/>
              <w:jc w:val="center"/>
              <w:rPr>
                <w:del w:id="8172" w:author="Della Faille Philippe" w:date="2019-08-09T13:33:00Z"/>
                <w:moveFrom w:id="8173" w:author="Della Faille Philippe" w:date="2019-07-09T17:01:00Z"/>
                <w:rFonts w:ascii="Calibri" w:eastAsia="Times New Roman" w:hAnsi="Calibri" w:cs="Calibri"/>
                <w:color w:val="000000"/>
              </w:rPr>
            </w:pPr>
            <w:moveFrom w:id="8174" w:author="Della Faille Philippe" w:date="2019-07-09T17:01:00Z">
              <w:del w:id="8175" w:author="Della Faille Philippe" w:date="2019-08-09T13:33:00Z">
                <w:r w:rsidRPr="00614D51" w:rsidDel="00E27DD8">
                  <w:rPr>
                    <w:rFonts w:ascii="Calibri" w:eastAsia="Times New Roman" w:hAnsi="Calibri" w:cs="Calibri"/>
                    <w:color w:val="000000"/>
                  </w:rPr>
                  <w:delText>13</w:delText>
                </w:r>
              </w:del>
            </w:moveFrom>
          </w:p>
        </w:tc>
        <w:tc>
          <w:tcPr>
            <w:tcW w:w="1276" w:type="dxa"/>
            <w:tcBorders>
              <w:top w:val="nil"/>
              <w:left w:val="nil"/>
              <w:bottom w:val="single" w:sz="4" w:space="0" w:color="auto"/>
              <w:right w:val="single" w:sz="4" w:space="0" w:color="auto"/>
            </w:tcBorders>
            <w:shd w:val="clear" w:color="000000" w:fill="FFF2CC"/>
            <w:noWrap/>
            <w:vAlign w:val="bottom"/>
            <w:hideMark/>
          </w:tcPr>
          <w:p w14:paraId="1CE7D4A9" w14:textId="3EA3EB69" w:rsidR="00614D51" w:rsidRPr="00614D51" w:rsidDel="00E27DD8" w:rsidRDefault="00614D51" w:rsidP="00614D51">
            <w:pPr>
              <w:spacing w:after="0"/>
              <w:jc w:val="center"/>
              <w:rPr>
                <w:del w:id="8176" w:author="Della Faille Philippe" w:date="2019-08-09T13:33:00Z"/>
                <w:moveFrom w:id="8177" w:author="Della Faille Philippe" w:date="2019-07-09T17:01:00Z"/>
                <w:rFonts w:ascii="Calibri" w:eastAsia="Times New Roman" w:hAnsi="Calibri" w:cs="Calibri"/>
                <w:color w:val="000000"/>
              </w:rPr>
            </w:pPr>
            <w:moveFrom w:id="8178" w:author="Della Faille Philippe" w:date="2019-07-09T17:01:00Z">
              <w:del w:id="8179" w:author="Della Faille Philippe" w:date="2019-08-09T13:33:00Z">
                <w:r w:rsidRPr="00614D51" w:rsidDel="00E27DD8">
                  <w:rPr>
                    <w:rFonts w:ascii="Calibri" w:eastAsia="Times New Roman" w:hAnsi="Calibri" w:cs="Calibri"/>
                    <w:color w:val="000000"/>
                  </w:rPr>
                  <w:delText>0x000D</w:delText>
                </w:r>
              </w:del>
            </w:moveFrom>
          </w:p>
        </w:tc>
      </w:tr>
      <w:tr w:rsidR="00614D51" w:rsidRPr="00614D51" w:rsidDel="00E27DD8" w14:paraId="578D4A52" w14:textId="04147296" w:rsidTr="00614D51">
        <w:trPr>
          <w:trHeight w:val="288"/>
          <w:del w:id="8180" w:author="Della Faille Philippe" w:date="2019-08-09T13:33:00Z"/>
        </w:trPr>
        <w:tc>
          <w:tcPr>
            <w:tcW w:w="960" w:type="dxa"/>
            <w:vMerge/>
            <w:tcBorders>
              <w:top w:val="nil"/>
              <w:left w:val="nil"/>
              <w:bottom w:val="nil"/>
              <w:right w:val="nil"/>
            </w:tcBorders>
            <w:vAlign w:val="center"/>
            <w:hideMark/>
          </w:tcPr>
          <w:p w14:paraId="2648B233" w14:textId="3BE7ED94" w:rsidR="00614D51" w:rsidRPr="00614D51" w:rsidDel="00E27DD8" w:rsidRDefault="00614D51" w:rsidP="00614D51">
            <w:pPr>
              <w:spacing w:after="0"/>
              <w:jc w:val="left"/>
              <w:rPr>
                <w:del w:id="8181" w:author="Della Faille Philippe" w:date="2019-08-09T13:33:00Z"/>
                <w:moveFrom w:id="81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DE9035A" w14:textId="41D116C5" w:rsidR="00614D51" w:rsidRPr="00614D51" w:rsidDel="00E27DD8" w:rsidRDefault="00614D51" w:rsidP="00614D51">
            <w:pPr>
              <w:spacing w:after="0"/>
              <w:jc w:val="left"/>
              <w:rPr>
                <w:del w:id="8183" w:author="Della Faille Philippe" w:date="2019-08-09T13:33:00Z"/>
                <w:moveFrom w:id="8184" w:author="Della Faille Philippe" w:date="2019-07-09T17:01:00Z"/>
                <w:rFonts w:ascii="Calibri" w:eastAsia="Times New Roman" w:hAnsi="Calibri" w:cs="Calibri"/>
                <w:color w:val="000000"/>
              </w:rPr>
            </w:pPr>
            <w:moveFrom w:id="8185" w:author="Della Faille Philippe" w:date="2019-07-09T17:01:00Z">
              <w:del w:id="818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F326FB4" w14:textId="3A2557E2" w:rsidR="00614D51" w:rsidRPr="00614D51" w:rsidDel="00E27DD8" w:rsidRDefault="00614D51" w:rsidP="00614D51">
            <w:pPr>
              <w:spacing w:after="0"/>
              <w:jc w:val="center"/>
              <w:rPr>
                <w:del w:id="8187" w:author="Della Faille Philippe" w:date="2019-08-09T13:33:00Z"/>
                <w:moveFrom w:id="8188" w:author="Della Faille Philippe" w:date="2019-07-09T17:01:00Z"/>
                <w:rFonts w:ascii="Calibri" w:eastAsia="Times New Roman" w:hAnsi="Calibri" w:cs="Calibri"/>
                <w:color w:val="000000"/>
              </w:rPr>
            </w:pPr>
            <w:moveFrom w:id="8189" w:author="Della Faille Philippe" w:date="2019-07-09T17:01:00Z">
              <w:del w:id="8190" w:author="Della Faille Philippe" w:date="2019-08-09T13:33:00Z">
                <w:r w:rsidRPr="00614D51" w:rsidDel="00E27DD8">
                  <w:rPr>
                    <w:rFonts w:ascii="Calibri" w:eastAsia="Times New Roman" w:hAnsi="Calibri" w:cs="Calibri"/>
                    <w:color w:val="000000"/>
                  </w:rPr>
                  <w:delText>15</w:delText>
                </w:r>
              </w:del>
            </w:moveFrom>
          </w:p>
        </w:tc>
        <w:tc>
          <w:tcPr>
            <w:tcW w:w="2680" w:type="dxa"/>
            <w:tcBorders>
              <w:top w:val="nil"/>
              <w:left w:val="nil"/>
              <w:bottom w:val="nil"/>
              <w:right w:val="nil"/>
            </w:tcBorders>
            <w:shd w:val="clear" w:color="000000" w:fill="A9D08E"/>
            <w:noWrap/>
            <w:vAlign w:val="bottom"/>
            <w:hideMark/>
          </w:tcPr>
          <w:p w14:paraId="4CF44EB1" w14:textId="0972D529" w:rsidR="00614D51" w:rsidRPr="00614D51" w:rsidDel="00E27DD8" w:rsidRDefault="00614D51" w:rsidP="00614D51">
            <w:pPr>
              <w:spacing w:after="0"/>
              <w:jc w:val="left"/>
              <w:rPr>
                <w:del w:id="8191" w:author="Della Faille Philippe" w:date="2019-08-09T13:33:00Z"/>
                <w:moveFrom w:id="8192" w:author="Della Faille Philippe" w:date="2019-07-09T17:01:00Z"/>
                <w:rFonts w:ascii="Calibri" w:eastAsia="Times New Roman" w:hAnsi="Calibri" w:cs="Calibri"/>
                <w:color w:val="000000"/>
              </w:rPr>
            </w:pPr>
            <w:moveFrom w:id="8193" w:author="Della Faille Philippe" w:date="2019-07-09T17:01:00Z">
              <w:del w:id="8194" w:author="Della Faille Philippe" w:date="2019-08-09T13:33:00Z">
                <w:r w:rsidRPr="00614D51" w:rsidDel="00E27DD8">
                  <w:rPr>
                    <w:rFonts w:ascii="Calibri" w:eastAsia="Times New Roman" w:hAnsi="Calibri" w:cs="Calibri"/>
                    <w:color w:val="000000"/>
                  </w:rPr>
                  <w:delText>P fwd pallet 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37BB158" w14:textId="5B877682" w:rsidR="00614D51" w:rsidRPr="00614D51" w:rsidDel="00E27DD8" w:rsidRDefault="00614D51" w:rsidP="00614D51">
            <w:pPr>
              <w:spacing w:after="0"/>
              <w:jc w:val="center"/>
              <w:rPr>
                <w:del w:id="8195" w:author="Della Faille Philippe" w:date="2019-08-09T13:33:00Z"/>
                <w:moveFrom w:id="8196" w:author="Della Faille Philippe" w:date="2019-07-09T17:01:00Z"/>
                <w:rFonts w:ascii="Calibri" w:eastAsia="Times New Roman" w:hAnsi="Calibri" w:cs="Calibri"/>
                <w:color w:val="000000"/>
              </w:rPr>
            </w:pPr>
            <w:moveFrom w:id="8197" w:author="Della Faille Philippe" w:date="2019-07-09T17:01:00Z">
              <w:del w:id="819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4B4F5D07" w14:textId="2E8C4654" w:rsidR="00614D51" w:rsidRPr="00614D51" w:rsidDel="00E27DD8" w:rsidRDefault="00614D51" w:rsidP="00614D51">
            <w:pPr>
              <w:spacing w:after="0"/>
              <w:jc w:val="center"/>
              <w:rPr>
                <w:del w:id="8199" w:author="Della Faille Philippe" w:date="2019-08-09T13:33:00Z"/>
                <w:moveFrom w:id="8200" w:author="Della Faille Philippe" w:date="2019-07-09T17:01:00Z"/>
                <w:rFonts w:ascii="Calibri" w:eastAsia="Times New Roman" w:hAnsi="Calibri" w:cs="Calibri"/>
                <w:color w:val="000000"/>
              </w:rPr>
            </w:pPr>
            <w:moveFrom w:id="8201" w:author="Della Faille Philippe" w:date="2019-07-09T17:01:00Z">
              <w:del w:id="820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3EB0AA23" w14:textId="0DB83288" w:rsidR="00614D51" w:rsidRPr="00614D51" w:rsidDel="00E27DD8" w:rsidRDefault="00614D51" w:rsidP="00614D51">
            <w:pPr>
              <w:spacing w:after="0"/>
              <w:jc w:val="center"/>
              <w:rPr>
                <w:del w:id="8203" w:author="Della Faille Philippe" w:date="2019-08-09T13:33:00Z"/>
                <w:moveFrom w:id="8204" w:author="Della Faille Philippe" w:date="2019-07-09T17:01:00Z"/>
                <w:rFonts w:ascii="Calibri" w:eastAsia="Times New Roman" w:hAnsi="Calibri" w:cs="Calibri"/>
                <w:color w:val="000000"/>
              </w:rPr>
            </w:pPr>
            <w:moveFrom w:id="8205" w:author="Della Faille Philippe" w:date="2019-07-09T17:01:00Z">
              <w:del w:id="820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A7BDD54" w14:textId="6E4A0611" w:rsidR="00614D51" w:rsidRPr="00614D51" w:rsidDel="00E27DD8" w:rsidRDefault="00614D51" w:rsidP="00614D51">
            <w:pPr>
              <w:spacing w:after="0"/>
              <w:jc w:val="center"/>
              <w:rPr>
                <w:del w:id="8207" w:author="Della Faille Philippe" w:date="2019-08-09T13:33:00Z"/>
                <w:moveFrom w:id="8208" w:author="Della Faille Philippe" w:date="2019-07-09T17:01:00Z"/>
                <w:rFonts w:ascii="Calibri" w:eastAsia="Times New Roman" w:hAnsi="Calibri" w:cs="Calibri"/>
                <w:color w:val="000000"/>
              </w:rPr>
            </w:pPr>
            <w:moveFrom w:id="8209" w:author="Della Faille Philippe" w:date="2019-07-09T17:01:00Z">
              <w:del w:id="8210" w:author="Della Faille Philippe" w:date="2019-08-09T13:33:00Z">
                <w:r w:rsidRPr="00614D51" w:rsidDel="00E27DD8">
                  <w:rPr>
                    <w:rFonts w:ascii="Calibri" w:eastAsia="Times New Roman" w:hAnsi="Calibri" w:cs="Calibri"/>
                    <w:color w:val="000000"/>
                  </w:rPr>
                  <w:delText>14</w:delText>
                </w:r>
              </w:del>
            </w:moveFrom>
          </w:p>
        </w:tc>
        <w:tc>
          <w:tcPr>
            <w:tcW w:w="1276" w:type="dxa"/>
            <w:tcBorders>
              <w:top w:val="nil"/>
              <w:left w:val="nil"/>
              <w:bottom w:val="nil"/>
              <w:right w:val="single" w:sz="4" w:space="0" w:color="auto"/>
            </w:tcBorders>
            <w:shd w:val="clear" w:color="000000" w:fill="A9D08E"/>
            <w:noWrap/>
            <w:vAlign w:val="bottom"/>
            <w:hideMark/>
          </w:tcPr>
          <w:p w14:paraId="1CE6A67A" w14:textId="74588C8A" w:rsidR="00614D51" w:rsidRPr="00614D51" w:rsidDel="00E27DD8" w:rsidRDefault="00614D51" w:rsidP="00614D51">
            <w:pPr>
              <w:spacing w:after="0"/>
              <w:jc w:val="center"/>
              <w:rPr>
                <w:del w:id="8211" w:author="Della Faille Philippe" w:date="2019-08-09T13:33:00Z"/>
                <w:moveFrom w:id="8212" w:author="Della Faille Philippe" w:date="2019-07-09T17:01:00Z"/>
                <w:rFonts w:ascii="Calibri" w:eastAsia="Times New Roman" w:hAnsi="Calibri" w:cs="Calibri"/>
                <w:color w:val="000000"/>
              </w:rPr>
            </w:pPr>
            <w:moveFrom w:id="8213" w:author="Della Faille Philippe" w:date="2019-07-09T17:01:00Z">
              <w:del w:id="8214" w:author="Della Faille Philippe" w:date="2019-08-09T13:33:00Z">
                <w:r w:rsidRPr="00614D51" w:rsidDel="00E27DD8">
                  <w:rPr>
                    <w:rFonts w:ascii="Calibri" w:eastAsia="Times New Roman" w:hAnsi="Calibri" w:cs="Calibri"/>
                    <w:color w:val="000000"/>
                  </w:rPr>
                  <w:delText>0x000E</w:delText>
                </w:r>
              </w:del>
            </w:moveFrom>
          </w:p>
        </w:tc>
      </w:tr>
      <w:tr w:rsidR="00614D51" w:rsidRPr="00614D51" w:rsidDel="00E27DD8" w14:paraId="153F62B5" w14:textId="27FD0D06" w:rsidTr="00614D51">
        <w:trPr>
          <w:trHeight w:val="288"/>
          <w:del w:id="8215" w:author="Della Faille Philippe" w:date="2019-08-09T13:33:00Z"/>
        </w:trPr>
        <w:tc>
          <w:tcPr>
            <w:tcW w:w="960" w:type="dxa"/>
            <w:vMerge/>
            <w:tcBorders>
              <w:top w:val="nil"/>
              <w:left w:val="nil"/>
              <w:bottom w:val="nil"/>
              <w:right w:val="nil"/>
            </w:tcBorders>
            <w:vAlign w:val="center"/>
            <w:hideMark/>
          </w:tcPr>
          <w:p w14:paraId="626907E0" w14:textId="1F7CA010" w:rsidR="00614D51" w:rsidRPr="00614D51" w:rsidDel="00E27DD8" w:rsidRDefault="00614D51" w:rsidP="00614D51">
            <w:pPr>
              <w:spacing w:after="0"/>
              <w:jc w:val="left"/>
              <w:rPr>
                <w:del w:id="8216" w:author="Della Faille Philippe" w:date="2019-08-09T13:33:00Z"/>
                <w:moveFrom w:id="82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25FFF47" w14:textId="4A96A2C9" w:rsidR="00614D51" w:rsidRPr="00614D51" w:rsidDel="00E27DD8" w:rsidRDefault="00614D51" w:rsidP="00614D51">
            <w:pPr>
              <w:spacing w:after="0"/>
              <w:jc w:val="left"/>
              <w:rPr>
                <w:del w:id="8218" w:author="Della Faille Philippe" w:date="2019-08-09T13:33:00Z"/>
                <w:moveFrom w:id="8219" w:author="Della Faille Philippe" w:date="2019-07-09T17:01:00Z"/>
                <w:rFonts w:ascii="Calibri" w:eastAsia="Times New Roman" w:hAnsi="Calibri" w:cs="Calibri"/>
                <w:color w:val="000000"/>
              </w:rPr>
            </w:pPr>
            <w:moveFrom w:id="8220" w:author="Della Faille Philippe" w:date="2019-07-09T17:01:00Z">
              <w:del w:id="822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7D13E00" w14:textId="7D0C0404" w:rsidR="00614D51" w:rsidRPr="00614D51" w:rsidDel="00E27DD8" w:rsidRDefault="00614D51" w:rsidP="00614D51">
            <w:pPr>
              <w:spacing w:after="0"/>
              <w:jc w:val="center"/>
              <w:rPr>
                <w:del w:id="8222" w:author="Della Faille Philippe" w:date="2019-08-09T13:33:00Z"/>
                <w:moveFrom w:id="8223" w:author="Della Faille Philippe" w:date="2019-07-09T17:01:00Z"/>
                <w:rFonts w:ascii="Calibri" w:eastAsia="Times New Roman" w:hAnsi="Calibri" w:cs="Calibri"/>
                <w:color w:val="000000"/>
              </w:rPr>
            </w:pPr>
            <w:moveFrom w:id="8224" w:author="Della Faille Philippe" w:date="2019-07-09T17:01:00Z">
              <w:del w:id="8225" w:author="Della Faille Philippe" w:date="2019-08-09T13:33:00Z">
                <w:r w:rsidRPr="00614D51" w:rsidDel="00E27DD8">
                  <w:rPr>
                    <w:rFonts w:ascii="Calibri" w:eastAsia="Times New Roman" w:hAnsi="Calibri" w:cs="Calibri"/>
                    <w:color w:val="000000"/>
                  </w:rPr>
                  <w:delText>16</w:delText>
                </w:r>
              </w:del>
            </w:moveFrom>
          </w:p>
        </w:tc>
        <w:tc>
          <w:tcPr>
            <w:tcW w:w="2680" w:type="dxa"/>
            <w:tcBorders>
              <w:top w:val="nil"/>
              <w:left w:val="nil"/>
              <w:bottom w:val="nil"/>
              <w:right w:val="nil"/>
            </w:tcBorders>
            <w:shd w:val="clear" w:color="000000" w:fill="A9D08E"/>
            <w:noWrap/>
            <w:vAlign w:val="bottom"/>
            <w:hideMark/>
          </w:tcPr>
          <w:p w14:paraId="614485E7" w14:textId="7B10704B" w:rsidR="00614D51" w:rsidRPr="00614D51" w:rsidDel="00E27DD8" w:rsidRDefault="00614D51" w:rsidP="00614D51">
            <w:pPr>
              <w:spacing w:after="0"/>
              <w:jc w:val="left"/>
              <w:rPr>
                <w:del w:id="8226" w:author="Della Faille Philippe" w:date="2019-08-09T13:33:00Z"/>
                <w:moveFrom w:id="8227" w:author="Della Faille Philippe" w:date="2019-07-09T17:01:00Z"/>
                <w:rFonts w:ascii="Calibri" w:eastAsia="Times New Roman" w:hAnsi="Calibri" w:cs="Calibri"/>
                <w:color w:val="000000"/>
              </w:rPr>
            </w:pPr>
            <w:moveFrom w:id="8228" w:author="Della Faille Philippe" w:date="2019-07-09T17:01:00Z">
              <w:del w:id="8229" w:author="Della Faille Philippe" w:date="2019-08-09T13:33:00Z">
                <w:r w:rsidRPr="00614D51" w:rsidDel="00E27DD8">
                  <w:rPr>
                    <w:rFonts w:ascii="Calibri" w:eastAsia="Times New Roman" w:hAnsi="Calibri" w:cs="Calibri"/>
                    <w:color w:val="000000"/>
                  </w:rPr>
                  <w:delText>P fwd pallet 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CD1CB15" w14:textId="5C955D7D" w:rsidR="00614D51" w:rsidRPr="00614D51" w:rsidDel="00E27DD8" w:rsidRDefault="00614D51" w:rsidP="00614D51">
            <w:pPr>
              <w:spacing w:after="0"/>
              <w:jc w:val="center"/>
              <w:rPr>
                <w:del w:id="8230" w:author="Della Faille Philippe" w:date="2019-08-09T13:33:00Z"/>
                <w:moveFrom w:id="8231" w:author="Della Faille Philippe" w:date="2019-07-09T17:01:00Z"/>
                <w:rFonts w:ascii="Calibri" w:eastAsia="Times New Roman" w:hAnsi="Calibri" w:cs="Calibri"/>
                <w:color w:val="000000"/>
              </w:rPr>
            </w:pPr>
            <w:moveFrom w:id="8232" w:author="Della Faille Philippe" w:date="2019-07-09T17:01:00Z">
              <w:del w:id="823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3768A824" w14:textId="01B616BE" w:rsidR="00614D51" w:rsidRPr="00614D51" w:rsidDel="00E27DD8" w:rsidRDefault="00614D51" w:rsidP="00614D51">
            <w:pPr>
              <w:spacing w:after="0"/>
              <w:jc w:val="center"/>
              <w:rPr>
                <w:del w:id="8234" w:author="Della Faille Philippe" w:date="2019-08-09T13:33:00Z"/>
                <w:moveFrom w:id="8235" w:author="Della Faille Philippe" w:date="2019-07-09T17:01:00Z"/>
                <w:rFonts w:ascii="Calibri" w:eastAsia="Times New Roman" w:hAnsi="Calibri" w:cs="Calibri"/>
                <w:color w:val="000000"/>
              </w:rPr>
            </w:pPr>
            <w:moveFrom w:id="8236" w:author="Della Faille Philippe" w:date="2019-07-09T17:01:00Z">
              <w:del w:id="823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50739CE" w14:textId="453FA8C5" w:rsidR="00614D51" w:rsidRPr="00614D51" w:rsidDel="00E27DD8" w:rsidRDefault="00614D51" w:rsidP="00614D51">
            <w:pPr>
              <w:spacing w:after="0"/>
              <w:jc w:val="center"/>
              <w:rPr>
                <w:del w:id="8238" w:author="Della Faille Philippe" w:date="2019-08-09T13:33:00Z"/>
                <w:moveFrom w:id="8239" w:author="Della Faille Philippe" w:date="2019-07-09T17:01:00Z"/>
                <w:rFonts w:ascii="Calibri" w:eastAsia="Times New Roman" w:hAnsi="Calibri" w:cs="Calibri"/>
                <w:color w:val="000000"/>
              </w:rPr>
            </w:pPr>
            <w:moveFrom w:id="8240" w:author="Della Faille Philippe" w:date="2019-07-09T17:01:00Z">
              <w:del w:id="824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1416DAD" w14:textId="79FF8E0E" w:rsidR="00614D51" w:rsidRPr="00614D51" w:rsidDel="00E27DD8" w:rsidRDefault="00614D51" w:rsidP="00614D51">
            <w:pPr>
              <w:spacing w:after="0"/>
              <w:jc w:val="center"/>
              <w:rPr>
                <w:del w:id="8242" w:author="Della Faille Philippe" w:date="2019-08-09T13:33:00Z"/>
                <w:moveFrom w:id="8243" w:author="Della Faille Philippe" w:date="2019-07-09T17:01:00Z"/>
                <w:rFonts w:ascii="Calibri" w:eastAsia="Times New Roman" w:hAnsi="Calibri" w:cs="Calibri"/>
                <w:color w:val="000000"/>
              </w:rPr>
            </w:pPr>
            <w:moveFrom w:id="8244" w:author="Della Faille Philippe" w:date="2019-07-09T17:01:00Z">
              <w:del w:id="8245" w:author="Della Faille Philippe" w:date="2019-08-09T13:33:00Z">
                <w:r w:rsidRPr="00614D51" w:rsidDel="00E27DD8">
                  <w:rPr>
                    <w:rFonts w:ascii="Calibri" w:eastAsia="Times New Roman" w:hAnsi="Calibri" w:cs="Calibri"/>
                    <w:color w:val="000000"/>
                  </w:rPr>
                  <w:delText>16</w:delText>
                </w:r>
              </w:del>
            </w:moveFrom>
          </w:p>
        </w:tc>
        <w:tc>
          <w:tcPr>
            <w:tcW w:w="1276" w:type="dxa"/>
            <w:tcBorders>
              <w:top w:val="nil"/>
              <w:left w:val="nil"/>
              <w:bottom w:val="nil"/>
              <w:right w:val="single" w:sz="4" w:space="0" w:color="auto"/>
            </w:tcBorders>
            <w:shd w:val="clear" w:color="000000" w:fill="A9D08E"/>
            <w:noWrap/>
            <w:vAlign w:val="bottom"/>
            <w:hideMark/>
          </w:tcPr>
          <w:p w14:paraId="06195786" w14:textId="10F5279B" w:rsidR="00614D51" w:rsidRPr="00614D51" w:rsidDel="00E27DD8" w:rsidRDefault="00614D51" w:rsidP="00614D51">
            <w:pPr>
              <w:spacing w:after="0"/>
              <w:jc w:val="center"/>
              <w:rPr>
                <w:del w:id="8246" w:author="Della Faille Philippe" w:date="2019-08-09T13:33:00Z"/>
                <w:moveFrom w:id="8247" w:author="Della Faille Philippe" w:date="2019-07-09T17:01:00Z"/>
                <w:rFonts w:ascii="Calibri" w:eastAsia="Times New Roman" w:hAnsi="Calibri" w:cs="Calibri"/>
                <w:color w:val="000000"/>
              </w:rPr>
            </w:pPr>
            <w:moveFrom w:id="8248" w:author="Della Faille Philippe" w:date="2019-07-09T17:01:00Z">
              <w:del w:id="8249" w:author="Della Faille Philippe" w:date="2019-08-09T13:33:00Z">
                <w:r w:rsidRPr="00614D51" w:rsidDel="00E27DD8">
                  <w:rPr>
                    <w:rFonts w:ascii="Calibri" w:eastAsia="Times New Roman" w:hAnsi="Calibri" w:cs="Calibri"/>
                    <w:color w:val="000000"/>
                  </w:rPr>
                  <w:delText>0x0010</w:delText>
                </w:r>
              </w:del>
            </w:moveFrom>
          </w:p>
        </w:tc>
      </w:tr>
      <w:tr w:rsidR="00614D51" w:rsidRPr="00614D51" w:rsidDel="00E27DD8" w14:paraId="44C3A8B8" w14:textId="20E66170" w:rsidTr="00614D51">
        <w:trPr>
          <w:trHeight w:val="288"/>
          <w:del w:id="8250" w:author="Della Faille Philippe" w:date="2019-08-09T13:33:00Z"/>
        </w:trPr>
        <w:tc>
          <w:tcPr>
            <w:tcW w:w="960" w:type="dxa"/>
            <w:vMerge/>
            <w:tcBorders>
              <w:top w:val="nil"/>
              <w:left w:val="nil"/>
              <w:bottom w:val="nil"/>
              <w:right w:val="nil"/>
            </w:tcBorders>
            <w:vAlign w:val="center"/>
            <w:hideMark/>
          </w:tcPr>
          <w:p w14:paraId="3BBA87FB" w14:textId="31E95CFF" w:rsidR="00614D51" w:rsidRPr="00614D51" w:rsidDel="00E27DD8" w:rsidRDefault="00614D51" w:rsidP="00614D51">
            <w:pPr>
              <w:spacing w:after="0"/>
              <w:jc w:val="left"/>
              <w:rPr>
                <w:del w:id="8251" w:author="Della Faille Philippe" w:date="2019-08-09T13:33:00Z"/>
                <w:moveFrom w:id="82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DFF73EF" w14:textId="2D598FB1" w:rsidR="00614D51" w:rsidRPr="00614D51" w:rsidDel="00E27DD8" w:rsidRDefault="00614D51" w:rsidP="00614D51">
            <w:pPr>
              <w:spacing w:after="0"/>
              <w:jc w:val="left"/>
              <w:rPr>
                <w:del w:id="8253" w:author="Della Faille Philippe" w:date="2019-08-09T13:33:00Z"/>
                <w:moveFrom w:id="8254" w:author="Della Faille Philippe" w:date="2019-07-09T17:01:00Z"/>
                <w:rFonts w:ascii="Calibri" w:eastAsia="Times New Roman" w:hAnsi="Calibri" w:cs="Calibri"/>
                <w:color w:val="000000"/>
              </w:rPr>
            </w:pPr>
            <w:moveFrom w:id="8255" w:author="Della Faille Philippe" w:date="2019-07-09T17:01:00Z">
              <w:del w:id="825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C0F8A2A" w14:textId="3BC67AC7" w:rsidR="00614D51" w:rsidRPr="00614D51" w:rsidDel="00E27DD8" w:rsidRDefault="00614D51" w:rsidP="00614D51">
            <w:pPr>
              <w:spacing w:after="0"/>
              <w:jc w:val="center"/>
              <w:rPr>
                <w:del w:id="8257" w:author="Della Faille Philippe" w:date="2019-08-09T13:33:00Z"/>
                <w:moveFrom w:id="8258" w:author="Della Faille Philippe" w:date="2019-07-09T17:01:00Z"/>
                <w:rFonts w:ascii="Calibri" w:eastAsia="Times New Roman" w:hAnsi="Calibri" w:cs="Calibri"/>
                <w:color w:val="000000"/>
              </w:rPr>
            </w:pPr>
            <w:moveFrom w:id="8259" w:author="Della Faille Philippe" w:date="2019-07-09T17:01:00Z">
              <w:del w:id="8260" w:author="Della Faille Philippe" w:date="2019-08-09T13:33:00Z">
                <w:r w:rsidRPr="00614D51" w:rsidDel="00E27DD8">
                  <w:rPr>
                    <w:rFonts w:ascii="Calibri" w:eastAsia="Times New Roman" w:hAnsi="Calibri" w:cs="Calibri"/>
                    <w:color w:val="000000"/>
                  </w:rPr>
                  <w:delText>17</w:delText>
                </w:r>
              </w:del>
            </w:moveFrom>
          </w:p>
        </w:tc>
        <w:tc>
          <w:tcPr>
            <w:tcW w:w="2680" w:type="dxa"/>
            <w:tcBorders>
              <w:top w:val="nil"/>
              <w:left w:val="nil"/>
              <w:bottom w:val="nil"/>
              <w:right w:val="nil"/>
            </w:tcBorders>
            <w:shd w:val="clear" w:color="000000" w:fill="A9D08E"/>
            <w:noWrap/>
            <w:vAlign w:val="bottom"/>
            <w:hideMark/>
          </w:tcPr>
          <w:p w14:paraId="0B344E4B" w14:textId="493C2FF7" w:rsidR="00614D51" w:rsidRPr="00614D51" w:rsidDel="00E27DD8" w:rsidRDefault="00614D51" w:rsidP="00614D51">
            <w:pPr>
              <w:spacing w:after="0"/>
              <w:jc w:val="left"/>
              <w:rPr>
                <w:del w:id="8261" w:author="Della Faille Philippe" w:date="2019-08-09T13:33:00Z"/>
                <w:moveFrom w:id="8262" w:author="Della Faille Philippe" w:date="2019-07-09T17:01:00Z"/>
                <w:rFonts w:ascii="Calibri" w:eastAsia="Times New Roman" w:hAnsi="Calibri" w:cs="Calibri"/>
                <w:color w:val="000000"/>
              </w:rPr>
            </w:pPr>
            <w:moveFrom w:id="8263" w:author="Della Faille Philippe" w:date="2019-07-09T17:01:00Z">
              <w:del w:id="8264" w:author="Della Faille Philippe" w:date="2019-08-09T13:33:00Z">
                <w:r w:rsidRPr="00614D51" w:rsidDel="00E27DD8">
                  <w:rPr>
                    <w:rFonts w:ascii="Calibri" w:eastAsia="Times New Roman" w:hAnsi="Calibri" w:cs="Calibri"/>
                    <w:color w:val="000000"/>
                  </w:rPr>
                  <w:delText>P fwd pallet 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0AC4F56" w14:textId="6601602E" w:rsidR="00614D51" w:rsidRPr="00614D51" w:rsidDel="00E27DD8" w:rsidRDefault="00614D51" w:rsidP="00614D51">
            <w:pPr>
              <w:spacing w:after="0"/>
              <w:jc w:val="center"/>
              <w:rPr>
                <w:del w:id="8265" w:author="Della Faille Philippe" w:date="2019-08-09T13:33:00Z"/>
                <w:moveFrom w:id="8266" w:author="Della Faille Philippe" w:date="2019-07-09T17:01:00Z"/>
                <w:rFonts w:ascii="Calibri" w:eastAsia="Times New Roman" w:hAnsi="Calibri" w:cs="Calibri"/>
                <w:color w:val="000000"/>
              </w:rPr>
            </w:pPr>
            <w:moveFrom w:id="8267" w:author="Della Faille Philippe" w:date="2019-07-09T17:01:00Z">
              <w:del w:id="826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1D6C8A02" w14:textId="1C39A498" w:rsidR="00614D51" w:rsidRPr="00614D51" w:rsidDel="00E27DD8" w:rsidRDefault="00614D51" w:rsidP="00614D51">
            <w:pPr>
              <w:spacing w:after="0"/>
              <w:jc w:val="center"/>
              <w:rPr>
                <w:del w:id="8269" w:author="Della Faille Philippe" w:date="2019-08-09T13:33:00Z"/>
                <w:moveFrom w:id="8270" w:author="Della Faille Philippe" w:date="2019-07-09T17:01:00Z"/>
                <w:rFonts w:ascii="Calibri" w:eastAsia="Times New Roman" w:hAnsi="Calibri" w:cs="Calibri"/>
                <w:color w:val="000000"/>
              </w:rPr>
            </w:pPr>
            <w:moveFrom w:id="8271" w:author="Della Faille Philippe" w:date="2019-07-09T17:01:00Z">
              <w:del w:id="827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7F73AA0" w14:textId="4F31AC30" w:rsidR="00614D51" w:rsidRPr="00614D51" w:rsidDel="00E27DD8" w:rsidRDefault="00614D51" w:rsidP="00614D51">
            <w:pPr>
              <w:spacing w:after="0"/>
              <w:jc w:val="center"/>
              <w:rPr>
                <w:del w:id="8273" w:author="Della Faille Philippe" w:date="2019-08-09T13:33:00Z"/>
                <w:moveFrom w:id="8274" w:author="Della Faille Philippe" w:date="2019-07-09T17:01:00Z"/>
                <w:rFonts w:ascii="Calibri" w:eastAsia="Times New Roman" w:hAnsi="Calibri" w:cs="Calibri"/>
                <w:color w:val="000000"/>
              </w:rPr>
            </w:pPr>
            <w:moveFrom w:id="8275" w:author="Della Faille Philippe" w:date="2019-07-09T17:01:00Z">
              <w:del w:id="827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2910C68" w14:textId="1A4251DB" w:rsidR="00614D51" w:rsidRPr="00614D51" w:rsidDel="00E27DD8" w:rsidRDefault="00614D51" w:rsidP="00614D51">
            <w:pPr>
              <w:spacing w:after="0"/>
              <w:jc w:val="center"/>
              <w:rPr>
                <w:del w:id="8277" w:author="Della Faille Philippe" w:date="2019-08-09T13:33:00Z"/>
                <w:moveFrom w:id="8278" w:author="Della Faille Philippe" w:date="2019-07-09T17:01:00Z"/>
                <w:rFonts w:ascii="Calibri" w:eastAsia="Times New Roman" w:hAnsi="Calibri" w:cs="Calibri"/>
                <w:color w:val="000000"/>
              </w:rPr>
            </w:pPr>
            <w:moveFrom w:id="8279" w:author="Della Faille Philippe" w:date="2019-07-09T17:01:00Z">
              <w:del w:id="8280" w:author="Della Faille Philippe" w:date="2019-08-09T13:33:00Z">
                <w:r w:rsidRPr="00614D51" w:rsidDel="00E27DD8">
                  <w:rPr>
                    <w:rFonts w:ascii="Calibri" w:eastAsia="Times New Roman" w:hAnsi="Calibri" w:cs="Calibri"/>
                    <w:color w:val="000000"/>
                  </w:rPr>
                  <w:delText>18</w:delText>
                </w:r>
              </w:del>
            </w:moveFrom>
          </w:p>
        </w:tc>
        <w:tc>
          <w:tcPr>
            <w:tcW w:w="1276" w:type="dxa"/>
            <w:tcBorders>
              <w:top w:val="nil"/>
              <w:left w:val="nil"/>
              <w:bottom w:val="nil"/>
              <w:right w:val="single" w:sz="4" w:space="0" w:color="auto"/>
            </w:tcBorders>
            <w:shd w:val="clear" w:color="000000" w:fill="A9D08E"/>
            <w:noWrap/>
            <w:vAlign w:val="bottom"/>
            <w:hideMark/>
          </w:tcPr>
          <w:p w14:paraId="6195A40E" w14:textId="3E56BEE6" w:rsidR="00614D51" w:rsidRPr="00614D51" w:rsidDel="00E27DD8" w:rsidRDefault="00614D51" w:rsidP="00614D51">
            <w:pPr>
              <w:spacing w:after="0"/>
              <w:jc w:val="center"/>
              <w:rPr>
                <w:del w:id="8281" w:author="Della Faille Philippe" w:date="2019-08-09T13:33:00Z"/>
                <w:moveFrom w:id="8282" w:author="Della Faille Philippe" w:date="2019-07-09T17:01:00Z"/>
                <w:rFonts w:ascii="Calibri" w:eastAsia="Times New Roman" w:hAnsi="Calibri" w:cs="Calibri"/>
                <w:color w:val="000000"/>
              </w:rPr>
            </w:pPr>
            <w:moveFrom w:id="8283" w:author="Della Faille Philippe" w:date="2019-07-09T17:01:00Z">
              <w:del w:id="8284" w:author="Della Faille Philippe" w:date="2019-08-09T13:33:00Z">
                <w:r w:rsidRPr="00614D51" w:rsidDel="00E27DD8">
                  <w:rPr>
                    <w:rFonts w:ascii="Calibri" w:eastAsia="Times New Roman" w:hAnsi="Calibri" w:cs="Calibri"/>
                    <w:color w:val="000000"/>
                  </w:rPr>
                  <w:delText>0x0012</w:delText>
                </w:r>
              </w:del>
            </w:moveFrom>
          </w:p>
        </w:tc>
      </w:tr>
      <w:tr w:rsidR="00614D51" w:rsidRPr="00614D51" w:rsidDel="00E27DD8" w14:paraId="411C268E" w14:textId="4817F24A" w:rsidTr="00614D51">
        <w:trPr>
          <w:trHeight w:val="288"/>
          <w:del w:id="8285" w:author="Della Faille Philippe" w:date="2019-08-09T13:33:00Z"/>
        </w:trPr>
        <w:tc>
          <w:tcPr>
            <w:tcW w:w="960" w:type="dxa"/>
            <w:vMerge/>
            <w:tcBorders>
              <w:top w:val="nil"/>
              <w:left w:val="nil"/>
              <w:bottom w:val="nil"/>
              <w:right w:val="nil"/>
            </w:tcBorders>
            <w:vAlign w:val="center"/>
            <w:hideMark/>
          </w:tcPr>
          <w:p w14:paraId="212C6972" w14:textId="4134BE09" w:rsidR="00614D51" w:rsidRPr="00614D51" w:rsidDel="00E27DD8" w:rsidRDefault="00614D51" w:rsidP="00614D51">
            <w:pPr>
              <w:spacing w:after="0"/>
              <w:jc w:val="left"/>
              <w:rPr>
                <w:del w:id="8286" w:author="Della Faille Philippe" w:date="2019-08-09T13:33:00Z"/>
                <w:moveFrom w:id="82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FD602A5" w14:textId="6D24D3BE" w:rsidR="00614D51" w:rsidRPr="00614D51" w:rsidDel="00E27DD8" w:rsidRDefault="00614D51" w:rsidP="00614D51">
            <w:pPr>
              <w:spacing w:after="0"/>
              <w:jc w:val="left"/>
              <w:rPr>
                <w:del w:id="8288" w:author="Della Faille Philippe" w:date="2019-08-09T13:33:00Z"/>
                <w:moveFrom w:id="8289" w:author="Della Faille Philippe" w:date="2019-07-09T17:01:00Z"/>
                <w:rFonts w:ascii="Calibri" w:eastAsia="Times New Roman" w:hAnsi="Calibri" w:cs="Calibri"/>
                <w:color w:val="000000"/>
              </w:rPr>
            </w:pPr>
            <w:moveFrom w:id="8290" w:author="Della Faille Philippe" w:date="2019-07-09T17:01:00Z">
              <w:del w:id="829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103051AE" w14:textId="6BF60F0B" w:rsidR="00614D51" w:rsidRPr="00614D51" w:rsidDel="00E27DD8" w:rsidRDefault="00614D51" w:rsidP="00614D51">
            <w:pPr>
              <w:spacing w:after="0"/>
              <w:jc w:val="center"/>
              <w:rPr>
                <w:del w:id="8292" w:author="Della Faille Philippe" w:date="2019-08-09T13:33:00Z"/>
                <w:moveFrom w:id="8293" w:author="Della Faille Philippe" w:date="2019-07-09T17:01:00Z"/>
                <w:rFonts w:ascii="Calibri" w:eastAsia="Times New Roman" w:hAnsi="Calibri" w:cs="Calibri"/>
                <w:color w:val="000000"/>
              </w:rPr>
            </w:pPr>
            <w:moveFrom w:id="8294" w:author="Della Faille Philippe" w:date="2019-07-09T17:01:00Z">
              <w:del w:id="8295" w:author="Della Faille Philippe" w:date="2019-08-09T13:33:00Z">
                <w:r w:rsidRPr="00614D51" w:rsidDel="00E27DD8">
                  <w:rPr>
                    <w:rFonts w:ascii="Calibri" w:eastAsia="Times New Roman" w:hAnsi="Calibri" w:cs="Calibri"/>
                    <w:color w:val="000000"/>
                  </w:rPr>
                  <w:delText>18</w:delText>
                </w:r>
              </w:del>
            </w:moveFrom>
          </w:p>
        </w:tc>
        <w:tc>
          <w:tcPr>
            <w:tcW w:w="2680" w:type="dxa"/>
            <w:tcBorders>
              <w:top w:val="nil"/>
              <w:left w:val="nil"/>
              <w:bottom w:val="nil"/>
              <w:right w:val="nil"/>
            </w:tcBorders>
            <w:shd w:val="clear" w:color="000000" w:fill="A9D08E"/>
            <w:noWrap/>
            <w:vAlign w:val="bottom"/>
            <w:hideMark/>
          </w:tcPr>
          <w:p w14:paraId="28BA3C9B" w14:textId="39C87147" w:rsidR="00614D51" w:rsidRPr="00614D51" w:rsidDel="00E27DD8" w:rsidRDefault="00614D51" w:rsidP="00614D51">
            <w:pPr>
              <w:spacing w:after="0"/>
              <w:jc w:val="left"/>
              <w:rPr>
                <w:del w:id="8296" w:author="Della Faille Philippe" w:date="2019-08-09T13:33:00Z"/>
                <w:moveFrom w:id="8297" w:author="Della Faille Philippe" w:date="2019-07-09T17:01:00Z"/>
                <w:rFonts w:ascii="Calibri" w:eastAsia="Times New Roman" w:hAnsi="Calibri" w:cs="Calibri"/>
                <w:color w:val="000000"/>
              </w:rPr>
            </w:pPr>
            <w:moveFrom w:id="8298" w:author="Della Faille Philippe" w:date="2019-07-09T17:01:00Z">
              <w:del w:id="8299" w:author="Della Faille Philippe" w:date="2019-08-09T13:33:00Z">
                <w:r w:rsidRPr="00614D51" w:rsidDel="00E27DD8">
                  <w:rPr>
                    <w:rFonts w:ascii="Calibri" w:eastAsia="Times New Roman" w:hAnsi="Calibri" w:cs="Calibri"/>
                    <w:color w:val="000000"/>
                  </w:rPr>
                  <w:delText>P fwd pallet 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BB3C939" w14:textId="183FD812" w:rsidR="00614D51" w:rsidRPr="00614D51" w:rsidDel="00E27DD8" w:rsidRDefault="00614D51" w:rsidP="00614D51">
            <w:pPr>
              <w:spacing w:after="0"/>
              <w:jc w:val="center"/>
              <w:rPr>
                <w:del w:id="8300" w:author="Della Faille Philippe" w:date="2019-08-09T13:33:00Z"/>
                <w:moveFrom w:id="8301" w:author="Della Faille Philippe" w:date="2019-07-09T17:01:00Z"/>
                <w:rFonts w:ascii="Calibri" w:eastAsia="Times New Roman" w:hAnsi="Calibri" w:cs="Calibri"/>
                <w:color w:val="000000"/>
              </w:rPr>
            </w:pPr>
            <w:moveFrom w:id="8302" w:author="Della Faille Philippe" w:date="2019-07-09T17:01:00Z">
              <w:del w:id="830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0B3B4B0E" w14:textId="0D14749F" w:rsidR="00614D51" w:rsidRPr="00614D51" w:rsidDel="00E27DD8" w:rsidRDefault="00614D51" w:rsidP="00614D51">
            <w:pPr>
              <w:spacing w:after="0"/>
              <w:jc w:val="center"/>
              <w:rPr>
                <w:del w:id="8304" w:author="Della Faille Philippe" w:date="2019-08-09T13:33:00Z"/>
                <w:moveFrom w:id="8305" w:author="Della Faille Philippe" w:date="2019-07-09T17:01:00Z"/>
                <w:rFonts w:ascii="Calibri" w:eastAsia="Times New Roman" w:hAnsi="Calibri" w:cs="Calibri"/>
                <w:color w:val="000000"/>
              </w:rPr>
            </w:pPr>
            <w:moveFrom w:id="8306" w:author="Della Faille Philippe" w:date="2019-07-09T17:01:00Z">
              <w:del w:id="830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CBB062A" w14:textId="4D743C34" w:rsidR="00614D51" w:rsidRPr="00614D51" w:rsidDel="00E27DD8" w:rsidRDefault="00614D51" w:rsidP="00614D51">
            <w:pPr>
              <w:spacing w:after="0"/>
              <w:jc w:val="center"/>
              <w:rPr>
                <w:del w:id="8308" w:author="Della Faille Philippe" w:date="2019-08-09T13:33:00Z"/>
                <w:moveFrom w:id="8309" w:author="Della Faille Philippe" w:date="2019-07-09T17:01:00Z"/>
                <w:rFonts w:ascii="Calibri" w:eastAsia="Times New Roman" w:hAnsi="Calibri" w:cs="Calibri"/>
                <w:color w:val="000000"/>
              </w:rPr>
            </w:pPr>
            <w:moveFrom w:id="8310" w:author="Della Faille Philippe" w:date="2019-07-09T17:01:00Z">
              <w:del w:id="831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DE86E4C" w14:textId="6733603B" w:rsidR="00614D51" w:rsidRPr="00614D51" w:rsidDel="00E27DD8" w:rsidRDefault="00614D51" w:rsidP="00614D51">
            <w:pPr>
              <w:spacing w:after="0"/>
              <w:jc w:val="center"/>
              <w:rPr>
                <w:del w:id="8312" w:author="Della Faille Philippe" w:date="2019-08-09T13:33:00Z"/>
                <w:moveFrom w:id="8313" w:author="Della Faille Philippe" w:date="2019-07-09T17:01:00Z"/>
                <w:rFonts w:ascii="Calibri" w:eastAsia="Times New Roman" w:hAnsi="Calibri" w:cs="Calibri"/>
                <w:color w:val="000000"/>
              </w:rPr>
            </w:pPr>
            <w:moveFrom w:id="8314" w:author="Della Faille Philippe" w:date="2019-07-09T17:01:00Z">
              <w:del w:id="8315" w:author="Della Faille Philippe" w:date="2019-08-09T13:33:00Z">
                <w:r w:rsidRPr="00614D51" w:rsidDel="00E27DD8">
                  <w:rPr>
                    <w:rFonts w:ascii="Calibri" w:eastAsia="Times New Roman" w:hAnsi="Calibri" w:cs="Calibri"/>
                    <w:color w:val="000000"/>
                  </w:rPr>
                  <w:delText>20</w:delText>
                </w:r>
              </w:del>
            </w:moveFrom>
          </w:p>
        </w:tc>
        <w:tc>
          <w:tcPr>
            <w:tcW w:w="1276" w:type="dxa"/>
            <w:tcBorders>
              <w:top w:val="nil"/>
              <w:left w:val="nil"/>
              <w:bottom w:val="nil"/>
              <w:right w:val="single" w:sz="4" w:space="0" w:color="auto"/>
            </w:tcBorders>
            <w:shd w:val="clear" w:color="000000" w:fill="A9D08E"/>
            <w:noWrap/>
            <w:vAlign w:val="bottom"/>
            <w:hideMark/>
          </w:tcPr>
          <w:p w14:paraId="48DC28F5" w14:textId="447142AE" w:rsidR="00614D51" w:rsidRPr="00614D51" w:rsidDel="00E27DD8" w:rsidRDefault="00614D51" w:rsidP="00614D51">
            <w:pPr>
              <w:spacing w:after="0"/>
              <w:jc w:val="center"/>
              <w:rPr>
                <w:del w:id="8316" w:author="Della Faille Philippe" w:date="2019-08-09T13:33:00Z"/>
                <w:moveFrom w:id="8317" w:author="Della Faille Philippe" w:date="2019-07-09T17:01:00Z"/>
                <w:rFonts w:ascii="Calibri" w:eastAsia="Times New Roman" w:hAnsi="Calibri" w:cs="Calibri"/>
                <w:color w:val="000000"/>
              </w:rPr>
            </w:pPr>
            <w:moveFrom w:id="8318" w:author="Della Faille Philippe" w:date="2019-07-09T17:01:00Z">
              <w:del w:id="8319" w:author="Della Faille Philippe" w:date="2019-08-09T13:33:00Z">
                <w:r w:rsidRPr="00614D51" w:rsidDel="00E27DD8">
                  <w:rPr>
                    <w:rFonts w:ascii="Calibri" w:eastAsia="Times New Roman" w:hAnsi="Calibri" w:cs="Calibri"/>
                    <w:color w:val="000000"/>
                  </w:rPr>
                  <w:delText>0x0014</w:delText>
                </w:r>
              </w:del>
            </w:moveFrom>
          </w:p>
        </w:tc>
      </w:tr>
      <w:tr w:rsidR="00614D51" w:rsidRPr="00614D51" w:rsidDel="00E27DD8" w14:paraId="6AB3238D" w14:textId="33063F06" w:rsidTr="00614D51">
        <w:trPr>
          <w:trHeight w:val="288"/>
          <w:del w:id="8320" w:author="Della Faille Philippe" w:date="2019-08-09T13:33:00Z"/>
        </w:trPr>
        <w:tc>
          <w:tcPr>
            <w:tcW w:w="960" w:type="dxa"/>
            <w:vMerge/>
            <w:tcBorders>
              <w:top w:val="nil"/>
              <w:left w:val="nil"/>
              <w:bottom w:val="nil"/>
              <w:right w:val="nil"/>
            </w:tcBorders>
            <w:vAlign w:val="center"/>
            <w:hideMark/>
          </w:tcPr>
          <w:p w14:paraId="6FFFF079" w14:textId="59B6DBFF" w:rsidR="00614D51" w:rsidRPr="00614D51" w:rsidDel="00E27DD8" w:rsidRDefault="00614D51" w:rsidP="00614D51">
            <w:pPr>
              <w:spacing w:after="0"/>
              <w:jc w:val="left"/>
              <w:rPr>
                <w:del w:id="8321" w:author="Della Faille Philippe" w:date="2019-08-09T13:33:00Z"/>
                <w:moveFrom w:id="83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8B93875" w14:textId="6594E544" w:rsidR="00614D51" w:rsidRPr="00614D51" w:rsidDel="00E27DD8" w:rsidRDefault="00614D51" w:rsidP="00614D51">
            <w:pPr>
              <w:spacing w:after="0"/>
              <w:jc w:val="left"/>
              <w:rPr>
                <w:del w:id="8323" w:author="Della Faille Philippe" w:date="2019-08-09T13:33:00Z"/>
                <w:moveFrom w:id="8324" w:author="Della Faille Philippe" w:date="2019-07-09T17:01:00Z"/>
                <w:rFonts w:ascii="Calibri" w:eastAsia="Times New Roman" w:hAnsi="Calibri" w:cs="Calibri"/>
                <w:color w:val="000000"/>
              </w:rPr>
            </w:pPr>
            <w:moveFrom w:id="8325" w:author="Della Faille Philippe" w:date="2019-07-09T17:01:00Z">
              <w:del w:id="832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4B7CCEE" w14:textId="6CEB9C01" w:rsidR="00614D51" w:rsidRPr="00614D51" w:rsidDel="00E27DD8" w:rsidRDefault="00614D51" w:rsidP="00614D51">
            <w:pPr>
              <w:spacing w:after="0"/>
              <w:jc w:val="center"/>
              <w:rPr>
                <w:del w:id="8327" w:author="Della Faille Philippe" w:date="2019-08-09T13:33:00Z"/>
                <w:moveFrom w:id="8328" w:author="Della Faille Philippe" w:date="2019-07-09T17:01:00Z"/>
                <w:rFonts w:ascii="Calibri" w:eastAsia="Times New Roman" w:hAnsi="Calibri" w:cs="Calibri"/>
                <w:color w:val="000000"/>
              </w:rPr>
            </w:pPr>
            <w:moveFrom w:id="8329" w:author="Della Faille Philippe" w:date="2019-07-09T17:01:00Z">
              <w:del w:id="8330" w:author="Della Faille Philippe" w:date="2019-08-09T13:33:00Z">
                <w:r w:rsidRPr="00614D51" w:rsidDel="00E27DD8">
                  <w:rPr>
                    <w:rFonts w:ascii="Calibri" w:eastAsia="Times New Roman" w:hAnsi="Calibri" w:cs="Calibri"/>
                    <w:color w:val="000000"/>
                  </w:rPr>
                  <w:delText>19</w:delText>
                </w:r>
              </w:del>
            </w:moveFrom>
          </w:p>
        </w:tc>
        <w:tc>
          <w:tcPr>
            <w:tcW w:w="2680" w:type="dxa"/>
            <w:tcBorders>
              <w:top w:val="nil"/>
              <w:left w:val="nil"/>
              <w:bottom w:val="nil"/>
              <w:right w:val="nil"/>
            </w:tcBorders>
            <w:shd w:val="clear" w:color="000000" w:fill="A9D08E"/>
            <w:noWrap/>
            <w:vAlign w:val="bottom"/>
            <w:hideMark/>
          </w:tcPr>
          <w:p w14:paraId="1A3D7392" w14:textId="3AE27703" w:rsidR="00614D51" w:rsidRPr="00614D51" w:rsidDel="00E27DD8" w:rsidRDefault="00614D51" w:rsidP="00614D51">
            <w:pPr>
              <w:spacing w:after="0"/>
              <w:jc w:val="left"/>
              <w:rPr>
                <w:del w:id="8331" w:author="Della Faille Philippe" w:date="2019-08-09T13:33:00Z"/>
                <w:moveFrom w:id="8332" w:author="Della Faille Philippe" w:date="2019-07-09T17:01:00Z"/>
                <w:rFonts w:ascii="Calibri" w:eastAsia="Times New Roman" w:hAnsi="Calibri" w:cs="Calibri"/>
                <w:color w:val="000000"/>
              </w:rPr>
            </w:pPr>
            <w:moveFrom w:id="8333" w:author="Della Faille Philippe" w:date="2019-07-09T17:01:00Z">
              <w:del w:id="8334" w:author="Della Faille Philippe" w:date="2019-08-09T13:33:00Z">
                <w:r w:rsidRPr="00614D51" w:rsidDel="00E27DD8">
                  <w:rPr>
                    <w:rFonts w:ascii="Calibri" w:eastAsia="Times New Roman" w:hAnsi="Calibri" w:cs="Calibri"/>
                    <w:color w:val="000000"/>
                  </w:rPr>
                  <w:delText>P fwd pallet 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28768DA" w14:textId="2059173A" w:rsidR="00614D51" w:rsidRPr="00614D51" w:rsidDel="00E27DD8" w:rsidRDefault="00614D51" w:rsidP="00614D51">
            <w:pPr>
              <w:spacing w:after="0"/>
              <w:jc w:val="center"/>
              <w:rPr>
                <w:del w:id="8335" w:author="Della Faille Philippe" w:date="2019-08-09T13:33:00Z"/>
                <w:moveFrom w:id="8336" w:author="Della Faille Philippe" w:date="2019-07-09T17:01:00Z"/>
                <w:rFonts w:ascii="Calibri" w:eastAsia="Times New Roman" w:hAnsi="Calibri" w:cs="Calibri"/>
                <w:color w:val="000000"/>
              </w:rPr>
            </w:pPr>
            <w:moveFrom w:id="8337" w:author="Della Faille Philippe" w:date="2019-07-09T17:01:00Z">
              <w:del w:id="833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5FCE519A" w14:textId="78225C30" w:rsidR="00614D51" w:rsidRPr="00614D51" w:rsidDel="00E27DD8" w:rsidRDefault="00614D51" w:rsidP="00614D51">
            <w:pPr>
              <w:spacing w:after="0"/>
              <w:jc w:val="center"/>
              <w:rPr>
                <w:del w:id="8339" w:author="Della Faille Philippe" w:date="2019-08-09T13:33:00Z"/>
                <w:moveFrom w:id="8340" w:author="Della Faille Philippe" w:date="2019-07-09T17:01:00Z"/>
                <w:rFonts w:ascii="Calibri" w:eastAsia="Times New Roman" w:hAnsi="Calibri" w:cs="Calibri"/>
                <w:color w:val="000000"/>
              </w:rPr>
            </w:pPr>
            <w:moveFrom w:id="8341" w:author="Della Faille Philippe" w:date="2019-07-09T17:01:00Z">
              <w:del w:id="834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91D7C0E" w14:textId="41DEB9FC" w:rsidR="00614D51" w:rsidRPr="00614D51" w:rsidDel="00E27DD8" w:rsidRDefault="00614D51" w:rsidP="00614D51">
            <w:pPr>
              <w:spacing w:after="0"/>
              <w:jc w:val="center"/>
              <w:rPr>
                <w:del w:id="8343" w:author="Della Faille Philippe" w:date="2019-08-09T13:33:00Z"/>
                <w:moveFrom w:id="8344" w:author="Della Faille Philippe" w:date="2019-07-09T17:01:00Z"/>
                <w:rFonts w:ascii="Calibri" w:eastAsia="Times New Roman" w:hAnsi="Calibri" w:cs="Calibri"/>
                <w:color w:val="000000"/>
              </w:rPr>
            </w:pPr>
            <w:moveFrom w:id="8345" w:author="Della Faille Philippe" w:date="2019-07-09T17:01:00Z">
              <w:del w:id="834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B2CE945" w14:textId="2AAEAF41" w:rsidR="00614D51" w:rsidRPr="00614D51" w:rsidDel="00E27DD8" w:rsidRDefault="00614D51" w:rsidP="00614D51">
            <w:pPr>
              <w:spacing w:after="0"/>
              <w:jc w:val="center"/>
              <w:rPr>
                <w:del w:id="8347" w:author="Della Faille Philippe" w:date="2019-08-09T13:33:00Z"/>
                <w:moveFrom w:id="8348" w:author="Della Faille Philippe" w:date="2019-07-09T17:01:00Z"/>
                <w:rFonts w:ascii="Calibri" w:eastAsia="Times New Roman" w:hAnsi="Calibri" w:cs="Calibri"/>
                <w:color w:val="000000"/>
              </w:rPr>
            </w:pPr>
            <w:moveFrom w:id="8349" w:author="Della Faille Philippe" w:date="2019-07-09T17:01:00Z">
              <w:del w:id="8350" w:author="Della Faille Philippe" w:date="2019-08-09T13:33:00Z">
                <w:r w:rsidRPr="00614D51" w:rsidDel="00E27DD8">
                  <w:rPr>
                    <w:rFonts w:ascii="Calibri" w:eastAsia="Times New Roman" w:hAnsi="Calibri" w:cs="Calibri"/>
                    <w:color w:val="000000"/>
                  </w:rPr>
                  <w:delText>22</w:delText>
                </w:r>
              </w:del>
            </w:moveFrom>
          </w:p>
        </w:tc>
        <w:tc>
          <w:tcPr>
            <w:tcW w:w="1276" w:type="dxa"/>
            <w:tcBorders>
              <w:top w:val="nil"/>
              <w:left w:val="nil"/>
              <w:bottom w:val="nil"/>
              <w:right w:val="single" w:sz="4" w:space="0" w:color="auto"/>
            </w:tcBorders>
            <w:shd w:val="clear" w:color="000000" w:fill="A9D08E"/>
            <w:noWrap/>
            <w:vAlign w:val="bottom"/>
            <w:hideMark/>
          </w:tcPr>
          <w:p w14:paraId="14FDE126" w14:textId="55B8F119" w:rsidR="00614D51" w:rsidRPr="00614D51" w:rsidDel="00E27DD8" w:rsidRDefault="00614D51" w:rsidP="00614D51">
            <w:pPr>
              <w:spacing w:after="0"/>
              <w:jc w:val="center"/>
              <w:rPr>
                <w:del w:id="8351" w:author="Della Faille Philippe" w:date="2019-08-09T13:33:00Z"/>
                <w:moveFrom w:id="8352" w:author="Della Faille Philippe" w:date="2019-07-09T17:01:00Z"/>
                <w:rFonts w:ascii="Calibri" w:eastAsia="Times New Roman" w:hAnsi="Calibri" w:cs="Calibri"/>
                <w:color w:val="000000"/>
              </w:rPr>
            </w:pPr>
            <w:moveFrom w:id="8353" w:author="Della Faille Philippe" w:date="2019-07-09T17:01:00Z">
              <w:del w:id="8354" w:author="Della Faille Philippe" w:date="2019-08-09T13:33:00Z">
                <w:r w:rsidRPr="00614D51" w:rsidDel="00E27DD8">
                  <w:rPr>
                    <w:rFonts w:ascii="Calibri" w:eastAsia="Times New Roman" w:hAnsi="Calibri" w:cs="Calibri"/>
                    <w:color w:val="000000"/>
                  </w:rPr>
                  <w:delText>0x0016</w:delText>
                </w:r>
              </w:del>
            </w:moveFrom>
          </w:p>
        </w:tc>
      </w:tr>
      <w:tr w:rsidR="00614D51" w:rsidRPr="00614D51" w:rsidDel="00E27DD8" w14:paraId="36DC1CF7" w14:textId="093556D9" w:rsidTr="00614D51">
        <w:trPr>
          <w:trHeight w:val="288"/>
          <w:del w:id="8355" w:author="Della Faille Philippe" w:date="2019-08-09T13:33:00Z"/>
        </w:trPr>
        <w:tc>
          <w:tcPr>
            <w:tcW w:w="960" w:type="dxa"/>
            <w:vMerge/>
            <w:tcBorders>
              <w:top w:val="nil"/>
              <w:left w:val="nil"/>
              <w:bottom w:val="nil"/>
              <w:right w:val="nil"/>
            </w:tcBorders>
            <w:vAlign w:val="center"/>
            <w:hideMark/>
          </w:tcPr>
          <w:p w14:paraId="7567D3A0" w14:textId="11AC9516" w:rsidR="00614D51" w:rsidRPr="00614D51" w:rsidDel="00E27DD8" w:rsidRDefault="00614D51" w:rsidP="00614D51">
            <w:pPr>
              <w:spacing w:after="0"/>
              <w:jc w:val="left"/>
              <w:rPr>
                <w:del w:id="8356" w:author="Della Faille Philippe" w:date="2019-08-09T13:33:00Z"/>
                <w:moveFrom w:id="83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B2EA78C" w14:textId="454D4D23" w:rsidR="00614D51" w:rsidRPr="00614D51" w:rsidDel="00E27DD8" w:rsidRDefault="00614D51" w:rsidP="00614D51">
            <w:pPr>
              <w:spacing w:after="0"/>
              <w:jc w:val="left"/>
              <w:rPr>
                <w:del w:id="8358" w:author="Della Faille Philippe" w:date="2019-08-09T13:33:00Z"/>
                <w:moveFrom w:id="8359" w:author="Della Faille Philippe" w:date="2019-07-09T17:01:00Z"/>
                <w:rFonts w:ascii="Calibri" w:eastAsia="Times New Roman" w:hAnsi="Calibri" w:cs="Calibri"/>
                <w:color w:val="000000"/>
              </w:rPr>
            </w:pPr>
            <w:moveFrom w:id="8360" w:author="Della Faille Philippe" w:date="2019-07-09T17:01:00Z">
              <w:del w:id="836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37DE7A9B" w14:textId="0E1FEE26" w:rsidR="00614D51" w:rsidRPr="00614D51" w:rsidDel="00E27DD8" w:rsidRDefault="00614D51" w:rsidP="00614D51">
            <w:pPr>
              <w:spacing w:after="0"/>
              <w:jc w:val="center"/>
              <w:rPr>
                <w:del w:id="8362" w:author="Della Faille Philippe" w:date="2019-08-09T13:33:00Z"/>
                <w:moveFrom w:id="8363" w:author="Della Faille Philippe" w:date="2019-07-09T17:01:00Z"/>
                <w:rFonts w:ascii="Calibri" w:eastAsia="Times New Roman" w:hAnsi="Calibri" w:cs="Calibri"/>
                <w:color w:val="000000"/>
              </w:rPr>
            </w:pPr>
            <w:moveFrom w:id="8364" w:author="Della Faille Philippe" w:date="2019-07-09T17:01:00Z">
              <w:del w:id="8365" w:author="Della Faille Philippe" w:date="2019-08-09T13:33:00Z">
                <w:r w:rsidRPr="00614D51" w:rsidDel="00E27DD8">
                  <w:rPr>
                    <w:rFonts w:ascii="Calibri" w:eastAsia="Times New Roman" w:hAnsi="Calibri" w:cs="Calibri"/>
                    <w:color w:val="000000"/>
                  </w:rPr>
                  <w:delText>20</w:delText>
                </w:r>
              </w:del>
            </w:moveFrom>
          </w:p>
        </w:tc>
        <w:tc>
          <w:tcPr>
            <w:tcW w:w="2680" w:type="dxa"/>
            <w:tcBorders>
              <w:top w:val="nil"/>
              <w:left w:val="nil"/>
              <w:bottom w:val="nil"/>
              <w:right w:val="nil"/>
            </w:tcBorders>
            <w:shd w:val="clear" w:color="000000" w:fill="A9D08E"/>
            <w:noWrap/>
            <w:vAlign w:val="bottom"/>
            <w:hideMark/>
          </w:tcPr>
          <w:p w14:paraId="6D12507E" w14:textId="6AA86701" w:rsidR="00614D51" w:rsidRPr="00614D51" w:rsidDel="00E27DD8" w:rsidRDefault="00614D51" w:rsidP="00614D51">
            <w:pPr>
              <w:spacing w:after="0"/>
              <w:jc w:val="left"/>
              <w:rPr>
                <w:del w:id="8366" w:author="Della Faille Philippe" w:date="2019-08-09T13:33:00Z"/>
                <w:moveFrom w:id="8367" w:author="Della Faille Philippe" w:date="2019-07-09T17:01:00Z"/>
                <w:rFonts w:ascii="Calibri" w:eastAsia="Times New Roman" w:hAnsi="Calibri" w:cs="Calibri"/>
                <w:color w:val="000000"/>
              </w:rPr>
            </w:pPr>
            <w:moveFrom w:id="8368" w:author="Della Faille Philippe" w:date="2019-07-09T17:01:00Z">
              <w:del w:id="8369" w:author="Della Faille Philippe" w:date="2019-08-09T13:33:00Z">
                <w:r w:rsidRPr="00614D51" w:rsidDel="00E27DD8">
                  <w:rPr>
                    <w:rFonts w:ascii="Calibri" w:eastAsia="Times New Roman" w:hAnsi="Calibri" w:cs="Calibri"/>
                    <w:color w:val="000000"/>
                  </w:rPr>
                  <w:delText>P fwd pallet 6</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2A6D6D9" w14:textId="496A6C0B" w:rsidR="00614D51" w:rsidRPr="00614D51" w:rsidDel="00E27DD8" w:rsidRDefault="00614D51" w:rsidP="00614D51">
            <w:pPr>
              <w:spacing w:after="0"/>
              <w:jc w:val="center"/>
              <w:rPr>
                <w:del w:id="8370" w:author="Della Faille Philippe" w:date="2019-08-09T13:33:00Z"/>
                <w:moveFrom w:id="8371" w:author="Della Faille Philippe" w:date="2019-07-09T17:01:00Z"/>
                <w:rFonts w:ascii="Calibri" w:eastAsia="Times New Roman" w:hAnsi="Calibri" w:cs="Calibri"/>
                <w:color w:val="000000"/>
              </w:rPr>
            </w:pPr>
            <w:moveFrom w:id="8372" w:author="Della Faille Philippe" w:date="2019-07-09T17:01:00Z">
              <w:del w:id="837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058D4463" w14:textId="61258BF2" w:rsidR="00614D51" w:rsidRPr="00614D51" w:rsidDel="00E27DD8" w:rsidRDefault="00614D51" w:rsidP="00614D51">
            <w:pPr>
              <w:spacing w:after="0"/>
              <w:jc w:val="center"/>
              <w:rPr>
                <w:del w:id="8374" w:author="Della Faille Philippe" w:date="2019-08-09T13:33:00Z"/>
                <w:moveFrom w:id="8375" w:author="Della Faille Philippe" w:date="2019-07-09T17:01:00Z"/>
                <w:rFonts w:ascii="Calibri" w:eastAsia="Times New Roman" w:hAnsi="Calibri" w:cs="Calibri"/>
                <w:color w:val="000000"/>
              </w:rPr>
            </w:pPr>
            <w:moveFrom w:id="8376" w:author="Della Faille Philippe" w:date="2019-07-09T17:01:00Z">
              <w:del w:id="837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17853FB1" w14:textId="7CF4C0EA" w:rsidR="00614D51" w:rsidRPr="00614D51" w:rsidDel="00E27DD8" w:rsidRDefault="00614D51" w:rsidP="00614D51">
            <w:pPr>
              <w:spacing w:after="0"/>
              <w:jc w:val="center"/>
              <w:rPr>
                <w:del w:id="8378" w:author="Della Faille Philippe" w:date="2019-08-09T13:33:00Z"/>
                <w:moveFrom w:id="8379" w:author="Della Faille Philippe" w:date="2019-07-09T17:01:00Z"/>
                <w:rFonts w:ascii="Calibri" w:eastAsia="Times New Roman" w:hAnsi="Calibri" w:cs="Calibri"/>
                <w:color w:val="000000"/>
              </w:rPr>
            </w:pPr>
            <w:moveFrom w:id="8380" w:author="Della Faille Philippe" w:date="2019-07-09T17:01:00Z">
              <w:del w:id="838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DE925D7" w14:textId="2C40D343" w:rsidR="00614D51" w:rsidRPr="00614D51" w:rsidDel="00E27DD8" w:rsidRDefault="00614D51" w:rsidP="00614D51">
            <w:pPr>
              <w:spacing w:after="0"/>
              <w:jc w:val="center"/>
              <w:rPr>
                <w:del w:id="8382" w:author="Della Faille Philippe" w:date="2019-08-09T13:33:00Z"/>
                <w:moveFrom w:id="8383" w:author="Della Faille Philippe" w:date="2019-07-09T17:01:00Z"/>
                <w:rFonts w:ascii="Calibri" w:eastAsia="Times New Roman" w:hAnsi="Calibri" w:cs="Calibri"/>
                <w:color w:val="000000"/>
              </w:rPr>
            </w:pPr>
            <w:moveFrom w:id="8384" w:author="Della Faille Philippe" w:date="2019-07-09T17:01:00Z">
              <w:del w:id="8385" w:author="Della Faille Philippe" w:date="2019-08-09T13:33:00Z">
                <w:r w:rsidRPr="00614D51" w:rsidDel="00E27DD8">
                  <w:rPr>
                    <w:rFonts w:ascii="Calibri" w:eastAsia="Times New Roman" w:hAnsi="Calibri" w:cs="Calibri"/>
                    <w:color w:val="000000"/>
                  </w:rPr>
                  <w:delText>24</w:delText>
                </w:r>
              </w:del>
            </w:moveFrom>
          </w:p>
        </w:tc>
        <w:tc>
          <w:tcPr>
            <w:tcW w:w="1276" w:type="dxa"/>
            <w:tcBorders>
              <w:top w:val="nil"/>
              <w:left w:val="nil"/>
              <w:bottom w:val="nil"/>
              <w:right w:val="single" w:sz="4" w:space="0" w:color="auto"/>
            </w:tcBorders>
            <w:shd w:val="clear" w:color="000000" w:fill="A9D08E"/>
            <w:noWrap/>
            <w:vAlign w:val="bottom"/>
            <w:hideMark/>
          </w:tcPr>
          <w:p w14:paraId="245DA052" w14:textId="5D907069" w:rsidR="00614D51" w:rsidRPr="00614D51" w:rsidDel="00E27DD8" w:rsidRDefault="00614D51" w:rsidP="00614D51">
            <w:pPr>
              <w:spacing w:after="0"/>
              <w:jc w:val="center"/>
              <w:rPr>
                <w:del w:id="8386" w:author="Della Faille Philippe" w:date="2019-08-09T13:33:00Z"/>
                <w:moveFrom w:id="8387" w:author="Della Faille Philippe" w:date="2019-07-09T17:01:00Z"/>
                <w:rFonts w:ascii="Calibri" w:eastAsia="Times New Roman" w:hAnsi="Calibri" w:cs="Calibri"/>
                <w:color w:val="000000"/>
              </w:rPr>
            </w:pPr>
            <w:moveFrom w:id="8388" w:author="Della Faille Philippe" w:date="2019-07-09T17:01:00Z">
              <w:del w:id="8389" w:author="Della Faille Philippe" w:date="2019-08-09T13:33:00Z">
                <w:r w:rsidRPr="00614D51" w:rsidDel="00E27DD8">
                  <w:rPr>
                    <w:rFonts w:ascii="Calibri" w:eastAsia="Times New Roman" w:hAnsi="Calibri" w:cs="Calibri"/>
                    <w:color w:val="000000"/>
                  </w:rPr>
                  <w:delText>0x0018</w:delText>
                </w:r>
              </w:del>
            </w:moveFrom>
          </w:p>
        </w:tc>
      </w:tr>
      <w:tr w:rsidR="00614D51" w:rsidRPr="00614D51" w:rsidDel="00E27DD8" w14:paraId="2C4573B4" w14:textId="5F5EFB9B" w:rsidTr="00614D51">
        <w:trPr>
          <w:trHeight w:val="288"/>
          <w:del w:id="8390" w:author="Della Faille Philippe" w:date="2019-08-09T13:33:00Z"/>
        </w:trPr>
        <w:tc>
          <w:tcPr>
            <w:tcW w:w="960" w:type="dxa"/>
            <w:vMerge/>
            <w:tcBorders>
              <w:top w:val="nil"/>
              <w:left w:val="nil"/>
              <w:bottom w:val="nil"/>
              <w:right w:val="nil"/>
            </w:tcBorders>
            <w:vAlign w:val="center"/>
            <w:hideMark/>
          </w:tcPr>
          <w:p w14:paraId="35500BE5" w14:textId="5E51691E" w:rsidR="00614D51" w:rsidRPr="00614D51" w:rsidDel="00E27DD8" w:rsidRDefault="00614D51" w:rsidP="00614D51">
            <w:pPr>
              <w:spacing w:after="0"/>
              <w:jc w:val="left"/>
              <w:rPr>
                <w:del w:id="8391" w:author="Della Faille Philippe" w:date="2019-08-09T13:33:00Z"/>
                <w:moveFrom w:id="83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AE513B3" w14:textId="07AAF726" w:rsidR="00614D51" w:rsidRPr="00614D51" w:rsidDel="00E27DD8" w:rsidRDefault="00614D51" w:rsidP="00614D51">
            <w:pPr>
              <w:spacing w:after="0"/>
              <w:jc w:val="left"/>
              <w:rPr>
                <w:del w:id="8393" w:author="Della Faille Philippe" w:date="2019-08-09T13:33:00Z"/>
                <w:moveFrom w:id="8394" w:author="Della Faille Philippe" w:date="2019-07-09T17:01:00Z"/>
                <w:rFonts w:ascii="Calibri" w:eastAsia="Times New Roman" w:hAnsi="Calibri" w:cs="Calibri"/>
                <w:color w:val="000000"/>
              </w:rPr>
            </w:pPr>
            <w:moveFrom w:id="8395" w:author="Della Faille Philippe" w:date="2019-07-09T17:01:00Z">
              <w:del w:id="839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131AD1F" w14:textId="323E7D1F" w:rsidR="00614D51" w:rsidRPr="00614D51" w:rsidDel="00E27DD8" w:rsidRDefault="00614D51" w:rsidP="00614D51">
            <w:pPr>
              <w:spacing w:after="0"/>
              <w:jc w:val="center"/>
              <w:rPr>
                <w:del w:id="8397" w:author="Della Faille Philippe" w:date="2019-08-09T13:33:00Z"/>
                <w:moveFrom w:id="8398" w:author="Della Faille Philippe" w:date="2019-07-09T17:01:00Z"/>
                <w:rFonts w:ascii="Calibri" w:eastAsia="Times New Roman" w:hAnsi="Calibri" w:cs="Calibri"/>
                <w:color w:val="000000"/>
              </w:rPr>
            </w:pPr>
            <w:moveFrom w:id="8399" w:author="Della Faille Philippe" w:date="2019-07-09T17:01:00Z">
              <w:del w:id="8400" w:author="Della Faille Philippe" w:date="2019-08-09T13:33:00Z">
                <w:r w:rsidRPr="00614D51" w:rsidDel="00E27DD8">
                  <w:rPr>
                    <w:rFonts w:ascii="Calibri" w:eastAsia="Times New Roman" w:hAnsi="Calibri" w:cs="Calibri"/>
                    <w:color w:val="000000"/>
                  </w:rPr>
                  <w:delText>21</w:delText>
                </w:r>
              </w:del>
            </w:moveFrom>
          </w:p>
        </w:tc>
        <w:tc>
          <w:tcPr>
            <w:tcW w:w="2680" w:type="dxa"/>
            <w:tcBorders>
              <w:top w:val="nil"/>
              <w:left w:val="nil"/>
              <w:bottom w:val="nil"/>
              <w:right w:val="nil"/>
            </w:tcBorders>
            <w:shd w:val="clear" w:color="000000" w:fill="A9D08E"/>
            <w:noWrap/>
            <w:vAlign w:val="bottom"/>
            <w:hideMark/>
          </w:tcPr>
          <w:p w14:paraId="09CB31BE" w14:textId="61FAFAFA" w:rsidR="00614D51" w:rsidRPr="00614D51" w:rsidDel="00E27DD8" w:rsidRDefault="00614D51" w:rsidP="00614D51">
            <w:pPr>
              <w:spacing w:after="0"/>
              <w:jc w:val="left"/>
              <w:rPr>
                <w:del w:id="8401" w:author="Della Faille Philippe" w:date="2019-08-09T13:33:00Z"/>
                <w:moveFrom w:id="8402" w:author="Della Faille Philippe" w:date="2019-07-09T17:01:00Z"/>
                <w:rFonts w:ascii="Calibri" w:eastAsia="Times New Roman" w:hAnsi="Calibri" w:cs="Calibri"/>
                <w:color w:val="000000"/>
              </w:rPr>
            </w:pPr>
            <w:moveFrom w:id="8403" w:author="Della Faille Philippe" w:date="2019-07-09T17:01:00Z">
              <w:del w:id="8404" w:author="Della Faille Philippe" w:date="2019-08-09T13:33:00Z">
                <w:r w:rsidRPr="00614D51" w:rsidDel="00E27DD8">
                  <w:rPr>
                    <w:rFonts w:ascii="Calibri" w:eastAsia="Times New Roman" w:hAnsi="Calibri" w:cs="Calibri"/>
                    <w:color w:val="000000"/>
                  </w:rPr>
                  <w:delText>P rfl pallet 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33FF155" w14:textId="36181A99" w:rsidR="00614D51" w:rsidRPr="00614D51" w:rsidDel="00E27DD8" w:rsidRDefault="00614D51" w:rsidP="00614D51">
            <w:pPr>
              <w:spacing w:after="0"/>
              <w:jc w:val="center"/>
              <w:rPr>
                <w:del w:id="8405" w:author="Della Faille Philippe" w:date="2019-08-09T13:33:00Z"/>
                <w:moveFrom w:id="8406" w:author="Della Faille Philippe" w:date="2019-07-09T17:01:00Z"/>
                <w:rFonts w:ascii="Calibri" w:eastAsia="Times New Roman" w:hAnsi="Calibri" w:cs="Calibri"/>
                <w:color w:val="000000"/>
              </w:rPr>
            </w:pPr>
            <w:moveFrom w:id="8407" w:author="Della Faille Philippe" w:date="2019-07-09T17:01:00Z">
              <w:del w:id="840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571A2344" w14:textId="6F044A14" w:rsidR="00614D51" w:rsidRPr="00614D51" w:rsidDel="00E27DD8" w:rsidRDefault="00614D51" w:rsidP="00614D51">
            <w:pPr>
              <w:spacing w:after="0"/>
              <w:jc w:val="center"/>
              <w:rPr>
                <w:del w:id="8409" w:author="Della Faille Philippe" w:date="2019-08-09T13:33:00Z"/>
                <w:moveFrom w:id="8410" w:author="Della Faille Philippe" w:date="2019-07-09T17:01:00Z"/>
                <w:rFonts w:ascii="Calibri" w:eastAsia="Times New Roman" w:hAnsi="Calibri" w:cs="Calibri"/>
                <w:color w:val="000000"/>
              </w:rPr>
            </w:pPr>
            <w:moveFrom w:id="8411" w:author="Della Faille Philippe" w:date="2019-07-09T17:01:00Z">
              <w:del w:id="841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20C7DC4B" w14:textId="5952DB27" w:rsidR="00614D51" w:rsidRPr="00614D51" w:rsidDel="00E27DD8" w:rsidRDefault="00614D51" w:rsidP="00614D51">
            <w:pPr>
              <w:spacing w:after="0"/>
              <w:jc w:val="center"/>
              <w:rPr>
                <w:del w:id="8413" w:author="Della Faille Philippe" w:date="2019-08-09T13:33:00Z"/>
                <w:moveFrom w:id="8414" w:author="Della Faille Philippe" w:date="2019-07-09T17:01:00Z"/>
                <w:rFonts w:ascii="Calibri" w:eastAsia="Times New Roman" w:hAnsi="Calibri" w:cs="Calibri"/>
                <w:color w:val="000000"/>
              </w:rPr>
            </w:pPr>
            <w:moveFrom w:id="8415" w:author="Della Faille Philippe" w:date="2019-07-09T17:01:00Z">
              <w:del w:id="841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E5AF500" w14:textId="6AC71279" w:rsidR="00614D51" w:rsidRPr="00614D51" w:rsidDel="00E27DD8" w:rsidRDefault="00614D51" w:rsidP="00614D51">
            <w:pPr>
              <w:spacing w:after="0"/>
              <w:jc w:val="center"/>
              <w:rPr>
                <w:del w:id="8417" w:author="Della Faille Philippe" w:date="2019-08-09T13:33:00Z"/>
                <w:moveFrom w:id="8418" w:author="Della Faille Philippe" w:date="2019-07-09T17:01:00Z"/>
                <w:rFonts w:ascii="Calibri" w:eastAsia="Times New Roman" w:hAnsi="Calibri" w:cs="Calibri"/>
                <w:color w:val="000000"/>
              </w:rPr>
            </w:pPr>
            <w:moveFrom w:id="8419" w:author="Della Faille Philippe" w:date="2019-07-09T17:01:00Z">
              <w:del w:id="8420" w:author="Della Faille Philippe" w:date="2019-08-09T13:33:00Z">
                <w:r w:rsidRPr="00614D51" w:rsidDel="00E27DD8">
                  <w:rPr>
                    <w:rFonts w:ascii="Calibri" w:eastAsia="Times New Roman" w:hAnsi="Calibri" w:cs="Calibri"/>
                    <w:color w:val="000000"/>
                  </w:rPr>
                  <w:delText>26</w:delText>
                </w:r>
              </w:del>
            </w:moveFrom>
          </w:p>
        </w:tc>
        <w:tc>
          <w:tcPr>
            <w:tcW w:w="1276" w:type="dxa"/>
            <w:tcBorders>
              <w:top w:val="nil"/>
              <w:left w:val="nil"/>
              <w:bottom w:val="nil"/>
              <w:right w:val="single" w:sz="4" w:space="0" w:color="auto"/>
            </w:tcBorders>
            <w:shd w:val="clear" w:color="000000" w:fill="A9D08E"/>
            <w:noWrap/>
            <w:vAlign w:val="bottom"/>
            <w:hideMark/>
          </w:tcPr>
          <w:p w14:paraId="7275CCF9" w14:textId="4E95AEC8" w:rsidR="00614D51" w:rsidRPr="00614D51" w:rsidDel="00E27DD8" w:rsidRDefault="00614D51" w:rsidP="00614D51">
            <w:pPr>
              <w:spacing w:after="0"/>
              <w:jc w:val="center"/>
              <w:rPr>
                <w:del w:id="8421" w:author="Della Faille Philippe" w:date="2019-08-09T13:33:00Z"/>
                <w:moveFrom w:id="8422" w:author="Della Faille Philippe" w:date="2019-07-09T17:01:00Z"/>
                <w:rFonts w:ascii="Calibri" w:eastAsia="Times New Roman" w:hAnsi="Calibri" w:cs="Calibri"/>
                <w:color w:val="000000"/>
              </w:rPr>
            </w:pPr>
            <w:moveFrom w:id="8423" w:author="Della Faille Philippe" w:date="2019-07-09T17:01:00Z">
              <w:del w:id="8424" w:author="Della Faille Philippe" w:date="2019-08-09T13:33:00Z">
                <w:r w:rsidRPr="00614D51" w:rsidDel="00E27DD8">
                  <w:rPr>
                    <w:rFonts w:ascii="Calibri" w:eastAsia="Times New Roman" w:hAnsi="Calibri" w:cs="Calibri"/>
                    <w:color w:val="000000"/>
                  </w:rPr>
                  <w:delText>0x001A</w:delText>
                </w:r>
              </w:del>
            </w:moveFrom>
          </w:p>
        </w:tc>
      </w:tr>
      <w:tr w:rsidR="00614D51" w:rsidRPr="00614D51" w:rsidDel="00E27DD8" w14:paraId="49078E6B" w14:textId="48137912" w:rsidTr="00614D51">
        <w:trPr>
          <w:trHeight w:val="288"/>
          <w:del w:id="8425" w:author="Della Faille Philippe" w:date="2019-08-09T13:33:00Z"/>
        </w:trPr>
        <w:tc>
          <w:tcPr>
            <w:tcW w:w="960" w:type="dxa"/>
            <w:vMerge/>
            <w:tcBorders>
              <w:top w:val="nil"/>
              <w:left w:val="nil"/>
              <w:bottom w:val="nil"/>
              <w:right w:val="nil"/>
            </w:tcBorders>
            <w:vAlign w:val="center"/>
            <w:hideMark/>
          </w:tcPr>
          <w:p w14:paraId="7F7494FB" w14:textId="59E7580D" w:rsidR="00614D51" w:rsidRPr="00614D51" w:rsidDel="00E27DD8" w:rsidRDefault="00614D51" w:rsidP="00614D51">
            <w:pPr>
              <w:spacing w:after="0"/>
              <w:jc w:val="left"/>
              <w:rPr>
                <w:del w:id="8426" w:author="Della Faille Philippe" w:date="2019-08-09T13:33:00Z"/>
                <w:moveFrom w:id="84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6846429" w14:textId="2F12BB35" w:rsidR="00614D51" w:rsidRPr="00614D51" w:rsidDel="00E27DD8" w:rsidRDefault="00614D51" w:rsidP="00614D51">
            <w:pPr>
              <w:spacing w:after="0"/>
              <w:jc w:val="left"/>
              <w:rPr>
                <w:del w:id="8428" w:author="Della Faille Philippe" w:date="2019-08-09T13:33:00Z"/>
                <w:moveFrom w:id="8429" w:author="Della Faille Philippe" w:date="2019-07-09T17:01:00Z"/>
                <w:rFonts w:ascii="Calibri" w:eastAsia="Times New Roman" w:hAnsi="Calibri" w:cs="Calibri"/>
                <w:color w:val="000000"/>
              </w:rPr>
            </w:pPr>
            <w:moveFrom w:id="8430" w:author="Della Faille Philippe" w:date="2019-07-09T17:01:00Z">
              <w:del w:id="843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10033FDB" w14:textId="533122AC" w:rsidR="00614D51" w:rsidRPr="00614D51" w:rsidDel="00E27DD8" w:rsidRDefault="00614D51" w:rsidP="00614D51">
            <w:pPr>
              <w:spacing w:after="0"/>
              <w:jc w:val="center"/>
              <w:rPr>
                <w:del w:id="8432" w:author="Della Faille Philippe" w:date="2019-08-09T13:33:00Z"/>
                <w:moveFrom w:id="8433" w:author="Della Faille Philippe" w:date="2019-07-09T17:01:00Z"/>
                <w:rFonts w:ascii="Calibri" w:eastAsia="Times New Roman" w:hAnsi="Calibri" w:cs="Calibri"/>
                <w:color w:val="000000"/>
              </w:rPr>
            </w:pPr>
            <w:moveFrom w:id="8434" w:author="Della Faille Philippe" w:date="2019-07-09T17:01:00Z">
              <w:del w:id="8435" w:author="Della Faille Philippe" w:date="2019-08-09T13:33:00Z">
                <w:r w:rsidRPr="00614D51" w:rsidDel="00E27DD8">
                  <w:rPr>
                    <w:rFonts w:ascii="Calibri" w:eastAsia="Times New Roman" w:hAnsi="Calibri" w:cs="Calibri"/>
                    <w:color w:val="000000"/>
                  </w:rPr>
                  <w:delText>22</w:delText>
                </w:r>
              </w:del>
            </w:moveFrom>
          </w:p>
        </w:tc>
        <w:tc>
          <w:tcPr>
            <w:tcW w:w="2680" w:type="dxa"/>
            <w:tcBorders>
              <w:top w:val="nil"/>
              <w:left w:val="nil"/>
              <w:bottom w:val="nil"/>
              <w:right w:val="nil"/>
            </w:tcBorders>
            <w:shd w:val="clear" w:color="000000" w:fill="A9D08E"/>
            <w:noWrap/>
            <w:vAlign w:val="bottom"/>
            <w:hideMark/>
          </w:tcPr>
          <w:p w14:paraId="67B5688F" w14:textId="2858A1CB" w:rsidR="00614D51" w:rsidRPr="00614D51" w:rsidDel="00E27DD8" w:rsidRDefault="00614D51" w:rsidP="00614D51">
            <w:pPr>
              <w:spacing w:after="0"/>
              <w:jc w:val="left"/>
              <w:rPr>
                <w:del w:id="8436" w:author="Della Faille Philippe" w:date="2019-08-09T13:33:00Z"/>
                <w:moveFrom w:id="8437" w:author="Della Faille Philippe" w:date="2019-07-09T17:01:00Z"/>
                <w:rFonts w:ascii="Calibri" w:eastAsia="Times New Roman" w:hAnsi="Calibri" w:cs="Calibri"/>
                <w:color w:val="000000"/>
              </w:rPr>
            </w:pPr>
            <w:moveFrom w:id="8438" w:author="Della Faille Philippe" w:date="2019-07-09T17:01:00Z">
              <w:del w:id="8439" w:author="Della Faille Philippe" w:date="2019-08-09T13:33:00Z">
                <w:r w:rsidRPr="00614D51" w:rsidDel="00E27DD8">
                  <w:rPr>
                    <w:rFonts w:ascii="Calibri" w:eastAsia="Times New Roman" w:hAnsi="Calibri" w:cs="Calibri"/>
                    <w:color w:val="000000"/>
                  </w:rPr>
                  <w:delText>P rfl pallet 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5791209" w14:textId="1F312153" w:rsidR="00614D51" w:rsidRPr="00614D51" w:rsidDel="00E27DD8" w:rsidRDefault="00614D51" w:rsidP="00614D51">
            <w:pPr>
              <w:spacing w:after="0"/>
              <w:jc w:val="center"/>
              <w:rPr>
                <w:del w:id="8440" w:author="Della Faille Philippe" w:date="2019-08-09T13:33:00Z"/>
                <w:moveFrom w:id="8441" w:author="Della Faille Philippe" w:date="2019-07-09T17:01:00Z"/>
                <w:rFonts w:ascii="Calibri" w:eastAsia="Times New Roman" w:hAnsi="Calibri" w:cs="Calibri"/>
                <w:color w:val="000000"/>
              </w:rPr>
            </w:pPr>
            <w:moveFrom w:id="8442" w:author="Della Faille Philippe" w:date="2019-07-09T17:01:00Z">
              <w:del w:id="844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00B5C62E" w14:textId="138D6DF4" w:rsidR="00614D51" w:rsidRPr="00614D51" w:rsidDel="00E27DD8" w:rsidRDefault="00614D51" w:rsidP="00614D51">
            <w:pPr>
              <w:spacing w:after="0"/>
              <w:jc w:val="center"/>
              <w:rPr>
                <w:del w:id="8444" w:author="Della Faille Philippe" w:date="2019-08-09T13:33:00Z"/>
                <w:moveFrom w:id="8445" w:author="Della Faille Philippe" w:date="2019-07-09T17:01:00Z"/>
                <w:rFonts w:ascii="Calibri" w:eastAsia="Times New Roman" w:hAnsi="Calibri" w:cs="Calibri"/>
                <w:color w:val="000000"/>
              </w:rPr>
            </w:pPr>
            <w:moveFrom w:id="8446" w:author="Della Faille Philippe" w:date="2019-07-09T17:01:00Z">
              <w:del w:id="844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8807D32" w14:textId="620E5F84" w:rsidR="00614D51" w:rsidRPr="00614D51" w:rsidDel="00E27DD8" w:rsidRDefault="00614D51" w:rsidP="00614D51">
            <w:pPr>
              <w:spacing w:after="0"/>
              <w:jc w:val="center"/>
              <w:rPr>
                <w:del w:id="8448" w:author="Della Faille Philippe" w:date="2019-08-09T13:33:00Z"/>
                <w:moveFrom w:id="8449" w:author="Della Faille Philippe" w:date="2019-07-09T17:01:00Z"/>
                <w:rFonts w:ascii="Calibri" w:eastAsia="Times New Roman" w:hAnsi="Calibri" w:cs="Calibri"/>
                <w:color w:val="000000"/>
              </w:rPr>
            </w:pPr>
            <w:moveFrom w:id="8450" w:author="Della Faille Philippe" w:date="2019-07-09T17:01:00Z">
              <w:del w:id="845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544FC0A1" w14:textId="4DAF93DC" w:rsidR="00614D51" w:rsidRPr="00614D51" w:rsidDel="00E27DD8" w:rsidRDefault="00614D51" w:rsidP="00614D51">
            <w:pPr>
              <w:spacing w:after="0"/>
              <w:jc w:val="center"/>
              <w:rPr>
                <w:del w:id="8452" w:author="Della Faille Philippe" w:date="2019-08-09T13:33:00Z"/>
                <w:moveFrom w:id="8453" w:author="Della Faille Philippe" w:date="2019-07-09T17:01:00Z"/>
                <w:rFonts w:ascii="Calibri" w:eastAsia="Times New Roman" w:hAnsi="Calibri" w:cs="Calibri"/>
                <w:color w:val="000000"/>
              </w:rPr>
            </w:pPr>
            <w:moveFrom w:id="8454" w:author="Della Faille Philippe" w:date="2019-07-09T17:01:00Z">
              <w:del w:id="8455" w:author="Della Faille Philippe" w:date="2019-08-09T13:33:00Z">
                <w:r w:rsidRPr="00614D51" w:rsidDel="00E27DD8">
                  <w:rPr>
                    <w:rFonts w:ascii="Calibri" w:eastAsia="Times New Roman" w:hAnsi="Calibri" w:cs="Calibri"/>
                    <w:color w:val="000000"/>
                  </w:rPr>
                  <w:delText>28</w:delText>
                </w:r>
              </w:del>
            </w:moveFrom>
          </w:p>
        </w:tc>
        <w:tc>
          <w:tcPr>
            <w:tcW w:w="1276" w:type="dxa"/>
            <w:tcBorders>
              <w:top w:val="nil"/>
              <w:left w:val="nil"/>
              <w:bottom w:val="nil"/>
              <w:right w:val="single" w:sz="4" w:space="0" w:color="auto"/>
            </w:tcBorders>
            <w:shd w:val="clear" w:color="000000" w:fill="A9D08E"/>
            <w:noWrap/>
            <w:vAlign w:val="bottom"/>
            <w:hideMark/>
          </w:tcPr>
          <w:p w14:paraId="129DC126" w14:textId="1261AC16" w:rsidR="00614D51" w:rsidRPr="00614D51" w:rsidDel="00E27DD8" w:rsidRDefault="00614D51" w:rsidP="00614D51">
            <w:pPr>
              <w:spacing w:after="0"/>
              <w:jc w:val="center"/>
              <w:rPr>
                <w:del w:id="8456" w:author="Della Faille Philippe" w:date="2019-08-09T13:33:00Z"/>
                <w:moveFrom w:id="8457" w:author="Della Faille Philippe" w:date="2019-07-09T17:01:00Z"/>
                <w:rFonts w:ascii="Calibri" w:eastAsia="Times New Roman" w:hAnsi="Calibri" w:cs="Calibri"/>
                <w:color w:val="000000"/>
              </w:rPr>
            </w:pPr>
            <w:moveFrom w:id="8458" w:author="Della Faille Philippe" w:date="2019-07-09T17:01:00Z">
              <w:del w:id="8459" w:author="Della Faille Philippe" w:date="2019-08-09T13:33:00Z">
                <w:r w:rsidRPr="00614D51" w:rsidDel="00E27DD8">
                  <w:rPr>
                    <w:rFonts w:ascii="Calibri" w:eastAsia="Times New Roman" w:hAnsi="Calibri" w:cs="Calibri"/>
                    <w:color w:val="000000"/>
                  </w:rPr>
                  <w:delText>0x001C</w:delText>
                </w:r>
              </w:del>
            </w:moveFrom>
          </w:p>
        </w:tc>
      </w:tr>
      <w:tr w:rsidR="00614D51" w:rsidRPr="00614D51" w:rsidDel="00E27DD8" w14:paraId="5B06A845" w14:textId="0736D88F" w:rsidTr="00614D51">
        <w:trPr>
          <w:trHeight w:val="288"/>
          <w:del w:id="8460" w:author="Della Faille Philippe" w:date="2019-08-09T13:33:00Z"/>
        </w:trPr>
        <w:tc>
          <w:tcPr>
            <w:tcW w:w="960" w:type="dxa"/>
            <w:vMerge/>
            <w:tcBorders>
              <w:top w:val="nil"/>
              <w:left w:val="nil"/>
              <w:bottom w:val="nil"/>
              <w:right w:val="nil"/>
            </w:tcBorders>
            <w:vAlign w:val="center"/>
            <w:hideMark/>
          </w:tcPr>
          <w:p w14:paraId="41EF80E1" w14:textId="2E188068" w:rsidR="00614D51" w:rsidRPr="00614D51" w:rsidDel="00E27DD8" w:rsidRDefault="00614D51" w:rsidP="00614D51">
            <w:pPr>
              <w:spacing w:after="0"/>
              <w:jc w:val="left"/>
              <w:rPr>
                <w:del w:id="8461" w:author="Della Faille Philippe" w:date="2019-08-09T13:33:00Z"/>
                <w:moveFrom w:id="84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1C3001B2" w14:textId="71625E74" w:rsidR="00614D51" w:rsidRPr="00614D51" w:rsidDel="00E27DD8" w:rsidRDefault="00614D51" w:rsidP="00614D51">
            <w:pPr>
              <w:spacing w:after="0"/>
              <w:jc w:val="left"/>
              <w:rPr>
                <w:del w:id="8463" w:author="Della Faille Philippe" w:date="2019-08-09T13:33:00Z"/>
                <w:moveFrom w:id="8464" w:author="Della Faille Philippe" w:date="2019-07-09T17:01:00Z"/>
                <w:rFonts w:ascii="Calibri" w:eastAsia="Times New Roman" w:hAnsi="Calibri" w:cs="Calibri"/>
                <w:color w:val="000000"/>
              </w:rPr>
            </w:pPr>
            <w:moveFrom w:id="8465" w:author="Della Faille Philippe" w:date="2019-07-09T17:01:00Z">
              <w:del w:id="846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8BDC7DA" w14:textId="3CD9062B" w:rsidR="00614D51" w:rsidRPr="00614D51" w:rsidDel="00E27DD8" w:rsidRDefault="00614D51" w:rsidP="00614D51">
            <w:pPr>
              <w:spacing w:after="0"/>
              <w:jc w:val="center"/>
              <w:rPr>
                <w:del w:id="8467" w:author="Della Faille Philippe" w:date="2019-08-09T13:33:00Z"/>
                <w:moveFrom w:id="8468" w:author="Della Faille Philippe" w:date="2019-07-09T17:01:00Z"/>
                <w:rFonts w:ascii="Calibri" w:eastAsia="Times New Roman" w:hAnsi="Calibri" w:cs="Calibri"/>
                <w:color w:val="000000"/>
              </w:rPr>
            </w:pPr>
            <w:moveFrom w:id="8469" w:author="Della Faille Philippe" w:date="2019-07-09T17:01:00Z">
              <w:del w:id="8470" w:author="Della Faille Philippe" w:date="2019-08-09T13:33:00Z">
                <w:r w:rsidRPr="00614D51" w:rsidDel="00E27DD8">
                  <w:rPr>
                    <w:rFonts w:ascii="Calibri" w:eastAsia="Times New Roman" w:hAnsi="Calibri" w:cs="Calibri"/>
                    <w:color w:val="000000"/>
                  </w:rPr>
                  <w:delText>23</w:delText>
                </w:r>
              </w:del>
            </w:moveFrom>
          </w:p>
        </w:tc>
        <w:tc>
          <w:tcPr>
            <w:tcW w:w="2680" w:type="dxa"/>
            <w:tcBorders>
              <w:top w:val="nil"/>
              <w:left w:val="nil"/>
              <w:bottom w:val="nil"/>
              <w:right w:val="nil"/>
            </w:tcBorders>
            <w:shd w:val="clear" w:color="000000" w:fill="A9D08E"/>
            <w:noWrap/>
            <w:vAlign w:val="bottom"/>
            <w:hideMark/>
          </w:tcPr>
          <w:p w14:paraId="23A8ED42" w14:textId="46F4229A" w:rsidR="00614D51" w:rsidRPr="00614D51" w:rsidDel="00E27DD8" w:rsidRDefault="00614D51" w:rsidP="00614D51">
            <w:pPr>
              <w:spacing w:after="0"/>
              <w:jc w:val="left"/>
              <w:rPr>
                <w:del w:id="8471" w:author="Della Faille Philippe" w:date="2019-08-09T13:33:00Z"/>
                <w:moveFrom w:id="8472" w:author="Della Faille Philippe" w:date="2019-07-09T17:01:00Z"/>
                <w:rFonts w:ascii="Calibri" w:eastAsia="Times New Roman" w:hAnsi="Calibri" w:cs="Calibri"/>
                <w:color w:val="000000"/>
              </w:rPr>
            </w:pPr>
            <w:moveFrom w:id="8473" w:author="Della Faille Philippe" w:date="2019-07-09T17:01:00Z">
              <w:del w:id="8474" w:author="Della Faille Philippe" w:date="2019-08-09T13:33:00Z">
                <w:r w:rsidRPr="00614D51" w:rsidDel="00E27DD8">
                  <w:rPr>
                    <w:rFonts w:ascii="Calibri" w:eastAsia="Times New Roman" w:hAnsi="Calibri" w:cs="Calibri"/>
                    <w:color w:val="000000"/>
                  </w:rPr>
                  <w:delText>P rfl pallet 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22A2C895" w14:textId="1C43064C" w:rsidR="00614D51" w:rsidRPr="00614D51" w:rsidDel="00E27DD8" w:rsidRDefault="00614D51" w:rsidP="00614D51">
            <w:pPr>
              <w:spacing w:after="0"/>
              <w:jc w:val="center"/>
              <w:rPr>
                <w:del w:id="8475" w:author="Della Faille Philippe" w:date="2019-08-09T13:33:00Z"/>
                <w:moveFrom w:id="8476" w:author="Della Faille Philippe" w:date="2019-07-09T17:01:00Z"/>
                <w:rFonts w:ascii="Calibri" w:eastAsia="Times New Roman" w:hAnsi="Calibri" w:cs="Calibri"/>
                <w:color w:val="000000"/>
              </w:rPr>
            </w:pPr>
            <w:moveFrom w:id="8477" w:author="Della Faille Philippe" w:date="2019-07-09T17:01:00Z">
              <w:del w:id="847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59F5BA2B" w14:textId="30DCF9E6" w:rsidR="00614D51" w:rsidRPr="00614D51" w:rsidDel="00E27DD8" w:rsidRDefault="00614D51" w:rsidP="00614D51">
            <w:pPr>
              <w:spacing w:after="0"/>
              <w:jc w:val="center"/>
              <w:rPr>
                <w:del w:id="8479" w:author="Della Faille Philippe" w:date="2019-08-09T13:33:00Z"/>
                <w:moveFrom w:id="8480" w:author="Della Faille Philippe" w:date="2019-07-09T17:01:00Z"/>
                <w:rFonts w:ascii="Calibri" w:eastAsia="Times New Roman" w:hAnsi="Calibri" w:cs="Calibri"/>
                <w:color w:val="000000"/>
              </w:rPr>
            </w:pPr>
            <w:moveFrom w:id="8481" w:author="Della Faille Philippe" w:date="2019-07-09T17:01:00Z">
              <w:del w:id="848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2F3ECBF" w14:textId="4A9297C2" w:rsidR="00614D51" w:rsidRPr="00614D51" w:rsidDel="00E27DD8" w:rsidRDefault="00614D51" w:rsidP="00614D51">
            <w:pPr>
              <w:spacing w:after="0"/>
              <w:jc w:val="center"/>
              <w:rPr>
                <w:del w:id="8483" w:author="Della Faille Philippe" w:date="2019-08-09T13:33:00Z"/>
                <w:moveFrom w:id="8484" w:author="Della Faille Philippe" w:date="2019-07-09T17:01:00Z"/>
                <w:rFonts w:ascii="Calibri" w:eastAsia="Times New Roman" w:hAnsi="Calibri" w:cs="Calibri"/>
                <w:color w:val="000000"/>
              </w:rPr>
            </w:pPr>
            <w:moveFrom w:id="8485" w:author="Della Faille Philippe" w:date="2019-07-09T17:01:00Z">
              <w:del w:id="848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2CE2F29" w14:textId="22F7B434" w:rsidR="00614D51" w:rsidRPr="00614D51" w:rsidDel="00E27DD8" w:rsidRDefault="00614D51" w:rsidP="00614D51">
            <w:pPr>
              <w:spacing w:after="0"/>
              <w:jc w:val="center"/>
              <w:rPr>
                <w:del w:id="8487" w:author="Della Faille Philippe" w:date="2019-08-09T13:33:00Z"/>
                <w:moveFrom w:id="8488" w:author="Della Faille Philippe" w:date="2019-07-09T17:01:00Z"/>
                <w:rFonts w:ascii="Calibri" w:eastAsia="Times New Roman" w:hAnsi="Calibri" w:cs="Calibri"/>
                <w:color w:val="000000"/>
              </w:rPr>
            </w:pPr>
            <w:moveFrom w:id="8489" w:author="Della Faille Philippe" w:date="2019-07-09T17:01:00Z">
              <w:del w:id="8490" w:author="Della Faille Philippe" w:date="2019-08-09T13:33:00Z">
                <w:r w:rsidRPr="00614D51" w:rsidDel="00E27DD8">
                  <w:rPr>
                    <w:rFonts w:ascii="Calibri" w:eastAsia="Times New Roman" w:hAnsi="Calibri" w:cs="Calibri"/>
                    <w:color w:val="000000"/>
                  </w:rPr>
                  <w:delText>30</w:delText>
                </w:r>
              </w:del>
            </w:moveFrom>
          </w:p>
        </w:tc>
        <w:tc>
          <w:tcPr>
            <w:tcW w:w="1276" w:type="dxa"/>
            <w:tcBorders>
              <w:top w:val="nil"/>
              <w:left w:val="nil"/>
              <w:bottom w:val="nil"/>
              <w:right w:val="single" w:sz="4" w:space="0" w:color="auto"/>
            </w:tcBorders>
            <w:shd w:val="clear" w:color="000000" w:fill="A9D08E"/>
            <w:noWrap/>
            <w:vAlign w:val="bottom"/>
            <w:hideMark/>
          </w:tcPr>
          <w:p w14:paraId="5AF3EE37" w14:textId="1D41FA95" w:rsidR="00614D51" w:rsidRPr="00614D51" w:rsidDel="00E27DD8" w:rsidRDefault="00614D51" w:rsidP="00614D51">
            <w:pPr>
              <w:spacing w:after="0"/>
              <w:jc w:val="center"/>
              <w:rPr>
                <w:del w:id="8491" w:author="Della Faille Philippe" w:date="2019-08-09T13:33:00Z"/>
                <w:moveFrom w:id="8492" w:author="Della Faille Philippe" w:date="2019-07-09T17:01:00Z"/>
                <w:rFonts w:ascii="Calibri" w:eastAsia="Times New Roman" w:hAnsi="Calibri" w:cs="Calibri"/>
                <w:color w:val="000000"/>
              </w:rPr>
            </w:pPr>
            <w:moveFrom w:id="8493" w:author="Della Faille Philippe" w:date="2019-07-09T17:01:00Z">
              <w:del w:id="8494" w:author="Della Faille Philippe" w:date="2019-08-09T13:33:00Z">
                <w:r w:rsidRPr="00614D51" w:rsidDel="00E27DD8">
                  <w:rPr>
                    <w:rFonts w:ascii="Calibri" w:eastAsia="Times New Roman" w:hAnsi="Calibri" w:cs="Calibri"/>
                    <w:color w:val="000000"/>
                  </w:rPr>
                  <w:delText>0x001E</w:delText>
                </w:r>
              </w:del>
            </w:moveFrom>
          </w:p>
        </w:tc>
      </w:tr>
      <w:tr w:rsidR="00614D51" w:rsidRPr="00614D51" w:rsidDel="00E27DD8" w14:paraId="5208278B" w14:textId="540C24C8" w:rsidTr="00614D51">
        <w:trPr>
          <w:trHeight w:val="288"/>
          <w:del w:id="8495" w:author="Della Faille Philippe" w:date="2019-08-09T13:33:00Z"/>
        </w:trPr>
        <w:tc>
          <w:tcPr>
            <w:tcW w:w="960" w:type="dxa"/>
            <w:vMerge/>
            <w:tcBorders>
              <w:top w:val="nil"/>
              <w:left w:val="nil"/>
              <w:bottom w:val="nil"/>
              <w:right w:val="nil"/>
            </w:tcBorders>
            <w:vAlign w:val="center"/>
            <w:hideMark/>
          </w:tcPr>
          <w:p w14:paraId="29723550" w14:textId="5E1EA2CA" w:rsidR="00614D51" w:rsidRPr="00614D51" w:rsidDel="00E27DD8" w:rsidRDefault="00614D51" w:rsidP="00614D51">
            <w:pPr>
              <w:spacing w:after="0"/>
              <w:jc w:val="left"/>
              <w:rPr>
                <w:del w:id="8496" w:author="Della Faille Philippe" w:date="2019-08-09T13:33:00Z"/>
                <w:moveFrom w:id="849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1D73F42A" w14:textId="44D530CA" w:rsidR="00614D51" w:rsidRPr="00614D51" w:rsidDel="00E27DD8" w:rsidRDefault="00614D51" w:rsidP="00614D51">
            <w:pPr>
              <w:spacing w:after="0"/>
              <w:jc w:val="left"/>
              <w:rPr>
                <w:del w:id="8498" w:author="Della Faille Philippe" w:date="2019-08-09T13:33:00Z"/>
                <w:moveFrom w:id="8499" w:author="Della Faille Philippe" w:date="2019-07-09T17:01:00Z"/>
                <w:rFonts w:ascii="Calibri" w:eastAsia="Times New Roman" w:hAnsi="Calibri" w:cs="Calibri"/>
                <w:color w:val="000000"/>
              </w:rPr>
            </w:pPr>
            <w:moveFrom w:id="8500" w:author="Della Faille Philippe" w:date="2019-07-09T17:01:00Z">
              <w:del w:id="850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46AA848" w14:textId="1FB394D0" w:rsidR="00614D51" w:rsidRPr="00614D51" w:rsidDel="00E27DD8" w:rsidRDefault="00614D51" w:rsidP="00614D51">
            <w:pPr>
              <w:spacing w:after="0"/>
              <w:jc w:val="center"/>
              <w:rPr>
                <w:del w:id="8502" w:author="Della Faille Philippe" w:date="2019-08-09T13:33:00Z"/>
                <w:moveFrom w:id="8503" w:author="Della Faille Philippe" w:date="2019-07-09T17:01:00Z"/>
                <w:rFonts w:ascii="Calibri" w:eastAsia="Times New Roman" w:hAnsi="Calibri" w:cs="Calibri"/>
                <w:color w:val="000000"/>
              </w:rPr>
            </w:pPr>
            <w:moveFrom w:id="8504" w:author="Della Faille Philippe" w:date="2019-07-09T17:01:00Z">
              <w:del w:id="8505" w:author="Della Faille Philippe" w:date="2019-08-09T13:33:00Z">
                <w:r w:rsidRPr="00614D51" w:rsidDel="00E27DD8">
                  <w:rPr>
                    <w:rFonts w:ascii="Calibri" w:eastAsia="Times New Roman" w:hAnsi="Calibri" w:cs="Calibri"/>
                    <w:color w:val="000000"/>
                  </w:rPr>
                  <w:delText>24</w:delText>
                </w:r>
              </w:del>
            </w:moveFrom>
          </w:p>
        </w:tc>
        <w:tc>
          <w:tcPr>
            <w:tcW w:w="2680" w:type="dxa"/>
            <w:tcBorders>
              <w:top w:val="nil"/>
              <w:left w:val="nil"/>
              <w:bottom w:val="nil"/>
              <w:right w:val="nil"/>
            </w:tcBorders>
            <w:shd w:val="clear" w:color="000000" w:fill="A9D08E"/>
            <w:noWrap/>
            <w:vAlign w:val="bottom"/>
            <w:hideMark/>
          </w:tcPr>
          <w:p w14:paraId="0AC68E67" w14:textId="643B6732" w:rsidR="00614D51" w:rsidRPr="00614D51" w:rsidDel="00E27DD8" w:rsidRDefault="00614D51" w:rsidP="00614D51">
            <w:pPr>
              <w:spacing w:after="0"/>
              <w:jc w:val="left"/>
              <w:rPr>
                <w:del w:id="8506" w:author="Della Faille Philippe" w:date="2019-08-09T13:33:00Z"/>
                <w:moveFrom w:id="8507" w:author="Della Faille Philippe" w:date="2019-07-09T17:01:00Z"/>
                <w:rFonts w:ascii="Calibri" w:eastAsia="Times New Roman" w:hAnsi="Calibri" w:cs="Calibri"/>
                <w:color w:val="000000"/>
              </w:rPr>
            </w:pPr>
            <w:moveFrom w:id="8508" w:author="Della Faille Philippe" w:date="2019-07-09T17:01:00Z">
              <w:del w:id="8509" w:author="Della Faille Philippe" w:date="2019-08-09T13:33:00Z">
                <w:r w:rsidRPr="00614D51" w:rsidDel="00E27DD8">
                  <w:rPr>
                    <w:rFonts w:ascii="Calibri" w:eastAsia="Times New Roman" w:hAnsi="Calibri" w:cs="Calibri"/>
                    <w:color w:val="000000"/>
                  </w:rPr>
                  <w:delText>P rfl pallet 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E51BA64" w14:textId="5FFE6EB4" w:rsidR="00614D51" w:rsidRPr="00614D51" w:rsidDel="00E27DD8" w:rsidRDefault="00614D51" w:rsidP="00614D51">
            <w:pPr>
              <w:spacing w:after="0"/>
              <w:jc w:val="center"/>
              <w:rPr>
                <w:del w:id="8510" w:author="Della Faille Philippe" w:date="2019-08-09T13:33:00Z"/>
                <w:moveFrom w:id="8511" w:author="Della Faille Philippe" w:date="2019-07-09T17:01:00Z"/>
                <w:rFonts w:ascii="Calibri" w:eastAsia="Times New Roman" w:hAnsi="Calibri" w:cs="Calibri"/>
                <w:color w:val="000000"/>
              </w:rPr>
            </w:pPr>
            <w:moveFrom w:id="8512" w:author="Della Faille Philippe" w:date="2019-07-09T17:01:00Z">
              <w:del w:id="851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20687847" w14:textId="2A9D2550" w:rsidR="00614D51" w:rsidRPr="00614D51" w:rsidDel="00E27DD8" w:rsidRDefault="00614D51" w:rsidP="00614D51">
            <w:pPr>
              <w:spacing w:after="0"/>
              <w:jc w:val="center"/>
              <w:rPr>
                <w:del w:id="8514" w:author="Della Faille Philippe" w:date="2019-08-09T13:33:00Z"/>
                <w:moveFrom w:id="8515" w:author="Della Faille Philippe" w:date="2019-07-09T17:01:00Z"/>
                <w:rFonts w:ascii="Calibri" w:eastAsia="Times New Roman" w:hAnsi="Calibri" w:cs="Calibri"/>
                <w:color w:val="000000"/>
              </w:rPr>
            </w:pPr>
            <w:moveFrom w:id="8516" w:author="Della Faille Philippe" w:date="2019-07-09T17:01:00Z">
              <w:del w:id="851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2DB0FA3" w14:textId="35DA8F8B" w:rsidR="00614D51" w:rsidRPr="00614D51" w:rsidDel="00E27DD8" w:rsidRDefault="00614D51" w:rsidP="00614D51">
            <w:pPr>
              <w:spacing w:after="0"/>
              <w:jc w:val="center"/>
              <w:rPr>
                <w:del w:id="8518" w:author="Della Faille Philippe" w:date="2019-08-09T13:33:00Z"/>
                <w:moveFrom w:id="8519" w:author="Della Faille Philippe" w:date="2019-07-09T17:01:00Z"/>
                <w:rFonts w:ascii="Calibri" w:eastAsia="Times New Roman" w:hAnsi="Calibri" w:cs="Calibri"/>
                <w:color w:val="000000"/>
              </w:rPr>
            </w:pPr>
            <w:moveFrom w:id="8520" w:author="Della Faille Philippe" w:date="2019-07-09T17:01:00Z">
              <w:del w:id="852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08F3C3E0" w14:textId="47D65A43" w:rsidR="00614D51" w:rsidRPr="00614D51" w:rsidDel="00E27DD8" w:rsidRDefault="00614D51" w:rsidP="00614D51">
            <w:pPr>
              <w:spacing w:after="0"/>
              <w:jc w:val="center"/>
              <w:rPr>
                <w:del w:id="8522" w:author="Della Faille Philippe" w:date="2019-08-09T13:33:00Z"/>
                <w:moveFrom w:id="8523" w:author="Della Faille Philippe" w:date="2019-07-09T17:01:00Z"/>
                <w:rFonts w:ascii="Calibri" w:eastAsia="Times New Roman" w:hAnsi="Calibri" w:cs="Calibri"/>
                <w:color w:val="000000"/>
              </w:rPr>
            </w:pPr>
            <w:moveFrom w:id="8524" w:author="Della Faille Philippe" w:date="2019-07-09T17:01:00Z">
              <w:del w:id="8525" w:author="Della Faille Philippe" w:date="2019-08-09T13:33:00Z">
                <w:r w:rsidRPr="00614D51" w:rsidDel="00E27DD8">
                  <w:rPr>
                    <w:rFonts w:ascii="Calibri" w:eastAsia="Times New Roman" w:hAnsi="Calibri" w:cs="Calibri"/>
                    <w:color w:val="000000"/>
                  </w:rPr>
                  <w:delText>32</w:delText>
                </w:r>
              </w:del>
            </w:moveFrom>
          </w:p>
        </w:tc>
        <w:tc>
          <w:tcPr>
            <w:tcW w:w="1276" w:type="dxa"/>
            <w:tcBorders>
              <w:top w:val="nil"/>
              <w:left w:val="nil"/>
              <w:bottom w:val="nil"/>
              <w:right w:val="single" w:sz="4" w:space="0" w:color="auto"/>
            </w:tcBorders>
            <w:shd w:val="clear" w:color="000000" w:fill="A9D08E"/>
            <w:noWrap/>
            <w:vAlign w:val="bottom"/>
            <w:hideMark/>
          </w:tcPr>
          <w:p w14:paraId="0AAE0BD2" w14:textId="28E0D305" w:rsidR="00614D51" w:rsidRPr="00614D51" w:rsidDel="00E27DD8" w:rsidRDefault="00614D51" w:rsidP="00614D51">
            <w:pPr>
              <w:spacing w:after="0"/>
              <w:jc w:val="center"/>
              <w:rPr>
                <w:del w:id="8526" w:author="Della Faille Philippe" w:date="2019-08-09T13:33:00Z"/>
                <w:moveFrom w:id="8527" w:author="Della Faille Philippe" w:date="2019-07-09T17:01:00Z"/>
                <w:rFonts w:ascii="Calibri" w:eastAsia="Times New Roman" w:hAnsi="Calibri" w:cs="Calibri"/>
                <w:color w:val="000000"/>
              </w:rPr>
            </w:pPr>
            <w:moveFrom w:id="8528" w:author="Della Faille Philippe" w:date="2019-07-09T17:01:00Z">
              <w:del w:id="8529" w:author="Della Faille Philippe" w:date="2019-08-09T13:33:00Z">
                <w:r w:rsidRPr="00614D51" w:rsidDel="00E27DD8">
                  <w:rPr>
                    <w:rFonts w:ascii="Calibri" w:eastAsia="Times New Roman" w:hAnsi="Calibri" w:cs="Calibri"/>
                    <w:color w:val="000000"/>
                  </w:rPr>
                  <w:delText>0x0020</w:delText>
                </w:r>
              </w:del>
            </w:moveFrom>
          </w:p>
        </w:tc>
      </w:tr>
      <w:tr w:rsidR="00614D51" w:rsidRPr="00614D51" w:rsidDel="00E27DD8" w14:paraId="19FC685D" w14:textId="35D11375" w:rsidTr="00614D51">
        <w:trPr>
          <w:trHeight w:val="288"/>
          <w:del w:id="8530" w:author="Della Faille Philippe" w:date="2019-08-09T13:33:00Z"/>
        </w:trPr>
        <w:tc>
          <w:tcPr>
            <w:tcW w:w="960" w:type="dxa"/>
            <w:vMerge/>
            <w:tcBorders>
              <w:top w:val="nil"/>
              <w:left w:val="nil"/>
              <w:bottom w:val="nil"/>
              <w:right w:val="nil"/>
            </w:tcBorders>
            <w:vAlign w:val="center"/>
            <w:hideMark/>
          </w:tcPr>
          <w:p w14:paraId="1DE1D870" w14:textId="70EBEECF" w:rsidR="00614D51" w:rsidRPr="00614D51" w:rsidDel="00E27DD8" w:rsidRDefault="00614D51" w:rsidP="00614D51">
            <w:pPr>
              <w:spacing w:after="0"/>
              <w:jc w:val="left"/>
              <w:rPr>
                <w:del w:id="8531" w:author="Della Faille Philippe" w:date="2019-08-09T13:33:00Z"/>
                <w:moveFrom w:id="85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C390B76" w14:textId="6C813386" w:rsidR="00614D51" w:rsidRPr="00614D51" w:rsidDel="00E27DD8" w:rsidRDefault="00614D51" w:rsidP="00614D51">
            <w:pPr>
              <w:spacing w:after="0"/>
              <w:jc w:val="left"/>
              <w:rPr>
                <w:del w:id="8533" w:author="Della Faille Philippe" w:date="2019-08-09T13:33:00Z"/>
                <w:moveFrom w:id="8534" w:author="Della Faille Philippe" w:date="2019-07-09T17:01:00Z"/>
                <w:rFonts w:ascii="Calibri" w:eastAsia="Times New Roman" w:hAnsi="Calibri" w:cs="Calibri"/>
                <w:color w:val="000000"/>
              </w:rPr>
            </w:pPr>
            <w:moveFrom w:id="8535" w:author="Della Faille Philippe" w:date="2019-07-09T17:01:00Z">
              <w:del w:id="853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3379B8B6" w14:textId="000C613C" w:rsidR="00614D51" w:rsidRPr="00614D51" w:rsidDel="00E27DD8" w:rsidRDefault="00614D51" w:rsidP="00614D51">
            <w:pPr>
              <w:spacing w:after="0"/>
              <w:jc w:val="center"/>
              <w:rPr>
                <w:del w:id="8537" w:author="Della Faille Philippe" w:date="2019-08-09T13:33:00Z"/>
                <w:moveFrom w:id="8538" w:author="Della Faille Philippe" w:date="2019-07-09T17:01:00Z"/>
                <w:rFonts w:ascii="Calibri" w:eastAsia="Times New Roman" w:hAnsi="Calibri" w:cs="Calibri"/>
                <w:color w:val="000000"/>
              </w:rPr>
            </w:pPr>
            <w:moveFrom w:id="8539" w:author="Della Faille Philippe" w:date="2019-07-09T17:01:00Z">
              <w:del w:id="8540" w:author="Della Faille Philippe" w:date="2019-08-09T13:33:00Z">
                <w:r w:rsidRPr="00614D51" w:rsidDel="00E27DD8">
                  <w:rPr>
                    <w:rFonts w:ascii="Calibri" w:eastAsia="Times New Roman" w:hAnsi="Calibri" w:cs="Calibri"/>
                    <w:color w:val="000000"/>
                  </w:rPr>
                  <w:delText>25</w:delText>
                </w:r>
              </w:del>
            </w:moveFrom>
          </w:p>
        </w:tc>
        <w:tc>
          <w:tcPr>
            <w:tcW w:w="2680" w:type="dxa"/>
            <w:tcBorders>
              <w:top w:val="nil"/>
              <w:left w:val="nil"/>
              <w:bottom w:val="nil"/>
              <w:right w:val="nil"/>
            </w:tcBorders>
            <w:shd w:val="clear" w:color="000000" w:fill="A9D08E"/>
            <w:noWrap/>
            <w:vAlign w:val="bottom"/>
            <w:hideMark/>
          </w:tcPr>
          <w:p w14:paraId="5FAFE7EC" w14:textId="36BEE32A" w:rsidR="00614D51" w:rsidRPr="00614D51" w:rsidDel="00E27DD8" w:rsidRDefault="00614D51" w:rsidP="00614D51">
            <w:pPr>
              <w:spacing w:after="0"/>
              <w:jc w:val="left"/>
              <w:rPr>
                <w:del w:id="8541" w:author="Della Faille Philippe" w:date="2019-08-09T13:33:00Z"/>
                <w:moveFrom w:id="8542" w:author="Della Faille Philippe" w:date="2019-07-09T17:01:00Z"/>
                <w:rFonts w:ascii="Calibri" w:eastAsia="Times New Roman" w:hAnsi="Calibri" w:cs="Calibri"/>
                <w:color w:val="000000"/>
              </w:rPr>
            </w:pPr>
            <w:moveFrom w:id="8543" w:author="Della Faille Philippe" w:date="2019-07-09T17:01:00Z">
              <w:del w:id="8544" w:author="Della Faille Philippe" w:date="2019-08-09T13:33:00Z">
                <w:r w:rsidRPr="00614D51" w:rsidDel="00E27DD8">
                  <w:rPr>
                    <w:rFonts w:ascii="Calibri" w:eastAsia="Times New Roman" w:hAnsi="Calibri" w:cs="Calibri"/>
                    <w:color w:val="000000"/>
                  </w:rPr>
                  <w:delText>P rfl pallet 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A611F59" w14:textId="0D734E58" w:rsidR="00614D51" w:rsidRPr="00614D51" w:rsidDel="00E27DD8" w:rsidRDefault="00614D51" w:rsidP="00614D51">
            <w:pPr>
              <w:spacing w:after="0"/>
              <w:jc w:val="center"/>
              <w:rPr>
                <w:del w:id="8545" w:author="Della Faille Philippe" w:date="2019-08-09T13:33:00Z"/>
                <w:moveFrom w:id="8546" w:author="Della Faille Philippe" w:date="2019-07-09T17:01:00Z"/>
                <w:rFonts w:ascii="Calibri" w:eastAsia="Times New Roman" w:hAnsi="Calibri" w:cs="Calibri"/>
                <w:color w:val="000000"/>
              </w:rPr>
            </w:pPr>
            <w:moveFrom w:id="8547" w:author="Della Faille Philippe" w:date="2019-07-09T17:01:00Z">
              <w:del w:id="854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7AFC98A2" w14:textId="30C53483" w:rsidR="00614D51" w:rsidRPr="00614D51" w:rsidDel="00E27DD8" w:rsidRDefault="00614D51" w:rsidP="00614D51">
            <w:pPr>
              <w:spacing w:after="0"/>
              <w:jc w:val="center"/>
              <w:rPr>
                <w:del w:id="8549" w:author="Della Faille Philippe" w:date="2019-08-09T13:33:00Z"/>
                <w:moveFrom w:id="8550" w:author="Della Faille Philippe" w:date="2019-07-09T17:01:00Z"/>
                <w:rFonts w:ascii="Calibri" w:eastAsia="Times New Roman" w:hAnsi="Calibri" w:cs="Calibri"/>
                <w:color w:val="000000"/>
              </w:rPr>
            </w:pPr>
            <w:moveFrom w:id="8551" w:author="Della Faille Philippe" w:date="2019-07-09T17:01:00Z">
              <w:del w:id="855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7787011" w14:textId="771248DF" w:rsidR="00614D51" w:rsidRPr="00614D51" w:rsidDel="00E27DD8" w:rsidRDefault="00614D51" w:rsidP="00614D51">
            <w:pPr>
              <w:spacing w:after="0"/>
              <w:jc w:val="center"/>
              <w:rPr>
                <w:del w:id="8553" w:author="Della Faille Philippe" w:date="2019-08-09T13:33:00Z"/>
                <w:moveFrom w:id="8554" w:author="Della Faille Philippe" w:date="2019-07-09T17:01:00Z"/>
                <w:rFonts w:ascii="Calibri" w:eastAsia="Times New Roman" w:hAnsi="Calibri" w:cs="Calibri"/>
                <w:color w:val="000000"/>
              </w:rPr>
            </w:pPr>
            <w:moveFrom w:id="8555" w:author="Della Faille Philippe" w:date="2019-07-09T17:01:00Z">
              <w:del w:id="855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727027B2" w14:textId="10B5D4FE" w:rsidR="00614D51" w:rsidRPr="00614D51" w:rsidDel="00E27DD8" w:rsidRDefault="00614D51" w:rsidP="00614D51">
            <w:pPr>
              <w:spacing w:after="0"/>
              <w:jc w:val="center"/>
              <w:rPr>
                <w:del w:id="8557" w:author="Della Faille Philippe" w:date="2019-08-09T13:33:00Z"/>
                <w:moveFrom w:id="8558" w:author="Della Faille Philippe" w:date="2019-07-09T17:01:00Z"/>
                <w:rFonts w:ascii="Calibri" w:eastAsia="Times New Roman" w:hAnsi="Calibri" w:cs="Calibri"/>
                <w:color w:val="000000"/>
              </w:rPr>
            </w:pPr>
            <w:moveFrom w:id="8559" w:author="Della Faille Philippe" w:date="2019-07-09T17:01:00Z">
              <w:del w:id="8560" w:author="Della Faille Philippe" w:date="2019-08-09T13:33:00Z">
                <w:r w:rsidRPr="00614D51" w:rsidDel="00E27DD8">
                  <w:rPr>
                    <w:rFonts w:ascii="Calibri" w:eastAsia="Times New Roman" w:hAnsi="Calibri" w:cs="Calibri"/>
                    <w:color w:val="000000"/>
                  </w:rPr>
                  <w:delText>34</w:delText>
                </w:r>
              </w:del>
            </w:moveFrom>
          </w:p>
        </w:tc>
        <w:tc>
          <w:tcPr>
            <w:tcW w:w="1276" w:type="dxa"/>
            <w:tcBorders>
              <w:top w:val="nil"/>
              <w:left w:val="nil"/>
              <w:bottom w:val="nil"/>
              <w:right w:val="single" w:sz="4" w:space="0" w:color="auto"/>
            </w:tcBorders>
            <w:shd w:val="clear" w:color="000000" w:fill="A9D08E"/>
            <w:noWrap/>
            <w:vAlign w:val="bottom"/>
            <w:hideMark/>
          </w:tcPr>
          <w:p w14:paraId="53AFCA9A" w14:textId="0F972E1F" w:rsidR="00614D51" w:rsidRPr="00614D51" w:rsidDel="00E27DD8" w:rsidRDefault="00614D51" w:rsidP="00614D51">
            <w:pPr>
              <w:spacing w:after="0"/>
              <w:jc w:val="center"/>
              <w:rPr>
                <w:del w:id="8561" w:author="Della Faille Philippe" w:date="2019-08-09T13:33:00Z"/>
                <w:moveFrom w:id="8562" w:author="Della Faille Philippe" w:date="2019-07-09T17:01:00Z"/>
                <w:rFonts w:ascii="Calibri" w:eastAsia="Times New Roman" w:hAnsi="Calibri" w:cs="Calibri"/>
                <w:color w:val="000000"/>
              </w:rPr>
            </w:pPr>
            <w:moveFrom w:id="8563" w:author="Della Faille Philippe" w:date="2019-07-09T17:01:00Z">
              <w:del w:id="8564" w:author="Della Faille Philippe" w:date="2019-08-09T13:33:00Z">
                <w:r w:rsidRPr="00614D51" w:rsidDel="00E27DD8">
                  <w:rPr>
                    <w:rFonts w:ascii="Calibri" w:eastAsia="Times New Roman" w:hAnsi="Calibri" w:cs="Calibri"/>
                    <w:color w:val="000000"/>
                  </w:rPr>
                  <w:delText>0x0022</w:delText>
                </w:r>
              </w:del>
            </w:moveFrom>
          </w:p>
        </w:tc>
      </w:tr>
      <w:tr w:rsidR="00614D51" w:rsidRPr="00614D51" w:rsidDel="00E27DD8" w14:paraId="66E048B5" w14:textId="4B05908A" w:rsidTr="00614D51">
        <w:trPr>
          <w:trHeight w:val="288"/>
          <w:del w:id="8565" w:author="Della Faille Philippe" w:date="2019-08-09T13:33:00Z"/>
        </w:trPr>
        <w:tc>
          <w:tcPr>
            <w:tcW w:w="960" w:type="dxa"/>
            <w:vMerge/>
            <w:tcBorders>
              <w:top w:val="nil"/>
              <w:left w:val="nil"/>
              <w:bottom w:val="nil"/>
              <w:right w:val="nil"/>
            </w:tcBorders>
            <w:vAlign w:val="center"/>
            <w:hideMark/>
          </w:tcPr>
          <w:p w14:paraId="033C7947" w14:textId="30E45230" w:rsidR="00614D51" w:rsidRPr="00614D51" w:rsidDel="00E27DD8" w:rsidRDefault="00614D51" w:rsidP="00614D51">
            <w:pPr>
              <w:spacing w:after="0"/>
              <w:jc w:val="left"/>
              <w:rPr>
                <w:del w:id="8566" w:author="Della Faille Philippe" w:date="2019-08-09T13:33:00Z"/>
                <w:moveFrom w:id="85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20542D4" w14:textId="0854EA12" w:rsidR="00614D51" w:rsidRPr="00614D51" w:rsidDel="00E27DD8" w:rsidRDefault="00614D51" w:rsidP="00614D51">
            <w:pPr>
              <w:spacing w:after="0"/>
              <w:jc w:val="left"/>
              <w:rPr>
                <w:del w:id="8568" w:author="Della Faille Philippe" w:date="2019-08-09T13:33:00Z"/>
                <w:moveFrom w:id="8569" w:author="Della Faille Philippe" w:date="2019-07-09T17:01:00Z"/>
                <w:rFonts w:ascii="Calibri" w:eastAsia="Times New Roman" w:hAnsi="Calibri" w:cs="Calibri"/>
                <w:color w:val="000000"/>
              </w:rPr>
            </w:pPr>
            <w:moveFrom w:id="8570" w:author="Della Faille Philippe" w:date="2019-07-09T17:01:00Z">
              <w:del w:id="857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EE19509" w14:textId="0959DD16" w:rsidR="00614D51" w:rsidRPr="00614D51" w:rsidDel="00E27DD8" w:rsidRDefault="00614D51" w:rsidP="00614D51">
            <w:pPr>
              <w:spacing w:after="0"/>
              <w:jc w:val="center"/>
              <w:rPr>
                <w:del w:id="8572" w:author="Della Faille Philippe" w:date="2019-08-09T13:33:00Z"/>
                <w:moveFrom w:id="8573" w:author="Della Faille Philippe" w:date="2019-07-09T17:01:00Z"/>
                <w:rFonts w:ascii="Calibri" w:eastAsia="Times New Roman" w:hAnsi="Calibri" w:cs="Calibri"/>
                <w:color w:val="000000"/>
              </w:rPr>
            </w:pPr>
            <w:moveFrom w:id="8574" w:author="Della Faille Philippe" w:date="2019-07-09T17:01:00Z">
              <w:del w:id="8575" w:author="Della Faille Philippe" w:date="2019-08-09T13:33:00Z">
                <w:r w:rsidRPr="00614D51" w:rsidDel="00E27DD8">
                  <w:rPr>
                    <w:rFonts w:ascii="Calibri" w:eastAsia="Times New Roman" w:hAnsi="Calibri" w:cs="Calibri"/>
                    <w:color w:val="000000"/>
                  </w:rPr>
                  <w:delText>26</w:delText>
                </w:r>
              </w:del>
            </w:moveFrom>
          </w:p>
        </w:tc>
        <w:tc>
          <w:tcPr>
            <w:tcW w:w="2680" w:type="dxa"/>
            <w:tcBorders>
              <w:top w:val="nil"/>
              <w:left w:val="nil"/>
              <w:bottom w:val="nil"/>
              <w:right w:val="nil"/>
            </w:tcBorders>
            <w:shd w:val="clear" w:color="000000" w:fill="A9D08E"/>
            <w:noWrap/>
            <w:vAlign w:val="bottom"/>
            <w:hideMark/>
          </w:tcPr>
          <w:p w14:paraId="0F1F58D5" w14:textId="63FE4410" w:rsidR="00614D51" w:rsidRPr="00614D51" w:rsidDel="00E27DD8" w:rsidRDefault="00614D51" w:rsidP="00614D51">
            <w:pPr>
              <w:spacing w:after="0"/>
              <w:jc w:val="left"/>
              <w:rPr>
                <w:del w:id="8576" w:author="Della Faille Philippe" w:date="2019-08-09T13:33:00Z"/>
                <w:moveFrom w:id="8577" w:author="Della Faille Philippe" w:date="2019-07-09T17:01:00Z"/>
                <w:rFonts w:ascii="Calibri" w:eastAsia="Times New Roman" w:hAnsi="Calibri" w:cs="Calibri"/>
                <w:color w:val="000000"/>
              </w:rPr>
            </w:pPr>
            <w:moveFrom w:id="8578" w:author="Della Faille Philippe" w:date="2019-07-09T17:01:00Z">
              <w:del w:id="8579" w:author="Della Faille Philippe" w:date="2019-08-09T13:33:00Z">
                <w:r w:rsidRPr="00614D51" w:rsidDel="00E27DD8">
                  <w:rPr>
                    <w:rFonts w:ascii="Calibri" w:eastAsia="Times New Roman" w:hAnsi="Calibri" w:cs="Calibri"/>
                    <w:color w:val="000000"/>
                  </w:rPr>
                  <w:delText>P rfl pallet 6</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09F9FB2" w14:textId="2DE910EA" w:rsidR="00614D51" w:rsidRPr="00614D51" w:rsidDel="00E27DD8" w:rsidRDefault="00614D51" w:rsidP="00614D51">
            <w:pPr>
              <w:spacing w:after="0"/>
              <w:jc w:val="center"/>
              <w:rPr>
                <w:del w:id="8580" w:author="Della Faille Philippe" w:date="2019-08-09T13:33:00Z"/>
                <w:moveFrom w:id="8581" w:author="Della Faille Philippe" w:date="2019-07-09T17:01:00Z"/>
                <w:rFonts w:ascii="Calibri" w:eastAsia="Times New Roman" w:hAnsi="Calibri" w:cs="Calibri"/>
                <w:color w:val="000000"/>
              </w:rPr>
            </w:pPr>
            <w:moveFrom w:id="8582" w:author="Della Faille Philippe" w:date="2019-07-09T17:01:00Z">
              <w:del w:id="858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46BE51F8" w14:textId="21CEEEA8" w:rsidR="00614D51" w:rsidRPr="00614D51" w:rsidDel="00E27DD8" w:rsidRDefault="00614D51" w:rsidP="00614D51">
            <w:pPr>
              <w:spacing w:after="0"/>
              <w:jc w:val="center"/>
              <w:rPr>
                <w:del w:id="8584" w:author="Della Faille Philippe" w:date="2019-08-09T13:33:00Z"/>
                <w:moveFrom w:id="8585" w:author="Della Faille Philippe" w:date="2019-07-09T17:01:00Z"/>
                <w:rFonts w:ascii="Calibri" w:eastAsia="Times New Roman" w:hAnsi="Calibri" w:cs="Calibri"/>
                <w:color w:val="000000"/>
              </w:rPr>
            </w:pPr>
            <w:moveFrom w:id="8586" w:author="Della Faille Philippe" w:date="2019-07-09T17:01:00Z">
              <w:del w:id="858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E5B7CED" w14:textId="7E36FE05" w:rsidR="00614D51" w:rsidRPr="00614D51" w:rsidDel="00E27DD8" w:rsidRDefault="00614D51" w:rsidP="00614D51">
            <w:pPr>
              <w:spacing w:after="0"/>
              <w:jc w:val="center"/>
              <w:rPr>
                <w:del w:id="8588" w:author="Della Faille Philippe" w:date="2019-08-09T13:33:00Z"/>
                <w:moveFrom w:id="8589" w:author="Della Faille Philippe" w:date="2019-07-09T17:01:00Z"/>
                <w:rFonts w:ascii="Calibri" w:eastAsia="Times New Roman" w:hAnsi="Calibri" w:cs="Calibri"/>
                <w:color w:val="000000"/>
              </w:rPr>
            </w:pPr>
            <w:moveFrom w:id="8590" w:author="Della Faille Philippe" w:date="2019-07-09T17:01:00Z">
              <w:del w:id="859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6D43DCD" w14:textId="2C993280" w:rsidR="00614D51" w:rsidRPr="00614D51" w:rsidDel="00E27DD8" w:rsidRDefault="00614D51" w:rsidP="00614D51">
            <w:pPr>
              <w:spacing w:after="0"/>
              <w:jc w:val="center"/>
              <w:rPr>
                <w:del w:id="8592" w:author="Della Faille Philippe" w:date="2019-08-09T13:33:00Z"/>
                <w:moveFrom w:id="8593" w:author="Della Faille Philippe" w:date="2019-07-09T17:01:00Z"/>
                <w:rFonts w:ascii="Calibri" w:eastAsia="Times New Roman" w:hAnsi="Calibri" w:cs="Calibri"/>
                <w:color w:val="000000"/>
              </w:rPr>
            </w:pPr>
            <w:moveFrom w:id="8594" w:author="Della Faille Philippe" w:date="2019-07-09T17:01:00Z">
              <w:del w:id="8595" w:author="Della Faille Philippe" w:date="2019-08-09T13:33:00Z">
                <w:r w:rsidRPr="00614D51" w:rsidDel="00E27DD8">
                  <w:rPr>
                    <w:rFonts w:ascii="Calibri" w:eastAsia="Times New Roman" w:hAnsi="Calibri" w:cs="Calibri"/>
                    <w:color w:val="000000"/>
                  </w:rPr>
                  <w:delText>36</w:delText>
                </w:r>
              </w:del>
            </w:moveFrom>
          </w:p>
        </w:tc>
        <w:tc>
          <w:tcPr>
            <w:tcW w:w="1276" w:type="dxa"/>
            <w:tcBorders>
              <w:top w:val="nil"/>
              <w:left w:val="nil"/>
              <w:bottom w:val="nil"/>
              <w:right w:val="single" w:sz="4" w:space="0" w:color="auto"/>
            </w:tcBorders>
            <w:shd w:val="clear" w:color="000000" w:fill="A9D08E"/>
            <w:noWrap/>
            <w:vAlign w:val="bottom"/>
            <w:hideMark/>
          </w:tcPr>
          <w:p w14:paraId="7753DA07" w14:textId="21DA33E5" w:rsidR="00614D51" w:rsidRPr="00614D51" w:rsidDel="00E27DD8" w:rsidRDefault="00614D51" w:rsidP="00614D51">
            <w:pPr>
              <w:spacing w:after="0"/>
              <w:jc w:val="center"/>
              <w:rPr>
                <w:del w:id="8596" w:author="Della Faille Philippe" w:date="2019-08-09T13:33:00Z"/>
                <w:moveFrom w:id="8597" w:author="Della Faille Philippe" w:date="2019-07-09T17:01:00Z"/>
                <w:rFonts w:ascii="Calibri" w:eastAsia="Times New Roman" w:hAnsi="Calibri" w:cs="Calibri"/>
                <w:color w:val="000000"/>
              </w:rPr>
            </w:pPr>
            <w:moveFrom w:id="8598" w:author="Della Faille Philippe" w:date="2019-07-09T17:01:00Z">
              <w:del w:id="8599" w:author="Della Faille Philippe" w:date="2019-08-09T13:33:00Z">
                <w:r w:rsidRPr="00614D51" w:rsidDel="00E27DD8">
                  <w:rPr>
                    <w:rFonts w:ascii="Calibri" w:eastAsia="Times New Roman" w:hAnsi="Calibri" w:cs="Calibri"/>
                    <w:color w:val="000000"/>
                  </w:rPr>
                  <w:delText>0x0024</w:delText>
                </w:r>
              </w:del>
            </w:moveFrom>
          </w:p>
        </w:tc>
      </w:tr>
      <w:tr w:rsidR="00614D51" w:rsidRPr="00614D51" w:rsidDel="00E27DD8" w14:paraId="5EF3C007" w14:textId="52FAE381" w:rsidTr="00614D51">
        <w:trPr>
          <w:trHeight w:val="288"/>
          <w:del w:id="8600" w:author="Della Faille Philippe" w:date="2019-08-09T13:33:00Z"/>
        </w:trPr>
        <w:tc>
          <w:tcPr>
            <w:tcW w:w="960" w:type="dxa"/>
            <w:vMerge/>
            <w:tcBorders>
              <w:top w:val="nil"/>
              <w:left w:val="nil"/>
              <w:bottom w:val="nil"/>
              <w:right w:val="nil"/>
            </w:tcBorders>
            <w:vAlign w:val="center"/>
            <w:hideMark/>
          </w:tcPr>
          <w:p w14:paraId="455245DC" w14:textId="2F86C863" w:rsidR="00614D51" w:rsidRPr="00614D51" w:rsidDel="00E27DD8" w:rsidRDefault="00614D51" w:rsidP="00614D51">
            <w:pPr>
              <w:spacing w:after="0"/>
              <w:jc w:val="left"/>
              <w:rPr>
                <w:del w:id="8601" w:author="Della Faille Philippe" w:date="2019-08-09T13:33:00Z"/>
                <w:moveFrom w:id="86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04ED74D" w14:textId="1AB7EB1F" w:rsidR="00614D51" w:rsidRPr="00614D51" w:rsidDel="00E27DD8" w:rsidRDefault="00614D51" w:rsidP="00614D51">
            <w:pPr>
              <w:spacing w:after="0"/>
              <w:jc w:val="left"/>
              <w:rPr>
                <w:del w:id="8603" w:author="Della Faille Philippe" w:date="2019-08-09T13:33:00Z"/>
                <w:moveFrom w:id="8604" w:author="Della Faille Philippe" w:date="2019-07-09T17:01:00Z"/>
                <w:rFonts w:ascii="Calibri" w:eastAsia="Times New Roman" w:hAnsi="Calibri" w:cs="Calibri"/>
                <w:color w:val="000000"/>
              </w:rPr>
            </w:pPr>
            <w:moveFrom w:id="8605" w:author="Della Faille Philippe" w:date="2019-07-09T17:01:00Z">
              <w:del w:id="860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BA6584C" w14:textId="1F40D33C" w:rsidR="00614D51" w:rsidRPr="00614D51" w:rsidDel="00E27DD8" w:rsidRDefault="00614D51" w:rsidP="00614D51">
            <w:pPr>
              <w:spacing w:after="0"/>
              <w:jc w:val="center"/>
              <w:rPr>
                <w:del w:id="8607" w:author="Della Faille Philippe" w:date="2019-08-09T13:33:00Z"/>
                <w:moveFrom w:id="8608" w:author="Della Faille Philippe" w:date="2019-07-09T17:01:00Z"/>
                <w:rFonts w:ascii="Calibri" w:eastAsia="Times New Roman" w:hAnsi="Calibri" w:cs="Calibri"/>
                <w:color w:val="000000"/>
              </w:rPr>
            </w:pPr>
            <w:moveFrom w:id="8609" w:author="Della Faille Philippe" w:date="2019-07-09T17:01:00Z">
              <w:del w:id="8610" w:author="Della Faille Philippe" w:date="2019-08-09T13:33:00Z">
                <w:r w:rsidRPr="00614D51" w:rsidDel="00E27DD8">
                  <w:rPr>
                    <w:rFonts w:ascii="Calibri" w:eastAsia="Times New Roman" w:hAnsi="Calibri" w:cs="Calibri"/>
                    <w:color w:val="000000"/>
                  </w:rPr>
                  <w:delText>27</w:delText>
                </w:r>
              </w:del>
            </w:moveFrom>
          </w:p>
        </w:tc>
        <w:tc>
          <w:tcPr>
            <w:tcW w:w="2680" w:type="dxa"/>
            <w:tcBorders>
              <w:top w:val="nil"/>
              <w:left w:val="nil"/>
              <w:bottom w:val="nil"/>
              <w:right w:val="nil"/>
            </w:tcBorders>
            <w:shd w:val="clear" w:color="000000" w:fill="A9D08E"/>
            <w:noWrap/>
            <w:vAlign w:val="bottom"/>
            <w:hideMark/>
          </w:tcPr>
          <w:p w14:paraId="679645B5" w14:textId="7EF94F6E" w:rsidR="00614D51" w:rsidRPr="00614D51" w:rsidDel="00E27DD8" w:rsidRDefault="00614D51" w:rsidP="00614D51">
            <w:pPr>
              <w:spacing w:after="0"/>
              <w:jc w:val="left"/>
              <w:rPr>
                <w:del w:id="8611" w:author="Della Faille Philippe" w:date="2019-08-09T13:33:00Z"/>
                <w:moveFrom w:id="8612" w:author="Della Faille Philippe" w:date="2019-07-09T17:01:00Z"/>
                <w:rFonts w:ascii="Calibri" w:eastAsia="Times New Roman" w:hAnsi="Calibri" w:cs="Calibri"/>
                <w:color w:val="000000"/>
              </w:rPr>
            </w:pPr>
            <w:moveFrom w:id="8613" w:author="Della Faille Philippe" w:date="2019-07-09T17:01:00Z">
              <w:del w:id="8614" w:author="Della Faille Philippe" w:date="2019-08-09T13:33:00Z">
                <w:r w:rsidRPr="00614D51" w:rsidDel="00E27DD8">
                  <w:rPr>
                    <w:rFonts w:ascii="Calibri" w:eastAsia="Times New Roman" w:hAnsi="Calibri" w:cs="Calibri"/>
                    <w:color w:val="000000"/>
                  </w:rPr>
                  <w:delText>P fwd combiner</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AFD20C6" w14:textId="0928FA14" w:rsidR="00614D51" w:rsidRPr="00614D51" w:rsidDel="00E27DD8" w:rsidRDefault="00614D51" w:rsidP="00614D51">
            <w:pPr>
              <w:spacing w:after="0"/>
              <w:jc w:val="center"/>
              <w:rPr>
                <w:del w:id="8615" w:author="Della Faille Philippe" w:date="2019-08-09T13:33:00Z"/>
                <w:moveFrom w:id="8616" w:author="Della Faille Philippe" w:date="2019-07-09T17:01:00Z"/>
                <w:rFonts w:ascii="Calibri" w:eastAsia="Times New Roman" w:hAnsi="Calibri" w:cs="Calibri"/>
                <w:color w:val="000000"/>
              </w:rPr>
            </w:pPr>
            <w:moveFrom w:id="8617" w:author="Della Faille Philippe" w:date="2019-07-09T17:01:00Z">
              <w:del w:id="861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2BDF149D" w14:textId="3B12E9B0" w:rsidR="00614D51" w:rsidRPr="00614D51" w:rsidDel="00E27DD8" w:rsidRDefault="00614D51" w:rsidP="00614D51">
            <w:pPr>
              <w:spacing w:after="0"/>
              <w:jc w:val="center"/>
              <w:rPr>
                <w:del w:id="8619" w:author="Della Faille Philippe" w:date="2019-08-09T13:33:00Z"/>
                <w:moveFrom w:id="8620" w:author="Della Faille Philippe" w:date="2019-07-09T17:01:00Z"/>
                <w:rFonts w:ascii="Calibri" w:eastAsia="Times New Roman" w:hAnsi="Calibri" w:cs="Calibri"/>
                <w:color w:val="000000"/>
              </w:rPr>
            </w:pPr>
            <w:moveFrom w:id="8621" w:author="Della Faille Philippe" w:date="2019-07-09T17:01:00Z">
              <w:del w:id="862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282685DB" w14:textId="7A6DA213" w:rsidR="00614D51" w:rsidRPr="00614D51" w:rsidDel="00E27DD8" w:rsidRDefault="00614D51" w:rsidP="00614D51">
            <w:pPr>
              <w:spacing w:after="0"/>
              <w:jc w:val="center"/>
              <w:rPr>
                <w:del w:id="8623" w:author="Della Faille Philippe" w:date="2019-08-09T13:33:00Z"/>
                <w:moveFrom w:id="8624" w:author="Della Faille Philippe" w:date="2019-07-09T17:01:00Z"/>
                <w:rFonts w:ascii="Calibri" w:eastAsia="Times New Roman" w:hAnsi="Calibri" w:cs="Calibri"/>
                <w:color w:val="000000"/>
              </w:rPr>
            </w:pPr>
            <w:moveFrom w:id="8625" w:author="Della Faille Philippe" w:date="2019-07-09T17:01:00Z">
              <w:del w:id="862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8E9EC96" w14:textId="35782A02" w:rsidR="00614D51" w:rsidRPr="00614D51" w:rsidDel="00E27DD8" w:rsidRDefault="00614D51" w:rsidP="00614D51">
            <w:pPr>
              <w:spacing w:after="0"/>
              <w:jc w:val="center"/>
              <w:rPr>
                <w:del w:id="8627" w:author="Della Faille Philippe" w:date="2019-08-09T13:33:00Z"/>
                <w:moveFrom w:id="8628" w:author="Della Faille Philippe" w:date="2019-07-09T17:01:00Z"/>
                <w:rFonts w:ascii="Calibri" w:eastAsia="Times New Roman" w:hAnsi="Calibri" w:cs="Calibri"/>
                <w:color w:val="000000"/>
              </w:rPr>
            </w:pPr>
            <w:moveFrom w:id="8629" w:author="Della Faille Philippe" w:date="2019-07-09T17:01:00Z">
              <w:del w:id="8630" w:author="Della Faille Philippe" w:date="2019-08-09T13:33:00Z">
                <w:r w:rsidRPr="00614D51" w:rsidDel="00E27DD8">
                  <w:rPr>
                    <w:rFonts w:ascii="Calibri" w:eastAsia="Times New Roman" w:hAnsi="Calibri" w:cs="Calibri"/>
                    <w:color w:val="000000"/>
                  </w:rPr>
                  <w:delText>38</w:delText>
                </w:r>
              </w:del>
            </w:moveFrom>
          </w:p>
        </w:tc>
        <w:tc>
          <w:tcPr>
            <w:tcW w:w="1276" w:type="dxa"/>
            <w:tcBorders>
              <w:top w:val="nil"/>
              <w:left w:val="nil"/>
              <w:bottom w:val="nil"/>
              <w:right w:val="single" w:sz="4" w:space="0" w:color="auto"/>
            </w:tcBorders>
            <w:shd w:val="clear" w:color="000000" w:fill="A9D08E"/>
            <w:noWrap/>
            <w:vAlign w:val="bottom"/>
            <w:hideMark/>
          </w:tcPr>
          <w:p w14:paraId="71262203" w14:textId="67701C4F" w:rsidR="00614D51" w:rsidRPr="00614D51" w:rsidDel="00E27DD8" w:rsidRDefault="00614D51" w:rsidP="00614D51">
            <w:pPr>
              <w:spacing w:after="0"/>
              <w:jc w:val="center"/>
              <w:rPr>
                <w:del w:id="8631" w:author="Della Faille Philippe" w:date="2019-08-09T13:33:00Z"/>
                <w:moveFrom w:id="8632" w:author="Della Faille Philippe" w:date="2019-07-09T17:01:00Z"/>
                <w:rFonts w:ascii="Calibri" w:eastAsia="Times New Roman" w:hAnsi="Calibri" w:cs="Calibri"/>
                <w:color w:val="000000"/>
              </w:rPr>
            </w:pPr>
            <w:moveFrom w:id="8633" w:author="Della Faille Philippe" w:date="2019-07-09T17:01:00Z">
              <w:del w:id="8634" w:author="Della Faille Philippe" w:date="2019-08-09T13:33:00Z">
                <w:r w:rsidRPr="00614D51" w:rsidDel="00E27DD8">
                  <w:rPr>
                    <w:rFonts w:ascii="Calibri" w:eastAsia="Times New Roman" w:hAnsi="Calibri" w:cs="Calibri"/>
                    <w:color w:val="000000"/>
                  </w:rPr>
                  <w:delText>0x0026</w:delText>
                </w:r>
              </w:del>
            </w:moveFrom>
          </w:p>
        </w:tc>
      </w:tr>
      <w:tr w:rsidR="00614D51" w:rsidRPr="00614D51" w:rsidDel="00E27DD8" w14:paraId="5786285A" w14:textId="7576EDBE" w:rsidTr="00614D51">
        <w:trPr>
          <w:trHeight w:val="288"/>
          <w:del w:id="8635" w:author="Della Faille Philippe" w:date="2019-08-09T13:33:00Z"/>
        </w:trPr>
        <w:tc>
          <w:tcPr>
            <w:tcW w:w="960" w:type="dxa"/>
            <w:vMerge/>
            <w:tcBorders>
              <w:top w:val="nil"/>
              <w:left w:val="nil"/>
              <w:bottom w:val="nil"/>
              <w:right w:val="nil"/>
            </w:tcBorders>
            <w:vAlign w:val="center"/>
            <w:hideMark/>
          </w:tcPr>
          <w:p w14:paraId="481ABEF5" w14:textId="7DF6BFC6" w:rsidR="00614D51" w:rsidRPr="00614D51" w:rsidDel="00E27DD8" w:rsidRDefault="00614D51" w:rsidP="00614D51">
            <w:pPr>
              <w:spacing w:after="0"/>
              <w:jc w:val="left"/>
              <w:rPr>
                <w:del w:id="8636" w:author="Della Faille Philippe" w:date="2019-08-09T13:33:00Z"/>
                <w:moveFrom w:id="86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51CA4DB" w14:textId="61D67D4D" w:rsidR="00614D51" w:rsidRPr="00614D51" w:rsidDel="00E27DD8" w:rsidRDefault="00614D51" w:rsidP="00614D51">
            <w:pPr>
              <w:spacing w:after="0"/>
              <w:jc w:val="left"/>
              <w:rPr>
                <w:del w:id="8638" w:author="Della Faille Philippe" w:date="2019-08-09T13:33:00Z"/>
                <w:moveFrom w:id="8639" w:author="Della Faille Philippe" w:date="2019-07-09T17:01:00Z"/>
                <w:rFonts w:ascii="Calibri" w:eastAsia="Times New Roman" w:hAnsi="Calibri" w:cs="Calibri"/>
                <w:color w:val="000000"/>
              </w:rPr>
            </w:pPr>
            <w:moveFrom w:id="8640" w:author="Della Faille Philippe" w:date="2019-07-09T17:01:00Z">
              <w:del w:id="864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6ED35F4" w14:textId="03117AB8" w:rsidR="00614D51" w:rsidRPr="00614D51" w:rsidDel="00E27DD8" w:rsidRDefault="00614D51" w:rsidP="00614D51">
            <w:pPr>
              <w:spacing w:after="0"/>
              <w:jc w:val="center"/>
              <w:rPr>
                <w:del w:id="8642" w:author="Della Faille Philippe" w:date="2019-08-09T13:33:00Z"/>
                <w:moveFrom w:id="8643" w:author="Della Faille Philippe" w:date="2019-07-09T17:01:00Z"/>
                <w:rFonts w:ascii="Calibri" w:eastAsia="Times New Roman" w:hAnsi="Calibri" w:cs="Calibri"/>
                <w:color w:val="000000"/>
              </w:rPr>
            </w:pPr>
            <w:moveFrom w:id="8644" w:author="Della Faille Philippe" w:date="2019-07-09T17:01:00Z">
              <w:del w:id="8645" w:author="Della Faille Philippe" w:date="2019-08-09T13:33:00Z">
                <w:r w:rsidRPr="00614D51" w:rsidDel="00E27DD8">
                  <w:rPr>
                    <w:rFonts w:ascii="Calibri" w:eastAsia="Times New Roman" w:hAnsi="Calibri" w:cs="Calibri"/>
                    <w:color w:val="000000"/>
                  </w:rPr>
                  <w:delText>28</w:delText>
                </w:r>
              </w:del>
            </w:moveFrom>
          </w:p>
        </w:tc>
        <w:tc>
          <w:tcPr>
            <w:tcW w:w="2680" w:type="dxa"/>
            <w:tcBorders>
              <w:top w:val="nil"/>
              <w:left w:val="nil"/>
              <w:bottom w:val="nil"/>
              <w:right w:val="nil"/>
            </w:tcBorders>
            <w:shd w:val="clear" w:color="000000" w:fill="A9D08E"/>
            <w:noWrap/>
            <w:vAlign w:val="bottom"/>
            <w:hideMark/>
          </w:tcPr>
          <w:p w14:paraId="053BCE07" w14:textId="46D86B42" w:rsidR="00614D51" w:rsidRPr="00614D51" w:rsidDel="00E27DD8" w:rsidRDefault="00614D51" w:rsidP="00614D51">
            <w:pPr>
              <w:spacing w:after="0"/>
              <w:jc w:val="left"/>
              <w:rPr>
                <w:del w:id="8646" w:author="Della Faille Philippe" w:date="2019-08-09T13:33:00Z"/>
                <w:moveFrom w:id="8647" w:author="Della Faille Philippe" w:date="2019-07-09T17:01:00Z"/>
                <w:rFonts w:ascii="Calibri" w:eastAsia="Times New Roman" w:hAnsi="Calibri" w:cs="Calibri"/>
                <w:color w:val="000000"/>
              </w:rPr>
            </w:pPr>
            <w:moveFrom w:id="8648" w:author="Della Faille Philippe" w:date="2019-07-09T17:01:00Z">
              <w:del w:id="8649" w:author="Della Faille Philippe" w:date="2019-08-09T13:33:00Z">
                <w:r w:rsidRPr="00614D51" w:rsidDel="00E27DD8">
                  <w:rPr>
                    <w:rFonts w:ascii="Calibri" w:eastAsia="Times New Roman" w:hAnsi="Calibri" w:cs="Calibri"/>
                    <w:color w:val="000000"/>
                  </w:rPr>
                  <w:delText>P rfl combiner</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625B83BC" w14:textId="10701831" w:rsidR="00614D51" w:rsidRPr="00614D51" w:rsidDel="00E27DD8" w:rsidRDefault="00614D51" w:rsidP="00614D51">
            <w:pPr>
              <w:spacing w:after="0"/>
              <w:jc w:val="center"/>
              <w:rPr>
                <w:del w:id="8650" w:author="Della Faille Philippe" w:date="2019-08-09T13:33:00Z"/>
                <w:moveFrom w:id="8651" w:author="Della Faille Philippe" w:date="2019-07-09T17:01:00Z"/>
                <w:rFonts w:ascii="Calibri" w:eastAsia="Times New Roman" w:hAnsi="Calibri" w:cs="Calibri"/>
                <w:color w:val="000000"/>
              </w:rPr>
            </w:pPr>
            <w:moveFrom w:id="8652" w:author="Della Faille Philippe" w:date="2019-07-09T17:01:00Z">
              <w:del w:id="865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6BD9AF0B" w14:textId="7FE12840" w:rsidR="00614D51" w:rsidRPr="00614D51" w:rsidDel="00E27DD8" w:rsidRDefault="00614D51" w:rsidP="00614D51">
            <w:pPr>
              <w:spacing w:after="0"/>
              <w:jc w:val="center"/>
              <w:rPr>
                <w:del w:id="8654" w:author="Della Faille Philippe" w:date="2019-08-09T13:33:00Z"/>
                <w:moveFrom w:id="8655" w:author="Della Faille Philippe" w:date="2019-07-09T17:01:00Z"/>
                <w:rFonts w:ascii="Calibri" w:eastAsia="Times New Roman" w:hAnsi="Calibri" w:cs="Calibri"/>
                <w:color w:val="000000"/>
              </w:rPr>
            </w:pPr>
            <w:moveFrom w:id="8656" w:author="Della Faille Philippe" w:date="2019-07-09T17:01:00Z">
              <w:del w:id="865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191D1A7B" w14:textId="46893CD6" w:rsidR="00614D51" w:rsidRPr="00614D51" w:rsidDel="00E27DD8" w:rsidRDefault="00614D51" w:rsidP="00614D51">
            <w:pPr>
              <w:spacing w:after="0"/>
              <w:jc w:val="center"/>
              <w:rPr>
                <w:del w:id="8658" w:author="Della Faille Philippe" w:date="2019-08-09T13:33:00Z"/>
                <w:moveFrom w:id="8659" w:author="Della Faille Philippe" w:date="2019-07-09T17:01:00Z"/>
                <w:rFonts w:ascii="Calibri" w:eastAsia="Times New Roman" w:hAnsi="Calibri" w:cs="Calibri"/>
                <w:color w:val="000000"/>
              </w:rPr>
            </w:pPr>
            <w:moveFrom w:id="8660" w:author="Della Faille Philippe" w:date="2019-07-09T17:01:00Z">
              <w:del w:id="866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0C8DA04D" w14:textId="1D09594D" w:rsidR="00614D51" w:rsidRPr="00614D51" w:rsidDel="00E27DD8" w:rsidRDefault="00614D51" w:rsidP="00614D51">
            <w:pPr>
              <w:spacing w:after="0"/>
              <w:jc w:val="center"/>
              <w:rPr>
                <w:del w:id="8662" w:author="Della Faille Philippe" w:date="2019-08-09T13:33:00Z"/>
                <w:moveFrom w:id="8663" w:author="Della Faille Philippe" w:date="2019-07-09T17:01:00Z"/>
                <w:rFonts w:ascii="Calibri" w:eastAsia="Times New Roman" w:hAnsi="Calibri" w:cs="Calibri"/>
                <w:color w:val="000000"/>
              </w:rPr>
            </w:pPr>
            <w:moveFrom w:id="8664" w:author="Della Faille Philippe" w:date="2019-07-09T17:01:00Z">
              <w:del w:id="8665" w:author="Della Faille Philippe" w:date="2019-08-09T13:33:00Z">
                <w:r w:rsidRPr="00614D51" w:rsidDel="00E27DD8">
                  <w:rPr>
                    <w:rFonts w:ascii="Calibri" w:eastAsia="Times New Roman" w:hAnsi="Calibri" w:cs="Calibri"/>
                    <w:color w:val="000000"/>
                  </w:rPr>
                  <w:delText>40</w:delText>
                </w:r>
              </w:del>
            </w:moveFrom>
          </w:p>
        </w:tc>
        <w:tc>
          <w:tcPr>
            <w:tcW w:w="1276" w:type="dxa"/>
            <w:tcBorders>
              <w:top w:val="nil"/>
              <w:left w:val="nil"/>
              <w:bottom w:val="nil"/>
              <w:right w:val="single" w:sz="4" w:space="0" w:color="auto"/>
            </w:tcBorders>
            <w:shd w:val="clear" w:color="000000" w:fill="A9D08E"/>
            <w:noWrap/>
            <w:vAlign w:val="bottom"/>
            <w:hideMark/>
          </w:tcPr>
          <w:p w14:paraId="304B659E" w14:textId="2A616546" w:rsidR="00614D51" w:rsidRPr="00614D51" w:rsidDel="00E27DD8" w:rsidRDefault="00614D51" w:rsidP="00614D51">
            <w:pPr>
              <w:spacing w:after="0"/>
              <w:jc w:val="center"/>
              <w:rPr>
                <w:del w:id="8666" w:author="Della Faille Philippe" w:date="2019-08-09T13:33:00Z"/>
                <w:moveFrom w:id="8667" w:author="Della Faille Philippe" w:date="2019-07-09T17:01:00Z"/>
                <w:rFonts w:ascii="Calibri" w:eastAsia="Times New Roman" w:hAnsi="Calibri" w:cs="Calibri"/>
                <w:color w:val="000000"/>
              </w:rPr>
            </w:pPr>
            <w:moveFrom w:id="8668" w:author="Della Faille Philippe" w:date="2019-07-09T17:01:00Z">
              <w:del w:id="8669" w:author="Della Faille Philippe" w:date="2019-08-09T13:33:00Z">
                <w:r w:rsidRPr="00614D51" w:rsidDel="00E27DD8">
                  <w:rPr>
                    <w:rFonts w:ascii="Calibri" w:eastAsia="Times New Roman" w:hAnsi="Calibri" w:cs="Calibri"/>
                    <w:color w:val="000000"/>
                  </w:rPr>
                  <w:delText>0x0028</w:delText>
                </w:r>
              </w:del>
            </w:moveFrom>
          </w:p>
        </w:tc>
      </w:tr>
      <w:tr w:rsidR="00614D51" w:rsidRPr="00614D51" w:rsidDel="00E27DD8" w14:paraId="40063C4B" w14:textId="76CC165C" w:rsidTr="00614D51">
        <w:trPr>
          <w:trHeight w:val="288"/>
          <w:del w:id="8670" w:author="Della Faille Philippe" w:date="2019-08-09T13:33:00Z"/>
        </w:trPr>
        <w:tc>
          <w:tcPr>
            <w:tcW w:w="960" w:type="dxa"/>
            <w:vMerge/>
            <w:tcBorders>
              <w:top w:val="nil"/>
              <w:left w:val="nil"/>
              <w:bottom w:val="nil"/>
              <w:right w:val="nil"/>
            </w:tcBorders>
            <w:vAlign w:val="center"/>
            <w:hideMark/>
          </w:tcPr>
          <w:p w14:paraId="50C6E940" w14:textId="6E8B7E84" w:rsidR="00614D51" w:rsidRPr="00614D51" w:rsidDel="00E27DD8" w:rsidRDefault="00614D51" w:rsidP="00614D51">
            <w:pPr>
              <w:spacing w:after="0"/>
              <w:jc w:val="left"/>
              <w:rPr>
                <w:del w:id="8671" w:author="Della Faille Philippe" w:date="2019-08-09T13:33:00Z"/>
                <w:moveFrom w:id="86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9EF0CF2" w14:textId="1D4E653F" w:rsidR="00614D51" w:rsidRPr="00614D51" w:rsidDel="00E27DD8" w:rsidRDefault="00614D51" w:rsidP="00614D51">
            <w:pPr>
              <w:spacing w:after="0"/>
              <w:jc w:val="left"/>
              <w:rPr>
                <w:del w:id="8673" w:author="Della Faille Philippe" w:date="2019-08-09T13:33:00Z"/>
                <w:moveFrom w:id="8674" w:author="Della Faille Philippe" w:date="2019-07-09T17:01:00Z"/>
                <w:rFonts w:ascii="Calibri" w:eastAsia="Times New Roman" w:hAnsi="Calibri" w:cs="Calibri"/>
                <w:color w:val="000000"/>
              </w:rPr>
            </w:pPr>
            <w:moveFrom w:id="8675" w:author="Della Faille Philippe" w:date="2019-07-09T17:01:00Z">
              <w:del w:id="867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2D091CE" w14:textId="7B680DC3" w:rsidR="00614D51" w:rsidRPr="00614D51" w:rsidDel="00E27DD8" w:rsidRDefault="00614D51" w:rsidP="00614D51">
            <w:pPr>
              <w:spacing w:after="0"/>
              <w:jc w:val="center"/>
              <w:rPr>
                <w:del w:id="8677" w:author="Della Faille Philippe" w:date="2019-08-09T13:33:00Z"/>
                <w:moveFrom w:id="8678" w:author="Della Faille Philippe" w:date="2019-07-09T17:01:00Z"/>
                <w:rFonts w:ascii="Calibri" w:eastAsia="Times New Roman" w:hAnsi="Calibri" w:cs="Calibri"/>
                <w:color w:val="000000"/>
              </w:rPr>
            </w:pPr>
            <w:moveFrom w:id="8679" w:author="Della Faille Philippe" w:date="2019-07-09T17:01:00Z">
              <w:del w:id="8680" w:author="Della Faille Philippe" w:date="2019-08-09T13:33:00Z">
                <w:r w:rsidRPr="00614D51" w:rsidDel="00E27DD8">
                  <w:rPr>
                    <w:rFonts w:ascii="Calibri" w:eastAsia="Times New Roman" w:hAnsi="Calibri" w:cs="Calibri"/>
                    <w:color w:val="000000"/>
                  </w:rPr>
                  <w:delText>29</w:delText>
                </w:r>
              </w:del>
            </w:moveFrom>
          </w:p>
        </w:tc>
        <w:tc>
          <w:tcPr>
            <w:tcW w:w="2680" w:type="dxa"/>
            <w:tcBorders>
              <w:top w:val="nil"/>
              <w:left w:val="nil"/>
              <w:bottom w:val="nil"/>
              <w:right w:val="nil"/>
            </w:tcBorders>
            <w:shd w:val="clear" w:color="000000" w:fill="A9D08E"/>
            <w:noWrap/>
            <w:vAlign w:val="bottom"/>
            <w:hideMark/>
          </w:tcPr>
          <w:p w14:paraId="76766945" w14:textId="26012EF0" w:rsidR="00614D51" w:rsidRPr="00614D51" w:rsidDel="00E27DD8" w:rsidRDefault="00614D51" w:rsidP="00614D51">
            <w:pPr>
              <w:spacing w:after="0"/>
              <w:jc w:val="left"/>
              <w:rPr>
                <w:del w:id="8681" w:author="Della Faille Philippe" w:date="2019-08-09T13:33:00Z"/>
                <w:moveFrom w:id="8682" w:author="Della Faille Philippe" w:date="2019-07-09T17:01:00Z"/>
                <w:rFonts w:ascii="Calibri" w:eastAsia="Times New Roman" w:hAnsi="Calibri" w:cs="Calibri"/>
                <w:color w:val="000000"/>
              </w:rPr>
            </w:pPr>
            <w:moveFrom w:id="8683" w:author="Della Faille Philippe" w:date="2019-07-09T17:01:00Z">
              <w:del w:id="8684" w:author="Della Faille Philippe" w:date="2019-08-09T13:33:00Z">
                <w:r w:rsidRPr="00614D51" w:rsidDel="00E27DD8">
                  <w:rPr>
                    <w:rFonts w:ascii="Calibri" w:eastAsia="Times New Roman" w:hAnsi="Calibri" w:cs="Calibri"/>
                    <w:color w:val="000000"/>
                  </w:rPr>
                  <w:delText>P fwd 6 kW load</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7B16950" w14:textId="3DAE0306" w:rsidR="00614D51" w:rsidRPr="00614D51" w:rsidDel="00E27DD8" w:rsidRDefault="00614D51" w:rsidP="00614D51">
            <w:pPr>
              <w:spacing w:after="0"/>
              <w:jc w:val="center"/>
              <w:rPr>
                <w:del w:id="8685" w:author="Della Faille Philippe" w:date="2019-08-09T13:33:00Z"/>
                <w:moveFrom w:id="8686" w:author="Della Faille Philippe" w:date="2019-07-09T17:01:00Z"/>
                <w:rFonts w:ascii="Calibri" w:eastAsia="Times New Roman" w:hAnsi="Calibri" w:cs="Calibri"/>
                <w:color w:val="000000"/>
              </w:rPr>
            </w:pPr>
            <w:moveFrom w:id="8687" w:author="Della Faille Philippe" w:date="2019-07-09T17:01:00Z">
              <w:del w:id="868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2C21F59C" w14:textId="1C6C4C1A" w:rsidR="00614D51" w:rsidRPr="00614D51" w:rsidDel="00E27DD8" w:rsidRDefault="00614D51" w:rsidP="00614D51">
            <w:pPr>
              <w:spacing w:after="0"/>
              <w:jc w:val="center"/>
              <w:rPr>
                <w:del w:id="8689" w:author="Della Faille Philippe" w:date="2019-08-09T13:33:00Z"/>
                <w:moveFrom w:id="8690" w:author="Della Faille Philippe" w:date="2019-07-09T17:01:00Z"/>
                <w:rFonts w:ascii="Calibri" w:eastAsia="Times New Roman" w:hAnsi="Calibri" w:cs="Calibri"/>
                <w:color w:val="000000"/>
              </w:rPr>
            </w:pPr>
            <w:moveFrom w:id="8691" w:author="Della Faille Philippe" w:date="2019-07-09T17:01:00Z">
              <w:del w:id="869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2DD82974" w14:textId="63BF474E" w:rsidR="00614D51" w:rsidRPr="00614D51" w:rsidDel="00E27DD8" w:rsidRDefault="00614D51" w:rsidP="00614D51">
            <w:pPr>
              <w:spacing w:after="0"/>
              <w:jc w:val="center"/>
              <w:rPr>
                <w:del w:id="8693" w:author="Della Faille Philippe" w:date="2019-08-09T13:33:00Z"/>
                <w:moveFrom w:id="8694" w:author="Della Faille Philippe" w:date="2019-07-09T17:01:00Z"/>
                <w:rFonts w:ascii="Calibri" w:eastAsia="Times New Roman" w:hAnsi="Calibri" w:cs="Calibri"/>
                <w:color w:val="000000"/>
              </w:rPr>
            </w:pPr>
            <w:moveFrom w:id="8695" w:author="Della Faille Philippe" w:date="2019-07-09T17:01:00Z">
              <w:del w:id="869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58BB216E" w14:textId="1B21905C" w:rsidR="00614D51" w:rsidRPr="00614D51" w:rsidDel="00E27DD8" w:rsidRDefault="00614D51" w:rsidP="00614D51">
            <w:pPr>
              <w:spacing w:after="0"/>
              <w:jc w:val="center"/>
              <w:rPr>
                <w:del w:id="8697" w:author="Della Faille Philippe" w:date="2019-08-09T13:33:00Z"/>
                <w:moveFrom w:id="8698" w:author="Della Faille Philippe" w:date="2019-07-09T17:01:00Z"/>
                <w:rFonts w:ascii="Calibri" w:eastAsia="Times New Roman" w:hAnsi="Calibri" w:cs="Calibri"/>
                <w:color w:val="000000"/>
              </w:rPr>
            </w:pPr>
            <w:moveFrom w:id="8699" w:author="Della Faille Philippe" w:date="2019-07-09T17:01:00Z">
              <w:del w:id="8700" w:author="Della Faille Philippe" w:date="2019-08-09T13:33:00Z">
                <w:r w:rsidRPr="00614D51" w:rsidDel="00E27DD8">
                  <w:rPr>
                    <w:rFonts w:ascii="Calibri" w:eastAsia="Times New Roman" w:hAnsi="Calibri" w:cs="Calibri"/>
                    <w:color w:val="000000"/>
                  </w:rPr>
                  <w:delText>42</w:delText>
                </w:r>
              </w:del>
            </w:moveFrom>
          </w:p>
        </w:tc>
        <w:tc>
          <w:tcPr>
            <w:tcW w:w="1276" w:type="dxa"/>
            <w:tcBorders>
              <w:top w:val="nil"/>
              <w:left w:val="nil"/>
              <w:bottom w:val="nil"/>
              <w:right w:val="single" w:sz="4" w:space="0" w:color="auto"/>
            </w:tcBorders>
            <w:shd w:val="clear" w:color="000000" w:fill="A9D08E"/>
            <w:noWrap/>
            <w:vAlign w:val="bottom"/>
            <w:hideMark/>
          </w:tcPr>
          <w:p w14:paraId="1DFE4E15" w14:textId="676A5F04" w:rsidR="00614D51" w:rsidRPr="00614D51" w:rsidDel="00E27DD8" w:rsidRDefault="00614D51" w:rsidP="00614D51">
            <w:pPr>
              <w:spacing w:after="0"/>
              <w:jc w:val="center"/>
              <w:rPr>
                <w:del w:id="8701" w:author="Della Faille Philippe" w:date="2019-08-09T13:33:00Z"/>
                <w:moveFrom w:id="8702" w:author="Della Faille Philippe" w:date="2019-07-09T17:01:00Z"/>
                <w:rFonts w:ascii="Calibri" w:eastAsia="Times New Roman" w:hAnsi="Calibri" w:cs="Calibri"/>
                <w:color w:val="000000"/>
              </w:rPr>
            </w:pPr>
            <w:moveFrom w:id="8703" w:author="Della Faille Philippe" w:date="2019-07-09T17:01:00Z">
              <w:del w:id="8704" w:author="Della Faille Philippe" w:date="2019-08-09T13:33:00Z">
                <w:r w:rsidRPr="00614D51" w:rsidDel="00E27DD8">
                  <w:rPr>
                    <w:rFonts w:ascii="Calibri" w:eastAsia="Times New Roman" w:hAnsi="Calibri" w:cs="Calibri"/>
                    <w:color w:val="000000"/>
                  </w:rPr>
                  <w:delText>0x002A</w:delText>
                </w:r>
              </w:del>
            </w:moveFrom>
          </w:p>
        </w:tc>
      </w:tr>
      <w:tr w:rsidR="00614D51" w:rsidRPr="00614D51" w:rsidDel="00E27DD8" w14:paraId="363B4EDD" w14:textId="38CC03BD" w:rsidTr="00614D51">
        <w:trPr>
          <w:trHeight w:val="288"/>
          <w:del w:id="8705" w:author="Della Faille Philippe" w:date="2019-08-09T13:33:00Z"/>
        </w:trPr>
        <w:tc>
          <w:tcPr>
            <w:tcW w:w="960" w:type="dxa"/>
            <w:vMerge/>
            <w:tcBorders>
              <w:top w:val="nil"/>
              <w:left w:val="nil"/>
              <w:bottom w:val="nil"/>
              <w:right w:val="nil"/>
            </w:tcBorders>
            <w:vAlign w:val="center"/>
            <w:hideMark/>
          </w:tcPr>
          <w:p w14:paraId="4A43D9B8" w14:textId="0E82B592" w:rsidR="00614D51" w:rsidRPr="00614D51" w:rsidDel="00E27DD8" w:rsidRDefault="00614D51" w:rsidP="00614D51">
            <w:pPr>
              <w:spacing w:after="0"/>
              <w:jc w:val="left"/>
              <w:rPr>
                <w:del w:id="8706" w:author="Della Faille Philippe" w:date="2019-08-09T13:33:00Z"/>
                <w:moveFrom w:id="87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80444D5" w14:textId="08007998" w:rsidR="00614D51" w:rsidRPr="00614D51" w:rsidDel="00E27DD8" w:rsidRDefault="00614D51" w:rsidP="00614D51">
            <w:pPr>
              <w:spacing w:after="0"/>
              <w:jc w:val="left"/>
              <w:rPr>
                <w:del w:id="8708" w:author="Della Faille Philippe" w:date="2019-08-09T13:33:00Z"/>
                <w:moveFrom w:id="8709" w:author="Della Faille Philippe" w:date="2019-07-09T17:01:00Z"/>
                <w:rFonts w:ascii="Calibri" w:eastAsia="Times New Roman" w:hAnsi="Calibri" w:cs="Calibri"/>
                <w:color w:val="000000"/>
              </w:rPr>
            </w:pPr>
            <w:moveFrom w:id="8710" w:author="Della Faille Philippe" w:date="2019-07-09T17:01:00Z">
              <w:del w:id="871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6D162D0" w14:textId="249888CD" w:rsidR="00614D51" w:rsidRPr="00614D51" w:rsidDel="00E27DD8" w:rsidRDefault="00614D51" w:rsidP="00614D51">
            <w:pPr>
              <w:spacing w:after="0"/>
              <w:jc w:val="center"/>
              <w:rPr>
                <w:del w:id="8712" w:author="Della Faille Philippe" w:date="2019-08-09T13:33:00Z"/>
                <w:moveFrom w:id="8713" w:author="Della Faille Philippe" w:date="2019-07-09T17:01:00Z"/>
                <w:rFonts w:ascii="Calibri" w:eastAsia="Times New Roman" w:hAnsi="Calibri" w:cs="Calibri"/>
                <w:color w:val="000000"/>
              </w:rPr>
            </w:pPr>
            <w:moveFrom w:id="8714" w:author="Della Faille Philippe" w:date="2019-07-09T17:01:00Z">
              <w:del w:id="8715" w:author="Della Faille Philippe" w:date="2019-08-09T13:33:00Z">
                <w:r w:rsidRPr="00614D51" w:rsidDel="00E27DD8">
                  <w:rPr>
                    <w:rFonts w:ascii="Calibri" w:eastAsia="Times New Roman" w:hAnsi="Calibri" w:cs="Calibri"/>
                    <w:color w:val="000000"/>
                  </w:rPr>
                  <w:delText>30</w:delText>
                </w:r>
              </w:del>
            </w:moveFrom>
          </w:p>
        </w:tc>
        <w:tc>
          <w:tcPr>
            <w:tcW w:w="2680" w:type="dxa"/>
            <w:tcBorders>
              <w:top w:val="nil"/>
              <w:left w:val="nil"/>
              <w:bottom w:val="nil"/>
              <w:right w:val="nil"/>
            </w:tcBorders>
            <w:shd w:val="clear" w:color="000000" w:fill="A9D08E"/>
            <w:noWrap/>
            <w:vAlign w:val="bottom"/>
            <w:hideMark/>
          </w:tcPr>
          <w:p w14:paraId="69C8B1AF" w14:textId="412E2776" w:rsidR="00614D51" w:rsidRPr="00614D51" w:rsidDel="00E27DD8" w:rsidRDefault="00614D51" w:rsidP="00614D51">
            <w:pPr>
              <w:spacing w:after="0"/>
              <w:jc w:val="left"/>
              <w:rPr>
                <w:del w:id="8716" w:author="Della Faille Philippe" w:date="2019-08-09T13:33:00Z"/>
                <w:moveFrom w:id="8717" w:author="Della Faille Philippe" w:date="2019-07-09T17:01:00Z"/>
                <w:rFonts w:ascii="Calibri" w:eastAsia="Times New Roman" w:hAnsi="Calibri" w:cs="Calibri"/>
                <w:color w:val="000000"/>
              </w:rPr>
            </w:pPr>
            <w:moveFrom w:id="8718" w:author="Della Faille Philippe" w:date="2019-07-09T17:01:00Z">
              <w:del w:id="8719" w:author="Della Faille Philippe" w:date="2019-08-09T13:33:00Z">
                <w:r w:rsidRPr="00614D51" w:rsidDel="00E27DD8">
                  <w:rPr>
                    <w:rFonts w:ascii="Calibri" w:eastAsia="Times New Roman" w:hAnsi="Calibri" w:cs="Calibri"/>
                    <w:color w:val="000000"/>
                  </w:rPr>
                  <w:delText>P rfl 6 kW load</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3556489" w14:textId="5404549E" w:rsidR="00614D51" w:rsidRPr="00614D51" w:rsidDel="00E27DD8" w:rsidRDefault="00614D51" w:rsidP="00614D51">
            <w:pPr>
              <w:spacing w:after="0"/>
              <w:jc w:val="center"/>
              <w:rPr>
                <w:del w:id="8720" w:author="Della Faille Philippe" w:date="2019-08-09T13:33:00Z"/>
                <w:moveFrom w:id="8721" w:author="Della Faille Philippe" w:date="2019-07-09T17:01:00Z"/>
                <w:rFonts w:ascii="Calibri" w:eastAsia="Times New Roman" w:hAnsi="Calibri" w:cs="Calibri"/>
                <w:color w:val="000000"/>
              </w:rPr>
            </w:pPr>
            <w:moveFrom w:id="8722" w:author="Della Faille Philippe" w:date="2019-07-09T17:01:00Z">
              <w:del w:id="872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0DFEAD12" w14:textId="3B24D9EF" w:rsidR="00614D51" w:rsidRPr="00614D51" w:rsidDel="00E27DD8" w:rsidRDefault="00614D51" w:rsidP="00614D51">
            <w:pPr>
              <w:spacing w:after="0"/>
              <w:jc w:val="center"/>
              <w:rPr>
                <w:del w:id="8724" w:author="Della Faille Philippe" w:date="2019-08-09T13:33:00Z"/>
                <w:moveFrom w:id="8725" w:author="Della Faille Philippe" w:date="2019-07-09T17:01:00Z"/>
                <w:rFonts w:ascii="Calibri" w:eastAsia="Times New Roman" w:hAnsi="Calibri" w:cs="Calibri"/>
                <w:color w:val="000000"/>
              </w:rPr>
            </w:pPr>
            <w:moveFrom w:id="8726" w:author="Della Faille Philippe" w:date="2019-07-09T17:01:00Z">
              <w:del w:id="872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E424215" w14:textId="3E2845F8" w:rsidR="00614D51" w:rsidRPr="00614D51" w:rsidDel="00E27DD8" w:rsidRDefault="00614D51" w:rsidP="00614D51">
            <w:pPr>
              <w:spacing w:after="0"/>
              <w:jc w:val="center"/>
              <w:rPr>
                <w:del w:id="8728" w:author="Della Faille Philippe" w:date="2019-08-09T13:33:00Z"/>
                <w:moveFrom w:id="8729" w:author="Della Faille Philippe" w:date="2019-07-09T17:01:00Z"/>
                <w:rFonts w:ascii="Calibri" w:eastAsia="Times New Roman" w:hAnsi="Calibri" w:cs="Calibri"/>
                <w:color w:val="000000"/>
              </w:rPr>
            </w:pPr>
            <w:moveFrom w:id="8730" w:author="Della Faille Philippe" w:date="2019-07-09T17:01:00Z">
              <w:del w:id="873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EEE28D2" w14:textId="69B68504" w:rsidR="00614D51" w:rsidRPr="00614D51" w:rsidDel="00E27DD8" w:rsidRDefault="00614D51" w:rsidP="00614D51">
            <w:pPr>
              <w:spacing w:after="0"/>
              <w:jc w:val="center"/>
              <w:rPr>
                <w:del w:id="8732" w:author="Della Faille Philippe" w:date="2019-08-09T13:33:00Z"/>
                <w:moveFrom w:id="8733" w:author="Della Faille Philippe" w:date="2019-07-09T17:01:00Z"/>
                <w:rFonts w:ascii="Calibri" w:eastAsia="Times New Roman" w:hAnsi="Calibri" w:cs="Calibri"/>
                <w:color w:val="000000"/>
              </w:rPr>
            </w:pPr>
            <w:moveFrom w:id="8734" w:author="Della Faille Philippe" w:date="2019-07-09T17:01:00Z">
              <w:del w:id="8735" w:author="Della Faille Philippe" w:date="2019-08-09T13:33:00Z">
                <w:r w:rsidRPr="00614D51" w:rsidDel="00E27DD8">
                  <w:rPr>
                    <w:rFonts w:ascii="Calibri" w:eastAsia="Times New Roman" w:hAnsi="Calibri" w:cs="Calibri"/>
                    <w:color w:val="000000"/>
                  </w:rPr>
                  <w:delText>44</w:delText>
                </w:r>
              </w:del>
            </w:moveFrom>
          </w:p>
        </w:tc>
        <w:tc>
          <w:tcPr>
            <w:tcW w:w="1276" w:type="dxa"/>
            <w:tcBorders>
              <w:top w:val="nil"/>
              <w:left w:val="nil"/>
              <w:bottom w:val="nil"/>
              <w:right w:val="single" w:sz="4" w:space="0" w:color="auto"/>
            </w:tcBorders>
            <w:shd w:val="clear" w:color="000000" w:fill="A9D08E"/>
            <w:noWrap/>
            <w:vAlign w:val="bottom"/>
            <w:hideMark/>
          </w:tcPr>
          <w:p w14:paraId="21A0F09C" w14:textId="6B806C6A" w:rsidR="00614D51" w:rsidRPr="00614D51" w:rsidDel="00E27DD8" w:rsidRDefault="00614D51" w:rsidP="00614D51">
            <w:pPr>
              <w:spacing w:after="0"/>
              <w:jc w:val="center"/>
              <w:rPr>
                <w:del w:id="8736" w:author="Della Faille Philippe" w:date="2019-08-09T13:33:00Z"/>
                <w:moveFrom w:id="8737" w:author="Della Faille Philippe" w:date="2019-07-09T17:01:00Z"/>
                <w:rFonts w:ascii="Calibri" w:eastAsia="Times New Roman" w:hAnsi="Calibri" w:cs="Calibri"/>
                <w:color w:val="000000"/>
              </w:rPr>
            </w:pPr>
            <w:moveFrom w:id="8738" w:author="Della Faille Philippe" w:date="2019-07-09T17:01:00Z">
              <w:del w:id="8739" w:author="Della Faille Philippe" w:date="2019-08-09T13:33:00Z">
                <w:r w:rsidRPr="00614D51" w:rsidDel="00E27DD8">
                  <w:rPr>
                    <w:rFonts w:ascii="Calibri" w:eastAsia="Times New Roman" w:hAnsi="Calibri" w:cs="Calibri"/>
                    <w:color w:val="000000"/>
                  </w:rPr>
                  <w:delText>0x002C</w:delText>
                </w:r>
              </w:del>
            </w:moveFrom>
          </w:p>
        </w:tc>
      </w:tr>
      <w:tr w:rsidR="00614D51" w:rsidRPr="00614D51" w:rsidDel="00E27DD8" w14:paraId="12E60C72" w14:textId="2602211A" w:rsidTr="00614D51">
        <w:trPr>
          <w:trHeight w:val="288"/>
          <w:del w:id="8740" w:author="Della Faille Philippe" w:date="2019-08-09T13:33:00Z"/>
        </w:trPr>
        <w:tc>
          <w:tcPr>
            <w:tcW w:w="960" w:type="dxa"/>
            <w:vMerge/>
            <w:tcBorders>
              <w:top w:val="nil"/>
              <w:left w:val="nil"/>
              <w:bottom w:val="nil"/>
              <w:right w:val="nil"/>
            </w:tcBorders>
            <w:vAlign w:val="center"/>
            <w:hideMark/>
          </w:tcPr>
          <w:p w14:paraId="1C4D44FC" w14:textId="05B82C6D" w:rsidR="00614D51" w:rsidRPr="00614D51" w:rsidDel="00E27DD8" w:rsidRDefault="00614D51" w:rsidP="00614D51">
            <w:pPr>
              <w:spacing w:after="0"/>
              <w:jc w:val="left"/>
              <w:rPr>
                <w:del w:id="8741" w:author="Della Faille Philippe" w:date="2019-08-09T13:33:00Z"/>
                <w:moveFrom w:id="87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B5C4313" w14:textId="0D1FA60E" w:rsidR="00614D51" w:rsidRPr="00614D51" w:rsidDel="00E27DD8" w:rsidRDefault="00614D51" w:rsidP="00614D51">
            <w:pPr>
              <w:spacing w:after="0"/>
              <w:jc w:val="left"/>
              <w:rPr>
                <w:del w:id="8743" w:author="Della Faille Philippe" w:date="2019-08-09T13:33:00Z"/>
                <w:moveFrom w:id="8744" w:author="Della Faille Philippe" w:date="2019-07-09T17:01:00Z"/>
                <w:rFonts w:ascii="Calibri" w:eastAsia="Times New Roman" w:hAnsi="Calibri" w:cs="Calibri"/>
                <w:color w:val="000000"/>
              </w:rPr>
            </w:pPr>
            <w:moveFrom w:id="8745" w:author="Della Faille Philippe" w:date="2019-07-09T17:01:00Z">
              <w:del w:id="874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D860D56" w14:textId="2568CC8D" w:rsidR="00614D51" w:rsidRPr="00614D51" w:rsidDel="00E27DD8" w:rsidRDefault="00614D51" w:rsidP="00614D51">
            <w:pPr>
              <w:spacing w:after="0"/>
              <w:jc w:val="center"/>
              <w:rPr>
                <w:del w:id="8747" w:author="Della Faille Philippe" w:date="2019-08-09T13:33:00Z"/>
                <w:moveFrom w:id="8748" w:author="Della Faille Philippe" w:date="2019-07-09T17:01:00Z"/>
                <w:rFonts w:ascii="Calibri" w:eastAsia="Times New Roman" w:hAnsi="Calibri" w:cs="Calibri"/>
                <w:color w:val="000000"/>
              </w:rPr>
            </w:pPr>
            <w:moveFrom w:id="8749" w:author="Della Faille Philippe" w:date="2019-07-09T17:01:00Z">
              <w:del w:id="8750" w:author="Della Faille Philippe" w:date="2019-08-09T13:33:00Z">
                <w:r w:rsidRPr="00614D51" w:rsidDel="00E27DD8">
                  <w:rPr>
                    <w:rFonts w:ascii="Calibri" w:eastAsia="Times New Roman" w:hAnsi="Calibri" w:cs="Calibri"/>
                    <w:color w:val="000000"/>
                  </w:rPr>
                  <w:delText>31</w:delText>
                </w:r>
              </w:del>
            </w:moveFrom>
          </w:p>
        </w:tc>
        <w:tc>
          <w:tcPr>
            <w:tcW w:w="2680" w:type="dxa"/>
            <w:tcBorders>
              <w:top w:val="nil"/>
              <w:left w:val="nil"/>
              <w:bottom w:val="nil"/>
              <w:right w:val="nil"/>
            </w:tcBorders>
            <w:shd w:val="clear" w:color="000000" w:fill="A9D08E"/>
            <w:noWrap/>
            <w:vAlign w:val="bottom"/>
            <w:hideMark/>
          </w:tcPr>
          <w:p w14:paraId="1ABA897E" w14:textId="6E32702C" w:rsidR="00614D51" w:rsidRPr="00614D51" w:rsidDel="00E27DD8" w:rsidRDefault="00614D51" w:rsidP="00614D51">
            <w:pPr>
              <w:spacing w:after="0"/>
              <w:jc w:val="left"/>
              <w:rPr>
                <w:del w:id="8751" w:author="Della Faille Philippe" w:date="2019-08-09T13:33:00Z"/>
                <w:moveFrom w:id="8752" w:author="Della Faille Philippe" w:date="2019-07-09T17:01:00Z"/>
                <w:rFonts w:ascii="Calibri" w:eastAsia="Times New Roman" w:hAnsi="Calibri" w:cs="Calibri"/>
                <w:color w:val="000000"/>
              </w:rPr>
            </w:pPr>
            <w:moveFrom w:id="8753" w:author="Della Faille Philippe" w:date="2019-07-09T17:01:00Z">
              <w:del w:id="8754" w:author="Della Faille Philippe" w:date="2019-08-09T13:33:00Z">
                <w:r w:rsidRPr="00614D51" w:rsidDel="00E27DD8">
                  <w:rPr>
                    <w:rFonts w:ascii="Calibri" w:eastAsia="Times New Roman" w:hAnsi="Calibri" w:cs="Calibri"/>
                    <w:color w:val="000000"/>
                  </w:rPr>
                  <w:delText>Current P1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13953F6" w14:textId="279CBE32" w:rsidR="00614D51" w:rsidRPr="00614D51" w:rsidDel="00E27DD8" w:rsidRDefault="00614D51" w:rsidP="00614D51">
            <w:pPr>
              <w:spacing w:after="0"/>
              <w:jc w:val="center"/>
              <w:rPr>
                <w:del w:id="8755" w:author="Della Faille Philippe" w:date="2019-08-09T13:33:00Z"/>
                <w:moveFrom w:id="8756" w:author="Della Faille Philippe" w:date="2019-07-09T17:01:00Z"/>
                <w:rFonts w:ascii="Calibri" w:eastAsia="Times New Roman" w:hAnsi="Calibri" w:cs="Calibri"/>
                <w:color w:val="000000"/>
              </w:rPr>
            </w:pPr>
            <w:moveFrom w:id="8757" w:author="Della Faille Philippe" w:date="2019-07-09T17:01:00Z">
              <w:del w:id="8758"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0F56A5CA" w14:textId="07826473" w:rsidR="00614D51" w:rsidRPr="00614D51" w:rsidDel="00E27DD8" w:rsidRDefault="00614D51" w:rsidP="00614D51">
            <w:pPr>
              <w:spacing w:after="0"/>
              <w:jc w:val="center"/>
              <w:rPr>
                <w:del w:id="8759" w:author="Della Faille Philippe" w:date="2019-08-09T13:33:00Z"/>
                <w:moveFrom w:id="8760" w:author="Della Faille Philippe" w:date="2019-07-09T17:01:00Z"/>
                <w:rFonts w:ascii="Calibri" w:eastAsia="Times New Roman" w:hAnsi="Calibri" w:cs="Calibri"/>
                <w:color w:val="000000"/>
              </w:rPr>
            </w:pPr>
            <w:moveFrom w:id="8761" w:author="Della Faille Philippe" w:date="2019-07-09T17:01:00Z">
              <w:del w:id="876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A22EA50" w14:textId="2B06CD66" w:rsidR="00614D51" w:rsidRPr="00614D51" w:rsidDel="00E27DD8" w:rsidRDefault="00614D51" w:rsidP="00614D51">
            <w:pPr>
              <w:spacing w:after="0"/>
              <w:jc w:val="center"/>
              <w:rPr>
                <w:del w:id="8763" w:author="Della Faille Philippe" w:date="2019-08-09T13:33:00Z"/>
                <w:moveFrom w:id="8764" w:author="Della Faille Philippe" w:date="2019-07-09T17:01:00Z"/>
                <w:rFonts w:ascii="Calibri" w:eastAsia="Times New Roman" w:hAnsi="Calibri" w:cs="Calibri"/>
                <w:color w:val="000000"/>
              </w:rPr>
            </w:pPr>
            <w:moveFrom w:id="8765" w:author="Della Faille Philippe" w:date="2019-07-09T17:01:00Z">
              <w:del w:id="876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7883B951" w14:textId="618B18B7" w:rsidR="00614D51" w:rsidRPr="00614D51" w:rsidDel="00E27DD8" w:rsidRDefault="00614D51" w:rsidP="00614D51">
            <w:pPr>
              <w:spacing w:after="0"/>
              <w:jc w:val="center"/>
              <w:rPr>
                <w:del w:id="8767" w:author="Della Faille Philippe" w:date="2019-08-09T13:33:00Z"/>
                <w:moveFrom w:id="8768" w:author="Della Faille Philippe" w:date="2019-07-09T17:01:00Z"/>
                <w:rFonts w:ascii="Calibri" w:eastAsia="Times New Roman" w:hAnsi="Calibri" w:cs="Calibri"/>
                <w:color w:val="000000"/>
              </w:rPr>
            </w:pPr>
            <w:moveFrom w:id="8769" w:author="Della Faille Philippe" w:date="2019-07-09T17:01:00Z">
              <w:del w:id="8770" w:author="Della Faille Philippe" w:date="2019-08-09T13:33:00Z">
                <w:r w:rsidRPr="00614D51" w:rsidDel="00E27DD8">
                  <w:rPr>
                    <w:rFonts w:ascii="Calibri" w:eastAsia="Times New Roman" w:hAnsi="Calibri" w:cs="Calibri"/>
                    <w:color w:val="000000"/>
                  </w:rPr>
                  <w:delText>46</w:delText>
                </w:r>
              </w:del>
            </w:moveFrom>
          </w:p>
        </w:tc>
        <w:tc>
          <w:tcPr>
            <w:tcW w:w="1276" w:type="dxa"/>
            <w:tcBorders>
              <w:top w:val="nil"/>
              <w:left w:val="nil"/>
              <w:bottom w:val="nil"/>
              <w:right w:val="single" w:sz="4" w:space="0" w:color="auto"/>
            </w:tcBorders>
            <w:shd w:val="clear" w:color="000000" w:fill="A9D08E"/>
            <w:noWrap/>
            <w:vAlign w:val="bottom"/>
            <w:hideMark/>
          </w:tcPr>
          <w:p w14:paraId="70694E19" w14:textId="25F79454" w:rsidR="00614D51" w:rsidRPr="00614D51" w:rsidDel="00E27DD8" w:rsidRDefault="00614D51" w:rsidP="00614D51">
            <w:pPr>
              <w:spacing w:after="0"/>
              <w:jc w:val="center"/>
              <w:rPr>
                <w:del w:id="8771" w:author="Della Faille Philippe" w:date="2019-08-09T13:33:00Z"/>
                <w:moveFrom w:id="8772" w:author="Della Faille Philippe" w:date="2019-07-09T17:01:00Z"/>
                <w:rFonts w:ascii="Calibri" w:eastAsia="Times New Roman" w:hAnsi="Calibri" w:cs="Calibri"/>
                <w:color w:val="000000"/>
              </w:rPr>
            </w:pPr>
            <w:moveFrom w:id="8773" w:author="Della Faille Philippe" w:date="2019-07-09T17:01:00Z">
              <w:del w:id="8774" w:author="Della Faille Philippe" w:date="2019-08-09T13:33:00Z">
                <w:r w:rsidRPr="00614D51" w:rsidDel="00E27DD8">
                  <w:rPr>
                    <w:rFonts w:ascii="Calibri" w:eastAsia="Times New Roman" w:hAnsi="Calibri" w:cs="Calibri"/>
                    <w:color w:val="000000"/>
                  </w:rPr>
                  <w:delText>0x002E</w:delText>
                </w:r>
              </w:del>
            </w:moveFrom>
          </w:p>
        </w:tc>
      </w:tr>
      <w:tr w:rsidR="00614D51" w:rsidRPr="00614D51" w:rsidDel="00E27DD8" w14:paraId="67BF1687" w14:textId="02893180" w:rsidTr="00614D51">
        <w:trPr>
          <w:trHeight w:val="288"/>
          <w:del w:id="8775" w:author="Della Faille Philippe" w:date="2019-08-09T13:33:00Z"/>
        </w:trPr>
        <w:tc>
          <w:tcPr>
            <w:tcW w:w="960" w:type="dxa"/>
            <w:vMerge/>
            <w:tcBorders>
              <w:top w:val="nil"/>
              <w:left w:val="nil"/>
              <w:bottom w:val="nil"/>
              <w:right w:val="nil"/>
            </w:tcBorders>
            <w:vAlign w:val="center"/>
            <w:hideMark/>
          </w:tcPr>
          <w:p w14:paraId="1E783287" w14:textId="3ABC99F8" w:rsidR="00614D51" w:rsidRPr="00614D51" w:rsidDel="00E27DD8" w:rsidRDefault="00614D51" w:rsidP="00614D51">
            <w:pPr>
              <w:spacing w:after="0"/>
              <w:jc w:val="left"/>
              <w:rPr>
                <w:del w:id="8776" w:author="Della Faille Philippe" w:date="2019-08-09T13:33:00Z"/>
                <w:moveFrom w:id="87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43738F7" w14:textId="6883D544" w:rsidR="00614D51" w:rsidRPr="00614D51" w:rsidDel="00E27DD8" w:rsidRDefault="00614D51" w:rsidP="00614D51">
            <w:pPr>
              <w:spacing w:after="0"/>
              <w:jc w:val="left"/>
              <w:rPr>
                <w:del w:id="8778" w:author="Della Faille Philippe" w:date="2019-08-09T13:33:00Z"/>
                <w:moveFrom w:id="8779" w:author="Della Faille Philippe" w:date="2019-07-09T17:01:00Z"/>
                <w:rFonts w:ascii="Calibri" w:eastAsia="Times New Roman" w:hAnsi="Calibri" w:cs="Calibri"/>
                <w:color w:val="000000"/>
              </w:rPr>
            </w:pPr>
            <w:moveFrom w:id="8780" w:author="Della Faille Philippe" w:date="2019-07-09T17:01:00Z">
              <w:del w:id="878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5911FFD" w14:textId="2E0CF62B" w:rsidR="00614D51" w:rsidRPr="00614D51" w:rsidDel="00E27DD8" w:rsidRDefault="00614D51" w:rsidP="00614D51">
            <w:pPr>
              <w:spacing w:after="0"/>
              <w:jc w:val="center"/>
              <w:rPr>
                <w:del w:id="8782" w:author="Della Faille Philippe" w:date="2019-08-09T13:33:00Z"/>
                <w:moveFrom w:id="8783" w:author="Della Faille Philippe" w:date="2019-07-09T17:01:00Z"/>
                <w:rFonts w:ascii="Calibri" w:eastAsia="Times New Roman" w:hAnsi="Calibri" w:cs="Calibri"/>
                <w:color w:val="000000"/>
              </w:rPr>
            </w:pPr>
            <w:moveFrom w:id="8784" w:author="Della Faille Philippe" w:date="2019-07-09T17:01:00Z">
              <w:del w:id="8785" w:author="Della Faille Philippe" w:date="2019-08-09T13:33:00Z">
                <w:r w:rsidRPr="00614D51" w:rsidDel="00E27DD8">
                  <w:rPr>
                    <w:rFonts w:ascii="Calibri" w:eastAsia="Times New Roman" w:hAnsi="Calibri" w:cs="Calibri"/>
                    <w:color w:val="000000"/>
                  </w:rPr>
                  <w:delText>32</w:delText>
                </w:r>
              </w:del>
            </w:moveFrom>
          </w:p>
        </w:tc>
        <w:tc>
          <w:tcPr>
            <w:tcW w:w="2680" w:type="dxa"/>
            <w:tcBorders>
              <w:top w:val="nil"/>
              <w:left w:val="nil"/>
              <w:bottom w:val="nil"/>
              <w:right w:val="nil"/>
            </w:tcBorders>
            <w:shd w:val="clear" w:color="000000" w:fill="A9D08E"/>
            <w:noWrap/>
            <w:vAlign w:val="bottom"/>
            <w:hideMark/>
          </w:tcPr>
          <w:p w14:paraId="3B8518F5" w14:textId="0F5644D7" w:rsidR="00614D51" w:rsidRPr="00614D51" w:rsidDel="00E27DD8" w:rsidRDefault="00614D51" w:rsidP="00614D51">
            <w:pPr>
              <w:spacing w:after="0"/>
              <w:jc w:val="left"/>
              <w:rPr>
                <w:del w:id="8786" w:author="Della Faille Philippe" w:date="2019-08-09T13:33:00Z"/>
                <w:moveFrom w:id="8787" w:author="Della Faille Philippe" w:date="2019-07-09T17:01:00Z"/>
                <w:rFonts w:ascii="Calibri" w:eastAsia="Times New Roman" w:hAnsi="Calibri" w:cs="Calibri"/>
                <w:color w:val="000000"/>
              </w:rPr>
            </w:pPr>
            <w:moveFrom w:id="8788" w:author="Della Faille Philippe" w:date="2019-07-09T17:01:00Z">
              <w:del w:id="8789" w:author="Della Faille Philippe" w:date="2019-08-09T13:33:00Z">
                <w:r w:rsidRPr="00614D51" w:rsidDel="00E27DD8">
                  <w:rPr>
                    <w:rFonts w:ascii="Calibri" w:eastAsia="Times New Roman" w:hAnsi="Calibri" w:cs="Calibri"/>
                    <w:color w:val="000000"/>
                  </w:rPr>
                  <w:delText>Current P2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C1B45FE" w14:textId="1C2EE9D6" w:rsidR="00614D51" w:rsidRPr="00614D51" w:rsidDel="00E27DD8" w:rsidRDefault="00614D51" w:rsidP="00614D51">
            <w:pPr>
              <w:spacing w:after="0"/>
              <w:jc w:val="center"/>
              <w:rPr>
                <w:del w:id="8790" w:author="Della Faille Philippe" w:date="2019-08-09T13:33:00Z"/>
                <w:moveFrom w:id="8791" w:author="Della Faille Philippe" w:date="2019-07-09T17:01:00Z"/>
                <w:rFonts w:ascii="Calibri" w:eastAsia="Times New Roman" w:hAnsi="Calibri" w:cs="Calibri"/>
                <w:color w:val="000000"/>
              </w:rPr>
            </w:pPr>
            <w:moveFrom w:id="8792" w:author="Della Faille Philippe" w:date="2019-07-09T17:01:00Z">
              <w:del w:id="8793"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3D591D0E" w14:textId="3E55FFA1" w:rsidR="00614D51" w:rsidRPr="00614D51" w:rsidDel="00E27DD8" w:rsidRDefault="00614D51" w:rsidP="00614D51">
            <w:pPr>
              <w:spacing w:after="0"/>
              <w:jc w:val="center"/>
              <w:rPr>
                <w:del w:id="8794" w:author="Della Faille Philippe" w:date="2019-08-09T13:33:00Z"/>
                <w:moveFrom w:id="8795" w:author="Della Faille Philippe" w:date="2019-07-09T17:01:00Z"/>
                <w:rFonts w:ascii="Calibri" w:eastAsia="Times New Roman" w:hAnsi="Calibri" w:cs="Calibri"/>
                <w:color w:val="000000"/>
              </w:rPr>
            </w:pPr>
            <w:moveFrom w:id="8796" w:author="Della Faille Philippe" w:date="2019-07-09T17:01:00Z">
              <w:del w:id="879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1EBC7EA0" w14:textId="254CA71A" w:rsidR="00614D51" w:rsidRPr="00614D51" w:rsidDel="00E27DD8" w:rsidRDefault="00614D51" w:rsidP="00614D51">
            <w:pPr>
              <w:spacing w:after="0"/>
              <w:jc w:val="center"/>
              <w:rPr>
                <w:del w:id="8798" w:author="Della Faille Philippe" w:date="2019-08-09T13:33:00Z"/>
                <w:moveFrom w:id="8799" w:author="Della Faille Philippe" w:date="2019-07-09T17:01:00Z"/>
                <w:rFonts w:ascii="Calibri" w:eastAsia="Times New Roman" w:hAnsi="Calibri" w:cs="Calibri"/>
                <w:color w:val="000000"/>
              </w:rPr>
            </w:pPr>
            <w:moveFrom w:id="8800" w:author="Della Faille Philippe" w:date="2019-07-09T17:01:00Z">
              <w:del w:id="880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052801D" w14:textId="63C25E0E" w:rsidR="00614D51" w:rsidRPr="00614D51" w:rsidDel="00E27DD8" w:rsidRDefault="00614D51" w:rsidP="00614D51">
            <w:pPr>
              <w:spacing w:after="0"/>
              <w:jc w:val="center"/>
              <w:rPr>
                <w:del w:id="8802" w:author="Della Faille Philippe" w:date="2019-08-09T13:33:00Z"/>
                <w:moveFrom w:id="8803" w:author="Della Faille Philippe" w:date="2019-07-09T17:01:00Z"/>
                <w:rFonts w:ascii="Calibri" w:eastAsia="Times New Roman" w:hAnsi="Calibri" w:cs="Calibri"/>
                <w:color w:val="000000"/>
              </w:rPr>
            </w:pPr>
            <w:moveFrom w:id="8804" w:author="Della Faille Philippe" w:date="2019-07-09T17:01:00Z">
              <w:del w:id="8805" w:author="Della Faille Philippe" w:date="2019-08-09T13:33:00Z">
                <w:r w:rsidRPr="00614D51" w:rsidDel="00E27DD8">
                  <w:rPr>
                    <w:rFonts w:ascii="Calibri" w:eastAsia="Times New Roman" w:hAnsi="Calibri" w:cs="Calibri"/>
                    <w:color w:val="000000"/>
                  </w:rPr>
                  <w:delText>48</w:delText>
                </w:r>
              </w:del>
            </w:moveFrom>
          </w:p>
        </w:tc>
        <w:tc>
          <w:tcPr>
            <w:tcW w:w="1276" w:type="dxa"/>
            <w:tcBorders>
              <w:top w:val="nil"/>
              <w:left w:val="nil"/>
              <w:bottom w:val="nil"/>
              <w:right w:val="single" w:sz="4" w:space="0" w:color="auto"/>
            </w:tcBorders>
            <w:shd w:val="clear" w:color="000000" w:fill="A9D08E"/>
            <w:noWrap/>
            <w:vAlign w:val="bottom"/>
            <w:hideMark/>
          </w:tcPr>
          <w:p w14:paraId="3809B705" w14:textId="1F43AE7A" w:rsidR="00614D51" w:rsidRPr="00614D51" w:rsidDel="00E27DD8" w:rsidRDefault="00614D51" w:rsidP="00614D51">
            <w:pPr>
              <w:spacing w:after="0"/>
              <w:jc w:val="center"/>
              <w:rPr>
                <w:del w:id="8806" w:author="Della Faille Philippe" w:date="2019-08-09T13:33:00Z"/>
                <w:moveFrom w:id="8807" w:author="Della Faille Philippe" w:date="2019-07-09T17:01:00Z"/>
                <w:rFonts w:ascii="Calibri" w:eastAsia="Times New Roman" w:hAnsi="Calibri" w:cs="Calibri"/>
                <w:color w:val="000000"/>
              </w:rPr>
            </w:pPr>
            <w:moveFrom w:id="8808" w:author="Della Faille Philippe" w:date="2019-07-09T17:01:00Z">
              <w:del w:id="8809" w:author="Della Faille Philippe" w:date="2019-08-09T13:33:00Z">
                <w:r w:rsidRPr="00614D51" w:rsidDel="00E27DD8">
                  <w:rPr>
                    <w:rFonts w:ascii="Calibri" w:eastAsia="Times New Roman" w:hAnsi="Calibri" w:cs="Calibri"/>
                    <w:color w:val="000000"/>
                  </w:rPr>
                  <w:delText>0x0030</w:delText>
                </w:r>
              </w:del>
            </w:moveFrom>
          </w:p>
        </w:tc>
      </w:tr>
      <w:tr w:rsidR="00614D51" w:rsidRPr="00614D51" w:rsidDel="00E27DD8" w14:paraId="1998FB2E" w14:textId="29799463" w:rsidTr="00614D51">
        <w:trPr>
          <w:trHeight w:val="288"/>
          <w:del w:id="8810" w:author="Della Faille Philippe" w:date="2019-08-09T13:33:00Z"/>
        </w:trPr>
        <w:tc>
          <w:tcPr>
            <w:tcW w:w="960" w:type="dxa"/>
            <w:vMerge/>
            <w:tcBorders>
              <w:top w:val="nil"/>
              <w:left w:val="nil"/>
              <w:bottom w:val="nil"/>
              <w:right w:val="nil"/>
            </w:tcBorders>
            <w:vAlign w:val="center"/>
            <w:hideMark/>
          </w:tcPr>
          <w:p w14:paraId="28D01F79" w14:textId="643CB14C" w:rsidR="00614D51" w:rsidRPr="00614D51" w:rsidDel="00E27DD8" w:rsidRDefault="00614D51" w:rsidP="00614D51">
            <w:pPr>
              <w:spacing w:after="0"/>
              <w:jc w:val="left"/>
              <w:rPr>
                <w:del w:id="8811" w:author="Della Faille Philippe" w:date="2019-08-09T13:33:00Z"/>
                <w:moveFrom w:id="88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354240C" w14:textId="1FB56AC7" w:rsidR="00614D51" w:rsidRPr="00614D51" w:rsidDel="00E27DD8" w:rsidRDefault="00614D51" w:rsidP="00614D51">
            <w:pPr>
              <w:spacing w:after="0"/>
              <w:jc w:val="left"/>
              <w:rPr>
                <w:del w:id="8813" w:author="Della Faille Philippe" w:date="2019-08-09T13:33:00Z"/>
                <w:moveFrom w:id="8814" w:author="Della Faille Philippe" w:date="2019-07-09T17:01:00Z"/>
                <w:rFonts w:ascii="Calibri" w:eastAsia="Times New Roman" w:hAnsi="Calibri" w:cs="Calibri"/>
                <w:color w:val="000000"/>
              </w:rPr>
            </w:pPr>
            <w:moveFrom w:id="8815" w:author="Della Faille Philippe" w:date="2019-07-09T17:01:00Z">
              <w:del w:id="881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DF7B7F3" w14:textId="3870CFAC" w:rsidR="00614D51" w:rsidRPr="00614D51" w:rsidDel="00E27DD8" w:rsidRDefault="00614D51" w:rsidP="00614D51">
            <w:pPr>
              <w:spacing w:after="0"/>
              <w:jc w:val="center"/>
              <w:rPr>
                <w:del w:id="8817" w:author="Della Faille Philippe" w:date="2019-08-09T13:33:00Z"/>
                <w:moveFrom w:id="8818" w:author="Della Faille Philippe" w:date="2019-07-09T17:01:00Z"/>
                <w:rFonts w:ascii="Calibri" w:eastAsia="Times New Roman" w:hAnsi="Calibri" w:cs="Calibri"/>
                <w:color w:val="000000"/>
              </w:rPr>
            </w:pPr>
            <w:moveFrom w:id="8819" w:author="Della Faille Philippe" w:date="2019-07-09T17:01:00Z">
              <w:del w:id="8820" w:author="Della Faille Philippe" w:date="2019-08-09T13:33:00Z">
                <w:r w:rsidRPr="00614D51" w:rsidDel="00E27DD8">
                  <w:rPr>
                    <w:rFonts w:ascii="Calibri" w:eastAsia="Times New Roman" w:hAnsi="Calibri" w:cs="Calibri"/>
                    <w:color w:val="000000"/>
                  </w:rPr>
                  <w:delText>33</w:delText>
                </w:r>
              </w:del>
            </w:moveFrom>
          </w:p>
        </w:tc>
        <w:tc>
          <w:tcPr>
            <w:tcW w:w="2680" w:type="dxa"/>
            <w:tcBorders>
              <w:top w:val="nil"/>
              <w:left w:val="nil"/>
              <w:bottom w:val="nil"/>
              <w:right w:val="nil"/>
            </w:tcBorders>
            <w:shd w:val="clear" w:color="000000" w:fill="A9D08E"/>
            <w:noWrap/>
            <w:vAlign w:val="bottom"/>
            <w:hideMark/>
          </w:tcPr>
          <w:p w14:paraId="0358CC15" w14:textId="3E32C9BB" w:rsidR="00614D51" w:rsidRPr="00614D51" w:rsidDel="00E27DD8" w:rsidRDefault="00614D51" w:rsidP="00614D51">
            <w:pPr>
              <w:spacing w:after="0"/>
              <w:jc w:val="left"/>
              <w:rPr>
                <w:del w:id="8821" w:author="Della Faille Philippe" w:date="2019-08-09T13:33:00Z"/>
                <w:moveFrom w:id="8822" w:author="Della Faille Philippe" w:date="2019-07-09T17:01:00Z"/>
                <w:rFonts w:ascii="Calibri" w:eastAsia="Times New Roman" w:hAnsi="Calibri" w:cs="Calibri"/>
                <w:color w:val="000000"/>
              </w:rPr>
            </w:pPr>
            <w:moveFrom w:id="8823" w:author="Della Faille Philippe" w:date="2019-07-09T17:01:00Z">
              <w:del w:id="8824" w:author="Della Faille Philippe" w:date="2019-08-09T13:33:00Z">
                <w:r w:rsidRPr="00614D51" w:rsidDel="00E27DD8">
                  <w:rPr>
                    <w:rFonts w:ascii="Calibri" w:eastAsia="Times New Roman" w:hAnsi="Calibri" w:cs="Calibri"/>
                    <w:color w:val="000000"/>
                  </w:rPr>
                  <w:delText>Current P3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099FD33" w14:textId="53E402CD" w:rsidR="00614D51" w:rsidRPr="00614D51" w:rsidDel="00E27DD8" w:rsidRDefault="00614D51" w:rsidP="00614D51">
            <w:pPr>
              <w:spacing w:after="0"/>
              <w:jc w:val="center"/>
              <w:rPr>
                <w:del w:id="8825" w:author="Della Faille Philippe" w:date="2019-08-09T13:33:00Z"/>
                <w:moveFrom w:id="8826" w:author="Della Faille Philippe" w:date="2019-07-09T17:01:00Z"/>
                <w:rFonts w:ascii="Calibri" w:eastAsia="Times New Roman" w:hAnsi="Calibri" w:cs="Calibri"/>
                <w:color w:val="000000"/>
              </w:rPr>
            </w:pPr>
            <w:moveFrom w:id="8827" w:author="Della Faille Philippe" w:date="2019-07-09T17:01:00Z">
              <w:del w:id="8828"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2E935084" w14:textId="24ADB880" w:rsidR="00614D51" w:rsidRPr="00614D51" w:rsidDel="00E27DD8" w:rsidRDefault="00614D51" w:rsidP="00614D51">
            <w:pPr>
              <w:spacing w:after="0"/>
              <w:jc w:val="center"/>
              <w:rPr>
                <w:del w:id="8829" w:author="Della Faille Philippe" w:date="2019-08-09T13:33:00Z"/>
                <w:moveFrom w:id="8830" w:author="Della Faille Philippe" w:date="2019-07-09T17:01:00Z"/>
                <w:rFonts w:ascii="Calibri" w:eastAsia="Times New Roman" w:hAnsi="Calibri" w:cs="Calibri"/>
                <w:color w:val="000000"/>
              </w:rPr>
            </w:pPr>
            <w:moveFrom w:id="8831" w:author="Della Faille Philippe" w:date="2019-07-09T17:01:00Z">
              <w:del w:id="883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4849A44" w14:textId="0B4445A0" w:rsidR="00614D51" w:rsidRPr="00614D51" w:rsidDel="00E27DD8" w:rsidRDefault="00614D51" w:rsidP="00614D51">
            <w:pPr>
              <w:spacing w:after="0"/>
              <w:jc w:val="center"/>
              <w:rPr>
                <w:del w:id="8833" w:author="Della Faille Philippe" w:date="2019-08-09T13:33:00Z"/>
                <w:moveFrom w:id="8834" w:author="Della Faille Philippe" w:date="2019-07-09T17:01:00Z"/>
                <w:rFonts w:ascii="Calibri" w:eastAsia="Times New Roman" w:hAnsi="Calibri" w:cs="Calibri"/>
                <w:color w:val="000000"/>
              </w:rPr>
            </w:pPr>
            <w:moveFrom w:id="8835" w:author="Della Faille Philippe" w:date="2019-07-09T17:01:00Z">
              <w:del w:id="883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E1EFE87" w14:textId="27088514" w:rsidR="00614D51" w:rsidRPr="00614D51" w:rsidDel="00E27DD8" w:rsidRDefault="00614D51" w:rsidP="00614D51">
            <w:pPr>
              <w:spacing w:after="0"/>
              <w:jc w:val="center"/>
              <w:rPr>
                <w:del w:id="8837" w:author="Della Faille Philippe" w:date="2019-08-09T13:33:00Z"/>
                <w:moveFrom w:id="8838" w:author="Della Faille Philippe" w:date="2019-07-09T17:01:00Z"/>
                <w:rFonts w:ascii="Calibri" w:eastAsia="Times New Roman" w:hAnsi="Calibri" w:cs="Calibri"/>
                <w:color w:val="000000"/>
              </w:rPr>
            </w:pPr>
            <w:moveFrom w:id="8839" w:author="Della Faille Philippe" w:date="2019-07-09T17:01:00Z">
              <w:del w:id="8840" w:author="Della Faille Philippe" w:date="2019-08-09T13:33:00Z">
                <w:r w:rsidRPr="00614D51" w:rsidDel="00E27DD8">
                  <w:rPr>
                    <w:rFonts w:ascii="Calibri" w:eastAsia="Times New Roman" w:hAnsi="Calibri" w:cs="Calibri"/>
                    <w:color w:val="000000"/>
                  </w:rPr>
                  <w:delText>50</w:delText>
                </w:r>
              </w:del>
            </w:moveFrom>
          </w:p>
        </w:tc>
        <w:tc>
          <w:tcPr>
            <w:tcW w:w="1276" w:type="dxa"/>
            <w:tcBorders>
              <w:top w:val="nil"/>
              <w:left w:val="nil"/>
              <w:bottom w:val="nil"/>
              <w:right w:val="single" w:sz="4" w:space="0" w:color="auto"/>
            </w:tcBorders>
            <w:shd w:val="clear" w:color="000000" w:fill="A9D08E"/>
            <w:noWrap/>
            <w:vAlign w:val="bottom"/>
            <w:hideMark/>
          </w:tcPr>
          <w:p w14:paraId="16175EB5" w14:textId="74C7A108" w:rsidR="00614D51" w:rsidRPr="00614D51" w:rsidDel="00E27DD8" w:rsidRDefault="00614D51" w:rsidP="00614D51">
            <w:pPr>
              <w:spacing w:after="0"/>
              <w:jc w:val="center"/>
              <w:rPr>
                <w:del w:id="8841" w:author="Della Faille Philippe" w:date="2019-08-09T13:33:00Z"/>
                <w:moveFrom w:id="8842" w:author="Della Faille Philippe" w:date="2019-07-09T17:01:00Z"/>
                <w:rFonts w:ascii="Calibri" w:eastAsia="Times New Roman" w:hAnsi="Calibri" w:cs="Calibri"/>
                <w:color w:val="000000"/>
              </w:rPr>
            </w:pPr>
            <w:moveFrom w:id="8843" w:author="Della Faille Philippe" w:date="2019-07-09T17:01:00Z">
              <w:del w:id="8844" w:author="Della Faille Philippe" w:date="2019-08-09T13:33:00Z">
                <w:r w:rsidRPr="00614D51" w:rsidDel="00E27DD8">
                  <w:rPr>
                    <w:rFonts w:ascii="Calibri" w:eastAsia="Times New Roman" w:hAnsi="Calibri" w:cs="Calibri"/>
                    <w:color w:val="000000"/>
                  </w:rPr>
                  <w:delText>0x0032</w:delText>
                </w:r>
              </w:del>
            </w:moveFrom>
          </w:p>
        </w:tc>
      </w:tr>
      <w:tr w:rsidR="00614D51" w:rsidRPr="00614D51" w:rsidDel="00E27DD8" w14:paraId="10C062FB" w14:textId="0F823FA8" w:rsidTr="00614D51">
        <w:trPr>
          <w:trHeight w:val="288"/>
          <w:del w:id="8845" w:author="Della Faille Philippe" w:date="2019-08-09T13:33:00Z"/>
        </w:trPr>
        <w:tc>
          <w:tcPr>
            <w:tcW w:w="960" w:type="dxa"/>
            <w:vMerge/>
            <w:tcBorders>
              <w:top w:val="nil"/>
              <w:left w:val="nil"/>
              <w:bottom w:val="nil"/>
              <w:right w:val="nil"/>
            </w:tcBorders>
            <w:vAlign w:val="center"/>
            <w:hideMark/>
          </w:tcPr>
          <w:p w14:paraId="1CE8DABF" w14:textId="383E63C5" w:rsidR="00614D51" w:rsidRPr="00614D51" w:rsidDel="00E27DD8" w:rsidRDefault="00614D51" w:rsidP="00614D51">
            <w:pPr>
              <w:spacing w:after="0"/>
              <w:jc w:val="left"/>
              <w:rPr>
                <w:del w:id="8846" w:author="Della Faille Philippe" w:date="2019-08-09T13:33:00Z"/>
                <w:moveFrom w:id="884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C1C8C5B" w14:textId="58320B03" w:rsidR="00614D51" w:rsidRPr="00614D51" w:rsidDel="00E27DD8" w:rsidRDefault="00614D51" w:rsidP="00614D51">
            <w:pPr>
              <w:spacing w:after="0"/>
              <w:jc w:val="left"/>
              <w:rPr>
                <w:del w:id="8848" w:author="Della Faille Philippe" w:date="2019-08-09T13:33:00Z"/>
                <w:moveFrom w:id="8849" w:author="Della Faille Philippe" w:date="2019-07-09T17:01:00Z"/>
                <w:rFonts w:ascii="Calibri" w:eastAsia="Times New Roman" w:hAnsi="Calibri" w:cs="Calibri"/>
                <w:color w:val="000000"/>
              </w:rPr>
            </w:pPr>
            <w:moveFrom w:id="8850" w:author="Della Faille Philippe" w:date="2019-07-09T17:01:00Z">
              <w:del w:id="885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E415706" w14:textId="5234B2E9" w:rsidR="00614D51" w:rsidRPr="00614D51" w:rsidDel="00E27DD8" w:rsidRDefault="00614D51" w:rsidP="00614D51">
            <w:pPr>
              <w:spacing w:after="0"/>
              <w:jc w:val="center"/>
              <w:rPr>
                <w:del w:id="8852" w:author="Della Faille Philippe" w:date="2019-08-09T13:33:00Z"/>
                <w:moveFrom w:id="8853" w:author="Della Faille Philippe" w:date="2019-07-09T17:01:00Z"/>
                <w:rFonts w:ascii="Calibri" w:eastAsia="Times New Roman" w:hAnsi="Calibri" w:cs="Calibri"/>
                <w:color w:val="000000"/>
              </w:rPr>
            </w:pPr>
            <w:moveFrom w:id="8854" w:author="Della Faille Philippe" w:date="2019-07-09T17:01:00Z">
              <w:del w:id="8855" w:author="Della Faille Philippe" w:date="2019-08-09T13:33:00Z">
                <w:r w:rsidRPr="00614D51" w:rsidDel="00E27DD8">
                  <w:rPr>
                    <w:rFonts w:ascii="Calibri" w:eastAsia="Times New Roman" w:hAnsi="Calibri" w:cs="Calibri"/>
                    <w:color w:val="000000"/>
                  </w:rPr>
                  <w:delText>34</w:delText>
                </w:r>
              </w:del>
            </w:moveFrom>
          </w:p>
        </w:tc>
        <w:tc>
          <w:tcPr>
            <w:tcW w:w="2680" w:type="dxa"/>
            <w:tcBorders>
              <w:top w:val="nil"/>
              <w:left w:val="nil"/>
              <w:bottom w:val="nil"/>
              <w:right w:val="nil"/>
            </w:tcBorders>
            <w:shd w:val="clear" w:color="000000" w:fill="A9D08E"/>
            <w:noWrap/>
            <w:vAlign w:val="bottom"/>
            <w:hideMark/>
          </w:tcPr>
          <w:p w14:paraId="0BB46477" w14:textId="56B1164F" w:rsidR="00614D51" w:rsidRPr="00614D51" w:rsidDel="00E27DD8" w:rsidRDefault="00614D51" w:rsidP="00614D51">
            <w:pPr>
              <w:spacing w:after="0"/>
              <w:jc w:val="left"/>
              <w:rPr>
                <w:del w:id="8856" w:author="Della Faille Philippe" w:date="2019-08-09T13:33:00Z"/>
                <w:moveFrom w:id="8857" w:author="Della Faille Philippe" w:date="2019-07-09T17:01:00Z"/>
                <w:rFonts w:ascii="Calibri" w:eastAsia="Times New Roman" w:hAnsi="Calibri" w:cs="Calibri"/>
                <w:color w:val="000000"/>
              </w:rPr>
            </w:pPr>
            <w:moveFrom w:id="8858" w:author="Della Faille Philippe" w:date="2019-07-09T17:01:00Z">
              <w:del w:id="8859" w:author="Della Faille Philippe" w:date="2019-08-09T13:33:00Z">
                <w:r w:rsidRPr="00614D51" w:rsidDel="00E27DD8">
                  <w:rPr>
                    <w:rFonts w:ascii="Calibri" w:eastAsia="Times New Roman" w:hAnsi="Calibri" w:cs="Calibri"/>
                    <w:color w:val="000000"/>
                  </w:rPr>
                  <w:delText>Current P4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227ED032" w14:textId="55FD503E" w:rsidR="00614D51" w:rsidRPr="00614D51" w:rsidDel="00E27DD8" w:rsidRDefault="00614D51" w:rsidP="00614D51">
            <w:pPr>
              <w:spacing w:after="0"/>
              <w:jc w:val="center"/>
              <w:rPr>
                <w:del w:id="8860" w:author="Della Faille Philippe" w:date="2019-08-09T13:33:00Z"/>
                <w:moveFrom w:id="8861" w:author="Della Faille Philippe" w:date="2019-07-09T17:01:00Z"/>
                <w:rFonts w:ascii="Calibri" w:eastAsia="Times New Roman" w:hAnsi="Calibri" w:cs="Calibri"/>
                <w:color w:val="000000"/>
              </w:rPr>
            </w:pPr>
            <w:moveFrom w:id="8862" w:author="Della Faille Philippe" w:date="2019-07-09T17:01:00Z">
              <w:del w:id="8863"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7605D305" w14:textId="7590ED03" w:rsidR="00614D51" w:rsidRPr="00614D51" w:rsidDel="00E27DD8" w:rsidRDefault="00614D51" w:rsidP="00614D51">
            <w:pPr>
              <w:spacing w:after="0"/>
              <w:jc w:val="center"/>
              <w:rPr>
                <w:del w:id="8864" w:author="Della Faille Philippe" w:date="2019-08-09T13:33:00Z"/>
                <w:moveFrom w:id="8865" w:author="Della Faille Philippe" w:date="2019-07-09T17:01:00Z"/>
                <w:rFonts w:ascii="Calibri" w:eastAsia="Times New Roman" w:hAnsi="Calibri" w:cs="Calibri"/>
                <w:color w:val="000000"/>
              </w:rPr>
            </w:pPr>
            <w:moveFrom w:id="8866" w:author="Della Faille Philippe" w:date="2019-07-09T17:01:00Z">
              <w:del w:id="886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87D643F" w14:textId="0D03FFB0" w:rsidR="00614D51" w:rsidRPr="00614D51" w:rsidDel="00E27DD8" w:rsidRDefault="00614D51" w:rsidP="00614D51">
            <w:pPr>
              <w:spacing w:after="0"/>
              <w:jc w:val="center"/>
              <w:rPr>
                <w:del w:id="8868" w:author="Della Faille Philippe" w:date="2019-08-09T13:33:00Z"/>
                <w:moveFrom w:id="8869" w:author="Della Faille Philippe" w:date="2019-07-09T17:01:00Z"/>
                <w:rFonts w:ascii="Calibri" w:eastAsia="Times New Roman" w:hAnsi="Calibri" w:cs="Calibri"/>
                <w:color w:val="000000"/>
              </w:rPr>
            </w:pPr>
            <w:moveFrom w:id="8870" w:author="Della Faille Philippe" w:date="2019-07-09T17:01:00Z">
              <w:del w:id="887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5D7BA16C" w14:textId="3394DA84" w:rsidR="00614D51" w:rsidRPr="00614D51" w:rsidDel="00E27DD8" w:rsidRDefault="00614D51" w:rsidP="00614D51">
            <w:pPr>
              <w:spacing w:after="0"/>
              <w:jc w:val="center"/>
              <w:rPr>
                <w:del w:id="8872" w:author="Della Faille Philippe" w:date="2019-08-09T13:33:00Z"/>
                <w:moveFrom w:id="8873" w:author="Della Faille Philippe" w:date="2019-07-09T17:01:00Z"/>
                <w:rFonts w:ascii="Calibri" w:eastAsia="Times New Roman" w:hAnsi="Calibri" w:cs="Calibri"/>
                <w:color w:val="000000"/>
              </w:rPr>
            </w:pPr>
            <w:moveFrom w:id="8874" w:author="Della Faille Philippe" w:date="2019-07-09T17:01:00Z">
              <w:del w:id="8875" w:author="Della Faille Philippe" w:date="2019-08-09T13:33:00Z">
                <w:r w:rsidRPr="00614D51" w:rsidDel="00E27DD8">
                  <w:rPr>
                    <w:rFonts w:ascii="Calibri" w:eastAsia="Times New Roman" w:hAnsi="Calibri" w:cs="Calibri"/>
                    <w:color w:val="000000"/>
                  </w:rPr>
                  <w:delText>52</w:delText>
                </w:r>
              </w:del>
            </w:moveFrom>
          </w:p>
        </w:tc>
        <w:tc>
          <w:tcPr>
            <w:tcW w:w="1276" w:type="dxa"/>
            <w:tcBorders>
              <w:top w:val="nil"/>
              <w:left w:val="nil"/>
              <w:bottom w:val="nil"/>
              <w:right w:val="single" w:sz="4" w:space="0" w:color="auto"/>
            </w:tcBorders>
            <w:shd w:val="clear" w:color="000000" w:fill="A9D08E"/>
            <w:noWrap/>
            <w:vAlign w:val="bottom"/>
            <w:hideMark/>
          </w:tcPr>
          <w:p w14:paraId="6AEC9296" w14:textId="54E5D0A5" w:rsidR="00614D51" w:rsidRPr="00614D51" w:rsidDel="00E27DD8" w:rsidRDefault="00614D51" w:rsidP="00614D51">
            <w:pPr>
              <w:spacing w:after="0"/>
              <w:jc w:val="center"/>
              <w:rPr>
                <w:del w:id="8876" w:author="Della Faille Philippe" w:date="2019-08-09T13:33:00Z"/>
                <w:moveFrom w:id="8877" w:author="Della Faille Philippe" w:date="2019-07-09T17:01:00Z"/>
                <w:rFonts w:ascii="Calibri" w:eastAsia="Times New Roman" w:hAnsi="Calibri" w:cs="Calibri"/>
                <w:color w:val="000000"/>
              </w:rPr>
            </w:pPr>
            <w:moveFrom w:id="8878" w:author="Della Faille Philippe" w:date="2019-07-09T17:01:00Z">
              <w:del w:id="8879" w:author="Della Faille Philippe" w:date="2019-08-09T13:33:00Z">
                <w:r w:rsidRPr="00614D51" w:rsidDel="00E27DD8">
                  <w:rPr>
                    <w:rFonts w:ascii="Calibri" w:eastAsia="Times New Roman" w:hAnsi="Calibri" w:cs="Calibri"/>
                    <w:color w:val="000000"/>
                  </w:rPr>
                  <w:delText>0x0034</w:delText>
                </w:r>
              </w:del>
            </w:moveFrom>
          </w:p>
        </w:tc>
      </w:tr>
      <w:tr w:rsidR="00614D51" w:rsidRPr="00614D51" w:rsidDel="00E27DD8" w14:paraId="2B1E6F73" w14:textId="6687A6D6" w:rsidTr="00614D51">
        <w:trPr>
          <w:trHeight w:val="288"/>
          <w:del w:id="8880" w:author="Della Faille Philippe" w:date="2019-08-09T13:33:00Z"/>
        </w:trPr>
        <w:tc>
          <w:tcPr>
            <w:tcW w:w="960" w:type="dxa"/>
            <w:vMerge/>
            <w:tcBorders>
              <w:top w:val="nil"/>
              <w:left w:val="nil"/>
              <w:bottom w:val="nil"/>
              <w:right w:val="nil"/>
            </w:tcBorders>
            <w:vAlign w:val="center"/>
            <w:hideMark/>
          </w:tcPr>
          <w:p w14:paraId="3FA1EC9C" w14:textId="12D0D139" w:rsidR="00614D51" w:rsidRPr="00614D51" w:rsidDel="00E27DD8" w:rsidRDefault="00614D51" w:rsidP="00614D51">
            <w:pPr>
              <w:spacing w:after="0"/>
              <w:jc w:val="left"/>
              <w:rPr>
                <w:del w:id="8881" w:author="Della Faille Philippe" w:date="2019-08-09T13:33:00Z"/>
                <w:moveFrom w:id="88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1FEE3B4" w14:textId="7868B9EF" w:rsidR="00614D51" w:rsidRPr="00614D51" w:rsidDel="00E27DD8" w:rsidRDefault="00614D51" w:rsidP="00614D51">
            <w:pPr>
              <w:spacing w:after="0"/>
              <w:jc w:val="left"/>
              <w:rPr>
                <w:del w:id="8883" w:author="Della Faille Philippe" w:date="2019-08-09T13:33:00Z"/>
                <w:moveFrom w:id="8884" w:author="Della Faille Philippe" w:date="2019-07-09T17:01:00Z"/>
                <w:rFonts w:ascii="Calibri" w:eastAsia="Times New Roman" w:hAnsi="Calibri" w:cs="Calibri"/>
                <w:color w:val="000000"/>
              </w:rPr>
            </w:pPr>
            <w:moveFrom w:id="8885" w:author="Della Faille Philippe" w:date="2019-07-09T17:01:00Z">
              <w:del w:id="888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A7251B8" w14:textId="19A72E6F" w:rsidR="00614D51" w:rsidRPr="00614D51" w:rsidDel="00E27DD8" w:rsidRDefault="00614D51" w:rsidP="00614D51">
            <w:pPr>
              <w:spacing w:after="0"/>
              <w:jc w:val="center"/>
              <w:rPr>
                <w:del w:id="8887" w:author="Della Faille Philippe" w:date="2019-08-09T13:33:00Z"/>
                <w:moveFrom w:id="8888" w:author="Della Faille Philippe" w:date="2019-07-09T17:01:00Z"/>
                <w:rFonts w:ascii="Calibri" w:eastAsia="Times New Roman" w:hAnsi="Calibri" w:cs="Calibri"/>
                <w:color w:val="000000"/>
              </w:rPr>
            </w:pPr>
            <w:moveFrom w:id="8889" w:author="Della Faille Philippe" w:date="2019-07-09T17:01:00Z">
              <w:del w:id="8890" w:author="Della Faille Philippe" w:date="2019-08-09T13:33:00Z">
                <w:r w:rsidRPr="00614D51" w:rsidDel="00E27DD8">
                  <w:rPr>
                    <w:rFonts w:ascii="Calibri" w:eastAsia="Times New Roman" w:hAnsi="Calibri" w:cs="Calibri"/>
                    <w:color w:val="000000"/>
                  </w:rPr>
                  <w:delText>35</w:delText>
                </w:r>
              </w:del>
            </w:moveFrom>
          </w:p>
        </w:tc>
        <w:tc>
          <w:tcPr>
            <w:tcW w:w="2680" w:type="dxa"/>
            <w:tcBorders>
              <w:top w:val="nil"/>
              <w:left w:val="nil"/>
              <w:bottom w:val="nil"/>
              <w:right w:val="nil"/>
            </w:tcBorders>
            <w:shd w:val="clear" w:color="000000" w:fill="A9D08E"/>
            <w:noWrap/>
            <w:vAlign w:val="bottom"/>
            <w:hideMark/>
          </w:tcPr>
          <w:p w14:paraId="3EB5FE2C" w14:textId="35B58619" w:rsidR="00614D51" w:rsidRPr="00614D51" w:rsidDel="00E27DD8" w:rsidRDefault="00614D51" w:rsidP="00614D51">
            <w:pPr>
              <w:spacing w:after="0"/>
              <w:jc w:val="left"/>
              <w:rPr>
                <w:del w:id="8891" w:author="Della Faille Philippe" w:date="2019-08-09T13:33:00Z"/>
                <w:moveFrom w:id="8892" w:author="Della Faille Philippe" w:date="2019-07-09T17:01:00Z"/>
                <w:rFonts w:ascii="Calibri" w:eastAsia="Times New Roman" w:hAnsi="Calibri" w:cs="Calibri"/>
                <w:color w:val="000000"/>
              </w:rPr>
            </w:pPr>
            <w:moveFrom w:id="8893" w:author="Della Faille Philippe" w:date="2019-07-09T17:01:00Z">
              <w:del w:id="8894" w:author="Della Faille Philippe" w:date="2019-08-09T13:33:00Z">
                <w:r w:rsidRPr="00614D51" w:rsidDel="00E27DD8">
                  <w:rPr>
                    <w:rFonts w:ascii="Calibri" w:eastAsia="Times New Roman" w:hAnsi="Calibri" w:cs="Calibri"/>
                    <w:color w:val="000000"/>
                  </w:rPr>
                  <w:delText>Current P5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66E4C143" w14:textId="0F86858F" w:rsidR="00614D51" w:rsidRPr="00614D51" w:rsidDel="00E27DD8" w:rsidRDefault="00614D51" w:rsidP="00614D51">
            <w:pPr>
              <w:spacing w:after="0"/>
              <w:jc w:val="center"/>
              <w:rPr>
                <w:del w:id="8895" w:author="Della Faille Philippe" w:date="2019-08-09T13:33:00Z"/>
                <w:moveFrom w:id="8896" w:author="Della Faille Philippe" w:date="2019-07-09T17:01:00Z"/>
                <w:rFonts w:ascii="Calibri" w:eastAsia="Times New Roman" w:hAnsi="Calibri" w:cs="Calibri"/>
                <w:color w:val="000000"/>
              </w:rPr>
            </w:pPr>
            <w:moveFrom w:id="8897" w:author="Della Faille Philippe" w:date="2019-07-09T17:01:00Z">
              <w:del w:id="8898"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70D71B07" w14:textId="41D1416F" w:rsidR="00614D51" w:rsidRPr="00614D51" w:rsidDel="00E27DD8" w:rsidRDefault="00614D51" w:rsidP="00614D51">
            <w:pPr>
              <w:spacing w:after="0"/>
              <w:jc w:val="center"/>
              <w:rPr>
                <w:del w:id="8899" w:author="Della Faille Philippe" w:date="2019-08-09T13:33:00Z"/>
                <w:moveFrom w:id="8900" w:author="Della Faille Philippe" w:date="2019-07-09T17:01:00Z"/>
                <w:rFonts w:ascii="Calibri" w:eastAsia="Times New Roman" w:hAnsi="Calibri" w:cs="Calibri"/>
                <w:color w:val="000000"/>
              </w:rPr>
            </w:pPr>
            <w:moveFrom w:id="8901" w:author="Della Faille Philippe" w:date="2019-07-09T17:01:00Z">
              <w:del w:id="890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734C6C5" w14:textId="00DE7663" w:rsidR="00614D51" w:rsidRPr="00614D51" w:rsidDel="00E27DD8" w:rsidRDefault="00614D51" w:rsidP="00614D51">
            <w:pPr>
              <w:spacing w:after="0"/>
              <w:jc w:val="center"/>
              <w:rPr>
                <w:del w:id="8903" w:author="Della Faille Philippe" w:date="2019-08-09T13:33:00Z"/>
                <w:moveFrom w:id="8904" w:author="Della Faille Philippe" w:date="2019-07-09T17:01:00Z"/>
                <w:rFonts w:ascii="Calibri" w:eastAsia="Times New Roman" w:hAnsi="Calibri" w:cs="Calibri"/>
                <w:color w:val="000000"/>
              </w:rPr>
            </w:pPr>
            <w:moveFrom w:id="8905" w:author="Della Faille Philippe" w:date="2019-07-09T17:01:00Z">
              <w:del w:id="890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0EBA2459" w14:textId="00DB449D" w:rsidR="00614D51" w:rsidRPr="00614D51" w:rsidDel="00E27DD8" w:rsidRDefault="00614D51" w:rsidP="00614D51">
            <w:pPr>
              <w:spacing w:after="0"/>
              <w:jc w:val="center"/>
              <w:rPr>
                <w:del w:id="8907" w:author="Della Faille Philippe" w:date="2019-08-09T13:33:00Z"/>
                <w:moveFrom w:id="8908" w:author="Della Faille Philippe" w:date="2019-07-09T17:01:00Z"/>
                <w:rFonts w:ascii="Calibri" w:eastAsia="Times New Roman" w:hAnsi="Calibri" w:cs="Calibri"/>
                <w:color w:val="000000"/>
              </w:rPr>
            </w:pPr>
            <w:moveFrom w:id="8909" w:author="Della Faille Philippe" w:date="2019-07-09T17:01:00Z">
              <w:del w:id="8910" w:author="Della Faille Philippe" w:date="2019-08-09T13:33:00Z">
                <w:r w:rsidRPr="00614D51" w:rsidDel="00E27DD8">
                  <w:rPr>
                    <w:rFonts w:ascii="Calibri" w:eastAsia="Times New Roman" w:hAnsi="Calibri" w:cs="Calibri"/>
                    <w:color w:val="000000"/>
                  </w:rPr>
                  <w:delText>54</w:delText>
                </w:r>
              </w:del>
            </w:moveFrom>
          </w:p>
        </w:tc>
        <w:tc>
          <w:tcPr>
            <w:tcW w:w="1276" w:type="dxa"/>
            <w:tcBorders>
              <w:top w:val="nil"/>
              <w:left w:val="nil"/>
              <w:bottom w:val="nil"/>
              <w:right w:val="single" w:sz="4" w:space="0" w:color="auto"/>
            </w:tcBorders>
            <w:shd w:val="clear" w:color="000000" w:fill="A9D08E"/>
            <w:noWrap/>
            <w:vAlign w:val="bottom"/>
            <w:hideMark/>
          </w:tcPr>
          <w:p w14:paraId="16112754" w14:textId="23754FEB" w:rsidR="00614D51" w:rsidRPr="00614D51" w:rsidDel="00E27DD8" w:rsidRDefault="00614D51" w:rsidP="00614D51">
            <w:pPr>
              <w:spacing w:after="0"/>
              <w:jc w:val="center"/>
              <w:rPr>
                <w:del w:id="8911" w:author="Della Faille Philippe" w:date="2019-08-09T13:33:00Z"/>
                <w:moveFrom w:id="8912" w:author="Della Faille Philippe" w:date="2019-07-09T17:01:00Z"/>
                <w:rFonts w:ascii="Calibri" w:eastAsia="Times New Roman" w:hAnsi="Calibri" w:cs="Calibri"/>
                <w:color w:val="000000"/>
              </w:rPr>
            </w:pPr>
            <w:moveFrom w:id="8913" w:author="Della Faille Philippe" w:date="2019-07-09T17:01:00Z">
              <w:del w:id="8914" w:author="Della Faille Philippe" w:date="2019-08-09T13:33:00Z">
                <w:r w:rsidRPr="00614D51" w:rsidDel="00E27DD8">
                  <w:rPr>
                    <w:rFonts w:ascii="Calibri" w:eastAsia="Times New Roman" w:hAnsi="Calibri" w:cs="Calibri"/>
                    <w:color w:val="000000"/>
                  </w:rPr>
                  <w:delText>0x0036</w:delText>
                </w:r>
              </w:del>
            </w:moveFrom>
          </w:p>
        </w:tc>
      </w:tr>
      <w:tr w:rsidR="00614D51" w:rsidRPr="00614D51" w:rsidDel="00E27DD8" w14:paraId="2926A690" w14:textId="000A9C59" w:rsidTr="00614D51">
        <w:trPr>
          <w:trHeight w:val="288"/>
          <w:del w:id="8915" w:author="Della Faille Philippe" w:date="2019-08-09T13:33:00Z"/>
        </w:trPr>
        <w:tc>
          <w:tcPr>
            <w:tcW w:w="960" w:type="dxa"/>
            <w:vMerge/>
            <w:tcBorders>
              <w:top w:val="nil"/>
              <w:left w:val="nil"/>
              <w:bottom w:val="nil"/>
              <w:right w:val="nil"/>
            </w:tcBorders>
            <w:vAlign w:val="center"/>
            <w:hideMark/>
          </w:tcPr>
          <w:p w14:paraId="49A64F84" w14:textId="7D184FFB" w:rsidR="00614D51" w:rsidRPr="00614D51" w:rsidDel="00E27DD8" w:rsidRDefault="00614D51" w:rsidP="00614D51">
            <w:pPr>
              <w:spacing w:after="0"/>
              <w:jc w:val="left"/>
              <w:rPr>
                <w:del w:id="8916" w:author="Della Faille Philippe" w:date="2019-08-09T13:33:00Z"/>
                <w:moveFrom w:id="89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C455266" w14:textId="1BC5713F" w:rsidR="00614D51" w:rsidRPr="00614D51" w:rsidDel="00E27DD8" w:rsidRDefault="00614D51" w:rsidP="00614D51">
            <w:pPr>
              <w:spacing w:after="0"/>
              <w:jc w:val="left"/>
              <w:rPr>
                <w:del w:id="8918" w:author="Della Faille Philippe" w:date="2019-08-09T13:33:00Z"/>
                <w:moveFrom w:id="8919" w:author="Della Faille Philippe" w:date="2019-07-09T17:01:00Z"/>
                <w:rFonts w:ascii="Calibri" w:eastAsia="Times New Roman" w:hAnsi="Calibri" w:cs="Calibri"/>
                <w:color w:val="000000"/>
              </w:rPr>
            </w:pPr>
            <w:moveFrom w:id="8920" w:author="Della Faille Philippe" w:date="2019-07-09T17:01:00Z">
              <w:del w:id="892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A76C58E" w14:textId="21883991" w:rsidR="00614D51" w:rsidRPr="00614D51" w:rsidDel="00E27DD8" w:rsidRDefault="00614D51" w:rsidP="00614D51">
            <w:pPr>
              <w:spacing w:after="0"/>
              <w:jc w:val="center"/>
              <w:rPr>
                <w:del w:id="8922" w:author="Della Faille Philippe" w:date="2019-08-09T13:33:00Z"/>
                <w:moveFrom w:id="8923" w:author="Della Faille Philippe" w:date="2019-07-09T17:01:00Z"/>
                <w:rFonts w:ascii="Calibri" w:eastAsia="Times New Roman" w:hAnsi="Calibri" w:cs="Calibri"/>
                <w:color w:val="000000"/>
              </w:rPr>
            </w:pPr>
            <w:moveFrom w:id="8924" w:author="Della Faille Philippe" w:date="2019-07-09T17:01:00Z">
              <w:del w:id="8925" w:author="Della Faille Philippe" w:date="2019-08-09T13:33:00Z">
                <w:r w:rsidRPr="00614D51" w:rsidDel="00E27DD8">
                  <w:rPr>
                    <w:rFonts w:ascii="Calibri" w:eastAsia="Times New Roman" w:hAnsi="Calibri" w:cs="Calibri"/>
                    <w:color w:val="000000"/>
                  </w:rPr>
                  <w:delText>36</w:delText>
                </w:r>
              </w:del>
            </w:moveFrom>
          </w:p>
        </w:tc>
        <w:tc>
          <w:tcPr>
            <w:tcW w:w="2680" w:type="dxa"/>
            <w:tcBorders>
              <w:top w:val="nil"/>
              <w:left w:val="nil"/>
              <w:bottom w:val="nil"/>
              <w:right w:val="nil"/>
            </w:tcBorders>
            <w:shd w:val="clear" w:color="000000" w:fill="A9D08E"/>
            <w:noWrap/>
            <w:vAlign w:val="bottom"/>
            <w:hideMark/>
          </w:tcPr>
          <w:p w14:paraId="1985C2C3" w14:textId="33A058B2" w:rsidR="00614D51" w:rsidRPr="00614D51" w:rsidDel="00E27DD8" w:rsidRDefault="00614D51" w:rsidP="00614D51">
            <w:pPr>
              <w:spacing w:after="0"/>
              <w:jc w:val="left"/>
              <w:rPr>
                <w:del w:id="8926" w:author="Della Faille Philippe" w:date="2019-08-09T13:33:00Z"/>
                <w:moveFrom w:id="8927" w:author="Della Faille Philippe" w:date="2019-07-09T17:01:00Z"/>
                <w:rFonts w:ascii="Calibri" w:eastAsia="Times New Roman" w:hAnsi="Calibri" w:cs="Calibri"/>
                <w:color w:val="000000"/>
              </w:rPr>
            </w:pPr>
            <w:moveFrom w:id="8928" w:author="Della Faille Philippe" w:date="2019-07-09T17:01:00Z">
              <w:del w:id="8929" w:author="Della Faille Philippe" w:date="2019-08-09T13:33:00Z">
                <w:r w:rsidRPr="00614D51" w:rsidDel="00E27DD8">
                  <w:rPr>
                    <w:rFonts w:ascii="Calibri" w:eastAsia="Times New Roman" w:hAnsi="Calibri" w:cs="Calibri"/>
                    <w:color w:val="000000"/>
                  </w:rPr>
                  <w:delText>Current P6</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B8D7514" w14:textId="65C5C24C" w:rsidR="00614D51" w:rsidRPr="00614D51" w:rsidDel="00E27DD8" w:rsidRDefault="00614D51" w:rsidP="00614D51">
            <w:pPr>
              <w:spacing w:after="0"/>
              <w:jc w:val="center"/>
              <w:rPr>
                <w:del w:id="8930" w:author="Della Faille Philippe" w:date="2019-08-09T13:33:00Z"/>
                <w:moveFrom w:id="8931" w:author="Della Faille Philippe" w:date="2019-07-09T17:01:00Z"/>
                <w:rFonts w:ascii="Calibri" w:eastAsia="Times New Roman" w:hAnsi="Calibri" w:cs="Calibri"/>
                <w:color w:val="000000"/>
              </w:rPr>
            </w:pPr>
            <w:moveFrom w:id="8932" w:author="Della Faille Philippe" w:date="2019-07-09T17:01:00Z">
              <w:del w:id="8933"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000000" w:fill="A9D08E"/>
            <w:noWrap/>
            <w:vAlign w:val="bottom"/>
            <w:hideMark/>
          </w:tcPr>
          <w:p w14:paraId="3CD1499F" w14:textId="36382D5B" w:rsidR="00614D51" w:rsidRPr="00614D51" w:rsidDel="00E27DD8" w:rsidRDefault="00614D51" w:rsidP="00614D51">
            <w:pPr>
              <w:spacing w:after="0"/>
              <w:jc w:val="center"/>
              <w:rPr>
                <w:del w:id="8934" w:author="Della Faille Philippe" w:date="2019-08-09T13:33:00Z"/>
                <w:moveFrom w:id="8935" w:author="Della Faille Philippe" w:date="2019-07-09T17:01:00Z"/>
                <w:rFonts w:ascii="Calibri" w:eastAsia="Times New Roman" w:hAnsi="Calibri" w:cs="Calibri"/>
                <w:color w:val="000000"/>
              </w:rPr>
            </w:pPr>
            <w:moveFrom w:id="8936" w:author="Della Faille Philippe" w:date="2019-07-09T17:01:00Z">
              <w:del w:id="893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4022BEF" w14:textId="02061929" w:rsidR="00614D51" w:rsidRPr="00614D51" w:rsidDel="00E27DD8" w:rsidRDefault="00614D51" w:rsidP="00614D51">
            <w:pPr>
              <w:spacing w:after="0"/>
              <w:jc w:val="center"/>
              <w:rPr>
                <w:del w:id="8938" w:author="Della Faille Philippe" w:date="2019-08-09T13:33:00Z"/>
                <w:moveFrom w:id="8939" w:author="Della Faille Philippe" w:date="2019-07-09T17:01:00Z"/>
                <w:rFonts w:ascii="Calibri" w:eastAsia="Times New Roman" w:hAnsi="Calibri" w:cs="Calibri"/>
                <w:color w:val="000000"/>
              </w:rPr>
            </w:pPr>
            <w:moveFrom w:id="8940" w:author="Della Faille Philippe" w:date="2019-07-09T17:01:00Z">
              <w:del w:id="894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25C3B21" w14:textId="7A2873DB" w:rsidR="00614D51" w:rsidRPr="00614D51" w:rsidDel="00E27DD8" w:rsidRDefault="00614D51" w:rsidP="00614D51">
            <w:pPr>
              <w:spacing w:after="0"/>
              <w:jc w:val="center"/>
              <w:rPr>
                <w:del w:id="8942" w:author="Della Faille Philippe" w:date="2019-08-09T13:33:00Z"/>
                <w:moveFrom w:id="8943" w:author="Della Faille Philippe" w:date="2019-07-09T17:01:00Z"/>
                <w:rFonts w:ascii="Calibri" w:eastAsia="Times New Roman" w:hAnsi="Calibri" w:cs="Calibri"/>
                <w:color w:val="000000"/>
              </w:rPr>
            </w:pPr>
            <w:moveFrom w:id="8944" w:author="Della Faille Philippe" w:date="2019-07-09T17:01:00Z">
              <w:del w:id="8945" w:author="Della Faille Philippe" w:date="2019-08-09T13:33:00Z">
                <w:r w:rsidRPr="00614D51" w:rsidDel="00E27DD8">
                  <w:rPr>
                    <w:rFonts w:ascii="Calibri" w:eastAsia="Times New Roman" w:hAnsi="Calibri" w:cs="Calibri"/>
                    <w:color w:val="000000"/>
                  </w:rPr>
                  <w:delText>56</w:delText>
                </w:r>
              </w:del>
            </w:moveFrom>
          </w:p>
        </w:tc>
        <w:tc>
          <w:tcPr>
            <w:tcW w:w="1276" w:type="dxa"/>
            <w:tcBorders>
              <w:top w:val="nil"/>
              <w:left w:val="nil"/>
              <w:bottom w:val="nil"/>
              <w:right w:val="single" w:sz="4" w:space="0" w:color="auto"/>
            </w:tcBorders>
            <w:shd w:val="clear" w:color="000000" w:fill="A9D08E"/>
            <w:noWrap/>
            <w:vAlign w:val="bottom"/>
            <w:hideMark/>
          </w:tcPr>
          <w:p w14:paraId="47552985" w14:textId="5C27DB08" w:rsidR="00614D51" w:rsidRPr="00614D51" w:rsidDel="00E27DD8" w:rsidRDefault="00614D51" w:rsidP="00614D51">
            <w:pPr>
              <w:spacing w:after="0"/>
              <w:jc w:val="center"/>
              <w:rPr>
                <w:del w:id="8946" w:author="Della Faille Philippe" w:date="2019-08-09T13:33:00Z"/>
                <w:moveFrom w:id="8947" w:author="Della Faille Philippe" w:date="2019-07-09T17:01:00Z"/>
                <w:rFonts w:ascii="Calibri" w:eastAsia="Times New Roman" w:hAnsi="Calibri" w:cs="Calibri"/>
                <w:color w:val="000000"/>
              </w:rPr>
            </w:pPr>
            <w:moveFrom w:id="8948" w:author="Della Faille Philippe" w:date="2019-07-09T17:01:00Z">
              <w:del w:id="8949" w:author="Della Faille Philippe" w:date="2019-08-09T13:33:00Z">
                <w:r w:rsidRPr="00614D51" w:rsidDel="00E27DD8">
                  <w:rPr>
                    <w:rFonts w:ascii="Calibri" w:eastAsia="Times New Roman" w:hAnsi="Calibri" w:cs="Calibri"/>
                    <w:color w:val="000000"/>
                  </w:rPr>
                  <w:delText>0x0038</w:delText>
                </w:r>
              </w:del>
            </w:moveFrom>
          </w:p>
        </w:tc>
      </w:tr>
      <w:tr w:rsidR="00614D51" w:rsidRPr="00614D51" w:rsidDel="00E27DD8" w14:paraId="6F385E70" w14:textId="7874F3C2" w:rsidTr="00614D51">
        <w:trPr>
          <w:trHeight w:val="288"/>
          <w:del w:id="8950" w:author="Della Faille Philippe" w:date="2019-08-09T13:33:00Z"/>
        </w:trPr>
        <w:tc>
          <w:tcPr>
            <w:tcW w:w="960" w:type="dxa"/>
            <w:vMerge/>
            <w:tcBorders>
              <w:top w:val="nil"/>
              <w:left w:val="nil"/>
              <w:bottom w:val="nil"/>
              <w:right w:val="nil"/>
            </w:tcBorders>
            <w:vAlign w:val="center"/>
            <w:hideMark/>
          </w:tcPr>
          <w:p w14:paraId="4AD0B495" w14:textId="321CBF06" w:rsidR="00614D51" w:rsidRPr="00614D51" w:rsidDel="00E27DD8" w:rsidRDefault="00614D51" w:rsidP="00614D51">
            <w:pPr>
              <w:spacing w:after="0"/>
              <w:jc w:val="left"/>
              <w:rPr>
                <w:del w:id="8951" w:author="Della Faille Philippe" w:date="2019-08-09T13:33:00Z"/>
                <w:moveFrom w:id="89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3ACA2E7" w14:textId="0CDF0D98" w:rsidR="00614D51" w:rsidRPr="00614D51" w:rsidDel="00E27DD8" w:rsidRDefault="00614D51" w:rsidP="00614D51">
            <w:pPr>
              <w:spacing w:after="0"/>
              <w:jc w:val="left"/>
              <w:rPr>
                <w:del w:id="8953" w:author="Della Faille Philippe" w:date="2019-08-09T13:33:00Z"/>
                <w:moveFrom w:id="8954" w:author="Della Faille Philippe" w:date="2019-07-09T17:01:00Z"/>
                <w:rFonts w:ascii="Calibri" w:eastAsia="Times New Roman" w:hAnsi="Calibri" w:cs="Calibri"/>
                <w:color w:val="000000"/>
              </w:rPr>
            </w:pPr>
            <w:moveFrom w:id="8955" w:author="Della Faille Philippe" w:date="2019-07-09T17:01:00Z">
              <w:del w:id="895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0F24B8A" w14:textId="35A1C82F" w:rsidR="00614D51" w:rsidRPr="00614D51" w:rsidDel="00E27DD8" w:rsidRDefault="00614D51" w:rsidP="00614D51">
            <w:pPr>
              <w:spacing w:after="0"/>
              <w:jc w:val="center"/>
              <w:rPr>
                <w:del w:id="8957" w:author="Della Faille Philippe" w:date="2019-08-09T13:33:00Z"/>
                <w:moveFrom w:id="8958" w:author="Della Faille Philippe" w:date="2019-07-09T17:01:00Z"/>
                <w:rFonts w:ascii="Calibri" w:eastAsia="Times New Roman" w:hAnsi="Calibri" w:cs="Calibri"/>
                <w:color w:val="000000"/>
              </w:rPr>
            </w:pPr>
            <w:moveFrom w:id="8959" w:author="Della Faille Philippe" w:date="2019-07-09T17:01:00Z">
              <w:del w:id="8960" w:author="Della Faille Philippe" w:date="2019-08-09T13:33:00Z">
                <w:r w:rsidRPr="00614D51" w:rsidDel="00E27DD8">
                  <w:rPr>
                    <w:rFonts w:ascii="Calibri" w:eastAsia="Times New Roman" w:hAnsi="Calibri" w:cs="Calibri"/>
                    <w:color w:val="000000"/>
                  </w:rPr>
                  <w:delText>37</w:delText>
                </w:r>
              </w:del>
            </w:moveFrom>
          </w:p>
        </w:tc>
        <w:tc>
          <w:tcPr>
            <w:tcW w:w="2680" w:type="dxa"/>
            <w:tcBorders>
              <w:top w:val="nil"/>
              <w:left w:val="nil"/>
              <w:bottom w:val="nil"/>
              <w:right w:val="nil"/>
            </w:tcBorders>
            <w:shd w:val="clear" w:color="000000" w:fill="A9D08E"/>
            <w:noWrap/>
            <w:vAlign w:val="bottom"/>
            <w:hideMark/>
          </w:tcPr>
          <w:p w14:paraId="7A48BBE1" w14:textId="2635699E" w:rsidR="00614D51" w:rsidRPr="00614D51" w:rsidDel="00E27DD8" w:rsidRDefault="00614D51" w:rsidP="00614D51">
            <w:pPr>
              <w:spacing w:after="0"/>
              <w:jc w:val="left"/>
              <w:rPr>
                <w:del w:id="8961" w:author="Della Faille Philippe" w:date="2019-08-09T13:33:00Z"/>
                <w:moveFrom w:id="8962" w:author="Della Faille Philippe" w:date="2019-07-09T17:01:00Z"/>
                <w:rFonts w:ascii="Calibri" w:eastAsia="Times New Roman" w:hAnsi="Calibri" w:cs="Calibri"/>
                <w:color w:val="000000"/>
              </w:rPr>
            </w:pPr>
            <w:moveFrom w:id="8963" w:author="Della Faille Philippe" w:date="2019-07-09T17:01:00Z">
              <w:del w:id="8964" w:author="Della Faille Philippe" w:date="2019-08-09T13:33:00Z">
                <w:r w:rsidRPr="00614D51" w:rsidDel="00E27DD8">
                  <w:rPr>
                    <w:rFonts w:ascii="Calibri" w:eastAsia="Times New Roman" w:hAnsi="Calibri" w:cs="Calibri"/>
                    <w:color w:val="000000"/>
                  </w:rPr>
                  <w:delText>trip counter P1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35CA345" w14:textId="26D9C8DB" w:rsidR="00614D51" w:rsidRPr="00614D51" w:rsidDel="00E27DD8" w:rsidRDefault="00614D51" w:rsidP="00614D51">
            <w:pPr>
              <w:spacing w:after="0"/>
              <w:jc w:val="center"/>
              <w:rPr>
                <w:del w:id="8965" w:author="Della Faille Philippe" w:date="2019-08-09T13:33:00Z"/>
                <w:moveFrom w:id="8966" w:author="Della Faille Philippe" w:date="2019-07-09T17:01:00Z"/>
                <w:rFonts w:ascii="Calibri" w:eastAsia="Times New Roman" w:hAnsi="Calibri" w:cs="Calibri"/>
                <w:color w:val="000000"/>
              </w:rPr>
            </w:pPr>
            <w:moveFrom w:id="8967" w:author="Della Faille Philippe" w:date="2019-07-09T17:01:00Z">
              <w:del w:id="8968"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3F063B6" w14:textId="3E9C7CB3" w:rsidR="00614D51" w:rsidRPr="00614D51" w:rsidDel="00E27DD8" w:rsidRDefault="00614D51" w:rsidP="00614D51">
            <w:pPr>
              <w:spacing w:after="0"/>
              <w:jc w:val="center"/>
              <w:rPr>
                <w:del w:id="8969" w:author="Della Faille Philippe" w:date="2019-08-09T13:33:00Z"/>
                <w:moveFrom w:id="8970" w:author="Della Faille Philippe" w:date="2019-07-09T17:01:00Z"/>
                <w:rFonts w:ascii="Calibri" w:eastAsia="Times New Roman" w:hAnsi="Calibri" w:cs="Calibri"/>
                <w:color w:val="000000"/>
              </w:rPr>
            </w:pPr>
            <w:moveFrom w:id="8971" w:author="Della Faille Philippe" w:date="2019-07-09T17:01:00Z">
              <w:del w:id="897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582E0832" w14:textId="1060B022" w:rsidR="00614D51" w:rsidRPr="00614D51" w:rsidDel="00E27DD8" w:rsidRDefault="00614D51" w:rsidP="00614D51">
            <w:pPr>
              <w:spacing w:after="0"/>
              <w:jc w:val="center"/>
              <w:rPr>
                <w:del w:id="8973" w:author="Della Faille Philippe" w:date="2019-08-09T13:33:00Z"/>
                <w:moveFrom w:id="8974" w:author="Della Faille Philippe" w:date="2019-07-09T17:01:00Z"/>
                <w:rFonts w:ascii="Calibri" w:eastAsia="Times New Roman" w:hAnsi="Calibri" w:cs="Calibri"/>
                <w:color w:val="000000"/>
              </w:rPr>
            </w:pPr>
            <w:moveFrom w:id="8975" w:author="Della Faille Philippe" w:date="2019-07-09T17:01:00Z">
              <w:del w:id="897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78FD4026" w14:textId="2573E519" w:rsidR="00614D51" w:rsidRPr="00614D51" w:rsidDel="00E27DD8" w:rsidRDefault="00614D51" w:rsidP="00614D51">
            <w:pPr>
              <w:spacing w:after="0"/>
              <w:jc w:val="center"/>
              <w:rPr>
                <w:del w:id="8977" w:author="Della Faille Philippe" w:date="2019-08-09T13:33:00Z"/>
                <w:moveFrom w:id="8978" w:author="Della Faille Philippe" w:date="2019-07-09T17:01:00Z"/>
                <w:rFonts w:ascii="Calibri" w:eastAsia="Times New Roman" w:hAnsi="Calibri" w:cs="Calibri"/>
                <w:color w:val="000000"/>
              </w:rPr>
            </w:pPr>
            <w:moveFrom w:id="8979" w:author="Della Faille Philippe" w:date="2019-07-09T17:01:00Z">
              <w:del w:id="8980" w:author="Della Faille Philippe" w:date="2019-08-09T13:33:00Z">
                <w:r w:rsidRPr="00614D51" w:rsidDel="00E27DD8">
                  <w:rPr>
                    <w:rFonts w:ascii="Calibri" w:eastAsia="Times New Roman" w:hAnsi="Calibri" w:cs="Calibri"/>
                    <w:color w:val="000000"/>
                  </w:rPr>
                  <w:delText>58</w:delText>
                </w:r>
              </w:del>
            </w:moveFrom>
          </w:p>
        </w:tc>
        <w:tc>
          <w:tcPr>
            <w:tcW w:w="1276" w:type="dxa"/>
            <w:tcBorders>
              <w:top w:val="nil"/>
              <w:left w:val="nil"/>
              <w:bottom w:val="nil"/>
              <w:right w:val="single" w:sz="4" w:space="0" w:color="auto"/>
            </w:tcBorders>
            <w:shd w:val="clear" w:color="000000" w:fill="A9D08E"/>
            <w:noWrap/>
            <w:vAlign w:val="bottom"/>
            <w:hideMark/>
          </w:tcPr>
          <w:p w14:paraId="2692F7C7" w14:textId="395E79D7" w:rsidR="00614D51" w:rsidRPr="00614D51" w:rsidDel="00E27DD8" w:rsidRDefault="00614D51" w:rsidP="00614D51">
            <w:pPr>
              <w:spacing w:after="0"/>
              <w:jc w:val="center"/>
              <w:rPr>
                <w:del w:id="8981" w:author="Della Faille Philippe" w:date="2019-08-09T13:33:00Z"/>
                <w:moveFrom w:id="8982" w:author="Della Faille Philippe" w:date="2019-07-09T17:01:00Z"/>
                <w:rFonts w:ascii="Calibri" w:eastAsia="Times New Roman" w:hAnsi="Calibri" w:cs="Calibri"/>
                <w:color w:val="000000"/>
              </w:rPr>
            </w:pPr>
            <w:moveFrom w:id="8983" w:author="Della Faille Philippe" w:date="2019-07-09T17:01:00Z">
              <w:del w:id="8984" w:author="Della Faille Philippe" w:date="2019-08-09T13:33:00Z">
                <w:r w:rsidRPr="00614D51" w:rsidDel="00E27DD8">
                  <w:rPr>
                    <w:rFonts w:ascii="Calibri" w:eastAsia="Times New Roman" w:hAnsi="Calibri" w:cs="Calibri"/>
                    <w:color w:val="000000"/>
                  </w:rPr>
                  <w:delText>0x003A</w:delText>
                </w:r>
              </w:del>
            </w:moveFrom>
          </w:p>
        </w:tc>
      </w:tr>
      <w:tr w:rsidR="00614D51" w:rsidRPr="00614D51" w:rsidDel="00E27DD8" w14:paraId="727CB4D8" w14:textId="468B8901" w:rsidTr="00614D51">
        <w:trPr>
          <w:trHeight w:val="288"/>
          <w:del w:id="8985" w:author="Della Faille Philippe" w:date="2019-08-09T13:33:00Z"/>
        </w:trPr>
        <w:tc>
          <w:tcPr>
            <w:tcW w:w="960" w:type="dxa"/>
            <w:vMerge/>
            <w:tcBorders>
              <w:top w:val="nil"/>
              <w:left w:val="nil"/>
              <w:bottom w:val="nil"/>
              <w:right w:val="nil"/>
            </w:tcBorders>
            <w:vAlign w:val="center"/>
            <w:hideMark/>
          </w:tcPr>
          <w:p w14:paraId="608BE406" w14:textId="39B864B2" w:rsidR="00614D51" w:rsidRPr="00614D51" w:rsidDel="00E27DD8" w:rsidRDefault="00614D51" w:rsidP="00614D51">
            <w:pPr>
              <w:spacing w:after="0"/>
              <w:jc w:val="left"/>
              <w:rPr>
                <w:del w:id="8986" w:author="Della Faille Philippe" w:date="2019-08-09T13:33:00Z"/>
                <w:moveFrom w:id="89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1B7A566" w14:textId="630EFA28" w:rsidR="00614D51" w:rsidRPr="00614D51" w:rsidDel="00E27DD8" w:rsidRDefault="00614D51" w:rsidP="00614D51">
            <w:pPr>
              <w:spacing w:after="0"/>
              <w:jc w:val="left"/>
              <w:rPr>
                <w:del w:id="8988" w:author="Della Faille Philippe" w:date="2019-08-09T13:33:00Z"/>
                <w:moveFrom w:id="8989" w:author="Della Faille Philippe" w:date="2019-07-09T17:01:00Z"/>
                <w:rFonts w:ascii="Calibri" w:eastAsia="Times New Roman" w:hAnsi="Calibri" w:cs="Calibri"/>
                <w:color w:val="000000"/>
              </w:rPr>
            </w:pPr>
            <w:moveFrom w:id="8990" w:author="Della Faille Philippe" w:date="2019-07-09T17:01:00Z">
              <w:del w:id="899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D51377C" w14:textId="1DA49325" w:rsidR="00614D51" w:rsidRPr="00614D51" w:rsidDel="00E27DD8" w:rsidRDefault="00614D51" w:rsidP="00614D51">
            <w:pPr>
              <w:spacing w:after="0"/>
              <w:jc w:val="center"/>
              <w:rPr>
                <w:del w:id="8992" w:author="Della Faille Philippe" w:date="2019-08-09T13:33:00Z"/>
                <w:moveFrom w:id="8993" w:author="Della Faille Philippe" w:date="2019-07-09T17:01:00Z"/>
                <w:rFonts w:ascii="Calibri" w:eastAsia="Times New Roman" w:hAnsi="Calibri" w:cs="Calibri"/>
                <w:color w:val="000000"/>
              </w:rPr>
            </w:pPr>
            <w:moveFrom w:id="8994" w:author="Della Faille Philippe" w:date="2019-07-09T17:01:00Z">
              <w:del w:id="8995" w:author="Della Faille Philippe" w:date="2019-08-09T13:33:00Z">
                <w:r w:rsidRPr="00614D51" w:rsidDel="00E27DD8">
                  <w:rPr>
                    <w:rFonts w:ascii="Calibri" w:eastAsia="Times New Roman" w:hAnsi="Calibri" w:cs="Calibri"/>
                    <w:color w:val="000000"/>
                  </w:rPr>
                  <w:delText>38</w:delText>
                </w:r>
              </w:del>
            </w:moveFrom>
          </w:p>
        </w:tc>
        <w:tc>
          <w:tcPr>
            <w:tcW w:w="2680" w:type="dxa"/>
            <w:tcBorders>
              <w:top w:val="nil"/>
              <w:left w:val="nil"/>
              <w:bottom w:val="nil"/>
              <w:right w:val="nil"/>
            </w:tcBorders>
            <w:shd w:val="clear" w:color="000000" w:fill="A9D08E"/>
            <w:noWrap/>
            <w:vAlign w:val="bottom"/>
            <w:hideMark/>
          </w:tcPr>
          <w:p w14:paraId="1FCA6C96" w14:textId="1B66A72A" w:rsidR="00614D51" w:rsidRPr="00614D51" w:rsidDel="00E27DD8" w:rsidRDefault="00614D51" w:rsidP="00614D51">
            <w:pPr>
              <w:spacing w:after="0"/>
              <w:jc w:val="left"/>
              <w:rPr>
                <w:del w:id="8996" w:author="Della Faille Philippe" w:date="2019-08-09T13:33:00Z"/>
                <w:moveFrom w:id="8997" w:author="Della Faille Philippe" w:date="2019-07-09T17:01:00Z"/>
                <w:rFonts w:ascii="Calibri" w:eastAsia="Times New Roman" w:hAnsi="Calibri" w:cs="Calibri"/>
                <w:color w:val="000000"/>
              </w:rPr>
            </w:pPr>
            <w:moveFrom w:id="8998" w:author="Della Faille Philippe" w:date="2019-07-09T17:01:00Z">
              <w:del w:id="8999" w:author="Della Faille Philippe" w:date="2019-08-09T13:33:00Z">
                <w:r w:rsidRPr="00614D51" w:rsidDel="00E27DD8">
                  <w:rPr>
                    <w:rFonts w:ascii="Calibri" w:eastAsia="Times New Roman" w:hAnsi="Calibri" w:cs="Calibri"/>
                    <w:color w:val="000000"/>
                  </w:rPr>
                  <w:delText>trip counter P2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3B4767B" w14:textId="2A67CECC" w:rsidR="00614D51" w:rsidRPr="00614D51" w:rsidDel="00E27DD8" w:rsidRDefault="00614D51" w:rsidP="00614D51">
            <w:pPr>
              <w:spacing w:after="0"/>
              <w:jc w:val="center"/>
              <w:rPr>
                <w:del w:id="9000" w:author="Della Faille Philippe" w:date="2019-08-09T13:33:00Z"/>
                <w:moveFrom w:id="9001" w:author="Della Faille Philippe" w:date="2019-07-09T17:01:00Z"/>
                <w:rFonts w:ascii="Calibri" w:eastAsia="Times New Roman" w:hAnsi="Calibri" w:cs="Calibri"/>
                <w:color w:val="000000"/>
              </w:rPr>
            </w:pPr>
            <w:moveFrom w:id="9002" w:author="Della Faille Philippe" w:date="2019-07-09T17:01:00Z">
              <w:del w:id="9003"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D322B2B" w14:textId="08034BE8" w:rsidR="00614D51" w:rsidRPr="00614D51" w:rsidDel="00E27DD8" w:rsidRDefault="00614D51" w:rsidP="00614D51">
            <w:pPr>
              <w:spacing w:after="0"/>
              <w:jc w:val="center"/>
              <w:rPr>
                <w:del w:id="9004" w:author="Della Faille Philippe" w:date="2019-08-09T13:33:00Z"/>
                <w:moveFrom w:id="9005" w:author="Della Faille Philippe" w:date="2019-07-09T17:01:00Z"/>
                <w:rFonts w:ascii="Calibri" w:eastAsia="Times New Roman" w:hAnsi="Calibri" w:cs="Calibri"/>
                <w:color w:val="000000"/>
              </w:rPr>
            </w:pPr>
            <w:moveFrom w:id="9006" w:author="Della Faille Philippe" w:date="2019-07-09T17:01:00Z">
              <w:del w:id="900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78AEEC55" w14:textId="36D2ED75" w:rsidR="00614D51" w:rsidRPr="00614D51" w:rsidDel="00E27DD8" w:rsidRDefault="00614D51" w:rsidP="00614D51">
            <w:pPr>
              <w:spacing w:after="0"/>
              <w:jc w:val="center"/>
              <w:rPr>
                <w:del w:id="9008" w:author="Della Faille Philippe" w:date="2019-08-09T13:33:00Z"/>
                <w:moveFrom w:id="9009" w:author="Della Faille Philippe" w:date="2019-07-09T17:01:00Z"/>
                <w:rFonts w:ascii="Calibri" w:eastAsia="Times New Roman" w:hAnsi="Calibri" w:cs="Calibri"/>
                <w:color w:val="000000"/>
              </w:rPr>
            </w:pPr>
            <w:moveFrom w:id="9010" w:author="Della Faille Philippe" w:date="2019-07-09T17:01:00Z">
              <w:del w:id="901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69AD5F4E" w14:textId="0E1F894D" w:rsidR="00614D51" w:rsidRPr="00614D51" w:rsidDel="00E27DD8" w:rsidRDefault="00614D51" w:rsidP="00614D51">
            <w:pPr>
              <w:spacing w:after="0"/>
              <w:jc w:val="center"/>
              <w:rPr>
                <w:del w:id="9012" w:author="Della Faille Philippe" w:date="2019-08-09T13:33:00Z"/>
                <w:moveFrom w:id="9013" w:author="Della Faille Philippe" w:date="2019-07-09T17:01:00Z"/>
                <w:rFonts w:ascii="Calibri" w:eastAsia="Times New Roman" w:hAnsi="Calibri" w:cs="Calibri"/>
                <w:color w:val="000000"/>
              </w:rPr>
            </w:pPr>
            <w:moveFrom w:id="9014" w:author="Della Faille Philippe" w:date="2019-07-09T17:01:00Z">
              <w:del w:id="9015" w:author="Della Faille Philippe" w:date="2019-08-09T13:33:00Z">
                <w:r w:rsidRPr="00614D51" w:rsidDel="00E27DD8">
                  <w:rPr>
                    <w:rFonts w:ascii="Calibri" w:eastAsia="Times New Roman" w:hAnsi="Calibri" w:cs="Calibri"/>
                    <w:color w:val="000000"/>
                  </w:rPr>
                  <w:delText>59</w:delText>
                </w:r>
              </w:del>
            </w:moveFrom>
          </w:p>
        </w:tc>
        <w:tc>
          <w:tcPr>
            <w:tcW w:w="1276" w:type="dxa"/>
            <w:tcBorders>
              <w:top w:val="nil"/>
              <w:left w:val="nil"/>
              <w:bottom w:val="nil"/>
              <w:right w:val="single" w:sz="4" w:space="0" w:color="auto"/>
            </w:tcBorders>
            <w:shd w:val="clear" w:color="000000" w:fill="A9D08E"/>
            <w:noWrap/>
            <w:vAlign w:val="bottom"/>
            <w:hideMark/>
          </w:tcPr>
          <w:p w14:paraId="3B2E18DD" w14:textId="205DB8E9" w:rsidR="00614D51" w:rsidRPr="00614D51" w:rsidDel="00E27DD8" w:rsidRDefault="00614D51" w:rsidP="00614D51">
            <w:pPr>
              <w:spacing w:after="0"/>
              <w:jc w:val="center"/>
              <w:rPr>
                <w:del w:id="9016" w:author="Della Faille Philippe" w:date="2019-08-09T13:33:00Z"/>
                <w:moveFrom w:id="9017" w:author="Della Faille Philippe" w:date="2019-07-09T17:01:00Z"/>
                <w:rFonts w:ascii="Calibri" w:eastAsia="Times New Roman" w:hAnsi="Calibri" w:cs="Calibri"/>
                <w:color w:val="000000"/>
              </w:rPr>
            </w:pPr>
            <w:moveFrom w:id="9018" w:author="Della Faille Philippe" w:date="2019-07-09T17:01:00Z">
              <w:del w:id="9019" w:author="Della Faille Philippe" w:date="2019-08-09T13:33:00Z">
                <w:r w:rsidRPr="00614D51" w:rsidDel="00E27DD8">
                  <w:rPr>
                    <w:rFonts w:ascii="Calibri" w:eastAsia="Times New Roman" w:hAnsi="Calibri" w:cs="Calibri"/>
                    <w:color w:val="000000"/>
                  </w:rPr>
                  <w:delText>0x003B</w:delText>
                </w:r>
              </w:del>
            </w:moveFrom>
          </w:p>
        </w:tc>
      </w:tr>
      <w:tr w:rsidR="00614D51" w:rsidRPr="00614D51" w:rsidDel="00E27DD8" w14:paraId="14A261F2" w14:textId="3D74317F" w:rsidTr="00614D51">
        <w:trPr>
          <w:trHeight w:val="288"/>
          <w:del w:id="9020" w:author="Della Faille Philippe" w:date="2019-08-09T13:33:00Z"/>
        </w:trPr>
        <w:tc>
          <w:tcPr>
            <w:tcW w:w="960" w:type="dxa"/>
            <w:vMerge/>
            <w:tcBorders>
              <w:top w:val="nil"/>
              <w:left w:val="nil"/>
              <w:bottom w:val="nil"/>
              <w:right w:val="nil"/>
            </w:tcBorders>
            <w:vAlign w:val="center"/>
            <w:hideMark/>
          </w:tcPr>
          <w:p w14:paraId="3532A526" w14:textId="7213B457" w:rsidR="00614D51" w:rsidRPr="00614D51" w:rsidDel="00E27DD8" w:rsidRDefault="00614D51" w:rsidP="00614D51">
            <w:pPr>
              <w:spacing w:after="0"/>
              <w:jc w:val="left"/>
              <w:rPr>
                <w:del w:id="9021" w:author="Della Faille Philippe" w:date="2019-08-09T13:33:00Z"/>
                <w:moveFrom w:id="90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2F6852F" w14:textId="39DAB561" w:rsidR="00614D51" w:rsidRPr="00614D51" w:rsidDel="00E27DD8" w:rsidRDefault="00614D51" w:rsidP="00614D51">
            <w:pPr>
              <w:spacing w:after="0"/>
              <w:jc w:val="left"/>
              <w:rPr>
                <w:del w:id="9023" w:author="Della Faille Philippe" w:date="2019-08-09T13:33:00Z"/>
                <w:moveFrom w:id="9024" w:author="Della Faille Philippe" w:date="2019-07-09T17:01:00Z"/>
                <w:rFonts w:ascii="Calibri" w:eastAsia="Times New Roman" w:hAnsi="Calibri" w:cs="Calibri"/>
                <w:color w:val="000000"/>
              </w:rPr>
            </w:pPr>
            <w:moveFrom w:id="9025" w:author="Della Faille Philippe" w:date="2019-07-09T17:01:00Z">
              <w:del w:id="902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66048DE" w14:textId="723C39E3" w:rsidR="00614D51" w:rsidRPr="00614D51" w:rsidDel="00E27DD8" w:rsidRDefault="00614D51" w:rsidP="00614D51">
            <w:pPr>
              <w:spacing w:after="0"/>
              <w:jc w:val="center"/>
              <w:rPr>
                <w:del w:id="9027" w:author="Della Faille Philippe" w:date="2019-08-09T13:33:00Z"/>
                <w:moveFrom w:id="9028" w:author="Della Faille Philippe" w:date="2019-07-09T17:01:00Z"/>
                <w:rFonts w:ascii="Calibri" w:eastAsia="Times New Roman" w:hAnsi="Calibri" w:cs="Calibri"/>
                <w:color w:val="000000"/>
              </w:rPr>
            </w:pPr>
            <w:moveFrom w:id="9029" w:author="Della Faille Philippe" w:date="2019-07-09T17:01:00Z">
              <w:del w:id="9030" w:author="Della Faille Philippe" w:date="2019-08-09T13:33:00Z">
                <w:r w:rsidRPr="00614D51" w:rsidDel="00E27DD8">
                  <w:rPr>
                    <w:rFonts w:ascii="Calibri" w:eastAsia="Times New Roman" w:hAnsi="Calibri" w:cs="Calibri"/>
                    <w:color w:val="000000"/>
                  </w:rPr>
                  <w:delText>39</w:delText>
                </w:r>
              </w:del>
            </w:moveFrom>
          </w:p>
        </w:tc>
        <w:tc>
          <w:tcPr>
            <w:tcW w:w="2680" w:type="dxa"/>
            <w:tcBorders>
              <w:top w:val="nil"/>
              <w:left w:val="nil"/>
              <w:bottom w:val="nil"/>
              <w:right w:val="nil"/>
            </w:tcBorders>
            <w:shd w:val="clear" w:color="000000" w:fill="A9D08E"/>
            <w:noWrap/>
            <w:vAlign w:val="bottom"/>
            <w:hideMark/>
          </w:tcPr>
          <w:p w14:paraId="66D862F5" w14:textId="20AFCF38" w:rsidR="00614D51" w:rsidRPr="00614D51" w:rsidDel="00E27DD8" w:rsidRDefault="00614D51" w:rsidP="00614D51">
            <w:pPr>
              <w:spacing w:after="0"/>
              <w:jc w:val="left"/>
              <w:rPr>
                <w:del w:id="9031" w:author="Della Faille Philippe" w:date="2019-08-09T13:33:00Z"/>
                <w:moveFrom w:id="9032" w:author="Della Faille Philippe" w:date="2019-07-09T17:01:00Z"/>
                <w:rFonts w:ascii="Calibri" w:eastAsia="Times New Roman" w:hAnsi="Calibri" w:cs="Calibri"/>
                <w:color w:val="000000"/>
              </w:rPr>
            </w:pPr>
            <w:moveFrom w:id="9033" w:author="Della Faille Philippe" w:date="2019-07-09T17:01:00Z">
              <w:del w:id="9034" w:author="Della Faille Philippe" w:date="2019-08-09T13:33:00Z">
                <w:r w:rsidRPr="00614D51" w:rsidDel="00E27DD8">
                  <w:rPr>
                    <w:rFonts w:ascii="Calibri" w:eastAsia="Times New Roman" w:hAnsi="Calibri" w:cs="Calibri"/>
                    <w:color w:val="000000"/>
                  </w:rPr>
                  <w:delText>trip counter P3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6594A04" w14:textId="7E0D1E90" w:rsidR="00614D51" w:rsidRPr="00614D51" w:rsidDel="00E27DD8" w:rsidRDefault="00614D51" w:rsidP="00614D51">
            <w:pPr>
              <w:spacing w:after="0"/>
              <w:jc w:val="center"/>
              <w:rPr>
                <w:del w:id="9035" w:author="Della Faille Philippe" w:date="2019-08-09T13:33:00Z"/>
                <w:moveFrom w:id="9036" w:author="Della Faille Philippe" w:date="2019-07-09T17:01:00Z"/>
                <w:rFonts w:ascii="Calibri" w:eastAsia="Times New Roman" w:hAnsi="Calibri" w:cs="Calibri"/>
                <w:color w:val="000000"/>
              </w:rPr>
            </w:pPr>
            <w:moveFrom w:id="9037" w:author="Della Faille Philippe" w:date="2019-07-09T17:01:00Z">
              <w:del w:id="9038"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A793C56" w14:textId="23BBB8E0" w:rsidR="00614D51" w:rsidRPr="00614D51" w:rsidDel="00E27DD8" w:rsidRDefault="00614D51" w:rsidP="00614D51">
            <w:pPr>
              <w:spacing w:after="0"/>
              <w:jc w:val="center"/>
              <w:rPr>
                <w:del w:id="9039" w:author="Della Faille Philippe" w:date="2019-08-09T13:33:00Z"/>
                <w:moveFrom w:id="9040" w:author="Della Faille Philippe" w:date="2019-07-09T17:01:00Z"/>
                <w:rFonts w:ascii="Calibri" w:eastAsia="Times New Roman" w:hAnsi="Calibri" w:cs="Calibri"/>
                <w:color w:val="000000"/>
              </w:rPr>
            </w:pPr>
            <w:moveFrom w:id="9041" w:author="Della Faille Philippe" w:date="2019-07-09T17:01:00Z">
              <w:del w:id="904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180CBAFC" w14:textId="48AE2D94" w:rsidR="00614D51" w:rsidRPr="00614D51" w:rsidDel="00E27DD8" w:rsidRDefault="00614D51" w:rsidP="00614D51">
            <w:pPr>
              <w:spacing w:after="0"/>
              <w:jc w:val="center"/>
              <w:rPr>
                <w:del w:id="9043" w:author="Della Faille Philippe" w:date="2019-08-09T13:33:00Z"/>
                <w:moveFrom w:id="9044" w:author="Della Faille Philippe" w:date="2019-07-09T17:01:00Z"/>
                <w:rFonts w:ascii="Calibri" w:eastAsia="Times New Roman" w:hAnsi="Calibri" w:cs="Calibri"/>
                <w:color w:val="000000"/>
              </w:rPr>
            </w:pPr>
            <w:moveFrom w:id="9045" w:author="Della Faille Philippe" w:date="2019-07-09T17:01:00Z">
              <w:del w:id="904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3B6E263F" w14:textId="66BF1683" w:rsidR="00614D51" w:rsidRPr="00614D51" w:rsidDel="00E27DD8" w:rsidRDefault="00614D51" w:rsidP="00614D51">
            <w:pPr>
              <w:spacing w:after="0"/>
              <w:jc w:val="center"/>
              <w:rPr>
                <w:del w:id="9047" w:author="Della Faille Philippe" w:date="2019-08-09T13:33:00Z"/>
                <w:moveFrom w:id="9048" w:author="Della Faille Philippe" w:date="2019-07-09T17:01:00Z"/>
                <w:rFonts w:ascii="Calibri" w:eastAsia="Times New Roman" w:hAnsi="Calibri" w:cs="Calibri"/>
                <w:color w:val="000000"/>
              </w:rPr>
            </w:pPr>
            <w:moveFrom w:id="9049" w:author="Della Faille Philippe" w:date="2019-07-09T17:01:00Z">
              <w:del w:id="9050" w:author="Della Faille Philippe" w:date="2019-08-09T13:33:00Z">
                <w:r w:rsidRPr="00614D51" w:rsidDel="00E27DD8">
                  <w:rPr>
                    <w:rFonts w:ascii="Calibri" w:eastAsia="Times New Roman" w:hAnsi="Calibri" w:cs="Calibri"/>
                    <w:color w:val="000000"/>
                  </w:rPr>
                  <w:delText>60</w:delText>
                </w:r>
              </w:del>
            </w:moveFrom>
          </w:p>
        </w:tc>
        <w:tc>
          <w:tcPr>
            <w:tcW w:w="1276" w:type="dxa"/>
            <w:tcBorders>
              <w:top w:val="nil"/>
              <w:left w:val="nil"/>
              <w:bottom w:val="nil"/>
              <w:right w:val="single" w:sz="4" w:space="0" w:color="auto"/>
            </w:tcBorders>
            <w:shd w:val="clear" w:color="000000" w:fill="A9D08E"/>
            <w:noWrap/>
            <w:vAlign w:val="bottom"/>
            <w:hideMark/>
          </w:tcPr>
          <w:p w14:paraId="0BBE0A6B" w14:textId="72583849" w:rsidR="00614D51" w:rsidRPr="00614D51" w:rsidDel="00E27DD8" w:rsidRDefault="00614D51" w:rsidP="00614D51">
            <w:pPr>
              <w:spacing w:after="0"/>
              <w:jc w:val="center"/>
              <w:rPr>
                <w:del w:id="9051" w:author="Della Faille Philippe" w:date="2019-08-09T13:33:00Z"/>
                <w:moveFrom w:id="9052" w:author="Della Faille Philippe" w:date="2019-07-09T17:01:00Z"/>
                <w:rFonts w:ascii="Calibri" w:eastAsia="Times New Roman" w:hAnsi="Calibri" w:cs="Calibri"/>
                <w:color w:val="000000"/>
              </w:rPr>
            </w:pPr>
            <w:moveFrom w:id="9053" w:author="Della Faille Philippe" w:date="2019-07-09T17:01:00Z">
              <w:del w:id="9054" w:author="Della Faille Philippe" w:date="2019-08-09T13:33:00Z">
                <w:r w:rsidRPr="00614D51" w:rsidDel="00E27DD8">
                  <w:rPr>
                    <w:rFonts w:ascii="Calibri" w:eastAsia="Times New Roman" w:hAnsi="Calibri" w:cs="Calibri"/>
                    <w:color w:val="000000"/>
                  </w:rPr>
                  <w:delText>0x003C</w:delText>
                </w:r>
              </w:del>
            </w:moveFrom>
          </w:p>
        </w:tc>
      </w:tr>
      <w:tr w:rsidR="00614D51" w:rsidRPr="00614D51" w:rsidDel="00E27DD8" w14:paraId="0F7BA6DB" w14:textId="115BCD15" w:rsidTr="00614D51">
        <w:trPr>
          <w:trHeight w:val="288"/>
          <w:del w:id="9055" w:author="Della Faille Philippe" w:date="2019-08-09T13:33:00Z"/>
        </w:trPr>
        <w:tc>
          <w:tcPr>
            <w:tcW w:w="960" w:type="dxa"/>
            <w:vMerge/>
            <w:tcBorders>
              <w:top w:val="nil"/>
              <w:left w:val="nil"/>
              <w:bottom w:val="nil"/>
              <w:right w:val="nil"/>
            </w:tcBorders>
            <w:vAlign w:val="center"/>
            <w:hideMark/>
          </w:tcPr>
          <w:p w14:paraId="349447CC" w14:textId="2D9B9B0C" w:rsidR="00614D51" w:rsidRPr="00614D51" w:rsidDel="00E27DD8" w:rsidRDefault="00614D51" w:rsidP="00614D51">
            <w:pPr>
              <w:spacing w:after="0"/>
              <w:jc w:val="left"/>
              <w:rPr>
                <w:del w:id="9056" w:author="Della Faille Philippe" w:date="2019-08-09T13:33:00Z"/>
                <w:moveFrom w:id="90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7933081" w14:textId="6E9B7A3E" w:rsidR="00614D51" w:rsidRPr="00614D51" w:rsidDel="00E27DD8" w:rsidRDefault="00614D51" w:rsidP="00614D51">
            <w:pPr>
              <w:spacing w:after="0"/>
              <w:jc w:val="left"/>
              <w:rPr>
                <w:del w:id="9058" w:author="Della Faille Philippe" w:date="2019-08-09T13:33:00Z"/>
                <w:moveFrom w:id="9059" w:author="Della Faille Philippe" w:date="2019-07-09T17:01:00Z"/>
                <w:rFonts w:ascii="Calibri" w:eastAsia="Times New Roman" w:hAnsi="Calibri" w:cs="Calibri"/>
                <w:color w:val="000000"/>
              </w:rPr>
            </w:pPr>
            <w:moveFrom w:id="9060" w:author="Della Faille Philippe" w:date="2019-07-09T17:01:00Z">
              <w:del w:id="906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4B8A513" w14:textId="68F4F6CB" w:rsidR="00614D51" w:rsidRPr="00614D51" w:rsidDel="00E27DD8" w:rsidRDefault="00614D51" w:rsidP="00614D51">
            <w:pPr>
              <w:spacing w:after="0"/>
              <w:jc w:val="center"/>
              <w:rPr>
                <w:del w:id="9062" w:author="Della Faille Philippe" w:date="2019-08-09T13:33:00Z"/>
                <w:moveFrom w:id="9063" w:author="Della Faille Philippe" w:date="2019-07-09T17:01:00Z"/>
                <w:rFonts w:ascii="Calibri" w:eastAsia="Times New Roman" w:hAnsi="Calibri" w:cs="Calibri"/>
                <w:color w:val="000000"/>
              </w:rPr>
            </w:pPr>
            <w:moveFrom w:id="9064" w:author="Della Faille Philippe" w:date="2019-07-09T17:01:00Z">
              <w:del w:id="9065" w:author="Della Faille Philippe" w:date="2019-08-09T13:33:00Z">
                <w:r w:rsidRPr="00614D51" w:rsidDel="00E27DD8">
                  <w:rPr>
                    <w:rFonts w:ascii="Calibri" w:eastAsia="Times New Roman" w:hAnsi="Calibri" w:cs="Calibri"/>
                    <w:color w:val="000000"/>
                  </w:rPr>
                  <w:delText>40</w:delText>
                </w:r>
              </w:del>
            </w:moveFrom>
          </w:p>
        </w:tc>
        <w:tc>
          <w:tcPr>
            <w:tcW w:w="2680" w:type="dxa"/>
            <w:tcBorders>
              <w:top w:val="nil"/>
              <w:left w:val="nil"/>
              <w:bottom w:val="nil"/>
              <w:right w:val="nil"/>
            </w:tcBorders>
            <w:shd w:val="clear" w:color="000000" w:fill="A9D08E"/>
            <w:noWrap/>
            <w:vAlign w:val="bottom"/>
            <w:hideMark/>
          </w:tcPr>
          <w:p w14:paraId="5AA18612" w14:textId="3711695B" w:rsidR="00614D51" w:rsidRPr="00614D51" w:rsidDel="00E27DD8" w:rsidRDefault="00614D51" w:rsidP="00614D51">
            <w:pPr>
              <w:spacing w:after="0"/>
              <w:jc w:val="left"/>
              <w:rPr>
                <w:del w:id="9066" w:author="Della Faille Philippe" w:date="2019-08-09T13:33:00Z"/>
                <w:moveFrom w:id="9067" w:author="Della Faille Philippe" w:date="2019-07-09T17:01:00Z"/>
                <w:rFonts w:ascii="Calibri" w:eastAsia="Times New Roman" w:hAnsi="Calibri" w:cs="Calibri"/>
                <w:color w:val="000000"/>
              </w:rPr>
            </w:pPr>
            <w:moveFrom w:id="9068" w:author="Della Faille Philippe" w:date="2019-07-09T17:01:00Z">
              <w:del w:id="9069" w:author="Della Faille Philippe" w:date="2019-08-09T13:33:00Z">
                <w:r w:rsidRPr="00614D51" w:rsidDel="00E27DD8">
                  <w:rPr>
                    <w:rFonts w:ascii="Calibri" w:eastAsia="Times New Roman" w:hAnsi="Calibri" w:cs="Calibri"/>
                    <w:color w:val="000000"/>
                  </w:rPr>
                  <w:delText>trip counter P4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1A134EA" w14:textId="503BA82A" w:rsidR="00614D51" w:rsidRPr="00614D51" w:rsidDel="00E27DD8" w:rsidRDefault="00614D51" w:rsidP="00614D51">
            <w:pPr>
              <w:spacing w:after="0"/>
              <w:jc w:val="center"/>
              <w:rPr>
                <w:del w:id="9070" w:author="Della Faille Philippe" w:date="2019-08-09T13:33:00Z"/>
                <w:moveFrom w:id="9071" w:author="Della Faille Philippe" w:date="2019-07-09T17:01:00Z"/>
                <w:rFonts w:ascii="Calibri" w:eastAsia="Times New Roman" w:hAnsi="Calibri" w:cs="Calibri"/>
                <w:color w:val="000000"/>
              </w:rPr>
            </w:pPr>
            <w:moveFrom w:id="9072" w:author="Della Faille Philippe" w:date="2019-07-09T17:01:00Z">
              <w:del w:id="9073"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077965A" w14:textId="2DD4620D" w:rsidR="00614D51" w:rsidRPr="00614D51" w:rsidDel="00E27DD8" w:rsidRDefault="00614D51" w:rsidP="00614D51">
            <w:pPr>
              <w:spacing w:after="0"/>
              <w:jc w:val="center"/>
              <w:rPr>
                <w:del w:id="9074" w:author="Della Faille Philippe" w:date="2019-08-09T13:33:00Z"/>
                <w:moveFrom w:id="9075" w:author="Della Faille Philippe" w:date="2019-07-09T17:01:00Z"/>
                <w:rFonts w:ascii="Calibri" w:eastAsia="Times New Roman" w:hAnsi="Calibri" w:cs="Calibri"/>
                <w:color w:val="000000"/>
              </w:rPr>
            </w:pPr>
            <w:moveFrom w:id="9076" w:author="Della Faille Philippe" w:date="2019-07-09T17:01:00Z">
              <w:del w:id="907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26CFCE05" w14:textId="07F3D357" w:rsidR="00614D51" w:rsidRPr="00614D51" w:rsidDel="00E27DD8" w:rsidRDefault="00614D51" w:rsidP="00614D51">
            <w:pPr>
              <w:spacing w:after="0"/>
              <w:jc w:val="center"/>
              <w:rPr>
                <w:del w:id="9078" w:author="Della Faille Philippe" w:date="2019-08-09T13:33:00Z"/>
                <w:moveFrom w:id="9079" w:author="Della Faille Philippe" w:date="2019-07-09T17:01:00Z"/>
                <w:rFonts w:ascii="Calibri" w:eastAsia="Times New Roman" w:hAnsi="Calibri" w:cs="Calibri"/>
                <w:color w:val="000000"/>
              </w:rPr>
            </w:pPr>
            <w:moveFrom w:id="9080" w:author="Della Faille Philippe" w:date="2019-07-09T17:01:00Z">
              <w:del w:id="908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0D1F5433" w14:textId="76474D6C" w:rsidR="00614D51" w:rsidRPr="00614D51" w:rsidDel="00E27DD8" w:rsidRDefault="00614D51" w:rsidP="00614D51">
            <w:pPr>
              <w:spacing w:after="0"/>
              <w:jc w:val="center"/>
              <w:rPr>
                <w:del w:id="9082" w:author="Della Faille Philippe" w:date="2019-08-09T13:33:00Z"/>
                <w:moveFrom w:id="9083" w:author="Della Faille Philippe" w:date="2019-07-09T17:01:00Z"/>
                <w:rFonts w:ascii="Calibri" w:eastAsia="Times New Roman" w:hAnsi="Calibri" w:cs="Calibri"/>
                <w:color w:val="000000"/>
              </w:rPr>
            </w:pPr>
            <w:moveFrom w:id="9084" w:author="Della Faille Philippe" w:date="2019-07-09T17:01:00Z">
              <w:del w:id="9085" w:author="Della Faille Philippe" w:date="2019-08-09T13:33:00Z">
                <w:r w:rsidRPr="00614D51" w:rsidDel="00E27DD8">
                  <w:rPr>
                    <w:rFonts w:ascii="Calibri" w:eastAsia="Times New Roman" w:hAnsi="Calibri" w:cs="Calibri"/>
                    <w:color w:val="000000"/>
                  </w:rPr>
                  <w:delText>61</w:delText>
                </w:r>
              </w:del>
            </w:moveFrom>
          </w:p>
        </w:tc>
        <w:tc>
          <w:tcPr>
            <w:tcW w:w="1276" w:type="dxa"/>
            <w:tcBorders>
              <w:top w:val="nil"/>
              <w:left w:val="nil"/>
              <w:bottom w:val="nil"/>
              <w:right w:val="single" w:sz="4" w:space="0" w:color="auto"/>
            </w:tcBorders>
            <w:shd w:val="clear" w:color="000000" w:fill="A9D08E"/>
            <w:noWrap/>
            <w:vAlign w:val="bottom"/>
            <w:hideMark/>
          </w:tcPr>
          <w:p w14:paraId="05EDD11B" w14:textId="3F85F6DA" w:rsidR="00614D51" w:rsidRPr="00614D51" w:rsidDel="00E27DD8" w:rsidRDefault="00614D51" w:rsidP="00614D51">
            <w:pPr>
              <w:spacing w:after="0"/>
              <w:jc w:val="center"/>
              <w:rPr>
                <w:del w:id="9086" w:author="Della Faille Philippe" w:date="2019-08-09T13:33:00Z"/>
                <w:moveFrom w:id="9087" w:author="Della Faille Philippe" w:date="2019-07-09T17:01:00Z"/>
                <w:rFonts w:ascii="Calibri" w:eastAsia="Times New Roman" w:hAnsi="Calibri" w:cs="Calibri"/>
                <w:color w:val="000000"/>
              </w:rPr>
            </w:pPr>
            <w:moveFrom w:id="9088" w:author="Della Faille Philippe" w:date="2019-07-09T17:01:00Z">
              <w:del w:id="9089" w:author="Della Faille Philippe" w:date="2019-08-09T13:33:00Z">
                <w:r w:rsidRPr="00614D51" w:rsidDel="00E27DD8">
                  <w:rPr>
                    <w:rFonts w:ascii="Calibri" w:eastAsia="Times New Roman" w:hAnsi="Calibri" w:cs="Calibri"/>
                    <w:color w:val="000000"/>
                  </w:rPr>
                  <w:delText>0x003D</w:delText>
                </w:r>
              </w:del>
            </w:moveFrom>
          </w:p>
        </w:tc>
      </w:tr>
      <w:tr w:rsidR="00614D51" w:rsidRPr="00614D51" w:rsidDel="00E27DD8" w14:paraId="56135915" w14:textId="38E674BF" w:rsidTr="00614D51">
        <w:trPr>
          <w:trHeight w:val="288"/>
          <w:del w:id="9090" w:author="Della Faille Philippe" w:date="2019-08-09T13:33:00Z"/>
        </w:trPr>
        <w:tc>
          <w:tcPr>
            <w:tcW w:w="960" w:type="dxa"/>
            <w:vMerge/>
            <w:tcBorders>
              <w:top w:val="nil"/>
              <w:left w:val="nil"/>
              <w:bottom w:val="nil"/>
              <w:right w:val="nil"/>
            </w:tcBorders>
            <w:vAlign w:val="center"/>
            <w:hideMark/>
          </w:tcPr>
          <w:p w14:paraId="15BCD792" w14:textId="09D767D6" w:rsidR="00614D51" w:rsidRPr="00614D51" w:rsidDel="00E27DD8" w:rsidRDefault="00614D51" w:rsidP="00614D51">
            <w:pPr>
              <w:spacing w:after="0"/>
              <w:jc w:val="left"/>
              <w:rPr>
                <w:del w:id="9091" w:author="Della Faille Philippe" w:date="2019-08-09T13:33:00Z"/>
                <w:moveFrom w:id="90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8A6BA1F" w14:textId="3C6AE75E" w:rsidR="00614D51" w:rsidRPr="00614D51" w:rsidDel="00E27DD8" w:rsidRDefault="00614D51" w:rsidP="00614D51">
            <w:pPr>
              <w:spacing w:after="0"/>
              <w:jc w:val="left"/>
              <w:rPr>
                <w:del w:id="9093" w:author="Della Faille Philippe" w:date="2019-08-09T13:33:00Z"/>
                <w:moveFrom w:id="9094" w:author="Della Faille Philippe" w:date="2019-07-09T17:01:00Z"/>
                <w:rFonts w:ascii="Calibri" w:eastAsia="Times New Roman" w:hAnsi="Calibri" w:cs="Calibri"/>
                <w:color w:val="000000"/>
              </w:rPr>
            </w:pPr>
            <w:moveFrom w:id="9095" w:author="Della Faille Philippe" w:date="2019-07-09T17:01:00Z">
              <w:del w:id="909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F3EEA52" w14:textId="263B2CC0" w:rsidR="00614D51" w:rsidRPr="00614D51" w:rsidDel="00E27DD8" w:rsidRDefault="00614D51" w:rsidP="00614D51">
            <w:pPr>
              <w:spacing w:after="0"/>
              <w:jc w:val="center"/>
              <w:rPr>
                <w:del w:id="9097" w:author="Della Faille Philippe" w:date="2019-08-09T13:33:00Z"/>
                <w:moveFrom w:id="9098" w:author="Della Faille Philippe" w:date="2019-07-09T17:01:00Z"/>
                <w:rFonts w:ascii="Calibri" w:eastAsia="Times New Roman" w:hAnsi="Calibri" w:cs="Calibri"/>
                <w:color w:val="000000"/>
              </w:rPr>
            </w:pPr>
            <w:moveFrom w:id="9099" w:author="Della Faille Philippe" w:date="2019-07-09T17:01:00Z">
              <w:del w:id="9100" w:author="Della Faille Philippe" w:date="2019-08-09T13:33:00Z">
                <w:r w:rsidRPr="00614D51" w:rsidDel="00E27DD8">
                  <w:rPr>
                    <w:rFonts w:ascii="Calibri" w:eastAsia="Times New Roman" w:hAnsi="Calibri" w:cs="Calibri"/>
                    <w:color w:val="000000"/>
                  </w:rPr>
                  <w:delText>41</w:delText>
                </w:r>
              </w:del>
            </w:moveFrom>
          </w:p>
        </w:tc>
        <w:tc>
          <w:tcPr>
            <w:tcW w:w="2680" w:type="dxa"/>
            <w:tcBorders>
              <w:top w:val="nil"/>
              <w:left w:val="nil"/>
              <w:bottom w:val="nil"/>
              <w:right w:val="nil"/>
            </w:tcBorders>
            <w:shd w:val="clear" w:color="000000" w:fill="A9D08E"/>
            <w:noWrap/>
            <w:vAlign w:val="bottom"/>
            <w:hideMark/>
          </w:tcPr>
          <w:p w14:paraId="2BB0570B" w14:textId="2E1B898C" w:rsidR="00614D51" w:rsidRPr="00614D51" w:rsidDel="00E27DD8" w:rsidRDefault="00614D51" w:rsidP="00614D51">
            <w:pPr>
              <w:spacing w:after="0"/>
              <w:jc w:val="left"/>
              <w:rPr>
                <w:del w:id="9101" w:author="Della Faille Philippe" w:date="2019-08-09T13:33:00Z"/>
                <w:moveFrom w:id="9102" w:author="Della Faille Philippe" w:date="2019-07-09T17:01:00Z"/>
                <w:rFonts w:ascii="Calibri" w:eastAsia="Times New Roman" w:hAnsi="Calibri" w:cs="Calibri"/>
                <w:color w:val="000000"/>
              </w:rPr>
            </w:pPr>
            <w:moveFrom w:id="9103" w:author="Della Faille Philippe" w:date="2019-07-09T17:01:00Z">
              <w:del w:id="9104" w:author="Della Faille Philippe" w:date="2019-08-09T13:33:00Z">
                <w:r w:rsidRPr="00614D51" w:rsidDel="00E27DD8">
                  <w:rPr>
                    <w:rFonts w:ascii="Calibri" w:eastAsia="Times New Roman" w:hAnsi="Calibri" w:cs="Calibri"/>
                    <w:color w:val="000000"/>
                  </w:rPr>
                  <w:delText>trip counter P5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27081DFC" w14:textId="38A7D0FB" w:rsidR="00614D51" w:rsidRPr="00614D51" w:rsidDel="00E27DD8" w:rsidRDefault="00614D51" w:rsidP="00614D51">
            <w:pPr>
              <w:spacing w:after="0"/>
              <w:jc w:val="center"/>
              <w:rPr>
                <w:del w:id="9105" w:author="Della Faille Philippe" w:date="2019-08-09T13:33:00Z"/>
                <w:moveFrom w:id="9106" w:author="Della Faille Philippe" w:date="2019-07-09T17:01:00Z"/>
                <w:rFonts w:ascii="Calibri" w:eastAsia="Times New Roman" w:hAnsi="Calibri" w:cs="Calibri"/>
                <w:color w:val="000000"/>
              </w:rPr>
            </w:pPr>
            <w:moveFrom w:id="9107" w:author="Della Faille Philippe" w:date="2019-07-09T17:01:00Z">
              <w:del w:id="9108"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D730FFB" w14:textId="06826F58" w:rsidR="00614D51" w:rsidRPr="00614D51" w:rsidDel="00E27DD8" w:rsidRDefault="00614D51" w:rsidP="00614D51">
            <w:pPr>
              <w:spacing w:after="0"/>
              <w:jc w:val="center"/>
              <w:rPr>
                <w:del w:id="9109" w:author="Della Faille Philippe" w:date="2019-08-09T13:33:00Z"/>
                <w:moveFrom w:id="9110" w:author="Della Faille Philippe" w:date="2019-07-09T17:01:00Z"/>
                <w:rFonts w:ascii="Calibri" w:eastAsia="Times New Roman" w:hAnsi="Calibri" w:cs="Calibri"/>
                <w:color w:val="000000"/>
              </w:rPr>
            </w:pPr>
            <w:moveFrom w:id="9111" w:author="Della Faille Philippe" w:date="2019-07-09T17:01:00Z">
              <w:del w:id="911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4238FC4E" w14:textId="043D48F8" w:rsidR="00614D51" w:rsidRPr="00614D51" w:rsidDel="00E27DD8" w:rsidRDefault="00614D51" w:rsidP="00614D51">
            <w:pPr>
              <w:spacing w:after="0"/>
              <w:jc w:val="center"/>
              <w:rPr>
                <w:del w:id="9113" w:author="Della Faille Philippe" w:date="2019-08-09T13:33:00Z"/>
                <w:moveFrom w:id="9114" w:author="Della Faille Philippe" w:date="2019-07-09T17:01:00Z"/>
                <w:rFonts w:ascii="Calibri" w:eastAsia="Times New Roman" w:hAnsi="Calibri" w:cs="Calibri"/>
                <w:color w:val="000000"/>
              </w:rPr>
            </w:pPr>
            <w:moveFrom w:id="9115" w:author="Della Faille Philippe" w:date="2019-07-09T17:01:00Z">
              <w:del w:id="911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1F341A60" w14:textId="2E89F5BF" w:rsidR="00614D51" w:rsidRPr="00614D51" w:rsidDel="00E27DD8" w:rsidRDefault="00614D51" w:rsidP="00614D51">
            <w:pPr>
              <w:spacing w:after="0"/>
              <w:jc w:val="center"/>
              <w:rPr>
                <w:del w:id="9117" w:author="Della Faille Philippe" w:date="2019-08-09T13:33:00Z"/>
                <w:moveFrom w:id="9118" w:author="Della Faille Philippe" w:date="2019-07-09T17:01:00Z"/>
                <w:rFonts w:ascii="Calibri" w:eastAsia="Times New Roman" w:hAnsi="Calibri" w:cs="Calibri"/>
                <w:color w:val="000000"/>
              </w:rPr>
            </w:pPr>
            <w:moveFrom w:id="9119" w:author="Della Faille Philippe" w:date="2019-07-09T17:01:00Z">
              <w:del w:id="9120" w:author="Della Faille Philippe" w:date="2019-08-09T13:33:00Z">
                <w:r w:rsidRPr="00614D51" w:rsidDel="00E27DD8">
                  <w:rPr>
                    <w:rFonts w:ascii="Calibri" w:eastAsia="Times New Roman" w:hAnsi="Calibri" w:cs="Calibri"/>
                    <w:color w:val="000000"/>
                  </w:rPr>
                  <w:delText>62</w:delText>
                </w:r>
              </w:del>
            </w:moveFrom>
          </w:p>
        </w:tc>
        <w:tc>
          <w:tcPr>
            <w:tcW w:w="1276" w:type="dxa"/>
            <w:tcBorders>
              <w:top w:val="nil"/>
              <w:left w:val="nil"/>
              <w:bottom w:val="nil"/>
              <w:right w:val="single" w:sz="4" w:space="0" w:color="auto"/>
            </w:tcBorders>
            <w:shd w:val="clear" w:color="000000" w:fill="A9D08E"/>
            <w:noWrap/>
            <w:vAlign w:val="bottom"/>
            <w:hideMark/>
          </w:tcPr>
          <w:p w14:paraId="2CE486C7" w14:textId="4CC83D5A" w:rsidR="00614D51" w:rsidRPr="00614D51" w:rsidDel="00E27DD8" w:rsidRDefault="00614D51" w:rsidP="00614D51">
            <w:pPr>
              <w:spacing w:after="0"/>
              <w:jc w:val="center"/>
              <w:rPr>
                <w:del w:id="9121" w:author="Della Faille Philippe" w:date="2019-08-09T13:33:00Z"/>
                <w:moveFrom w:id="9122" w:author="Della Faille Philippe" w:date="2019-07-09T17:01:00Z"/>
                <w:rFonts w:ascii="Calibri" w:eastAsia="Times New Roman" w:hAnsi="Calibri" w:cs="Calibri"/>
                <w:color w:val="000000"/>
              </w:rPr>
            </w:pPr>
            <w:moveFrom w:id="9123" w:author="Della Faille Philippe" w:date="2019-07-09T17:01:00Z">
              <w:del w:id="9124" w:author="Della Faille Philippe" w:date="2019-08-09T13:33:00Z">
                <w:r w:rsidRPr="00614D51" w:rsidDel="00E27DD8">
                  <w:rPr>
                    <w:rFonts w:ascii="Calibri" w:eastAsia="Times New Roman" w:hAnsi="Calibri" w:cs="Calibri"/>
                    <w:color w:val="000000"/>
                  </w:rPr>
                  <w:delText>0x003E</w:delText>
                </w:r>
              </w:del>
            </w:moveFrom>
          </w:p>
        </w:tc>
      </w:tr>
      <w:tr w:rsidR="00614D51" w:rsidRPr="00614D51" w:rsidDel="00E27DD8" w14:paraId="130F7E7C" w14:textId="281859F9" w:rsidTr="00614D51">
        <w:trPr>
          <w:trHeight w:val="288"/>
          <w:del w:id="9125" w:author="Della Faille Philippe" w:date="2019-08-09T13:33:00Z"/>
        </w:trPr>
        <w:tc>
          <w:tcPr>
            <w:tcW w:w="960" w:type="dxa"/>
            <w:vMerge/>
            <w:tcBorders>
              <w:top w:val="nil"/>
              <w:left w:val="nil"/>
              <w:bottom w:val="nil"/>
              <w:right w:val="nil"/>
            </w:tcBorders>
            <w:vAlign w:val="center"/>
            <w:hideMark/>
          </w:tcPr>
          <w:p w14:paraId="3F4D5DD6" w14:textId="7C198F10" w:rsidR="00614D51" w:rsidRPr="00614D51" w:rsidDel="00E27DD8" w:rsidRDefault="00614D51" w:rsidP="00614D51">
            <w:pPr>
              <w:spacing w:after="0"/>
              <w:jc w:val="left"/>
              <w:rPr>
                <w:del w:id="9126" w:author="Della Faille Philippe" w:date="2019-08-09T13:33:00Z"/>
                <w:moveFrom w:id="91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1615A11A" w14:textId="354EA427" w:rsidR="00614D51" w:rsidRPr="00614D51" w:rsidDel="00E27DD8" w:rsidRDefault="00614D51" w:rsidP="00614D51">
            <w:pPr>
              <w:spacing w:after="0"/>
              <w:jc w:val="left"/>
              <w:rPr>
                <w:del w:id="9128" w:author="Della Faille Philippe" w:date="2019-08-09T13:33:00Z"/>
                <w:moveFrom w:id="9129" w:author="Della Faille Philippe" w:date="2019-07-09T17:01:00Z"/>
                <w:rFonts w:ascii="Calibri" w:eastAsia="Times New Roman" w:hAnsi="Calibri" w:cs="Calibri"/>
                <w:color w:val="000000"/>
              </w:rPr>
            </w:pPr>
            <w:moveFrom w:id="9130" w:author="Della Faille Philippe" w:date="2019-07-09T17:01:00Z">
              <w:del w:id="913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6D22B6D" w14:textId="7D4A4A11" w:rsidR="00614D51" w:rsidRPr="00614D51" w:rsidDel="00E27DD8" w:rsidRDefault="00614D51" w:rsidP="00614D51">
            <w:pPr>
              <w:spacing w:after="0"/>
              <w:jc w:val="center"/>
              <w:rPr>
                <w:del w:id="9132" w:author="Della Faille Philippe" w:date="2019-08-09T13:33:00Z"/>
                <w:moveFrom w:id="9133" w:author="Della Faille Philippe" w:date="2019-07-09T17:01:00Z"/>
                <w:rFonts w:ascii="Calibri" w:eastAsia="Times New Roman" w:hAnsi="Calibri" w:cs="Calibri"/>
                <w:color w:val="000000"/>
              </w:rPr>
            </w:pPr>
            <w:moveFrom w:id="9134" w:author="Della Faille Philippe" w:date="2019-07-09T17:01:00Z">
              <w:del w:id="9135" w:author="Della Faille Philippe" w:date="2019-08-09T13:33:00Z">
                <w:r w:rsidRPr="00614D51" w:rsidDel="00E27DD8">
                  <w:rPr>
                    <w:rFonts w:ascii="Calibri" w:eastAsia="Times New Roman" w:hAnsi="Calibri" w:cs="Calibri"/>
                    <w:color w:val="000000"/>
                  </w:rPr>
                  <w:delText>42</w:delText>
                </w:r>
              </w:del>
            </w:moveFrom>
          </w:p>
        </w:tc>
        <w:tc>
          <w:tcPr>
            <w:tcW w:w="2680" w:type="dxa"/>
            <w:tcBorders>
              <w:top w:val="nil"/>
              <w:left w:val="nil"/>
              <w:bottom w:val="nil"/>
              <w:right w:val="nil"/>
            </w:tcBorders>
            <w:shd w:val="clear" w:color="000000" w:fill="A9D08E"/>
            <w:noWrap/>
            <w:vAlign w:val="bottom"/>
            <w:hideMark/>
          </w:tcPr>
          <w:p w14:paraId="57D8CB4A" w14:textId="2CCFCD5E" w:rsidR="00614D51" w:rsidRPr="00614D51" w:rsidDel="00E27DD8" w:rsidRDefault="00614D51" w:rsidP="00614D51">
            <w:pPr>
              <w:spacing w:after="0"/>
              <w:jc w:val="left"/>
              <w:rPr>
                <w:del w:id="9136" w:author="Della Faille Philippe" w:date="2019-08-09T13:33:00Z"/>
                <w:moveFrom w:id="9137" w:author="Della Faille Philippe" w:date="2019-07-09T17:01:00Z"/>
                <w:rFonts w:ascii="Calibri" w:eastAsia="Times New Roman" w:hAnsi="Calibri" w:cs="Calibri"/>
                <w:color w:val="000000"/>
              </w:rPr>
            </w:pPr>
            <w:moveFrom w:id="9138" w:author="Della Faille Philippe" w:date="2019-07-09T17:01:00Z">
              <w:del w:id="9139" w:author="Della Faille Philippe" w:date="2019-08-09T13:33:00Z">
                <w:r w:rsidRPr="00614D51" w:rsidDel="00E27DD8">
                  <w:rPr>
                    <w:rFonts w:ascii="Calibri" w:eastAsia="Times New Roman" w:hAnsi="Calibri" w:cs="Calibri"/>
                    <w:color w:val="000000"/>
                  </w:rPr>
                  <w:delText>trip counter P6</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2FBB5CB" w14:textId="7B255B0F" w:rsidR="00614D51" w:rsidRPr="00614D51" w:rsidDel="00E27DD8" w:rsidRDefault="00614D51" w:rsidP="00614D51">
            <w:pPr>
              <w:spacing w:after="0"/>
              <w:jc w:val="center"/>
              <w:rPr>
                <w:del w:id="9140" w:author="Della Faille Philippe" w:date="2019-08-09T13:33:00Z"/>
                <w:moveFrom w:id="9141" w:author="Della Faille Philippe" w:date="2019-07-09T17:01:00Z"/>
                <w:rFonts w:ascii="Calibri" w:eastAsia="Times New Roman" w:hAnsi="Calibri" w:cs="Calibri"/>
                <w:color w:val="000000"/>
              </w:rPr>
            </w:pPr>
            <w:moveFrom w:id="9142" w:author="Della Faille Philippe" w:date="2019-07-09T17:01:00Z">
              <w:del w:id="9143"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D79F366" w14:textId="5CF7898E" w:rsidR="00614D51" w:rsidRPr="00614D51" w:rsidDel="00E27DD8" w:rsidRDefault="00614D51" w:rsidP="00614D51">
            <w:pPr>
              <w:spacing w:after="0"/>
              <w:jc w:val="center"/>
              <w:rPr>
                <w:del w:id="9144" w:author="Della Faille Philippe" w:date="2019-08-09T13:33:00Z"/>
                <w:moveFrom w:id="9145" w:author="Della Faille Philippe" w:date="2019-07-09T17:01:00Z"/>
                <w:rFonts w:ascii="Calibri" w:eastAsia="Times New Roman" w:hAnsi="Calibri" w:cs="Calibri"/>
                <w:color w:val="000000"/>
              </w:rPr>
            </w:pPr>
            <w:moveFrom w:id="9146" w:author="Della Faille Philippe" w:date="2019-07-09T17:01:00Z">
              <w:del w:id="914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4A7B9B45" w14:textId="7CFCD45C" w:rsidR="00614D51" w:rsidRPr="00614D51" w:rsidDel="00E27DD8" w:rsidRDefault="00614D51" w:rsidP="00614D51">
            <w:pPr>
              <w:spacing w:after="0"/>
              <w:jc w:val="center"/>
              <w:rPr>
                <w:del w:id="9148" w:author="Della Faille Philippe" w:date="2019-08-09T13:33:00Z"/>
                <w:moveFrom w:id="9149" w:author="Della Faille Philippe" w:date="2019-07-09T17:01:00Z"/>
                <w:rFonts w:ascii="Calibri" w:eastAsia="Times New Roman" w:hAnsi="Calibri" w:cs="Calibri"/>
                <w:color w:val="000000"/>
              </w:rPr>
            </w:pPr>
            <w:moveFrom w:id="9150" w:author="Della Faille Philippe" w:date="2019-07-09T17:01:00Z">
              <w:del w:id="915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030092CB" w14:textId="66181525" w:rsidR="00614D51" w:rsidRPr="00614D51" w:rsidDel="00E27DD8" w:rsidRDefault="00614D51" w:rsidP="00614D51">
            <w:pPr>
              <w:spacing w:after="0"/>
              <w:jc w:val="center"/>
              <w:rPr>
                <w:del w:id="9152" w:author="Della Faille Philippe" w:date="2019-08-09T13:33:00Z"/>
                <w:moveFrom w:id="9153" w:author="Della Faille Philippe" w:date="2019-07-09T17:01:00Z"/>
                <w:rFonts w:ascii="Calibri" w:eastAsia="Times New Roman" w:hAnsi="Calibri" w:cs="Calibri"/>
                <w:color w:val="000000"/>
              </w:rPr>
            </w:pPr>
            <w:moveFrom w:id="9154" w:author="Della Faille Philippe" w:date="2019-07-09T17:01:00Z">
              <w:del w:id="9155" w:author="Della Faille Philippe" w:date="2019-08-09T13:33:00Z">
                <w:r w:rsidRPr="00614D51" w:rsidDel="00E27DD8">
                  <w:rPr>
                    <w:rFonts w:ascii="Calibri" w:eastAsia="Times New Roman" w:hAnsi="Calibri" w:cs="Calibri"/>
                    <w:color w:val="000000"/>
                  </w:rPr>
                  <w:delText>63</w:delText>
                </w:r>
              </w:del>
            </w:moveFrom>
          </w:p>
        </w:tc>
        <w:tc>
          <w:tcPr>
            <w:tcW w:w="1276" w:type="dxa"/>
            <w:tcBorders>
              <w:top w:val="nil"/>
              <w:left w:val="nil"/>
              <w:bottom w:val="nil"/>
              <w:right w:val="single" w:sz="4" w:space="0" w:color="auto"/>
            </w:tcBorders>
            <w:shd w:val="clear" w:color="000000" w:fill="A9D08E"/>
            <w:noWrap/>
            <w:vAlign w:val="bottom"/>
            <w:hideMark/>
          </w:tcPr>
          <w:p w14:paraId="480C185D" w14:textId="4CDF2842" w:rsidR="00614D51" w:rsidRPr="00614D51" w:rsidDel="00E27DD8" w:rsidRDefault="00614D51" w:rsidP="00614D51">
            <w:pPr>
              <w:spacing w:after="0"/>
              <w:jc w:val="center"/>
              <w:rPr>
                <w:del w:id="9156" w:author="Della Faille Philippe" w:date="2019-08-09T13:33:00Z"/>
                <w:moveFrom w:id="9157" w:author="Della Faille Philippe" w:date="2019-07-09T17:01:00Z"/>
                <w:rFonts w:ascii="Calibri" w:eastAsia="Times New Roman" w:hAnsi="Calibri" w:cs="Calibri"/>
                <w:color w:val="000000"/>
              </w:rPr>
            </w:pPr>
            <w:moveFrom w:id="9158" w:author="Della Faille Philippe" w:date="2019-07-09T17:01:00Z">
              <w:del w:id="9159" w:author="Della Faille Philippe" w:date="2019-08-09T13:33:00Z">
                <w:r w:rsidRPr="00614D51" w:rsidDel="00E27DD8">
                  <w:rPr>
                    <w:rFonts w:ascii="Calibri" w:eastAsia="Times New Roman" w:hAnsi="Calibri" w:cs="Calibri"/>
                    <w:color w:val="000000"/>
                  </w:rPr>
                  <w:delText>0x003F</w:delText>
                </w:r>
              </w:del>
            </w:moveFrom>
          </w:p>
        </w:tc>
      </w:tr>
      <w:tr w:rsidR="00614D51" w:rsidRPr="00614D51" w:rsidDel="00E27DD8" w14:paraId="21D62D6F" w14:textId="708DFC60" w:rsidTr="00614D51">
        <w:trPr>
          <w:trHeight w:val="288"/>
          <w:del w:id="9160" w:author="Della Faille Philippe" w:date="2019-08-09T13:33:00Z"/>
        </w:trPr>
        <w:tc>
          <w:tcPr>
            <w:tcW w:w="960" w:type="dxa"/>
            <w:vMerge/>
            <w:tcBorders>
              <w:top w:val="nil"/>
              <w:left w:val="nil"/>
              <w:bottom w:val="nil"/>
              <w:right w:val="nil"/>
            </w:tcBorders>
            <w:vAlign w:val="center"/>
            <w:hideMark/>
          </w:tcPr>
          <w:p w14:paraId="5474053B" w14:textId="494071CF" w:rsidR="00614D51" w:rsidRPr="00614D51" w:rsidDel="00E27DD8" w:rsidRDefault="00614D51" w:rsidP="00614D51">
            <w:pPr>
              <w:spacing w:after="0"/>
              <w:jc w:val="left"/>
              <w:rPr>
                <w:del w:id="9161" w:author="Della Faille Philippe" w:date="2019-08-09T13:33:00Z"/>
                <w:moveFrom w:id="91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1F98C64" w14:textId="63A52739" w:rsidR="00614D51" w:rsidRPr="00614D51" w:rsidDel="00E27DD8" w:rsidRDefault="00614D51" w:rsidP="00614D51">
            <w:pPr>
              <w:spacing w:after="0"/>
              <w:jc w:val="left"/>
              <w:rPr>
                <w:del w:id="9163" w:author="Della Faille Philippe" w:date="2019-08-09T13:33:00Z"/>
                <w:moveFrom w:id="9164" w:author="Della Faille Philippe" w:date="2019-07-09T17:01:00Z"/>
                <w:rFonts w:ascii="Calibri" w:eastAsia="Times New Roman" w:hAnsi="Calibri" w:cs="Calibri"/>
                <w:color w:val="000000"/>
              </w:rPr>
            </w:pPr>
            <w:moveFrom w:id="9165" w:author="Della Faille Philippe" w:date="2019-07-09T17:01:00Z">
              <w:del w:id="916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D8B97A4" w14:textId="679C6153" w:rsidR="00614D51" w:rsidRPr="00614D51" w:rsidDel="00E27DD8" w:rsidRDefault="00614D51" w:rsidP="00614D51">
            <w:pPr>
              <w:spacing w:after="0"/>
              <w:jc w:val="center"/>
              <w:rPr>
                <w:del w:id="9167" w:author="Della Faille Philippe" w:date="2019-08-09T13:33:00Z"/>
                <w:moveFrom w:id="9168" w:author="Della Faille Philippe" w:date="2019-07-09T17:01:00Z"/>
                <w:rFonts w:ascii="Calibri" w:eastAsia="Times New Roman" w:hAnsi="Calibri" w:cs="Calibri"/>
                <w:color w:val="000000"/>
              </w:rPr>
            </w:pPr>
            <w:moveFrom w:id="9169" w:author="Della Faille Philippe" w:date="2019-07-09T17:01:00Z">
              <w:del w:id="9170" w:author="Della Faille Philippe" w:date="2019-08-09T13:33:00Z">
                <w:r w:rsidRPr="00614D51" w:rsidDel="00E27DD8">
                  <w:rPr>
                    <w:rFonts w:ascii="Calibri" w:eastAsia="Times New Roman" w:hAnsi="Calibri" w:cs="Calibri"/>
                    <w:color w:val="000000"/>
                  </w:rPr>
                  <w:delText>43</w:delText>
                </w:r>
              </w:del>
            </w:moveFrom>
          </w:p>
        </w:tc>
        <w:tc>
          <w:tcPr>
            <w:tcW w:w="2680" w:type="dxa"/>
            <w:tcBorders>
              <w:top w:val="nil"/>
              <w:left w:val="nil"/>
              <w:bottom w:val="nil"/>
              <w:right w:val="nil"/>
            </w:tcBorders>
            <w:shd w:val="clear" w:color="000000" w:fill="A9D08E"/>
            <w:noWrap/>
            <w:vAlign w:val="bottom"/>
            <w:hideMark/>
          </w:tcPr>
          <w:p w14:paraId="4F455B13" w14:textId="62721ADD" w:rsidR="00614D51" w:rsidRPr="00614D51" w:rsidDel="00E27DD8" w:rsidRDefault="00614D51" w:rsidP="00614D51">
            <w:pPr>
              <w:spacing w:after="0"/>
              <w:jc w:val="left"/>
              <w:rPr>
                <w:del w:id="9171" w:author="Della Faille Philippe" w:date="2019-08-09T13:33:00Z"/>
                <w:moveFrom w:id="9172" w:author="Della Faille Philippe" w:date="2019-07-09T17:01:00Z"/>
                <w:rFonts w:ascii="Calibri" w:eastAsia="Times New Roman" w:hAnsi="Calibri" w:cs="Calibri"/>
                <w:color w:val="000000"/>
              </w:rPr>
            </w:pPr>
            <w:moveFrom w:id="9173" w:author="Della Faille Philippe" w:date="2019-07-09T17:01:00Z">
              <w:del w:id="9174" w:author="Della Faille Philippe" w:date="2019-08-09T13:33:00Z">
                <w:r w:rsidRPr="00614D51" w:rsidDel="00E27DD8">
                  <w:rPr>
                    <w:rFonts w:ascii="Calibri" w:eastAsia="Times New Roman" w:hAnsi="Calibri" w:cs="Calibri"/>
                    <w:color w:val="000000"/>
                  </w:rPr>
                  <w:delText>Voltage P1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2C3D958" w14:textId="3F203F7C" w:rsidR="00614D51" w:rsidRPr="00614D51" w:rsidDel="00E27DD8" w:rsidRDefault="00614D51" w:rsidP="00614D51">
            <w:pPr>
              <w:spacing w:after="0"/>
              <w:jc w:val="center"/>
              <w:rPr>
                <w:del w:id="9175" w:author="Della Faille Philippe" w:date="2019-08-09T13:33:00Z"/>
                <w:moveFrom w:id="9176" w:author="Della Faille Philippe" w:date="2019-07-09T17:01:00Z"/>
                <w:rFonts w:ascii="Calibri" w:eastAsia="Times New Roman" w:hAnsi="Calibri" w:cs="Calibri"/>
                <w:color w:val="000000"/>
              </w:rPr>
            </w:pPr>
            <w:moveFrom w:id="9177" w:author="Della Faille Philippe" w:date="2019-07-09T17:01:00Z">
              <w:del w:id="9178"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1E75DEF6" w14:textId="7D3E601A" w:rsidR="00614D51" w:rsidRPr="00614D51" w:rsidDel="00E27DD8" w:rsidRDefault="00614D51" w:rsidP="00614D51">
            <w:pPr>
              <w:spacing w:after="0"/>
              <w:jc w:val="center"/>
              <w:rPr>
                <w:del w:id="9179" w:author="Della Faille Philippe" w:date="2019-08-09T13:33:00Z"/>
                <w:moveFrom w:id="9180" w:author="Della Faille Philippe" w:date="2019-07-09T17:01:00Z"/>
                <w:rFonts w:ascii="Calibri" w:eastAsia="Times New Roman" w:hAnsi="Calibri" w:cs="Calibri"/>
                <w:color w:val="000000"/>
              </w:rPr>
            </w:pPr>
            <w:moveFrom w:id="9181" w:author="Della Faille Philippe" w:date="2019-07-09T17:01:00Z">
              <w:del w:id="918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2AF73C9D" w14:textId="756AFFB0" w:rsidR="00614D51" w:rsidRPr="00614D51" w:rsidDel="00E27DD8" w:rsidRDefault="00614D51" w:rsidP="00614D51">
            <w:pPr>
              <w:spacing w:after="0"/>
              <w:jc w:val="center"/>
              <w:rPr>
                <w:del w:id="9183" w:author="Della Faille Philippe" w:date="2019-08-09T13:33:00Z"/>
                <w:moveFrom w:id="9184" w:author="Della Faille Philippe" w:date="2019-07-09T17:01:00Z"/>
                <w:rFonts w:ascii="Calibri" w:eastAsia="Times New Roman" w:hAnsi="Calibri" w:cs="Calibri"/>
                <w:color w:val="000000"/>
              </w:rPr>
            </w:pPr>
            <w:moveFrom w:id="9185" w:author="Della Faille Philippe" w:date="2019-07-09T17:01:00Z">
              <w:del w:id="918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9DD242E" w14:textId="3D505701" w:rsidR="00614D51" w:rsidRPr="00614D51" w:rsidDel="00E27DD8" w:rsidRDefault="00614D51" w:rsidP="00614D51">
            <w:pPr>
              <w:spacing w:after="0"/>
              <w:jc w:val="center"/>
              <w:rPr>
                <w:del w:id="9187" w:author="Della Faille Philippe" w:date="2019-08-09T13:33:00Z"/>
                <w:moveFrom w:id="9188" w:author="Della Faille Philippe" w:date="2019-07-09T17:01:00Z"/>
                <w:rFonts w:ascii="Calibri" w:eastAsia="Times New Roman" w:hAnsi="Calibri" w:cs="Calibri"/>
                <w:color w:val="000000"/>
              </w:rPr>
            </w:pPr>
            <w:moveFrom w:id="9189" w:author="Della Faille Philippe" w:date="2019-07-09T17:01:00Z">
              <w:del w:id="9190" w:author="Della Faille Philippe" w:date="2019-08-09T13:33:00Z">
                <w:r w:rsidRPr="00614D51" w:rsidDel="00E27DD8">
                  <w:rPr>
                    <w:rFonts w:ascii="Calibri" w:eastAsia="Times New Roman" w:hAnsi="Calibri" w:cs="Calibri"/>
                    <w:color w:val="000000"/>
                  </w:rPr>
                  <w:delText>64</w:delText>
                </w:r>
              </w:del>
            </w:moveFrom>
          </w:p>
        </w:tc>
        <w:tc>
          <w:tcPr>
            <w:tcW w:w="1276" w:type="dxa"/>
            <w:tcBorders>
              <w:top w:val="nil"/>
              <w:left w:val="nil"/>
              <w:bottom w:val="nil"/>
              <w:right w:val="single" w:sz="4" w:space="0" w:color="auto"/>
            </w:tcBorders>
            <w:shd w:val="clear" w:color="000000" w:fill="A9D08E"/>
            <w:noWrap/>
            <w:vAlign w:val="bottom"/>
            <w:hideMark/>
          </w:tcPr>
          <w:p w14:paraId="63C1EE0C" w14:textId="3B957A9F" w:rsidR="00614D51" w:rsidRPr="00614D51" w:rsidDel="00E27DD8" w:rsidRDefault="00614D51" w:rsidP="00614D51">
            <w:pPr>
              <w:spacing w:after="0"/>
              <w:jc w:val="center"/>
              <w:rPr>
                <w:del w:id="9191" w:author="Della Faille Philippe" w:date="2019-08-09T13:33:00Z"/>
                <w:moveFrom w:id="9192" w:author="Della Faille Philippe" w:date="2019-07-09T17:01:00Z"/>
                <w:rFonts w:ascii="Calibri" w:eastAsia="Times New Roman" w:hAnsi="Calibri" w:cs="Calibri"/>
                <w:color w:val="000000"/>
              </w:rPr>
            </w:pPr>
            <w:moveFrom w:id="9193" w:author="Della Faille Philippe" w:date="2019-07-09T17:01:00Z">
              <w:del w:id="9194" w:author="Della Faille Philippe" w:date="2019-08-09T13:33:00Z">
                <w:r w:rsidRPr="00614D51" w:rsidDel="00E27DD8">
                  <w:rPr>
                    <w:rFonts w:ascii="Calibri" w:eastAsia="Times New Roman" w:hAnsi="Calibri" w:cs="Calibri"/>
                    <w:color w:val="000000"/>
                  </w:rPr>
                  <w:delText>0x0040</w:delText>
                </w:r>
              </w:del>
            </w:moveFrom>
          </w:p>
        </w:tc>
      </w:tr>
      <w:tr w:rsidR="00614D51" w:rsidRPr="00614D51" w:rsidDel="00E27DD8" w14:paraId="65A33C2A" w14:textId="352781BD" w:rsidTr="00614D51">
        <w:trPr>
          <w:trHeight w:val="288"/>
          <w:del w:id="9195" w:author="Della Faille Philippe" w:date="2019-08-09T13:33:00Z"/>
        </w:trPr>
        <w:tc>
          <w:tcPr>
            <w:tcW w:w="960" w:type="dxa"/>
            <w:vMerge/>
            <w:tcBorders>
              <w:top w:val="nil"/>
              <w:left w:val="nil"/>
              <w:bottom w:val="nil"/>
              <w:right w:val="nil"/>
            </w:tcBorders>
            <w:vAlign w:val="center"/>
            <w:hideMark/>
          </w:tcPr>
          <w:p w14:paraId="3099C475" w14:textId="1217EE2E" w:rsidR="00614D51" w:rsidRPr="00614D51" w:rsidDel="00E27DD8" w:rsidRDefault="00614D51" w:rsidP="00614D51">
            <w:pPr>
              <w:spacing w:after="0"/>
              <w:jc w:val="left"/>
              <w:rPr>
                <w:del w:id="9196" w:author="Della Faille Philippe" w:date="2019-08-09T13:33:00Z"/>
                <w:moveFrom w:id="919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16127AC6" w14:textId="4EC2F0C2" w:rsidR="00614D51" w:rsidRPr="00614D51" w:rsidDel="00E27DD8" w:rsidRDefault="00614D51" w:rsidP="00614D51">
            <w:pPr>
              <w:spacing w:after="0"/>
              <w:jc w:val="left"/>
              <w:rPr>
                <w:del w:id="9198" w:author="Della Faille Philippe" w:date="2019-08-09T13:33:00Z"/>
                <w:moveFrom w:id="9199" w:author="Della Faille Philippe" w:date="2019-07-09T17:01:00Z"/>
                <w:rFonts w:ascii="Calibri" w:eastAsia="Times New Roman" w:hAnsi="Calibri" w:cs="Calibri"/>
                <w:color w:val="000000"/>
              </w:rPr>
            </w:pPr>
            <w:moveFrom w:id="9200" w:author="Della Faille Philippe" w:date="2019-07-09T17:01:00Z">
              <w:del w:id="920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DFCAF3B" w14:textId="0751C1CE" w:rsidR="00614D51" w:rsidRPr="00614D51" w:rsidDel="00E27DD8" w:rsidRDefault="00614D51" w:rsidP="00614D51">
            <w:pPr>
              <w:spacing w:after="0"/>
              <w:jc w:val="center"/>
              <w:rPr>
                <w:del w:id="9202" w:author="Della Faille Philippe" w:date="2019-08-09T13:33:00Z"/>
                <w:moveFrom w:id="9203" w:author="Della Faille Philippe" w:date="2019-07-09T17:01:00Z"/>
                <w:rFonts w:ascii="Calibri" w:eastAsia="Times New Roman" w:hAnsi="Calibri" w:cs="Calibri"/>
                <w:color w:val="000000"/>
              </w:rPr>
            </w:pPr>
            <w:moveFrom w:id="9204" w:author="Della Faille Philippe" w:date="2019-07-09T17:01:00Z">
              <w:del w:id="9205" w:author="Della Faille Philippe" w:date="2019-08-09T13:33:00Z">
                <w:r w:rsidRPr="00614D51" w:rsidDel="00E27DD8">
                  <w:rPr>
                    <w:rFonts w:ascii="Calibri" w:eastAsia="Times New Roman" w:hAnsi="Calibri" w:cs="Calibri"/>
                    <w:color w:val="000000"/>
                  </w:rPr>
                  <w:delText>44</w:delText>
                </w:r>
              </w:del>
            </w:moveFrom>
          </w:p>
        </w:tc>
        <w:tc>
          <w:tcPr>
            <w:tcW w:w="2680" w:type="dxa"/>
            <w:tcBorders>
              <w:top w:val="nil"/>
              <w:left w:val="nil"/>
              <w:bottom w:val="nil"/>
              <w:right w:val="nil"/>
            </w:tcBorders>
            <w:shd w:val="clear" w:color="000000" w:fill="A9D08E"/>
            <w:noWrap/>
            <w:vAlign w:val="bottom"/>
            <w:hideMark/>
          </w:tcPr>
          <w:p w14:paraId="41DB5834" w14:textId="0B3AE241" w:rsidR="00614D51" w:rsidRPr="00614D51" w:rsidDel="00E27DD8" w:rsidRDefault="00614D51" w:rsidP="00614D51">
            <w:pPr>
              <w:spacing w:after="0"/>
              <w:jc w:val="left"/>
              <w:rPr>
                <w:del w:id="9206" w:author="Della Faille Philippe" w:date="2019-08-09T13:33:00Z"/>
                <w:moveFrom w:id="9207" w:author="Della Faille Philippe" w:date="2019-07-09T17:01:00Z"/>
                <w:rFonts w:ascii="Calibri" w:eastAsia="Times New Roman" w:hAnsi="Calibri" w:cs="Calibri"/>
                <w:color w:val="000000"/>
              </w:rPr>
            </w:pPr>
            <w:moveFrom w:id="9208" w:author="Della Faille Philippe" w:date="2019-07-09T17:01:00Z">
              <w:del w:id="9209" w:author="Della Faille Philippe" w:date="2019-08-09T13:33:00Z">
                <w:r w:rsidRPr="00614D51" w:rsidDel="00E27DD8">
                  <w:rPr>
                    <w:rFonts w:ascii="Calibri" w:eastAsia="Times New Roman" w:hAnsi="Calibri" w:cs="Calibri"/>
                    <w:color w:val="000000"/>
                  </w:rPr>
                  <w:delText>Voltage P2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6D3A0B4" w14:textId="3179E75A" w:rsidR="00614D51" w:rsidRPr="00614D51" w:rsidDel="00E27DD8" w:rsidRDefault="00614D51" w:rsidP="00614D51">
            <w:pPr>
              <w:spacing w:after="0"/>
              <w:jc w:val="center"/>
              <w:rPr>
                <w:del w:id="9210" w:author="Della Faille Philippe" w:date="2019-08-09T13:33:00Z"/>
                <w:moveFrom w:id="9211" w:author="Della Faille Philippe" w:date="2019-07-09T17:01:00Z"/>
                <w:rFonts w:ascii="Calibri" w:eastAsia="Times New Roman" w:hAnsi="Calibri" w:cs="Calibri"/>
                <w:color w:val="000000"/>
              </w:rPr>
            </w:pPr>
            <w:moveFrom w:id="9212" w:author="Della Faille Philippe" w:date="2019-07-09T17:01:00Z">
              <w:del w:id="9213"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4FC8DCC0" w14:textId="0DB7F672" w:rsidR="00614D51" w:rsidRPr="00614D51" w:rsidDel="00E27DD8" w:rsidRDefault="00614D51" w:rsidP="00614D51">
            <w:pPr>
              <w:spacing w:after="0"/>
              <w:jc w:val="center"/>
              <w:rPr>
                <w:del w:id="9214" w:author="Della Faille Philippe" w:date="2019-08-09T13:33:00Z"/>
                <w:moveFrom w:id="9215" w:author="Della Faille Philippe" w:date="2019-07-09T17:01:00Z"/>
                <w:rFonts w:ascii="Calibri" w:eastAsia="Times New Roman" w:hAnsi="Calibri" w:cs="Calibri"/>
                <w:color w:val="000000"/>
              </w:rPr>
            </w:pPr>
            <w:moveFrom w:id="9216" w:author="Della Faille Philippe" w:date="2019-07-09T17:01:00Z">
              <w:del w:id="921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7C996E7" w14:textId="00AD8B48" w:rsidR="00614D51" w:rsidRPr="00614D51" w:rsidDel="00E27DD8" w:rsidRDefault="00614D51" w:rsidP="00614D51">
            <w:pPr>
              <w:spacing w:after="0"/>
              <w:jc w:val="center"/>
              <w:rPr>
                <w:del w:id="9218" w:author="Della Faille Philippe" w:date="2019-08-09T13:33:00Z"/>
                <w:moveFrom w:id="9219" w:author="Della Faille Philippe" w:date="2019-07-09T17:01:00Z"/>
                <w:rFonts w:ascii="Calibri" w:eastAsia="Times New Roman" w:hAnsi="Calibri" w:cs="Calibri"/>
                <w:color w:val="000000"/>
              </w:rPr>
            </w:pPr>
            <w:moveFrom w:id="9220" w:author="Della Faille Philippe" w:date="2019-07-09T17:01:00Z">
              <w:del w:id="922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BAEFE00" w14:textId="4A003CD6" w:rsidR="00614D51" w:rsidRPr="00614D51" w:rsidDel="00E27DD8" w:rsidRDefault="00614D51" w:rsidP="00614D51">
            <w:pPr>
              <w:spacing w:after="0"/>
              <w:jc w:val="center"/>
              <w:rPr>
                <w:del w:id="9222" w:author="Della Faille Philippe" w:date="2019-08-09T13:33:00Z"/>
                <w:moveFrom w:id="9223" w:author="Della Faille Philippe" w:date="2019-07-09T17:01:00Z"/>
                <w:rFonts w:ascii="Calibri" w:eastAsia="Times New Roman" w:hAnsi="Calibri" w:cs="Calibri"/>
                <w:color w:val="000000"/>
              </w:rPr>
            </w:pPr>
            <w:moveFrom w:id="9224" w:author="Della Faille Philippe" w:date="2019-07-09T17:01:00Z">
              <w:del w:id="9225" w:author="Della Faille Philippe" w:date="2019-08-09T13:33:00Z">
                <w:r w:rsidRPr="00614D51" w:rsidDel="00E27DD8">
                  <w:rPr>
                    <w:rFonts w:ascii="Calibri" w:eastAsia="Times New Roman" w:hAnsi="Calibri" w:cs="Calibri"/>
                    <w:color w:val="000000"/>
                  </w:rPr>
                  <w:delText>66</w:delText>
                </w:r>
              </w:del>
            </w:moveFrom>
          </w:p>
        </w:tc>
        <w:tc>
          <w:tcPr>
            <w:tcW w:w="1276" w:type="dxa"/>
            <w:tcBorders>
              <w:top w:val="nil"/>
              <w:left w:val="nil"/>
              <w:bottom w:val="nil"/>
              <w:right w:val="single" w:sz="4" w:space="0" w:color="auto"/>
            </w:tcBorders>
            <w:shd w:val="clear" w:color="000000" w:fill="A9D08E"/>
            <w:noWrap/>
            <w:vAlign w:val="bottom"/>
            <w:hideMark/>
          </w:tcPr>
          <w:p w14:paraId="435316EC" w14:textId="329910D5" w:rsidR="00614D51" w:rsidRPr="00614D51" w:rsidDel="00E27DD8" w:rsidRDefault="00614D51" w:rsidP="00614D51">
            <w:pPr>
              <w:spacing w:after="0"/>
              <w:jc w:val="center"/>
              <w:rPr>
                <w:del w:id="9226" w:author="Della Faille Philippe" w:date="2019-08-09T13:33:00Z"/>
                <w:moveFrom w:id="9227" w:author="Della Faille Philippe" w:date="2019-07-09T17:01:00Z"/>
                <w:rFonts w:ascii="Calibri" w:eastAsia="Times New Roman" w:hAnsi="Calibri" w:cs="Calibri"/>
                <w:color w:val="000000"/>
              </w:rPr>
            </w:pPr>
            <w:moveFrom w:id="9228" w:author="Della Faille Philippe" w:date="2019-07-09T17:01:00Z">
              <w:del w:id="9229" w:author="Della Faille Philippe" w:date="2019-08-09T13:33:00Z">
                <w:r w:rsidRPr="00614D51" w:rsidDel="00E27DD8">
                  <w:rPr>
                    <w:rFonts w:ascii="Calibri" w:eastAsia="Times New Roman" w:hAnsi="Calibri" w:cs="Calibri"/>
                    <w:color w:val="000000"/>
                  </w:rPr>
                  <w:delText>0x0042</w:delText>
                </w:r>
              </w:del>
            </w:moveFrom>
          </w:p>
        </w:tc>
      </w:tr>
      <w:tr w:rsidR="00614D51" w:rsidRPr="00614D51" w:rsidDel="00E27DD8" w14:paraId="378615D8" w14:textId="114585A5" w:rsidTr="00614D51">
        <w:trPr>
          <w:trHeight w:val="288"/>
          <w:del w:id="9230" w:author="Della Faille Philippe" w:date="2019-08-09T13:33:00Z"/>
        </w:trPr>
        <w:tc>
          <w:tcPr>
            <w:tcW w:w="960" w:type="dxa"/>
            <w:vMerge/>
            <w:tcBorders>
              <w:top w:val="nil"/>
              <w:left w:val="nil"/>
              <w:bottom w:val="nil"/>
              <w:right w:val="nil"/>
            </w:tcBorders>
            <w:vAlign w:val="center"/>
            <w:hideMark/>
          </w:tcPr>
          <w:p w14:paraId="42480EB2" w14:textId="47A8F8A4" w:rsidR="00614D51" w:rsidRPr="00614D51" w:rsidDel="00E27DD8" w:rsidRDefault="00614D51" w:rsidP="00614D51">
            <w:pPr>
              <w:spacing w:after="0"/>
              <w:jc w:val="left"/>
              <w:rPr>
                <w:del w:id="9231" w:author="Della Faille Philippe" w:date="2019-08-09T13:33:00Z"/>
                <w:moveFrom w:id="92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1688AAB" w14:textId="102D70FA" w:rsidR="00614D51" w:rsidRPr="00614D51" w:rsidDel="00E27DD8" w:rsidRDefault="00614D51" w:rsidP="00614D51">
            <w:pPr>
              <w:spacing w:after="0"/>
              <w:jc w:val="left"/>
              <w:rPr>
                <w:del w:id="9233" w:author="Della Faille Philippe" w:date="2019-08-09T13:33:00Z"/>
                <w:moveFrom w:id="9234" w:author="Della Faille Philippe" w:date="2019-07-09T17:01:00Z"/>
                <w:rFonts w:ascii="Calibri" w:eastAsia="Times New Roman" w:hAnsi="Calibri" w:cs="Calibri"/>
                <w:color w:val="000000"/>
              </w:rPr>
            </w:pPr>
            <w:moveFrom w:id="9235" w:author="Della Faille Philippe" w:date="2019-07-09T17:01:00Z">
              <w:del w:id="923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29CB152" w14:textId="40CA462D" w:rsidR="00614D51" w:rsidRPr="00614D51" w:rsidDel="00E27DD8" w:rsidRDefault="00614D51" w:rsidP="00614D51">
            <w:pPr>
              <w:spacing w:after="0"/>
              <w:jc w:val="center"/>
              <w:rPr>
                <w:del w:id="9237" w:author="Della Faille Philippe" w:date="2019-08-09T13:33:00Z"/>
                <w:moveFrom w:id="9238" w:author="Della Faille Philippe" w:date="2019-07-09T17:01:00Z"/>
                <w:rFonts w:ascii="Calibri" w:eastAsia="Times New Roman" w:hAnsi="Calibri" w:cs="Calibri"/>
                <w:color w:val="000000"/>
              </w:rPr>
            </w:pPr>
            <w:moveFrom w:id="9239" w:author="Della Faille Philippe" w:date="2019-07-09T17:01:00Z">
              <w:del w:id="9240" w:author="Della Faille Philippe" w:date="2019-08-09T13:33:00Z">
                <w:r w:rsidRPr="00614D51" w:rsidDel="00E27DD8">
                  <w:rPr>
                    <w:rFonts w:ascii="Calibri" w:eastAsia="Times New Roman" w:hAnsi="Calibri" w:cs="Calibri"/>
                    <w:color w:val="000000"/>
                  </w:rPr>
                  <w:delText>45</w:delText>
                </w:r>
              </w:del>
            </w:moveFrom>
          </w:p>
        </w:tc>
        <w:tc>
          <w:tcPr>
            <w:tcW w:w="2680" w:type="dxa"/>
            <w:tcBorders>
              <w:top w:val="nil"/>
              <w:left w:val="nil"/>
              <w:bottom w:val="nil"/>
              <w:right w:val="nil"/>
            </w:tcBorders>
            <w:shd w:val="clear" w:color="000000" w:fill="A9D08E"/>
            <w:noWrap/>
            <w:vAlign w:val="bottom"/>
            <w:hideMark/>
          </w:tcPr>
          <w:p w14:paraId="504B392E" w14:textId="455012FE" w:rsidR="00614D51" w:rsidRPr="00614D51" w:rsidDel="00E27DD8" w:rsidRDefault="00614D51" w:rsidP="00614D51">
            <w:pPr>
              <w:spacing w:after="0"/>
              <w:jc w:val="left"/>
              <w:rPr>
                <w:del w:id="9241" w:author="Della Faille Philippe" w:date="2019-08-09T13:33:00Z"/>
                <w:moveFrom w:id="9242" w:author="Della Faille Philippe" w:date="2019-07-09T17:01:00Z"/>
                <w:rFonts w:ascii="Calibri" w:eastAsia="Times New Roman" w:hAnsi="Calibri" w:cs="Calibri"/>
                <w:color w:val="000000"/>
              </w:rPr>
            </w:pPr>
            <w:moveFrom w:id="9243" w:author="Della Faille Philippe" w:date="2019-07-09T17:01:00Z">
              <w:del w:id="9244" w:author="Della Faille Philippe" w:date="2019-08-09T13:33:00Z">
                <w:r w:rsidRPr="00614D51" w:rsidDel="00E27DD8">
                  <w:rPr>
                    <w:rFonts w:ascii="Calibri" w:eastAsia="Times New Roman" w:hAnsi="Calibri" w:cs="Calibri"/>
                    <w:color w:val="000000"/>
                  </w:rPr>
                  <w:delText>Voltage P3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0DD81DC" w14:textId="0337C56B" w:rsidR="00614D51" w:rsidRPr="00614D51" w:rsidDel="00E27DD8" w:rsidRDefault="00614D51" w:rsidP="00614D51">
            <w:pPr>
              <w:spacing w:after="0"/>
              <w:jc w:val="center"/>
              <w:rPr>
                <w:del w:id="9245" w:author="Della Faille Philippe" w:date="2019-08-09T13:33:00Z"/>
                <w:moveFrom w:id="9246" w:author="Della Faille Philippe" w:date="2019-07-09T17:01:00Z"/>
                <w:rFonts w:ascii="Calibri" w:eastAsia="Times New Roman" w:hAnsi="Calibri" w:cs="Calibri"/>
                <w:color w:val="000000"/>
              </w:rPr>
            </w:pPr>
            <w:moveFrom w:id="9247" w:author="Della Faille Philippe" w:date="2019-07-09T17:01:00Z">
              <w:del w:id="9248"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7CCBD831" w14:textId="64DB75F5" w:rsidR="00614D51" w:rsidRPr="00614D51" w:rsidDel="00E27DD8" w:rsidRDefault="00614D51" w:rsidP="00614D51">
            <w:pPr>
              <w:spacing w:after="0"/>
              <w:jc w:val="center"/>
              <w:rPr>
                <w:del w:id="9249" w:author="Della Faille Philippe" w:date="2019-08-09T13:33:00Z"/>
                <w:moveFrom w:id="9250" w:author="Della Faille Philippe" w:date="2019-07-09T17:01:00Z"/>
                <w:rFonts w:ascii="Calibri" w:eastAsia="Times New Roman" w:hAnsi="Calibri" w:cs="Calibri"/>
                <w:color w:val="000000"/>
              </w:rPr>
            </w:pPr>
            <w:moveFrom w:id="9251" w:author="Della Faille Philippe" w:date="2019-07-09T17:01:00Z">
              <w:del w:id="925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3331D8FF" w14:textId="582FFDC9" w:rsidR="00614D51" w:rsidRPr="00614D51" w:rsidDel="00E27DD8" w:rsidRDefault="00614D51" w:rsidP="00614D51">
            <w:pPr>
              <w:spacing w:after="0"/>
              <w:jc w:val="center"/>
              <w:rPr>
                <w:del w:id="9253" w:author="Della Faille Philippe" w:date="2019-08-09T13:33:00Z"/>
                <w:moveFrom w:id="9254" w:author="Della Faille Philippe" w:date="2019-07-09T17:01:00Z"/>
                <w:rFonts w:ascii="Calibri" w:eastAsia="Times New Roman" w:hAnsi="Calibri" w:cs="Calibri"/>
                <w:color w:val="000000"/>
              </w:rPr>
            </w:pPr>
            <w:moveFrom w:id="9255" w:author="Della Faille Philippe" w:date="2019-07-09T17:01:00Z">
              <w:del w:id="925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A5E7898" w14:textId="4C15C3CE" w:rsidR="00614D51" w:rsidRPr="00614D51" w:rsidDel="00E27DD8" w:rsidRDefault="00614D51" w:rsidP="00614D51">
            <w:pPr>
              <w:spacing w:after="0"/>
              <w:jc w:val="center"/>
              <w:rPr>
                <w:del w:id="9257" w:author="Della Faille Philippe" w:date="2019-08-09T13:33:00Z"/>
                <w:moveFrom w:id="9258" w:author="Della Faille Philippe" w:date="2019-07-09T17:01:00Z"/>
                <w:rFonts w:ascii="Calibri" w:eastAsia="Times New Roman" w:hAnsi="Calibri" w:cs="Calibri"/>
                <w:color w:val="000000"/>
              </w:rPr>
            </w:pPr>
            <w:moveFrom w:id="9259" w:author="Della Faille Philippe" w:date="2019-07-09T17:01:00Z">
              <w:del w:id="9260" w:author="Della Faille Philippe" w:date="2019-08-09T13:33:00Z">
                <w:r w:rsidRPr="00614D51" w:rsidDel="00E27DD8">
                  <w:rPr>
                    <w:rFonts w:ascii="Calibri" w:eastAsia="Times New Roman" w:hAnsi="Calibri" w:cs="Calibri"/>
                    <w:color w:val="000000"/>
                  </w:rPr>
                  <w:delText>68</w:delText>
                </w:r>
              </w:del>
            </w:moveFrom>
          </w:p>
        </w:tc>
        <w:tc>
          <w:tcPr>
            <w:tcW w:w="1276" w:type="dxa"/>
            <w:tcBorders>
              <w:top w:val="nil"/>
              <w:left w:val="nil"/>
              <w:bottom w:val="nil"/>
              <w:right w:val="single" w:sz="4" w:space="0" w:color="auto"/>
            </w:tcBorders>
            <w:shd w:val="clear" w:color="000000" w:fill="A9D08E"/>
            <w:noWrap/>
            <w:vAlign w:val="bottom"/>
            <w:hideMark/>
          </w:tcPr>
          <w:p w14:paraId="35451D69" w14:textId="42ECCB71" w:rsidR="00614D51" w:rsidRPr="00614D51" w:rsidDel="00E27DD8" w:rsidRDefault="00614D51" w:rsidP="00614D51">
            <w:pPr>
              <w:spacing w:after="0"/>
              <w:jc w:val="center"/>
              <w:rPr>
                <w:del w:id="9261" w:author="Della Faille Philippe" w:date="2019-08-09T13:33:00Z"/>
                <w:moveFrom w:id="9262" w:author="Della Faille Philippe" w:date="2019-07-09T17:01:00Z"/>
                <w:rFonts w:ascii="Calibri" w:eastAsia="Times New Roman" w:hAnsi="Calibri" w:cs="Calibri"/>
                <w:color w:val="000000"/>
              </w:rPr>
            </w:pPr>
            <w:moveFrom w:id="9263" w:author="Della Faille Philippe" w:date="2019-07-09T17:01:00Z">
              <w:del w:id="9264" w:author="Della Faille Philippe" w:date="2019-08-09T13:33:00Z">
                <w:r w:rsidRPr="00614D51" w:rsidDel="00E27DD8">
                  <w:rPr>
                    <w:rFonts w:ascii="Calibri" w:eastAsia="Times New Roman" w:hAnsi="Calibri" w:cs="Calibri"/>
                    <w:color w:val="000000"/>
                  </w:rPr>
                  <w:delText>0x0044</w:delText>
                </w:r>
              </w:del>
            </w:moveFrom>
          </w:p>
        </w:tc>
      </w:tr>
      <w:tr w:rsidR="00614D51" w:rsidRPr="00614D51" w:rsidDel="00E27DD8" w14:paraId="0BC68CAA" w14:textId="139DD8C8" w:rsidTr="00614D51">
        <w:trPr>
          <w:trHeight w:val="288"/>
          <w:del w:id="9265" w:author="Della Faille Philippe" w:date="2019-08-09T13:33:00Z"/>
        </w:trPr>
        <w:tc>
          <w:tcPr>
            <w:tcW w:w="960" w:type="dxa"/>
            <w:vMerge/>
            <w:tcBorders>
              <w:top w:val="nil"/>
              <w:left w:val="nil"/>
              <w:bottom w:val="nil"/>
              <w:right w:val="nil"/>
            </w:tcBorders>
            <w:vAlign w:val="center"/>
            <w:hideMark/>
          </w:tcPr>
          <w:p w14:paraId="2E00CAFF" w14:textId="3324CB61" w:rsidR="00614D51" w:rsidRPr="00614D51" w:rsidDel="00E27DD8" w:rsidRDefault="00614D51" w:rsidP="00614D51">
            <w:pPr>
              <w:spacing w:after="0"/>
              <w:jc w:val="left"/>
              <w:rPr>
                <w:del w:id="9266" w:author="Della Faille Philippe" w:date="2019-08-09T13:33:00Z"/>
                <w:moveFrom w:id="92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F787612" w14:textId="4CAD9CF8" w:rsidR="00614D51" w:rsidRPr="00614D51" w:rsidDel="00E27DD8" w:rsidRDefault="00614D51" w:rsidP="00614D51">
            <w:pPr>
              <w:spacing w:after="0"/>
              <w:jc w:val="left"/>
              <w:rPr>
                <w:del w:id="9268" w:author="Della Faille Philippe" w:date="2019-08-09T13:33:00Z"/>
                <w:moveFrom w:id="9269" w:author="Della Faille Philippe" w:date="2019-07-09T17:01:00Z"/>
                <w:rFonts w:ascii="Calibri" w:eastAsia="Times New Roman" w:hAnsi="Calibri" w:cs="Calibri"/>
                <w:color w:val="000000"/>
              </w:rPr>
            </w:pPr>
            <w:moveFrom w:id="9270" w:author="Della Faille Philippe" w:date="2019-07-09T17:01:00Z">
              <w:del w:id="927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B567DC8" w14:textId="2F825BE4" w:rsidR="00614D51" w:rsidRPr="00614D51" w:rsidDel="00E27DD8" w:rsidRDefault="00614D51" w:rsidP="00614D51">
            <w:pPr>
              <w:spacing w:after="0"/>
              <w:jc w:val="center"/>
              <w:rPr>
                <w:del w:id="9272" w:author="Della Faille Philippe" w:date="2019-08-09T13:33:00Z"/>
                <w:moveFrom w:id="9273" w:author="Della Faille Philippe" w:date="2019-07-09T17:01:00Z"/>
                <w:rFonts w:ascii="Calibri" w:eastAsia="Times New Roman" w:hAnsi="Calibri" w:cs="Calibri"/>
                <w:color w:val="000000"/>
              </w:rPr>
            </w:pPr>
            <w:moveFrom w:id="9274" w:author="Della Faille Philippe" w:date="2019-07-09T17:01:00Z">
              <w:del w:id="9275" w:author="Della Faille Philippe" w:date="2019-08-09T13:33:00Z">
                <w:r w:rsidRPr="00614D51" w:rsidDel="00E27DD8">
                  <w:rPr>
                    <w:rFonts w:ascii="Calibri" w:eastAsia="Times New Roman" w:hAnsi="Calibri" w:cs="Calibri"/>
                    <w:color w:val="000000"/>
                  </w:rPr>
                  <w:delText>46</w:delText>
                </w:r>
              </w:del>
            </w:moveFrom>
          </w:p>
        </w:tc>
        <w:tc>
          <w:tcPr>
            <w:tcW w:w="2680" w:type="dxa"/>
            <w:tcBorders>
              <w:top w:val="nil"/>
              <w:left w:val="nil"/>
              <w:bottom w:val="nil"/>
              <w:right w:val="nil"/>
            </w:tcBorders>
            <w:shd w:val="clear" w:color="000000" w:fill="A9D08E"/>
            <w:noWrap/>
            <w:vAlign w:val="bottom"/>
            <w:hideMark/>
          </w:tcPr>
          <w:p w14:paraId="40245B91" w14:textId="63BD6B6A" w:rsidR="00614D51" w:rsidRPr="00614D51" w:rsidDel="00E27DD8" w:rsidRDefault="00614D51" w:rsidP="00614D51">
            <w:pPr>
              <w:spacing w:after="0"/>
              <w:jc w:val="left"/>
              <w:rPr>
                <w:del w:id="9276" w:author="Della Faille Philippe" w:date="2019-08-09T13:33:00Z"/>
                <w:moveFrom w:id="9277" w:author="Della Faille Philippe" w:date="2019-07-09T17:01:00Z"/>
                <w:rFonts w:ascii="Calibri" w:eastAsia="Times New Roman" w:hAnsi="Calibri" w:cs="Calibri"/>
                <w:color w:val="000000"/>
              </w:rPr>
            </w:pPr>
            <w:moveFrom w:id="9278" w:author="Della Faille Philippe" w:date="2019-07-09T17:01:00Z">
              <w:del w:id="9279" w:author="Della Faille Philippe" w:date="2019-08-09T13:33:00Z">
                <w:r w:rsidRPr="00614D51" w:rsidDel="00E27DD8">
                  <w:rPr>
                    <w:rFonts w:ascii="Calibri" w:eastAsia="Times New Roman" w:hAnsi="Calibri" w:cs="Calibri"/>
                    <w:color w:val="000000"/>
                  </w:rPr>
                  <w:delText>Voltage P4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DD99188" w14:textId="37CB18BE" w:rsidR="00614D51" w:rsidRPr="00614D51" w:rsidDel="00E27DD8" w:rsidRDefault="00614D51" w:rsidP="00614D51">
            <w:pPr>
              <w:spacing w:after="0"/>
              <w:jc w:val="center"/>
              <w:rPr>
                <w:del w:id="9280" w:author="Della Faille Philippe" w:date="2019-08-09T13:33:00Z"/>
                <w:moveFrom w:id="9281" w:author="Della Faille Philippe" w:date="2019-07-09T17:01:00Z"/>
                <w:rFonts w:ascii="Calibri" w:eastAsia="Times New Roman" w:hAnsi="Calibri" w:cs="Calibri"/>
                <w:color w:val="000000"/>
              </w:rPr>
            </w:pPr>
            <w:moveFrom w:id="9282" w:author="Della Faille Philippe" w:date="2019-07-09T17:01:00Z">
              <w:del w:id="9283"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2EB0EFAA" w14:textId="41B01BC9" w:rsidR="00614D51" w:rsidRPr="00614D51" w:rsidDel="00E27DD8" w:rsidRDefault="00614D51" w:rsidP="00614D51">
            <w:pPr>
              <w:spacing w:after="0"/>
              <w:jc w:val="center"/>
              <w:rPr>
                <w:del w:id="9284" w:author="Della Faille Philippe" w:date="2019-08-09T13:33:00Z"/>
                <w:moveFrom w:id="9285" w:author="Della Faille Philippe" w:date="2019-07-09T17:01:00Z"/>
                <w:rFonts w:ascii="Calibri" w:eastAsia="Times New Roman" w:hAnsi="Calibri" w:cs="Calibri"/>
                <w:color w:val="000000"/>
              </w:rPr>
            </w:pPr>
            <w:moveFrom w:id="9286" w:author="Della Faille Philippe" w:date="2019-07-09T17:01:00Z">
              <w:del w:id="928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4E71DC1" w14:textId="17AE4A82" w:rsidR="00614D51" w:rsidRPr="00614D51" w:rsidDel="00E27DD8" w:rsidRDefault="00614D51" w:rsidP="00614D51">
            <w:pPr>
              <w:spacing w:after="0"/>
              <w:jc w:val="center"/>
              <w:rPr>
                <w:del w:id="9288" w:author="Della Faille Philippe" w:date="2019-08-09T13:33:00Z"/>
                <w:moveFrom w:id="9289" w:author="Della Faille Philippe" w:date="2019-07-09T17:01:00Z"/>
                <w:rFonts w:ascii="Calibri" w:eastAsia="Times New Roman" w:hAnsi="Calibri" w:cs="Calibri"/>
                <w:color w:val="000000"/>
              </w:rPr>
            </w:pPr>
            <w:moveFrom w:id="9290" w:author="Della Faille Philippe" w:date="2019-07-09T17:01:00Z">
              <w:del w:id="929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16D5C84" w14:textId="3AA772B7" w:rsidR="00614D51" w:rsidRPr="00614D51" w:rsidDel="00E27DD8" w:rsidRDefault="00614D51" w:rsidP="00614D51">
            <w:pPr>
              <w:spacing w:after="0"/>
              <w:jc w:val="center"/>
              <w:rPr>
                <w:del w:id="9292" w:author="Della Faille Philippe" w:date="2019-08-09T13:33:00Z"/>
                <w:moveFrom w:id="9293" w:author="Della Faille Philippe" w:date="2019-07-09T17:01:00Z"/>
                <w:rFonts w:ascii="Calibri" w:eastAsia="Times New Roman" w:hAnsi="Calibri" w:cs="Calibri"/>
                <w:color w:val="000000"/>
              </w:rPr>
            </w:pPr>
            <w:moveFrom w:id="9294" w:author="Della Faille Philippe" w:date="2019-07-09T17:01:00Z">
              <w:del w:id="9295" w:author="Della Faille Philippe" w:date="2019-08-09T13:33:00Z">
                <w:r w:rsidRPr="00614D51" w:rsidDel="00E27DD8">
                  <w:rPr>
                    <w:rFonts w:ascii="Calibri" w:eastAsia="Times New Roman" w:hAnsi="Calibri" w:cs="Calibri"/>
                    <w:color w:val="000000"/>
                  </w:rPr>
                  <w:delText>70</w:delText>
                </w:r>
              </w:del>
            </w:moveFrom>
          </w:p>
        </w:tc>
        <w:tc>
          <w:tcPr>
            <w:tcW w:w="1276" w:type="dxa"/>
            <w:tcBorders>
              <w:top w:val="nil"/>
              <w:left w:val="nil"/>
              <w:bottom w:val="nil"/>
              <w:right w:val="single" w:sz="4" w:space="0" w:color="auto"/>
            </w:tcBorders>
            <w:shd w:val="clear" w:color="000000" w:fill="A9D08E"/>
            <w:noWrap/>
            <w:vAlign w:val="bottom"/>
            <w:hideMark/>
          </w:tcPr>
          <w:p w14:paraId="1B8300E8" w14:textId="2AB8EE61" w:rsidR="00614D51" w:rsidRPr="00614D51" w:rsidDel="00E27DD8" w:rsidRDefault="00614D51" w:rsidP="00614D51">
            <w:pPr>
              <w:spacing w:after="0"/>
              <w:jc w:val="center"/>
              <w:rPr>
                <w:del w:id="9296" w:author="Della Faille Philippe" w:date="2019-08-09T13:33:00Z"/>
                <w:moveFrom w:id="9297" w:author="Della Faille Philippe" w:date="2019-07-09T17:01:00Z"/>
                <w:rFonts w:ascii="Calibri" w:eastAsia="Times New Roman" w:hAnsi="Calibri" w:cs="Calibri"/>
                <w:color w:val="000000"/>
              </w:rPr>
            </w:pPr>
            <w:moveFrom w:id="9298" w:author="Della Faille Philippe" w:date="2019-07-09T17:01:00Z">
              <w:del w:id="9299" w:author="Della Faille Philippe" w:date="2019-08-09T13:33:00Z">
                <w:r w:rsidRPr="00614D51" w:rsidDel="00E27DD8">
                  <w:rPr>
                    <w:rFonts w:ascii="Calibri" w:eastAsia="Times New Roman" w:hAnsi="Calibri" w:cs="Calibri"/>
                    <w:color w:val="000000"/>
                  </w:rPr>
                  <w:delText>0x0046</w:delText>
                </w:r>
              </w:del>
            </w:moveFrom>
          </w:p>
        </w:tc>
      </w:tr>
      <w:tr w:rsidR="00614D51" w:rsidRPr="00614D51" w:rsidDel="00E27DD8" w14:paraId="11F2506E" w14:textId="1CE5620F" w:rsidTr="00614D51">
        <w:trPr>
          <w:trHeight w:val="288"/>
          <w:del w:id="9300" w:author="Della Faille Philippe" w:date="2019-08-09T13:33:00Z"/>
        </w:trPr>
        <w:tc>
          <w:tcPr>
            <w:tcW w:w="960" w:type="dxa"/>
            <w:vMerge/>
            <w:tcBorders>
              <w:top w:val="nil"/>
              <w:left w:val="nil"/>
              <w:bottom w:val="nil"/>
              <w:right w:val="nil"/>
            </w:tcBorders>
            <w:vAlign w:val="center"/>
            <w:hideMark/>
          </w:tcPr>
          <w:p w14:paraId="5B0F1B11" w14:textId="29922675" w:rsidR="00614D51" w:rsidRPr="00614D51" w:rsidDel="00E27DD8" w:rsidRDefault="00614D51" w:rsidP="00614D51">
            <w:pPr>
              <w:spacing w:after="0"/>
              <w:jc w:val="left"/>
              <w:rPr>
                <w:del w:id="9301" w:author="Della Faille Philippe" w:date="2019-08-09T13:33:00Z"/>
                <w:moveFrom w:id="93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D8E35B0" w14:textId="5824D82E" w:rsidR="00614D51" w:rsidRPr="00614D51" w:rsidDel="00E27DD8" w:rsidRDefault="00614D51" w:rsidP="00614D51">
            <w:pPr>
              <w:spacing w:after="0"/>
              <w:jc w:val="left"/>
              <w:rPr>
                <w:del w:id="9303" w:author="Della Faille Philippe" w:date="2019-08-09T13:33:00Z"/>
                <w:moveFrom w:id="9304" w:author="Della Faille Philippe" w:date="2019-07-09T17:01:00Z"/>
                <w:rFonts w:ascii="Calibri" w:eastAsia="Times New Roman" w:hAnsi="Calibri" w:cs="Calibri"/>
                <w:color w:val="000000"/>
              </w:rPr>
            </w:pPr>
            <w:moveFrom w:id="9305" w:author="Della Faille Philippe" w:date="2019-07-09T17:01:00Z">
              <w:del w:id="930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3AE8AF7" w14:textId="6FE790E4" w:rsidR="00614D51" w:rsidRPr="00614D51" w:rsidDel="00E27DD8" w:rsidRDefault="00614D51" w:rsidP="00614D51">
            <w:pPr>
              <w:spacing w:after="0"/>
              <w:jc w:val="center"/>
              <w:rPr>
                <w:del w:id="9307" w:author="Della Faille Philippe" w:date="2019-08-09T13:33:00Z"/>
                <w:moveFrom w:id="9308" w:author="Della Faille Philippe" w:date="2019-07-09T17:01:00Z"/>
                <w:rFonts w:ascii="Calibri" w:eastAsia="Times New Roman" w:hAnsi="Calibri" w:cs="Calibri"/>
                <w:color w:val="000000"/>
              </w:rPr>
            </w:pPr>
            <w:moveFrom w:id="9309" w:author="Della Faille Philippe" w:date="2019-07-09T17:01:00Z">
              <w:del w:id="9310" w:author="Della Faille Philippe" w:date="2019-08-09T13:33:00Z">
                <w:r w:rsidRPr="00614D51" w:rsidDel="00E27DD8">
                  <w:rPr>
                    <w:rFonts w:ascii="Calibri" w:eastAsia="Times New Roman" w:hAnsi="Calibri" w:cs="Calibri"/>
                    <w:color w:val="000000"/>
                  </w:rPr>
                  <w:delText>47</w:delText>
                </w:r>
              </w:del>
            </w:moveFrom>
          </w:p>
        </w:tc>
        <w:tc>
          <w:tcPr>
            <w:tcW w:w="2680" w:type="dxa"/>
            <w:tcBorders>
              <w:top w:val="nil"/>
              <w:left w:val="nil"/>
              <w:bottom w:val="nil"/>
              <w:right w:val="nil"/>
            </w:tcBorders>
            <w:shd w:val="clear" w:color="000000" w:fill="A9D08E"/>
            <w:noWrap/>
            <w:vAlign w:val="bottom"/>
            <w:hideMark/>
          </w:tcPr>
          <w:p w14:paraId="5A15DA1B" w14:textId="3DA1746E" w:rsidR="00614D51" w:rsidRPr="00614D51" w:rsidDel="00E27DD8" w:rsidRDefault="00614D51" w:rsidP="00614D51">
            <w:pPr>
              <w:spacing w:after="0"/>
              <w:jc w:val="left"/>
              <w:rPr>
                <w:del w:id="9311" w:author="Della Faille Philippe" w:date="2019-08-09T13:33:00Z"/>
                <w:moveFrom w:id="9312" w:author="Della Faille Philippe" w:date="2019-07-09T17:01:00Z"/>
                <w:rFonts w:ascii="Calibri" w:eastAsia="Times New Roman" w:hAnsi="Calibri" w:cs="Calibri"/>
                <w:color w:val="000000"/>
              </w:rPr>
            </w:pPr>
            <w:moveFrom w:id="9313" w:author="Della Faille Philippe" w:date="2019-07-09T17:01:00Z">
              <w:del w:id="9314" w:author="Della Faille Philippe" w:date="2019-08-09T13:33:00Z">
                <w:r w:rsidRPr="00614D51" w:rsidDel="00E27DD8">
                  <w:rPr>
                    <w:rFonts w:ascii="Calibri" w:eastAsia="Times New Roman" w:hAnsi="Calibri" w:cs="Calibri"/>
                    <w:color w:val="000000"/>
                  </w:rPr>
                  <w:delText>Voltage P5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35D1660" w14:textId="70C86B6E" w:rsidR="00614D51" w:rsidRPr="00614D51" w:rsidDel="00E27DD8" w:rsidRDefault="00614D51" w:rsidP="00614D51">
            <w:pPr>
              <w:spacing w:after="0"/>
              <w:jc w:val="center"/>
              <w:rPr>
                <w:del w:id="9315" w:author="Della Faille Philippe" w:date="2019-08-09T13:33:00Z"/>
                <w:moveFrom w:id="9316" w:author="Della Faille Philippe" w:date="2019-07-09T17:01:00Z"/>
                <w:rFonts w:ascii="Calibri" w:eastAsia="Times New Roman" w:hAnsi="Calibri" w:cs="Calibri"/>
                <w:color w:val="000000"/>
              </w:rPr>
            </w:pPr>
            <w:moveFrom w:id="9317" w:author="Della Faille Philippe" w:date="2019-07-09T17:01:00Z">
              <w:del w:id="9318"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75302F2C" w14:textId="29EBE14A" w:rsidR="00614D51" w:rsidRPr="00614D51" w:rsidDel="00E27DD8" w:rsidRDefault="00614D51" w:rsidP="00614D51">
            <w:pPr>
              <w:spacing w:after="0"/>
              <w:jc w:val="center"/>
              <w:rPr>
                <w:del w:id="9319" w:author="Della Faille Philippe" w:date="2019-08-09T13:33:00Z"/>
                <w:moveFrom w:id="9320" w:author="Della Faille Philippe" w:date="2019-07-09T17:01:00Z"/>
                <w:rFonts w:ascii="Calibri" w:eastAsia="Times New Roman" w:hAnsi="Calibri" w:cs="Calibri"/>
                <w:color w:val="000000"/>
              </w:rPr>
            </w:pPr>
            <w:moveFrom w:id="9321" w:author="Della Faille Philippe" w:date="2019-07-09T17:01:00Z">
              <w:del w:id="932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48EA411" w14:textId="6B8129C5" w:rsidR="00614D51" w:rsidRPr="00614D51" w:rsidDel="00E27DD8" w:rsidRDefault="00614D51" w:rsidP="00614D51">
            <w:pPr>
              <w:spacing w:after="0"/>
              <w:jc w:val="center"/>
              <w:rPr>
                <w:del w:id="9323" w:author="Della Faille Philippe" w:date="2019-08-09T13:33:00Z"/>
                <w:moveFrom w:id="9324" w:author="Della Faille Philippe" w:date="2019-07-09T17:01:00Z"/>
                <w:rFonts w:ascii="Calibri" w:eastAsia="Times New Roman" w:hAnsi="Calibri" w:cs="Calibri"/>
                <w:color w:val="000000"/>
              </w:rPr>
            </w:pPr>
            <w:moveFrom w:id="9325" w:author="Della Faille Philippe" w:date="2019-07-09T17:01:00Z">
              <w:del w:id="932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7F390E64" w14:textId="20F25CCE" w:rsidR="00614D51" w:rsidRPr="00614D51" w:rsidDel="00E27DD8" w:rsidRDefault="00614D51" w:rsidP="00614D51">
            <w:pPr>
              <w:spacing w:after="0"/>
              <w:jc w:val="center"/>
              <w:rPr>
                <w:del w:id="9327" w:author="Della Faille Philippe" w:date="2019-08-09T13:33:00Z"/>
                <w:moveFrom w:id="9328" w:author="Della Faille Philippe" w:date="2019-07-09T17:01:00Z"/>
                <w:rFonts w:ascii="Calibri" w:eastAsia="Times New Roman" w:hAnsi="Calibri" w:cs="Calibri"/>
                <w:color w:val="000000"/>
              </w:rPr>
            </w:pPr>
            <w:moveFrom w:id="9329" w:author="Della Faille Philippe" w:date="2019-07-09T17:01:00Z">
              <w:del w:id="9330" w:author="Della Faille Philippe" w:date="2019-08-09T13:33:00Z">
                <w:r w:rsidRPr="00614D51" w:rsidDel="00E27DD8">
                  <w:rPr>
                    <w:rFonts w:ascii="Calibri" w:eastAsia="Times New Roman" w:hAnsi="Calibri" w:cs="Calibri"/>
                    <w:color w:val="000000"/>
                  </w:rPr>
                  <w:delText>72</w:delText>
                </w:r>
              </w:del>
            </w:moveFrom>
          </w:p>
        </w:tc>
        <w:tc>
          <w:tcPr>
            <w:tcW w:w="1276" w:type="dxa"/>
            <w:tcBorders>
              <w:top w:val="nil"/>
              <w:left w:val="nil"/>
              <w:bottom w:val="nil"/>
              <w:right w:val="single" w:sz="4" w:space="0" w:color="auto"/>
            </w:tcBorders>
            <w:shd w:val="clear" w:color="000000" w:fill="A9D08E"/>
            <w:noWrap/>
            <w:vAlign w:val="bottom"/>
            <w:hideMark/>
          </w:tcPr>
          <w:p w14:paraId="4AEA19F3" w14:textId="64DA11AF" w:rsidR="00614D51" w:rsidRPr="00614D51" w:rsidDel="00E27DD8" w:rsidRDefault="00614D51" w:rsidP="00614D51">
            <w:pPr>
              <w:spacing w:after="0"/>
              <w:jc w:val="center"/>
              <w:rPr>
                <w:del w:id="9331" w:author="Della Faille Philippe" w:date="2019-08-09T13:33:00Z"/>
                <w:moveFrom w:id="9332" w:author="Della Faille Philippe" w:date="2019-07-09T17:01:00Z"/>
                <w:rFonts w:ascii="Calibri" w:eastAsia="Times New Roman" w:hAnsi="Calibri" w:cs="Calibri"/>
                <w:color w:val="000000"/>
              </w:rPr>
            </w:pPr>
            <w:moveFrom w:id="9333" w:author="Della Faille Philippe" w:date="2019-07-09T17:01:00Z">
              <w:del w:id="9334" w:author="Della Faille Philippe" w:date="2019-08-09T13:33:00Z">
                <w:r w:rsidRPr="00614D51" w:rsidDel="00E27DD8">
                  <w:rPr>
                    <w:rFonts w:ascii="Calibri" w:eastAsia="Times New Roman" w:hAnsi="Calibri" w:cs="Calibri"/>
                    <w:color w:val="000000"/>
                  </w:rPr>
                  <w:delText>0x0048</w:delText>
                </w:r>
              </w:del>
            </w:moveFrom>
          </w:p>
        </w:tc>
      </w:tr>
      <w:tr w:rsidR="00614D51" w:rsidRPr="00614D51" w:rsidDel="00E27DD8" w14:paraId="5C2FDD4C" w14:textId="5CD9693D" w:rsidTr="00614D51">
        <w:trPr>
          <w:trHeight w:val="288"/>
          <w:del w:id="9335" w:author="Della Faille Philippe" w:date="2019-08-09T13:33:00Z"/>
        </w:trPr>
        <w:tc>
          <w:tcPr>
            <w:tcW w:w="960" w:type="dxa"/>
            <w:vMerge/>
            <w:tcBorders>
              <w:top w:val="nil"/>
              <w:left w:val="nil"/>
              <w:bottom w:val="nil"/>
              <w:right w:val="nil"/>
            </w:tcBorders>
            <w:vAlign w:val="center"/>
            <w:hideMark/>
          </w:tcPr>
          <w:p w14:paraId="18043493" w14:textId="26EF9A1D" w:rsidR="00614D51" w:rsidRPr="00614D51" w:rsidDel="00E27DD8" w:rsidRDefault="00614D51" w:rsidP="00614D51">
            <w:pPr>
              <w:spacing w:after="0"/>
              <w:jc w:val="left"/>
              <w:rPr>
                <w:del w:id="9336" w:author="Della Faille Philippe" w:date="2019-08-09T13:33:00Z"/>
                <w:moveFrom w:id="93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461B01C" w14:textId="5930F8B6" w:rsidR="00614D51" w:rsidRPr="00614D51" w:rsidDel="00E27DD8" w:rsidRDefault="00614D51" w:rsidP="00614D51">
            <w:pPr>
              <w:spacing w:after="0"/>
              <w:jc w:val="left"/>
              <w:rPr>
                <w:del w:id="9338" w:author="Della Faille Philippe" w:date="2019-08-09T13:33:00Z"/>
                <w:moveFrom w:id="9339" w:author="Della Faille Philippe" w:date="2019-07-09T17:01:00Z"/>
                <w:rFonts w:ascii="Calibri" w:eastAsia="Times New Roman" w:hAnsi="Calibri" w:cs="Calibri"/>
                <w:color w:val="000000"/>
              </w:rPr>
            </w:pPr>
            <w:moveFrom w:id="9340" w:author="Della Faille Philippe" w:date="2019-07-09T17:01:00Z">
              <w:del w:id="934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2AE11AA" w14:textId="264DC822" w:rsidR="00614D51" w:rsidRPr="00614D51" w:rsidDel="00E27DD8" w:rsidRDefault="00614D51" w:rsidP="00614D51">
            <w:pPr>
              <w:spacing w:after="0"/>
              <w:jc w:val="center"/>
              <w:rPr>
                <w:del w:id="9342" w:author="Della Faille Philippe" w:date="2019-08-09T13:33:00Z"/>
                <w:moveFrom w:id="9343" w:author="Della Faille Philippe" w:date="2019-07-09T17:01:00Z"/>
                <w:rFonts w:ascii="Calibri" w:eastAsia="Times New Roman" w:hAnsi="Calibri" w:cs="Calibri"/>
                <w:color w:val="000000"/>
              </w:rPr>
            </w:pPr>
            <w:moveFrom w:id="9344" w:author="Della Faille Philippe" w:date="2019-07-09T17:01:00Z">
              <w:del w:id="9345" w:author="Della Faille Philippe" w:date="2019-08-09T13:33:00Z">
                <w:r w:rsidRPr="00614D51" w:rsidDel="00E27DD8">
                  <w:rPr>
                    <w:rFonts w:ascii="Calibri" w:eastAsia="Times New Roman" w:hAnsi="Calibri" w:cs="Calibri"/>
                    <w:color w:val="000000"/>
                  </w:rPr>
                  <w:delText>48</w:delText>
                </w:r>
              </w:del>
            </w:moveFrom>
          </w:p>
        </w:tc>
        <w:tc>
          <w:tcPr>
            <w:tcW w:w="2680" w:type="dxa"/>
            <w:tcBorders>
              <w:top w:val="nil"/>
              <w:left w:val="nil"/>
              <w:bottom w:val="nil"/>
              <w:right w:val="nil"/>
            </w:tcBorders>
            <w:shd w:val="clear" w:color="000000" w:fill="A9D08E"/>
            <w:noWrap/>
            <w:vAlign w:val="bottom"/>
            <w:hideMark/>
          </w:tcPr>
          <w:p w14:paraId="4AE88B63" w14:textId="4D1D7693" w:rsidR="00614D51" w:rsidRPr="00614D51" w:rsidDel="00E27DD8" w:rsidRDefault="00614D51" w:rsidP="00614D51">
            <w:pPr>
              <w:spacing w:after="0"/>
              <w:jc w:val="left"/>
              <w:rPr>
                <w:del w:id="9346" w:author="Della Faille Philippe" w:date="2019-08-09T13:33:00Z"/>
                <w:moveFrom w:id="9347" w:author="Della Faille Philippe" w:date="2019-07-09T17:01:00Z"/>
                <w:rFonts w:ascii="Calibri" w:eastAsia="Times New Roman" w:hAnsi="Calibri" w:cs="Calibri"/>
                <w:color w:val="000000"/>
              </w:rPr>
            </w:pPr>
            <w:moveFrom w:id="9348" w:author="Della Faille Philippe" w:date="2019-07-09T17:01:00Z">
              <w:del w:id="9349" w:author="Della Faille Philippe" w:date="2019-08-09T13:33:00Z">
                <w:r w:rsidRPr="00614D51" w:rsidDel="00E27DD8">
                  <w:rPr>
                    <w:rFonts w:ascii="Calibri" w:eastAsia="Times New Roman" w:hAnsi="Calibri" w:cs="Calibri"/>
                    <w:color w:val="000000"/>
                  </w:rPr>
                  <w:delText>Voltage P6</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6382CA1" w14:textId="7ADD59E4" w:rsidR="00614D51" w:rsidRPr="00614D51" w:rsidDel="00E27DD8" w:rsidRDefault="00614D51" w:rsidP="00614D51">
            <w:pPr>
              <w:spacing w:after="0"/>
              <w:jc w:val="center"/>
              <w:rPr>
                <w:del w:id="9350" w:author="Della Faille Philippe" w:date="2019-08-09T13:33:00Z"/>
                <w:moveFrom w:id="9351" w:author="Della Faille Philippe" w:date="2019-07-09T17:01:00Z"/>
                <w:rFonts w:ascii="Calibri" w:eastAsia="Times New Roman" w:hAnsi="Calibri" w:cs="Calibri"/>
                <w:color w:val="000000"/>
              </w:rPr>
            </w:pPr>
            <w:moveFrom w:id="9352" w:author="Della Faille Philippe" w:date="2019-07-09T17:01:00Z">
              <w:del w:id="9353"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44150A42" w14:textId="42B12012" w:rsidR="00614D51" w:rsidRPr="00614D51" w:rsidDel="00E27DD8" w:rsidRDefault="00614D51" w:rsidP="00614D51">
            <w:pPr>
              <w:spacing w:after="0"/>
              <w:jc w:val="center"/>
              <w:rPr>
                <w:del w:id="9354" w:author="Della Faille Philippe" w:date="2019-08-09T13:33:00Z"/>
                <w:moveFrom w:id="9355" w:author="Della Faille Philippe" w:date="2019-07-09T17:01:00Z"/>
                <w:rFonts w:ascii="Calibri" w:eastAsia="Times New Roman" w:hAnsi="Calibri" w:cs="Calibri"/>
                <w:color w:val="000000"/>
              </w:rPr>
            </w:pPr>
            <w:moveFrom w:id="9356" w:author="Della Faille Philippe" w:date="2019-07-09T17:01:00Z">
              <w:del w:id="935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63763C9" w14:textId="3FE7FAA9" w:rsidR="00614D51" w:rsidRPr="00614D51" w:rsidDel="00E27DD8" w:rsidRDefault="00614D51" w:rsidP="00614D51">
            <w:pPr>
              <w:spacing w:after="0"/>
              <w:jc w:val="center"/>
              <w:rPr>
                <w:del w:id="9358" w:author="Della Faille Philippe" w:date="2019-08-09T13:33:00Z"/>
                <w:moveFrom w:id="9359" w:author="Della Faille Philippe" w:date="2019-07-09T17:01:00Z"/>
                <w:rFonts w:ascii="Calibri" w:eastAsia="Times New Roman" w:hAnsi="Calibri" w:cs="Calibri"/>
                <w:color w:val="000000"/>
              </w:rPr>
            </w:pPr>
            <w:moveFrom w:id="9360" w:author="Della Faille Philippe" w:date="2019-07-09T17:01:00Z">
              <w:del w:id="936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45FBFFBE" w14:textId="19EFCB9E" w:rsidR="00614D51" w:rsidRPr="00614D51" w:rsidDel="00E27DD8" w:rsidRDefault="00614D51" w:rsidP="00614D51">
            <w:pPr>
              <w:spacing w:after="0"/>
              <w:jc w:val="center"/>
              <w:rPr>
                <w:del w:id="9362" w:author="Della Faille Philippe" w:date="2019-08-09T13:33:00Z"/>
                <w:moveFrom w:id="9363" w:author="Della Faille Philippe" w:date="2019-07-09T17:01:00Z"/>
                <w:rFonts w:ascii="Calibri" w:eastAsia="Times New Roman" w:hAnsi="Calibri" w:cs="Calibri"/>
                <w:color w:val="000000"/>
              </w:rPr>
            </w:pPr>
            <w:moveFrom w:id="9364" w:author="Della Faille Philippe" w:date="2019-07-09T17:01:00Z">
              <w:del w:id="9365" w:author="Della Faille Philippe" w:date="2019-08-09T13:33:00Z">
                <w:r w:rsidRPr="00614D51" w:rsidDel="00E27DD8">
                  <w:rPr>
                    <w:rFonts w:ascii="Calibri" w:eastAsia="Times New Roman" w:hAnsi="Calibri" w:cs="Calibri"/>
                    <w:color w:val="000000"/>
                  </w:rPr>
                  <w:delText>74</w:delText>
                </w:r>
              </w:del>
            </w:moveFrom>
          </w:p>
        </w:tc>
        <w:tc>
          <w:tcPr>
            <w:tcW w:w="1276" w:type="dxa"/>
            <w:tcBorders>
              <w:top w:val="nil"/>
              <w:left w:val="nil"/>
              <w:bottom w:val="nil"/>
              <w:right w:val="single" w:sz="4" w:space="0" w:color="auto"/>
            </w:tcBorders>
            <w:shd w:val="clear" w:color="000000" w:fill="A9D08E"/>
            <w:noWrap/>
            <w:vAlign w:val="bottom"/>
            <w:hideMark/>
          </w:tcPr>
          <w:p w14:paraId="6F8F0140" w14:textId="3A7CB285" w:rsidR="00614D51" w:rsidRPr="00614D51" w:rsidDel="00E27DD8" w:rsidRDefault="00614D51" w:rsidP="00614D51">
            <w:pPr>
              <w:spacing w:after="0"/>
              <w:jc w:val="center"/>
              <w:rPr>
                <w:del w:id="9366" w:author="Della Faille Philippe" w:date="2019-08-09T13:33:00Z"/>
                <w:moveFrom w:id="9367" w:author="Della Faille Philippe" w:date="2019-07-09T17:01:00Z"/>
                <w:rFonts w:ascii="Calibri" w:eastAsia="Times New Roman" w:hAnsi="Calibri" w:cs="Calibri"/>
                <w:color w:val="000000"/>
              </w:rPr>
            </w:pPr>
            <w:moveFrom w:id="9368" w:author="Della Faille Philippe" w:date="2019-07-09T17:01:00Z">
              <w:del w:id="9369" w:author="Della Faille Philippe" w:date="2019-08-09T13:33:00Z">
                <w:r w:rsidRPr="00614D51" w:rsidDel="00E27DD8">
                  <w:rPr>
                    <w:rFonts w:ascii="Calibri" w:eastAsia="Times New Roman" w:hAnsi="Calibri" w:cs="Calibri"/>
                    <w:color w:val="000000"/>
                  </w:rPr>
                  <w:delText>0x004A</w:delText>
                </w:r>
              </w:del>
            </w:moveFrom>
          </w:p>
        </w:tc>
      </w:tr>
      <w:tr w:rsidR="00614D51" w:rsidRPr="00614D51" w:rsidDel="00E27DD8" w14:paraId="38F5D478" w14:textId="17F2DC22" w:rsidTr="00614D51">
        <w:trPr>
          <w:trHeight w:val="288"/>
          <w:del w:id="9370" w:author="Della Faille Philippe" w:date="2019-08-09T13:33:00Z"/>
        </w:trPr>
        <w:tc>
          <w:tcPr>
            <w:tcW w:w="960" w:type="dxa"/>
            <w:vMerge/>
            <w:tcBorders>
              <w:top w:val="nil"/>
              <w:left w:val="nil"/>
              <w:bottom w:val="nil"/>
              <w:right w:val="nil"/>
            </w:tcBorders>
            <w:vAlign w:val="center"/>
            <w:hideMark/>
          </w:tcPr>
          <w:p w14:paraId="33499FED" w14:textId="1BA72998" w:rsidR="00614D51" w:rsidRPr="00614D51" w:rsidDel="00E27DD8" w:rsidRDefault="00614D51" w:rsidP="00614D51">
            <w:pPr>
              <w:spacing w:after="0"/>
              <w:jc w:val="left"/>
              <w:rPr>
                <w:del w:id="9371" w:author="Della Faille Philippe" w:date="2019-08-09T13:33:00Z"/>
                <w:moveFrom w:id="93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A890F7B" w14:textId="761A6E40" w:rsidR="00614D51" w:rsidRPr="00614D51" w:rsidDel="00E27DD8" w:rsidRDefault="00614D51" w:rsidP="00614D51">
            <w:pPr>
              <w:spacing w:after="0"/>
              <w:jc w:val="left"/>
              <w:rPr>
                <w:del w:id="9373" w:author="Della Faille Philippe" w:date="2019-08-09T13:33:00Z"/>
                <w:moveFrom w:id="9374" w:author="Della Faille Philippe" w:date="2019-07-09T17:01:00Z"/>
                <w:rFonts w:ascii="Calibri" w:eastAsia="Times New Roman" w:hAnsi="Calibri" w:cs="Calibri"/>
                <w:color w:val="000000"/>
              </w:rPr>
            </w:pPr>
            <w:moveFrom w:id="9375" w:author="Della Faille Philippe" w:date="2019-07-09T17:01:00Z">
              <w:del w:id="937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723A6FD" w14:textId="1A29CA1E" w:rsidR="00614D51" w:rsidRPr="00614D51" w:rsidDel="00E27DD8" w:rsidRDefault="00614D51" w:rsidP="00614D51">
            <w:pPr>
              <w:spacing w:after="0"/>
              <w:jc w:val="center"/>
              <w:rPr>
                <w:del w:id="9377" w:author="Della Faille Philippe" w:date="2019-08-09T13:33:00Z"/>
                <w:moveFrom w:id="9378" w:author="Della Faille Philippe" w:date="2019-07-09T17:01:00Z"/>
                <w:rFonts w:ascii="Calibri" w:eastAsia="Times New Roman" w:hAnsi="Calibri" w:cs="Calibri"/>
                <w:color w:val="000000"/>
              </w:rPr>
            </w:pPr>
            <w:moveFrom w:id="9379" w:author="Della Faille Philippe" w:date="2019-07-09T17:01:00Z">
              <w:del w:id="9380" w:author="Della Faille Philippe" w:date="2019-08-09T13:33:00Z">
                <w:r w:rsidRPr="00614D51" w:rsidDel="00E27DD8">
                  <w:rPr>
                    <w:rFonts w:ascii="Calibri" w:eastAsia="Times New Roman" w:hAnsi="Calibri" w:cs="Calibri"/>
                    <w:color w:val="000000"/>
                  </w:rPr>
                  <w:delText>49</w:delText>
                </w:r>
              </w:del>
            </w:moveFrom>
          </w:p>
        </w:tc>
        <w:tc>
          <w:tcPr>
            <w:tcW w:w="2680" w:type="dxa"/>
            <w:tcBorders>
              <w:top w:val="nil"/>
              <w:left w:val="nil"/>
              <w:bottom w:val="nil"/>
              <w:right w:val="nil"/>
            </w:tcBorders>
            <w:shd w:val="clear" w:color="000000" w:fill="A9D08E"/>
            <w:noWrap/>
            <w:vAlign w:val="bottom"/>
            <w:hideMark/>
          </w:tcPr>
          <w:p w14:paraId="5DCA38C9" w14:textId="1B4D1ACE" w:rsidR="00614D51" w:rsidRPr="00614D51" w:rsidDel="00E27DD8" w:rsidRDefault="00614D51" w:rsidP="00614D51">
            <w:pPr>
              <w:spacing w:after="0"/>
              <w:jc w:val="left"/>
              <w:rPr>
                <w:del w:id="9381" w:author="Della Faille Philippe" w:date="2019-08-09T13:33:00Z"/>
                <w:moveFrom w:id="9382" w:author="Della Faille Philippe" w:date="2019-07-09T17:01:00Z"/>
                <w:rFonts w:ascii="Calibri" w:eastAsia="Times New Roman" w:hAnsi="Calibri" w:cs="Calibri"/>
                <w:color w:val="000000"/>
              </w:rPr>
            </w:pPr>
            <w:moveFrom w:id="9383" w:author="Della Faille Philippe" w:date="2019-07-09T17:01:00Z">
              <w:del w:id="9384" w:author="Della Faille Philippe" w:date="2019-08-09T13:33:00Z">
                <w:r w:rsidRPr="00614D51" w:rsidDel="00E27DD8">
                  <w:rPr>
                    <w:rFonts w:ascii="Calibri" w:eastAsia="Times New Roman" w:hAnsi="Calibri" w:cs="Calibri"/>
                    <w:color w:val="000000"/>
                  </w:rPr>
                  <w:delText>Water in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1F1610B" w14:textId="34F2301D" w:rsidR="00614D51" w:rsidRPr="00614D51" w:rsidDel="00E27DD8" w:rsidRDefault="00614D51" w:rsidP="00614D51">
            <w:pPr>
              <w:spacing w:after="0"/>
              <w:jc w:val="center"/>
              <w:rPr>
                <w:del w:id="9385" w:author="Della Faille Philippe" w:date="2019-08-09T13:33:00Z"/>
                <w:moveFrom w:id="9386" w:author="Della Faille Philippe" w:date="2019-07-09T17:01:00Z"/>
                <w:rFonts w:ascii="Calibri" w:eastAsia="Times New Roman" w:hAnsi="Calibri" w:cs="Calibri"/>
                <w:color w:val="000000"/>
              </w:rPr>
            </w:pPr>
            <w:moveFrom w:id="9387" w:author="Della Faille Philippe" w:date="2019-07-09T17:01:00Z">
              <w:del w:id="938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1424BDAA" w14:textId="2AA0AE1B" w:rsidR="00614D51" w:rsidRPr="00614D51" w:rsidDel="00E27DD8" w:rsidRDefault="00614D51" w:rsidP="00614D51">
            <w:pPr>
              <w:spacing w:after="0"/>
              <w:jc w:val="center"/>
              <w:rPr>
                <w:del w:id="9389" w:author="Della Faille Philippe" w:date="2019-08-09T13:33:00Z"/>
                <w:moveFrom w:id="9390" w:author="Della Faille Philippe" w:date="2019-07-09T17:01:00Z"/>
                <w:rFonts w:ascii="Calibri" w:eastAsia="Times New Roman" w:hAnsi="Calibri" w:cs="Calibri"/>
                <w:color w:val="000000"/>
              </w:rPr>
            </w:pPr>
            <w:moveFrom w:id="9391" w:author="Della Faille Philippe" w:date="2019-07-09T17:01:00Z">
              <w:del w:id="939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08CCDFD" w14:textId="584AF600" w:rsidR="00614D51" w:rsidRPr="00614D51" w:rsidDel="00E27DD8" w:rsidRDefault="00614D51" w:rsidP="00614D51">
            <w:pPr>
              <w:spacing w:after="0"/>
              <w:jc w:val="center"/>
              <w:rPr>
                <w:del w:id="9393" w:author="Della Faille Philippe" w:date="2019-08-09T13:33:00Z"/>
                <w:moveFrom w:id="9394" w:author="Della Faille Philippe" w:date="2019-07-09T17:01:00Z"/>
                <w:rFonts w:ascii="Calibri" w:eastAsia="Times New Roman" w:hAnsi="Calibri" w:cs="Calibri"/>
                <w:color w:val="000000"/>
              </w:rPr>
            </w:pPr>
            <w:moveFrom w:id="9395" w:author="Della Faille Philippe" w:date="2019-07-09T17:01:00Z">
              <w:del w:id="939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4C75BB3" w14:textId="0BB502B6" w:rsidR="00614D51" w:rsidRPr="00614D51" w:rsidDel="00E27DD8" w:rsidRDefault="00614D51" w:rsidP="00614D51">
            <w:pPr>
              <w:spacing w:after="0"/>
              <w:jc w:val="center"/>
              <w:rPr>
                <w:del w:id="9397" w:author="Della Faille Philippe" w:date="2019-08-09T13:33:00Z"/>
                <w:moveFrom w:id="9398" w:author="Della Faille Philippe" w:date="2019-07-09T17:01:00Z"/>
                <w:rFonts w:ascii="Calibri" w:eastAsia="Times New Roman" w:hAnsi="Calibri" w:cs="Calibri"/>
                <w:color w:val="000000"/>
              </w:rPr>
            </w:pPr>
            <w:moveFrom w:id="9399" w:author="Della Faille Philippe" w:date="2019-07-09T17:01:00Z">
              <w:del w:id="9400" w:author="Della Faille Philippe" w:date="2019-08-09T13:33:00Z">
                <w:r w:rsidRPr="00614D51" w:rsidDel="00E27DD8">
                  <w:rPr>
                    <w:rFonts w:ascii="Calibri" w:eastAsia="Times New Roman" w:hAnsi="Calibri" w:cs="Calibri"/>
                    <w:color w:val="000000"/>
                  </w:rPr>
                  <w:delText>76</w:delText>
                </w:r>
              </w:del>
            </w:moveFrom>
          </w:p>
        </w:tc>
        <w:tc>
          <w:tcPr>
            <w:tcW w:w="1276" w:type="dxa"/>
            <w:tcBorders>
              <w:top w:val="nil"/>
              <w:left w:val="nil"/>
              <w:bottom w:val="nil"/>
              <w:right w:val="single" w:sz="4" w:space="0" w:color="auto"/>
            </w:tcBorders>
            <w:shd w:val="clear" w:color="000000" w:fill="A9D08E"/>
            <w:noWrap/>
            <w:vAlign w:val="bottom"/>
            <w:hideMark/>
          </w:tcPr>
          <w:p w14:paraId="3F158E03" w14:textId="3AC44E0B" w:rsidR="00614D51" w:rsidRPr="00614D51" w:rsidDel="00E27DD8" w:rsidRDefault="00614D51" w:rsidP="00614D51">
            <w:pPr>
              <w:spacing w:after="0"/>
              <w:jc w:val="center"/>
              <w:rPr>
                <w:del w:id="9401" w:author="Della Faille Philippe" w:date="2019-08-09T13:33:00Z"/>
                <w:moveFrom w:id="9402" w:author="Della Faille Philippe" w:date="2019-07-09T17:01:00Z"/>
                <w:rFonts w:ascii="Calibri" w:eastAsia="Times New Roman" w:hAnsi="Calibri" w:cs="Calibri"/>
                <w:color w:val="000000"/>
              </w:rPr>
            </w:pPr>
            <w:moveFrom w:id="9403" w:author="Della Faille Philippe" w:date="2019-07-09T17:01:00Z">
              <w:del w:id="9404" w:author="Della Faille Philippe" w:date="2019-08-09T13:33:00Z">
                <w:r w:rsidRPr="00614D51" w:rsidDel="00E27DD8">
                  <w:rPr>
                    <w:rFonts w:ascii="Calibri" w:eastAsia="Times New Roman" w:hAnsi="Calibri" w:cs="Calibri"/>
                    <w:color w:val="000000"/>
                  </w:rPr>
                  <w:delText>0x004C</w:delText>
                </w:r>
              </w:del>
            </w:moveFrom>
          </w:p>
        </w:tc>
      </w:tr>
      <w:tr w:rsidR="00614D51" w:rsidRPr="00614D51" w:rsidDel="00E27DD8" w14:paraId="717F2E44" w14:textId="71C3E37A" w:rsidTr="00614D51">
        <w:trPr>
          <w:trHeight w:val="288"/>
          <w:del w:id="9405" w:author="Della Faille Philippe" w:date="2019-08-09T13:33:00Z"/>
        </w:trPr>
        <w:tc>
          <w:tcPr>
            <w:tcW w:w="960" w:type="dxa"/>
            <w:vMerge/>
            <w:tcBorders>
              <w:top w:val="nil"/>
              <w:left w:val="nil"/>
              <w:bottom w:val="nil"/>
              <w:right w:val="nil"/>
            </w:tcBorders>
            <w:vAlign w:val="center"/>
            <w:hideMark/>
          </w:tcPr>
          <w:p w14:paraId="49E4CF18" w14:textId="5AF3B98D" w:rsidR="00614D51" w:rsidRPr="00614D51" w:rsidDel="00E27DD8" w:rsidRDefault="00614D51" w:rsidP="00614D51">
            <w:pPr>
              <w:spacing w:after="0"/>
              <w:jc w:val="left"/>
              <w:rPr>
                <w:del w:id="9406" w:author="Della Faille Philippe" w:date="2019-08-09T13:33:00Z"/>
                <w:moveFrom w:id="94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9E99AD7" w14:textId="6166E9CF" w:rsidR="00614D51" w:rsidRPr="00614D51" w:rsidDel="00E27DD8" w:rsidRDefault="00614D51" w:rsidP="00614D51">
            <w:pPr>
              <w:spacing w:after="0"/>
              <w:jc w:val="left"/>
              <w:rPr>
                <w:del w:id="9408" w:author="Della Faille Philippe" w:date="2019-08-09T13:33:00Z"/>
                <w:moveFrom w:id="9409" w:author="Della Faille Philippe" w:date="2019-07-09T17:01:00Z"/>
                <w:rFonts w:ascii="Calibri" w:eastAsia="Times New Roman" w:hAnsi="Calibri" w:cs="Calibri"/>
                <w:color w:val="000000"/>
              </w:rPr>
            </w:pPr>
            <w:moveFrom w:id="9410" w:author="Della Faille Philippe" w:date="2019-07-09T17:01:00Z">
              <w:del w:id="941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1E6231D" w14:textId="4D370843" w:rsidR="00614D51" w:rsidRPr="00614D51" w:rsidDel="00E27DD8" w:rsidRDefault="00614D51" w:rsidP="00614D51">
            <w:pPr>
              <w:spacing w:after="0"/>
              <w:jc w:val="center"/>
              <w:rPr>
                <w:del w:id="9412" w:author="Della Faille Philippe" w:date="2019-08-09T13:33:00Z"/>
                <w:moveFrom w:id="9413" w:author="Della Faille Philippe" w:date="2019-07-09T17:01:00Z"/>
                <w:rFonts w:ascii="Calibri" w:eastAsia="Times New Roman" w:hAnsi="Calibri" w:cs="Calibri"/>
                <w:color w:val="000000"/>
              </w:rPr>
            </w:pPr>
            <w:moveFrom w:id="9414" w:author="Della Faille Philippe" w:date="2019-07-09T17:01:00Z">
              <w:del w:id="9415" w:author="Della Faille Philippe" w:date="2019-08-09T13:33:00Z">
                <w:r w:rsidRPr="00614D51" w:rsidDel="00E27DD8">
                  <w:rPr>
                    <w:rFonts w:ascii="Calibri" w:eastAsia="Times New Roman" w:hAnsi="Calibri" w:cs="Calibri"/>
                    <w:color w:val="000000"/>
                  </w:rPr>
                  <w:delText>50</w:delText>
                </w:r>
              </w:del>
            </w:moveFrom>
          </w:p>
        </w:tc>
        <w:tc>
          <w:tcPr>
            <w:tcW w:w="2680" w:type="dxa"/>
            <w:tcBorders>
              <w:top w:val="nil"/>
              <w:left w:val="nil"/>
              <w:bottom w:val="nil"/>
              <w:right w:val="nil"/>
            </w:tcBorders>
            <w:shd w:val="clear" w:color="000000" w:fill="A9D08E"/>
            <w:noWrap/>
            <w:vAlign w:val="bottom"/>
            <w:hideMark/>
          </w:tcPr>
          <w:p w14:paraId="34DDF6CA" w14:textId="12FD7F81" w:rsidR="00614D51" w:rsidRPr="00614D51" w:rsidDel="00E27DD8" w:rsidRDefault="00614D51" w:rsidP="00614D51">
            <w:pPr>
              <w:spacing w:after="0"/>
              <w:jc w:val="left"/>
              <w:rPr>
                <w:del w:id="9416" w:author="Della Faille Philippe" w:date="2019-08-09T13:33:00Z"/>
                <w:moveFrom w:id="9417" w:author="Della Faille Philippe" w:date="2019-07-09T17:01:00Z"/>
                <w:rFonts w:ascii="Calibri" w:eastAsia="Times New Roman" w:hAnsi="Calibri" w:cs="Calibri"/>
                <w:color w:val="000000"/>
              </w:rPr>
            </w:pPr>
            <w:moveFrom w:id="9418" w:author="Della Faille Philippe" w:date="2019-07-09T17:01:00Z">
              <w:del w:id="9419" w:author="Della Faille Philippe" w:date="2019-08-09T13:33:00Z">
                <w:r w:rsidRPr="00614D51" w:rsidDel="00E27DD8">
                  <w:rPr>
                    <w:rFonts w:ascii="Calibri" w:eastAsia="Times New Roman" w:hAnsi="Calibri" w:cs="Calibri"/>
                    <w:color w:val="000000"/>
                  </w:rPr>
                  <w:delText>Water out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2516266" w14:textId="0978E61B" w:rsidR="00614D51" w:rsidRPr="00614D51" w:rsidDel="00E27DD8" w:rsidRDefault="00614D51" w:rsidP="00614D51">
            <w:pPr>
              <w:spacing w:after="0"/>
              <w:jc w:val="center"/>
              <w:rPr>
                <w:del w:id="9420" w:author="Della Faille Philippe" w:date="2019-08-09T13:33:00Z"/>
                <w:moveFrom w:id="9421" w:author="Della Faille Philippe" w:date="2019-07-09T17:01:00Z"/>
                <w:rFonts w:ascii="Calibri" w:eastAsia="Times New Roman" w:hAnsi="Calibri" w:cs="Calibri"/>
                <w:color w:val="000000"/>
              </w:rPr>
            </w:pPr>
            <w:moveFrom w:id="9422" w:author="Della Faille Philippe" w:date="2019-07-09T17:01:00Z">
              <w:del w:id="942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4738B3AD" w14:textId="3994EBEE" w:rsidR="00614D51" w:rsidRPr="00614D51" w:rsidDel="00E27DD8" w:rsidRDefault="00614D51" w:rsidP="00614D51">
            <w:pPr>
              <w:spacing w:after="0"/>
              <w:jc w:val="center"/>
              <w:rPr>
                <w:del w:id="9424" w:author="Della Faille Philippe" w:date="2019-08-09T13:33:00Z"/>
                <w:moveFrom w:id="9425" w:author="Della Faille Philippe" w:date="2019-07-09T17:01:00Z"/>
                <w:rFonts w:ascii="Calibri" w:eastAsia="Times New Roman" w:hAnsi="Calibri" w:cs="Calibri"/>
                <w:color w:val="000000"/>
              </w:rPr>
            </w:pPr>
            <w:moveFrom w:id="9426" w:author="Della Faille Philippe" w:date="2019-07-09T17:01:00Z">
              <w:del w:id="942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551DEC5" w14:textId="2D87BDF4" w:rsidR="00614D51" w:rsidRPr="00614D51" w:rsidDel="00E27DD8" w:rsidRDefault="00614D51" w:rsidP="00614D51">
            <w:pPr>
              <w:spacing w:after="0"/>
              <w:jc w:val="center"/>
              <w:rPr>
                <w:del w:id="9428" w:author="Della Faille Philippe" w:date="2019-08-09T13:33:00Z"/>
                <w:moveFrom w:id="9429" w:author="Della Faille Philippe" w:date="2019-07-09T17:01:00Z"/>
                <w:rFonts w:ascii="Calibri" w:eastAsia="Times New Roman" w:hAnsi="Calibri" w:cs="Calibri"/>
                <w:color w:val="000000"/>
              </w:rPr>
            </w:pPr>
            <w:moveFrom w:id="9430" w:author="Della Faille Philippe" w:date="2019-07-09T17:01:00Z">
              <w:del w:id="943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0DC0D20" w14:textId="49C5F48C" w:rsidR="00614D51" w:rsidRPr="00614D51" w:rsidDel="00E27DD8" w:rsidRDefault="00614D51" w:rsidP="00614D51">
            <w:pPr>
              <w:spacing w:after="0"/>
              <w:jc w:val="center"/>
              <w:rPr>
                <w:del w:id="9432" w:author="Della Faille Philippe" w:date="2019-08-09T13:33:00Z"/>
                <w:moveFrom w:id="9433" w:author="Della Faille Philippe" w:date="2019-07-09T17:01:00Z"/>
                <w:rFonts w:ascii="Calibri" w:eastAsia="Times New Roman" w:hAnsi="Calibri" w:cs="Calibri"/>
                <w:color w:val="000000"/>
              </w:rPr>
            </w:pPr>
            <w:moveFrom w:id="9434" w:author="Della Faille Philippe" w:date="2019-07-09T17:01:00Z">
              <w:del w:id="9435" w:author="Della Faille Philippe" w:date="2019-08-09T13:33:00Z">
                <w:r w:rsidRPr="00614D51" w:rsidDel="00E27DD8">
                  <w:rPr>
                    <w:rFonts w:ascii="Calibri" w:eastAsia="Times New Roman" w:hAnsi="Calibri" w:cs="Calibri"/>
                    <w:color w:val="000000"/>
                  </w:rPr>
                  <w:delText>78</w:delText>
                </w:r>
              </w:del>
            </w:moveFrom>
          </w:p>
        </w:tc>
        <w:tc>
          <w:tcPr>
            <w:tcW w:w="1276" w:type="dxa"/>
            <w:tcBorders>
              <w:top w:val="nil"/>
              <w:left w:val="nil"/>
              <w:bottom w:val="nil"/>
              <w:right w:val="single" w:sz="4" w:space="0" w:color="auto"/>
            </w:tcBorders>
            <w:shd w:val="clear" w:color="000000" w:fill="A9D08E"/>
            <w:noWrap/>
            <w:vAlign w:val="bottom"/>
            <w:hideMark/>
          </w:tcPr>
          <w:p w14:paraId="64F04B21" w14:textId="1929C053" w:rsidR="00614D51" w:rsidRPr="00614D51" w:rsidDel="00E27DD8" w:rsidRDefault="00614D51" w:rsidP="00614D51">
            <w:pPr>
              <w:spacing w:after="0"/>
              <w:jc w:val="center"/>
              <w:rPr>
                <w:del w:id="9436" w:author="Della Faille Philippe" w:date="2019-08-09T13:33:00Z"/>
                <w:moveFrom w:id="9437" w:author="Della Faille Philippe" w:date="2019-07-09T17:01:00Z"/>
                <w:rFonts w:ascii="Calibri" w:eastAsia="Times New Roman" w:hAnsi="Calibri" w:cs="Calibri"/>
                <w:color w:val="000000"/>
              </w:rPr>
            </w:pPr>
            <w:moveFrom w:id="9438" w:author="Della Faille Philippe" w:date="2019-07-09T17:01:00Z">
              <w:del w:id="9439" w:author="Della Faille Philippe" w:date="2019-08-09T13:33:00Z">
                <w:r w:rsidRPr="00614D51" w:rsidDel="00E27DD8">
                  <w:rPr>
                    <w:rFonts w:ascii="Calibri" w:eastAsia="Times New Roman" w:hAnsi="Calibri" w:cs="Calibri"/>
                    <w:color w:val="000000"/>
                  </w:rPr>
                  <w:delText>0x004E</w:delText>
                </w:r>
              </w:del>
            </w:moveFrom>
          </w:p>
        </w:tc>
      </w:tr>
      <w:tr w:rsidR="00614D51" w:rsidRPr="00614D51" w:rsidDel="00E27DD8" w14:paraId="5DAF256C" w14:textId="177A114A" w:rsidTr="00614D51">
        <w:trPr>
          <w:trHeight w:val="288"/>
          <w:del w:id="9440" w:author="Della Faille Philippe" w:date="2019-08-09T13:33:00Z"/>
        </w:trPr>
        <w:tc>
          <w:tcPr>
            <w:tcW w:w="960" w:type="dxa"/>
            <w:vMerge/>
            <w:tcBorders>
              <w:top w:val="nil"/>
              <w:left w:val="nil"/>
              <w:bottom w:val="nil"/>
              <w:right w:val="nil"/>
            </w:tcBorders>
            <w:vAlign w:val="center"/>
            <w:hideMark/>
          </w:tcPr>
          <w:p w14:paraId="371EDB84" w14:textId="02FAA96C" w:rsidR="00614D51" w:rsidRPr="00614D51" w:rsidDel="00E27DD8" w:rsidRDefault="00614D51" w:rsidP="00614D51">
            <w:pPr>
              <w:spacing w:after="0"/>
              <w:jc w:val="left"/>
              <w:rPr>
                <w:del w:id="9441" w:author="Della Faille Philippe" w:date="2019-08-09T13:33:00Z"/>
                <w:moveFrom w:id="94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5D837B0" w14:textId="3BF0D558" w:rsidR="00614D51" w:rsidRPr="00614D51" w:rsidDel="00E27DD8" w:rsidRDefault="00614D51" w:rsidP="00614D51">
            <w:pPr>
              <w:spacing w:after="0"/>
              <w:jc w:val="left"/>
              <w:rPr>
                <w:del w:id="9443" w:author="Della Faille Philippe" w:date="2019-08-09T13:33:00Z"/>
                <w:moveFrom w:id="9444" w:author="Della Faille Philippe" w:date="2019-07-09T17:01:00Z"/>
                <w:rFonts w:ascii="Calibri" w:eastAsia="Times New Roman" w:hAnsi="Calibri" w:cs="Calibri"/>
                <w:color w:val="000000"/>
              </w:rPr>
            </w:pPr>
            <w:moveFrom w:id="9445" w:author="Della Faille Philippe" w:date="2019-07-09T17:01:00Z">
              <w:del w:id="944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2DD2185" w14:textId="15F3DF8B" w:rsidR="00614D51" w:rsidRPr="00614D51" w:rsidDel="00E27DD8" w:rsidRDefault="00614D51" w:rsidP="00614D51">
            <w:pPr>
              <w:spacing w:after="0"/>
              <w:jc w:val="center"/>
              <w:rPr>
                <w:del w:id="9447" w:author="Della Faille Philippe" w:date="2019-08-09T13:33:00Z"/>
                <w:moveFrom w:id="9448" w:author="Della Faille Philippe" w:date="2019-07-09T17:01:00Z"/>
                <w:rFonts w:ascii="Calibri" w:eastAsia="Times New Roman" w:hAnsi="Calibri" w:cs="Calibri"/>
                <w:color w:val="000000"/>
              </w:rPr>
            </w:pPr>
            <w:moveFrom w:id="9449" w:author="Della Faille Philippe" w:date="2019-07-09T17:01:00Z">
              <w:del w:id="9450" w:author="Della Faille Philippe" w:date="2019-08-09T13:33:00Z">
                <w:r w:rsidRPr="00614D51" w:rsidDel="00E27DD8">
                  <w:rPr>
                    <w:rFonts w:ascii="Calibri" w:eastAsia="Times New Roman" w:hAnsi="Calibri" w:cs="Calibri"/>
                    <w:color w:val="000000"/>
                  </w:rPr>
                  <w:delText>51</w:delText>
                </w:r>
              </w:del>
            </w:moveFrom>
          </w:p>
        </w:tc>
        <w:tc>
          <w:tcPr>
            <w:tcW w:w="2680" w:type="dxa"/>
            <w:tcBorders>
              <w:top w:val="nil"/>
              <w:left w:val="nil"/>
              <w:bottom w:val="nil"/>
              <w:right w:val="nil"/>
            </w:tcBorders>
            <w:shd w:val="clear" w:color="000000" w:fill="A9D08E"/>
            <w:noWrap/>
            <w:vAlign w:val="bottom"/>
            <w:hideMark/>
          </w:tcPr>
          <w:p w14:paraId="385BC934" w14:textId="1A255D05" w:rsidR="00614D51" w:rsidRPr="00614D51" w:rsidDel="00E27DD8" w:rsidRDefault="00614D51" w:rsidP="00614D51">
            <w:pPr>
              <w:spacing w:after="0"/>
              <w:jc w:val="left"/>
              <w:rPr>
                <w:del w:id="9451" w:author="Della Faille Philippe" w:date="2019-08-09T13:33:00Z"/>
                <w:moveFrom w:id="9452" w:author="Della Faille Philippe" w:date="2019-07-09T17:01:00Z"/>
                <w:rFonts w:ascii="Calibri" w:eastAsia="Times New Roman" w:hAnsi="Calibri" w:cs="Calibri"/>
                <w:color w:val="000000"/>
              </w:rPr>
            </w:pPr>
            <w:moveFrom w:id="9453" w:author="Della Faille Philippe" w:date="2019-07-09T17:01:00Z">
              <w:del w:id="9454" w:author="Della Faille Philippe" w:date="2019-08-09T13:33:00Z">
                <w:r w:rsidRPr="00614D51" w:rsidDel="00E27DD8">
                  <w:rPr>
                    <w:rFonts w:ascii="Calibri" w:eastAsia="Times New Roman" w:hAnsi="Calibri" w:cs="Calibri"/>
                    <w:color w:val="000000"/>
                  </w:rPr>
                  <w:delText>Air in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4429A38" w14:textId="6E81B59D" w:rsidR="00614D51" w:rsidRPr="00614D51" w:rsidDel="00E27DD8" w:rsidRDefault="00614D51" w:rsidP="00614D51">
            <w:pPr>
              <w:spacing w:after="0"/>
              <w:jc w:val="center"/>
              <w:rPr>
                <w:del w:id="9455" w:author="Della Faille Philippe" w:date="2019-08-09T13:33:00Z"/>
                <w:moveFrom w:id="9456" w:author="Della Faille Philippe" w:date="2019-07-09T17:01:00Z"/>
                <w:rFonts w:ascii="Calibri" w:eastAsia="Times New Roman" w:hAnsi="Calibri" w:cs="Calibri"/>
                <w:color w:val="000000"/>
              </w:rPr>
            </w:pPr>
            <w:moveFrom w:id="9457" w:author="Della Faille Philippe" w:date="2019-07-09T17:01:00Z">
              <w:del w:id="945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7A23375F" w14:textId="7278D987" w:rsidR="00614D51" w:rsidRPr="00614D51" w:rsidDel="00E27DD8" w:rsidRDefault="00614D51" w:rsidP="00614D51">
            <w:pPr>
              <w:spacing w:after="0"/>
              <w:jc w:val="center"/>
              <w:rPr>
                <w:del w:id="9459" w:author="Della Faille Philippe" w:date="2019-08-09T13:33:00Z"/>
                <w:moveFrom w:id="9460" w:author="Della Faille Philippe" w:date="2019-07-09T17:01:00Z"/>
                <w:rFonts w:ascii="Calibri" w:eastAsia="Times New Roman" w:hAnsi="Calibri" w:cs="Calibri"/>
                <w:color w:val="000000"/>
              </w:rPr>
            </w:pPr>
            <w:moveFrom w:id="9461" w:author="Della Faille Philippe" w:date="2019-07-09T17:01:00Z">
              <w:del w:id="946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34104055" w14:textId="609870EC" w:rsidR="00614D51" w:rsidRPr="00614D51" w:rsidDel="00E27DD8" w:rsidRDefault="00614D51" w:rsidP="00614D51">
            <w:pPr>
              <w:spacing w:after="0"/>
              <w:jc w:val="center"/>
              <w:rPr>
                <w:del w:id="9463" w:author="Della Faille Philippe" w:date="2019-08-09T13:33:00Z"/>
                <w:moveFrom w:id="9464" w:author="Della Faille Philippe" w:date="2019-07-09T17:01:00Z"/>
                <w:rFonts w:ascii="Calibri" w:eastAsia="Times New Roman" w:hAnsi="Calibri" w:cs="Calibri"/>
                <w:color w:val="000000"/>
              </w:rPr>
            </w:pPr>
            <w:moveFrom w:id="9465" w:author="Della Faille Philippe" w:date="2019-07-09T17:01:00Z">
              <w:del w:id="946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E80CA6D" w14:textId="1736584F" w:rsidR="00614D51" w:rsidRPr="00614D51" w:rsidDel="00E27DD8" w:rsidRDefault="00614D51" w:rsidP="00614D51">
            <w:pPr>
              <w:spacing w:after="0"/>
              <w:jc w:val="center"/>
              <w:rPr>
                <w:del w:id="9467" w:author="Della Faille Philippe" w:date="2019-08-09T13:33:00Z"/>
                <w:moveFrom w:id="9468" w:author="Della Faille Philippe" w:date="2019-07-09T17:01:00Z"/>
                <w:rFonts w:ascii="Calibri" w:eastAsia="Times New Roman" w:hAnsi="Calibri" w:cs="Calibri"/>
                <w:color w:val="000000"/>
              </w:rPr>
            </w:pPr>
            <w:moveFrom w:id="9469" w:author="Della Faille Philippe" w:date="2019-07-09T17:01:00Z">
              <w:del w:id="9470" w:author="Della Faille Philippe" w:date="2019-08-09T13:33:00Z">
                <w:r w:rsidRPr="00614D51" w:rsidDel="00E27DD8">
                  <w:rPr>
                    <w:rFonts w:ascii="Calibri" w:eastAsia="Times New Roman" w:hAnsi="Calibri" w:cs="Calibri"/>
                    <w:color w:val="000000"/>
                  </w:rPr>
                  <w:delText>80</w:delText>
                </w:r>
              </w:del>
            </w:moveFrom>
          </w:p>
        </w:tc>
        <w:tc>
          <w:tcPr>
            <w:tcW w:w="1276" w:type="dxa"/>
            <w:tcBorders>
              <w:top w:val="nil"/>
              <w:left w:val="nil"/>
              <w:bottom w:val="nil"/>
              <w:right w:val="single" w:sz="4" w:space="0" w:color="auto"/>
            </w:tcBorders>
            <w:shd w:val="clear" w:color="000000" w:fill="A9D08E"/>
            <w:noWrap/>
            <w:vAlign w:val="bottom"/>
            <w:hideMark/>
          </w:tcPr>
          <w:p w14:paraId="5DE2B7B9" w14:textId="19561BED" w:rsidR="00614D51" w:rsidRPr="00614D51" w:rsidDel="00E27DD8" w:rsidRDefault="00614D51" w:rsidP="00614D51">
            <w:pPr>
              <w:spacing w:after="0"/>
              <w:jc w:val="center"/>
              <w:rPr>
                <w:del w:id="9471" w:author="Della Faille Philippe" w:date="2019-08-09T13:33:00Z"/>
                <w:moveFrom w:id="9472" w:author="Della Faille Philippe" w:date="2019-07-09T17:01:00Z"/>
                <w:rFonts w:ascii="Calibri" w:eastAsia="Times New Roman" w:hAnsi="Calibri" w:cs="Calibri"/>
                <w:color w:val="000000"/>
              </w:rPr>
            </w:pPr>
            <w:moveFrom w:id="9473" w:author="Della Faille Philippe" w:date="2019-07-09T17:01:00Z">
              <w:del w:id="9474" w:author="Della Faille Philippe" w:date="2019-08-09T13:33:00Z">
                <w:r w:rsidRPr="00614D51" w:rsidDel="00E27DD8">
                  <w:rPr>
                    <w:rFonts w:ascii="Calibri" w:eastAsia="Times New Roman" w:hAnsi="Calibri" w:cs="Calibri"/>
                    <w:color w:val="000000"/>
                  </w:rPr>
                  <w:delText>0x0050</w:delText>
                </w:r>
              </w:del>
            </w:moveFrom>
          </w:p>
        </w:tc>
      </w:tr>
      <w:tr w:rsidR="00614D51" w:rsidRPr="00614D51" w:rsidDel="00E27DD8" w14:paraId="170F85A4" w14:textId="247C2A60" w:rsidTr="00614D51">
        <w:trPr>
          <w:trHeight w:val="288"/>
          <w:del w:id="9475" w:author="Della Faille Philippe" w:date="2019-08-09T13:33:00Z"/>
        </w:trPr>
        <w:tc>
          <w:tcPr>
            <w:tcW w:w="960" w:type="dxa"/>
            <w:vMerge/>
            <w:tcBorders>
              <w:top w:val="nil"/>
              <w:left w:val="nil"/>
              <w:bottom w:val="nil"/>
              <w:right w:val="nil"/>
            </w:tcBorders>
            <w:vAlign w:val="center"/>
            <w:hideMark/>
          </w:tcPr>
          <w:p w14:paraId="233B8BAF" w14:textId="40F61495" w:rsidR="00614D51" w:rsidRPr="00614D51" w:rsidDel="00E27DD8" w:rsidRDefault="00614D51" w:rsidP="00614D51">
            <w:pPr>
              <w:spacing w:after="0"/>
              <w:jc w:val="left"/>
              <w:rPr>
                <w:del w:id="9476" w:author="Della Faille Philippe" w:date="2019-08-09T13:33:00Z"/>
                <w:moveFrom w:id="94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E6A7E2F" w14:textId="477C0177" w:rsidR="00614D51" w:rsidRPr="00614D51" w:rsidDel="00E27DD8" w:rsidRDefault="00614D51" w:rsidP="00614D51">
            <w:pPr>
              <w:spacing w:after="0"/>
              <w:jc w:val="left"/>
              <w:rPr>
                <w:del w:id="9478" w:author="Della Faille Philippe" w:date="2019-08-09T13:33:00Z"/>
                <w:moveFrom w:id="9479" w:author="Della Faille Philippe" w:date="2019-07-09T17:01:00Z"/>
                <w:rFonts w:ascii="Calibri" w:eastAsia="Times New Roman" w:hAnsi="Calibri" w:cs="Calibri"/>
                <w:color w:val="000000"/>
              </w:rPr>
            </w:pPr>
            <w:moveFrom w:id="9480" w:author="Della Faille Philippe" w:date="2019-07-09T17:01:00Z">
              <w:del w:id="948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1677A11A" w14:textId="72315EB6" w:rsidR="00614D51" w:rsidRPr="00614D51" w:rsidDel="00E27DD8" w:rsidRDefault="00614D51" w:rsidP="00614D51">
            <w:pPr>
              <w:spacing w:after="0"/>
              <w:jc w:val="center"/>
              <w:rPr>
                <w:del w:id="9482" w:author="Della Faille Philippe" w:date="2019-08-09T13:33:00Z"/>
                <w:moveFrom w:id="9483" w:author="Della Faille Philippe" w:date="2019-07-09T17:01:00Z"/>
                <w:rFonts w:ascii="Calibri" w:eastAsia="Times New Roman" w:hAnsi="Calibri" w:cs="Calibri"/>
                <w:color w:val="000000"/>
              </w:rPr>
            </w:pPr>
            <w:moveFrom w:id="9484" w:author="Della Faille Philippe" w:date="2019-07-09T17:01:00Z">
              <w:del w:id="9485" w:author="Della Faille Philippe" w:date="2019-08-09T13:33:00Z">
                <w:r w:rsidRPr="00614D51" w:rsidDel="00E27DD8">
                  <w:rPr>
                    <w:rFonts w:ascii="Calibri" w:eastAsia="Times New Roman" w:hAnsi="Calibri" w:cs="Calibri"/>
                    <w:color w:val="000000"/>
                  </w:rPr>
                  <w:delText>52</w:delText>
                </w:r>
              </w:del>
            </w:moveFrom>
          </w:p>
        </w:tc>
        <w:tc>
          <w:tcPr>
            <w:tcW w:w="2680" w:type="dxa"/>
            <w:tcBorders>
              <w:top w:val="nil"/>
              <w:left w:val="nil"/>
              <w:bottom w:val="nil"/>
              <w:right w:val="nil"/>
            </w:tcBorders>
            <w:shd w:val="clear" w:color="000000" w:fill="A9D08E"/>
            <w:noWrap/>
            <w:vAlign w:val="bottom"/>
            <w:hideMark/>
          </w:tcPr>
          <w:p w14:paraId="066C15A0" w14:textId="313E8C6A" w:rsidR="00614D51" w:rsidRPr="00614D51" w:rsidDel="00E27DD8" w:rsidRDefault="00614D51" w:rsidP="00614D51">
            <w:pPr>
              <w:spacing w:after="0"/>
              <w:jc w:val="left"/>
              <w:rPr>
                <w:del w:id="9486" w:author="Della Faille Philippe" w:date="2019-08-09T13:33:00Z"/>
                <w:moveFrom w:id="9487" w:author="Della Faille Philippe" w:date="2019-07-09T17:01:00Z"/>
                <w:rFonts w:ascii="Calibri" w:eastAsia="Times New Roman" w:hAnsi="Calibri" w:cs="Calibri"/>
                <w:color w:val="000000"/>
              </w:rPr>
            </w:pPr>
            <w:moveFrom w:id="9488" w:author="Della Faille Philippe" w:date="2019-07-09T17:01:00Z">
              <w:del w:id="9489" w:author="Della Faille Philippe" w:date="2019-08-09T13:33:00Z">
                <w:r w:rsidRPr="00614D51" w:rsidDel="00E27DD8">
                  <w:rPr>
                    <w:rFonts w:ascii="Calibri" w:eastAsia="Times New Roman" w:hAnsi="Calibri" w:cs="Calibri"/>
                    <w:color w:val="000000"/>
                  </w:rPr>
                  <w:delText>Air out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B8650EC" w14:textId="0388A468" w:rsidR="00614D51" w:rsidRPr="00614D51" w:rsidDel="00E27DD8" w:rsidRDefault="00614D51" w:rsidP="00614D51">
            <w:pPr>
              <w:spacing w:after="0"/>
              <w:jc w:val="center"/>
              <w:rPr>
                <w:del w:id="9490" w:author="Della Faille Philippe" w:date="2019-08-09T13:33:00Z"/>
                <w:moveFrom w:id="9491" w:author="Della Faille Philippe" w:date="2019-07-09T17:01:00Z"/>
                <w:rFonts w:ascii="Calibri" w:eastAsia="Times New Roman" w:hAnsi="Calibri" w:cs="Calibri"/>
                <w:color w:val="000000"/>
              </w:rPr>
            </w:pPr>
            <w:moveFrom w:id="9492" w:author="Della Faille Philippe" w:date="2019-07-09T17:01:00Z">
              <w:del w:id="949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6ADB579B" w14:textId="287F1672" w:rsidR="00614D51" w:rsidRPr="00614D51" w:rsidDel="00E27DD8" w:rsidRDefault="00614D51" w:rsidP="00614D51">
            <w:pPr>
              <w:spacing w:after="0"/>
              <w:jc w:val="center"/>
              <w:rPr>
                <w:del w:id="9494" w:author="Della Faille Philippe" w:date="2019-08-09T13:33:00Z"/>
                <w:moveFrom w:id="9495" w:author="Della Faille Philippe" w:date="2019-07-09T17:01:00Z"/>
                <w:rFonts w:ascii="Calibri" w:eastAsia="Times New Roman" w:hAnsi="Calibri" w:cs="Calibri"/>
                <w:color w:val="000000"/>
              </w:rPr>
            </w:pPr>
            <w:moveFrom w:id="9496" w:author="Della Faille Philippe" w:date="2019-07-09T17:01:00Z">
              <w:del w:id="949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BBCC878" w14:textId="6E0C7894" w:rsidR="00614D51" w:rsidRPr="00614D51" w:rsidDel="00E27DD8" w:rsidRDefault="00614D51" w:rsidP="00614D51">
            <w:pPr>
              <w:spacing w:after="0"/>
              <w:jc w:val="center"/>
              <w:rPr>
                <w:del w:id="9498" w:author="Della Faille Philippe" w:date="2019-08-09T13:33:00Z"/>
                <w:moveFrom w:id="9499" w:author="Della Faille Philippe" w:date="2019-07-09T17:01:00Z"/>
                <w:rFonts w:ascii="Calibri" w:eastAsia="Times New Roman" w:hAnsi="Calibri" w:cs="Calibri"/>
                <w:color w:val="000000"/>
              </w:rPr>
            </w:pPr>
            <w:moveFrom w:id="9500" w:author="Della Faille Philippe" w:date="2019-07-09T17:01:00Z">
              <w:del w:id="950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463AAD8" w14:textId="514C2C65" w:rsidR="00614D51" w:rsidRPr="00614D51" w:rsidDel="00E27DD8" w:rsidRDefault="00614D51" w:rsidP="00614D51">
            <w:pPr>
              <w:spacing w:after="0"/>
              <w:jc w:val="center"/>
              <w:rPr>
                <w:del w:id="9502" w:author="Della Faille Philippe" w:date="2019-08-09T13:33:00Z"/>
                <w:moveFrom w:id="9503" w:author="Della Faille Philippe" w:date="2019-07-09T17:01:00Z"/>
                <w:rFonts w:ascii="Calibri" w:eastAsia="Times New Roman" w:hAnsi="Calibri" w:cs="Calibri"/>
                <w:color w:val="000000"/>
              </w:rPr>
            </w:pPr>
            <w:moveFrom w:id="9504" w:author="Della Faille Philippe" w:date="2019-07-09T17:01:00Z">
              <w:del w:id="9505" w:author="Della Faille Philippe" w:date="2019-08-09T13:33:00Z">
                <w:r w:rsidRPr="00614D51" w:rsidDel="00E27DD8">
                  <w:rPr>
                    <w:rFonts w:ascii="Calibri" w:eastAsia="Times New Roman" w:hAnsi="Calibri" w:cs="Calibri"/>
                    <w:color w:val="000000"/>
                  </w:rPr>
                  <w:delText>82</w:delText>
                </w:r>
              </w:del>
            </w:moveFrom>
          </w:p>
        </w:tc>
        <w:tc>
          <w:tcPr>
            <w:tcW w:w="1276" w:type="dxa"/>
            <w:tcBorders>
              <w:top w:val="nil"/>
              <w:left w:val="nil"/>
              <w:bottom w:val="nil"/>
              <w:right w:val="single" w:sz="4" w:space="0" w:color="auto"/>
            </w:tcBorders>
            <w:shd w:val="clear" w:color="000000" w:fill="A9D08E"/>
            <w:noWrap/>
            <w:vAlign w:val="bottom"/>
            <w:hideMark/>
          </w:tcPr>
          <w:p w14:paraId="4E9DCEB3" w14:textId="0331B1BC" w:rsidR="00614D51" w:rsidRPr="00614D51" w:rsidDel="00E27DD8" w:rsidRDefault="00614D51" w:rsidP="00614D51">
            <w:pPr>
              <w:spacing w:after="0"/>
              <w:jc w:val="center"/>
              <w:rPr>
                <w:del w:id="9506" w:author="Della Faille Philippe" w:date="2019-08-09T13:33:00Z"/>
                <w:moveFrom w:id="9507" w:author="Della Faille Philippe" w:date="2019-07-09T17:01:00Z"/>
                <w:rFonts w:ascii="Calibri" w:eastAsia="Times New Roman" w:hAnsi="Calibri" w:cs="Calibri"/>
                <w:color w:val="000000"/>
              </w:rPr>
            </w:pPr>
            <w:moveFrom w:id="9508" w:author="Della Faille Philippe" w:date="2019-07-09T17:01:00Z">
              <w:del w:id="9509" w:author="Della Faille Philippe" w:date="2019-08-09T13:33:00Z">
                <w:r w:rsidRPr="00614D51" w:rsidDel="00E27DD8">
                  <w:rPr>
                    <w:rFonts w:ascii="Calibri" w:eastAsia="Times New Roman" w:hAnsi="Calibri" w:cs="Calibri"/>
                    <w:color w:val="000000"/>
                  </w:rPr>
                  <w:delText>0x0052</w:delText>
                </w:r>
              </w:del>
            </w:moveFrom>
          </w:p>
        </w:tc>
      </w:tr>
      <w:tr w:rsidR="00614D51" w:rsidRPr="00614D51" w:rsidDel="00E27DD8" w14:paraId="1B748F32" w14:textId="6A4A1EA5" w:rsidTr="00614D51">
        <w:trPr>
          <w:trHeight w:val="288"/>
          <w:del w:id="9510" w:author="Della Faille Philippe" w:date="2019-08-09T13:33:00Z"/>
        </w:trPr>
        <w:tc>
          <w:tcPr>
            <w:tcW w:w="960" w:type="dxa"/>
            <w:vMerge/>
            <w:tcBorders>
              <w:top w:val="nil"/>
              <w:left w:val="nil"/>
              <w:bottom w:val="nil"/>
              <w:right w:val="nil"/>
            </w:tcBorders>
            <w:vAlign w:val="center"/>
            <w:hideMark/>
          </w:tcPr>
          <w:p w14:paraId="4986AB89" w14:textId="4A727DBE" w:rsidR="00614D51" w:rsidRPr="00614D51" w:rsidDel="00E27DD8" w:rsidRDefault="00614D51" w:rsidP="00614D51">
            <w:pPr>
              <w:spacing w:after="0"/>
              <w:jc w:val="left"/>
              <w:rPr>
                <w:del w:id="9511" w:author="Della Faille Philippe" w:date="2019-08-09T13:33:00Z"/>
                <w:moveFrom w:id="95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E6F8122" w14:textId="58AF3D46" w:rsidR="00614D51" w:rsidRPr="00614D51" w:rsidDel="00E27DD8" w:rsidRDefault="00614D51" w:rsidP="00614D51">
            <w:pPr>
              <w:spacing w:after="0"/>
              <w:jc w:val="left"/>
              <w:rPr>
                <w:del w:id="9513" w:author="Della Faille Philippe" w:date="2019-08-09T13:33:00Z"/>
                <w:moveFrom w:id="9514" w:author="Della Faille Philippe" w:date="2019-07-09T17:01:00Z"/>
                <w:rFonts w:ascii="Calibri" w:eastAsia="Times New Roman" w:hAnsi="Calibri" w:cs="Calibri"/>
                <w:color w:val="000000"/>
              </w:rPr>
            </w:pPr>
            <w:moveFrom w:id="9515" w:author="Della Faille Philippe" w:date="2019-07-09T17:01:00Z">
              <w:del w:id="951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6B9D171" w14:textId="7182A18D" w:rsidR="00614D51" w:rsidRPr="00614D51" w:rsidDel="00E27DD8" w:rsidRDefault="00614D51" w:rsidP="00614D51">
            <w:pPr>
              <w:spacing w:after="0"/>
              <w:jc w:val="center"/>
              <w:rPr>
                <w:del w:id="9517" w:author="Della Faille Philippe" w:date="2019-08-09T13:33:00Z"/>
                <w:moveFrom w:id="9518" w:author="Della Faille Philippe" w:date="2019-07-09T17:01:00Z"/>
                <w:rFonts w:ascii="Calibri" w:eastAsia="Times New Roman" w:hAnsi="Calibri" w:cs="Calibri"/>
                <w:color w:val="000000"/>
              </w:rPr>
            </w:pPr>
            <w:moveFrom w:id="9519" w:author="Della Faille Philippe" w:date="2019-07-09T17:01:00Z">
              <w:del w:id="9520" w:author="Della Faille Philippe" w:date="2019-08-09T13:33:00Z">
                <w:r w:rsidRPr="00614D51" w:rsidDel="00E27DD8">
                  <w:rPr>
                    <w:rFonts w:ascii="Calibri" w:eastAsia="Times New Roman" w:hAnsi="Calibri" w:cs="Calibri"/>
                    <w:color w:val="000000"/>
                  </w:rPr>
                  <w:delText>53</w:delText>
                </w:r>
              </w:del>
            </w:moveFrom>
          </w:p>
        </w:tc>
        <w:tc>
          <w:tcPr>
            <w:tcW w:w="2680" w:type="dxa"/>
            <w:tcBorders>
              <w:top w:val="nil"/>
              <w:left w:val="nil"/>
              <w:bottom w:val="nil"/>
              <w:right w:val="nil"/>
            </w:tcBorders>
            <w:shd w:val="clear" w:color="000000" w:fill="A9D08E"/>
            <w:noWrap/>
            <w:vAlign w:val="bottom"/>
            <w:hideMark/>
          </w:tcPr>
          <w:p w14:paraId="41A49898" w14:textId="339D9263" w:rsidR="00614D51" w:rsidRPr="00614D51" w:rsidDel="00E27DD8" w:rsidRDefault="00614D51" w:rsidP="00614D51">
            <w:pPr>
              <w:spacing w:after="0"/>
              <w:jc w:val="left"/>
              <w:rPr>
                <w:del w:id="9521" w:author="Della Faille Philippe" w:date="2019-08-09T13:33:00Z"/>
                <w:moveFrom w:id="9522" w:author="Della Faille Philippe" w:date="2019-07-09T17:01:00Z"/>
                <w:rFonts w:ascii="Calibri" w:eastAsia="Times New Roman" w:hAnsi="Calibri" w:cs="Calibri"/>
                <w:color w:val="000000"/>
              </w:rPr>
            </w:pPr>
            <w:moveFrom w:id="9523" w:author="Della Faille Philippe" w:date="2019-07-09T17:01:00Z">
              <w:del w:id="9524" w:author="Della Faille Philippe" w:date="2019-08-09T13:33:00Z">
                <w:r w:rsidRPr="00614D51" w:rsidDel="00E27DD8">
                  <w:rPr>
                    <w:rFonts w:ascii="Calibri" w:eastAsia="Times New Roman" w:hAnsi="Calibri" w:cs="Calibri"/>
                    <w:color w:val="000000"/>
                  </w:rPr>
                  <w:delText>Load temperature 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627ED011" w14:textId="58AA9189" w:rsidR="00614D51" w:rsidRPr="00614D51" w:rsidDel="00E27DD8" w:rsidRDefault="00614D51" w:rsidP="00614D51">
            <w:pPr>
              <w:spacing w:after="0"/>
              <w:jc w:val="center"/>
              <w:rPr>
                <w:del w:id="9525" w:author="Della Faille Philippe" w:date="2019-08-09T13:33:00Z"/>
                <w:moveFrom w:id="9526" w:author="Della Faille Philippe" w:date="2019-07-09T17:01:00Z"/>
                <w:rFonts w:ascii="Calibri" w:eastAsia="Times New Roman" w:hAnsi="Calibri" w:cs="Calibri"/>
                <w:color w:val="000000"/>
              </w:rPr>
            </w:pPr>
            <w:moveFrom w:id="9527" w:author="Della Faille Philippe" w:date="2019-07-09T17:01:00Z">
              <w:del w:id="952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3600F5A4" w14:textId="2483A9C5" w:rsidR="00614D51" w:rsidRPr="00614D51" w:rsidDel="00E27DD8" w:rsidRDefault="00614D51" w:rsidP="00614D51">
            <w:pPr>
              <w:spacing w:after="0"/>
              <w:jc w:val="center"/>
              <w:rPr>
                <w:del w:id="9529" w:author="Della Faille Philippe" w:date="2019-08-09T13:33:00Z"/>
                <w:moveFrom w:id="9530" w:author="Della Faille Philippe" w:date="2019-07-09T17:01:00Z"/>
                <w:rFonts w:ascii="Calibri" w:eastAsia="Times New Roman" w:hAnsi="Calibri" w:cs="Calibri"/>
                <w:color w:val="000000"/>
              </w:rPr>
            </w:pPr>
            <w:moveFrom w:id="9531" w:author="Della Faille Philippe" w:date="2019-07-09T17:01:00Z">
              <w:del w:id="953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DDC69C5" w14:textId="34F9F26B" w:rsidR="00614D51" w:rsidRPr="00614D51" w:rsidDel="00E27DD8" w:rsidRDefault="00614D51" w:rsidP="00614D51">
            <w:pPr>
              <w:spacing w:after="0"/>
              <w:jc w:val="center"/>
              <w:rPr>
                <w:del w:id="9533" w:author="Della Faille Philippe" w:date="2019-08-09T13:33:00Z"/>
                <w:moveFrom w:id="9534" w:author="Della Faille Philippe" w:date="2019-07-09T17:01:00Z"/>
                <w:rFonts w:ascii="Calibri" w:eastAsia="Times New Roman" w:hAnsi="Calibri" w:cs="Calibri"/>
                <w:color w:val="000000"/>
              </w:rPr>
            </w:pPr>
            <w:moveFrom w:id="9535" w:author="Della Faille Philippe" w:date="2019-07-09T17:01:00Z">
              <w:del w:id="953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BD2988F" w14:textId="6A0D2B74" w:rsidR="00614D51" w:rsidRPr="00614D51" w:rsidDel="00E27DD8" w:rsidRDefault="00614D51" w:rsidP="00614D51">
            <w:pPr>
              <w:spacing w:after="0"/>
              <w:jc w:val="center"/>
              <w:rPr>
                <w:del w:id="9537" w:author="Della Faille Philippe" w:date="2019-08-09T13:33:00Z"/>
                <w:moveFrom w:id="9538" w:author="Della Faille Philippe" w:date="2019-07-09T17:01:00Z"/>
                <w:rFonts w:ascii="Calibri" w:eastAsia="Times New Roman" w:hAnsi="Calibri" w:cs="Calibri"/>
                <w:color w:val="000000"/>
              </w:rPr>
            </w:pPr>
            <w:moveFrom w:id="9539" w:author="Della Faille Philippe" w:date="2019-07-09T17:01:00Z">
              <w:del w:id="9540" w:author="Della Faille Philippe" w:date="2019-08-09T13:33:00Z">
                <w:r w:rsidRPr="00614D51" w:rsidDel="00E27DD8">
                  <w:rPr>
                    <w:rFonts w:ascii="Calibri" w:eastAsia="Times New Roman" w:hAnsi="Calibri" w:cs="Calibri"/>
                    <w:color w:val="000000"/>
                  </w:rPr>
                  <w:delText>84</w:delText>
                </w:r>
              </w:del>
            </w:moveFrom>
          </w:p>
        </w:tc>
        <w:tc>
          <w:tcPr>
            <w:tcW w:w="1276" w:type="dxa"/>
            <w:tcBorders>
              <w:top w:val="nil"/>
              <w:left w:val="nil"/>
              <w:bottom w:val="nil"/>
              <w:right w:val="single" w:sz="4" w:space="0" w:color="auto"/>
            </w:tcBorders>
            <w:shd w:val="clear" w:color="000000" w:fill="A9D08E"/>
            <w:noWrap/>
            <w:vAlign w:val="bottom"/>
            <w:hideMark/>
          </w:tcPr>
          <w:p w14:paraId="093398AB" w14:textId="07BFF5EC" w:rsidR="00614D51" w:rsidRPr="00614D51" w:rsidDel="00E27DD8" w:rsidRDefault="00614D51" w:rsidP="00614D51">
            <w:pPr>
              <w:spacing w:after="0"/>
              <w:jc w:val="center"/>
              <w:rPr>
                <w:del w:id="9541" w:author="Della Faille Philippe" w:date="2019-08-09T13:33:00Z"/>
                <w:moveFrom w:id="9542" w:author="Della Faille Philippe" w:date="2019-07-09T17:01:00Z"/>
                <w:rFonts w:ascii="Calibri" w:eastAsia="Times New Roman" w:hAnsi="Calibri" w:cs="Calibri"/>
                <w:color w:val="000000"/>
              </w:rPr>
            </w:pPr>
            <w:moveFrom w:id="9543" w:author="Della Faille Philippe" w:date="2019-07-09T17:01:00Z">
              <w:del w:id="9544" w:author="Della Faille Philippe" w:date="2019-08-09T13:33:00Z">
                <w:r w:rsidRPr="00614D51" w:rsidDel="00E27DD8">
                  <w:rPr>
                    <w:rFonts w:ascii="Calibri" w:eastAsia="Times New Roman" w:hAnsi="Calibri" w:cs="Calibri"/>
                    <w:color w:val="000000"/>
                  </w:rPr>
                  <w:delText>0x0054</w:delText>
                </w:r>
              </w:del>
            </w:moveFrom>
          </w:p>
        </w:tc>
      </w:tr>
      <w:tr w:rsidR="00614D51" w:rsidRPr="00614D51" w:rsidDel="00E27DD8" w14:paraId="5B6E57C1" w14:textId="570BB2C8" w:rsidTr="00614D51">
        <w:trPr>
          <w:trHeight w:val="288"/>
          <w:del w:id="9545" w:author="Della Faille Philippe" w:date="2019-08-09T13:33:00Z"/>
        </w:trPr>
        <w:tc>
          <w:tcPr>
            <w:tcW w:w="960" w:type="dxa"/>
            <w:vMerge/>
            <w:tcBorders>
              <w:top w:val="nil"/>
              <w:left w:val="nil"/>
              <w:bottom w:val="nil"/>
              <w:right w:val="nil"/>
            </w:tcBorders>
            <w:vAlign w:val="center"/>
            <w:hideMark/>
          </w:tcPr>
          <w:p w14:paraId="61A6380B" w14:textId="38869DD2" w:rsidR="00614D51" w:rsidRPr="00614D51" w:rsidDel="00E27DD8" w:rsidRDefault="00614D51" w:rsidP="00614D51">
            <w:pPr>
              <w:spacing w:after="0"/>
              <w:jc w:val="left"/>
              <w:rPr>
                <w:del w:id="9546" w:author="Della Faille Philippe" w:date="2019-08-09T13:33:00Z"/>
                <w:moveFrom w:id="954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40C0F7C1" w14:textId="75D7C850" w:rsidR="00614D51" w:rsidRPr="00614D51" w:rsidDel="00E27DD8" w:rsidRDefault="00614D51" w:rsidP="00614D51">
            <w:pPr>
              <w:spacing w:after="0"/>
              <w:jc w:val="left"/>
              <w:rPr>
                <w:del w:id="9548" w:author="Della Faille Philippe" w:date="2019-08-09T13:33:00Z"/>
                <w:moveFrom w:id="9549" w:author="Della Faille Philippe" w:date="2019-07-09T17:01:00Z"/>
                <w:rFonts w:ascii="Calibri" w:eastAsia="Times New Roman" w:hAnsi="Calibri" w:cs="Calibri"/>
                <w:color w:val="000000"/>
              </w:rPr>
            </w:pPr>
            <w:moveFrom w:id="9550" w:author="Della Faille Philippe" w:date="2019-07-09T17:01:00Z">
              <w:del w:id="955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5ED8752" w14:textId="3251DB8B" w:rsidR="00614D51" w:rsidRPr="00614D51" w:rsidDel="00E27DD8" w:rsidRDefault="00614D51" w:rsidP="00614D51">
            <w:pPr>
              <w:spacing w:after="0"/>
              <w:jc w:val="center"/>
              <w:rPr>
                <w:del w:id="9552" w:author="Della Faille Philippe" w:date="2019-08-09T13:33:00Z"/>
                <w:moveFrom w:id="9553" w:author="Della Faille Philippe" w:date="2019-07-09T17:01:00Z"/>
                <w:rFonts w:ascii="Calibri" w:eastAsia="Times New Roman" w:hAnsi="Calibri" w:cs="Calibri"/>
                <w:color w:val="000000"/>
              </w:rPr>
            </w:pPr>
            <w:moveFrom w:id="9554" w:author="Della Faille Philippe" w:date="2019-07-09T17:01:00Z">
              <w:del w:id="9555" w:author="Della Faille Philippe" w:date="2019-08-09T13:33:00Z">
                <w:r w:rsidRPr="00614D51" w:rsidDel="00E27DD8">
                  <w:rPr>
                    <w:rFonts w:ascii="Calibri" w:eastAsia="Times New Roman" w:hAnsi="Calibri" w:cs="Calibri"/>
                    <w:color w:val="000000"/>
                  </w:rPr>
                  <w:delText>54</w:delText>
                </w:r>
              </w:del>
            </w:moveFrom>
          </w:p>
        </w:tc>
        <w:tc>
          <w:tcPr>
            <w:tcW w:w="2680" w:type="dxa"/>
            <w:tcBorders>
              <w:top w:val="nil"/>
              <w:left w:val="nil"/>
              <w:bottom w:val="nil"/>
              <w:right w:val="nil"/>
            </w:tcBorders>
            <w:shd w:val="clear" w:color="000000" w:fill="A9D08E"/>
            <w:noWrap/>
            <w:vAlign w:val="bottom"/>
            <w:hideMark/>
          </w:tcPr>
          <w:p w14:paraId="446D3752" w14:textId="4915C0D5" w:rsidR="00614D51" w:rsidRPr="00614D51" w:rsidDel="00E27DD8" w:rsidRDefault="00614D51" w:rsidP="00614D51">
            <w:pPr>
              <w:spacing w:after="0"/>
              <w:jc w:val="left"/>
              <w:rPr>
                <w:del w:id="9556" w:author="Della Faille Philippe" w:date="2019-08-09T13:33:00Z"/>
                <w:moveFrom w:id="9557" w:author="Della Faille Philippe" w:date="2019-07-09T17:01:00Z"/>
                <w:rFonts w:ascii="Calibri" w:eastAsia="Times New Roman" w:hAnsi="Calibri" w:cs="Calibri"/>
                <w:color w:val="000000"/>
              </w:rPr>
            </w:pPr>
            <w:moveFrom w:id="9558" w:author="Della Faille Philippe" w:date="2019-07-09T17:01:00Z">
              <w:del w:id="9559" w:author="Della Faille Philippe" w:date="2019-08-09T13:33:00Z">
                <w:r w:rsidRPr="00614D51" w:rsidDel="00E27DD8">
                  <w:rPr>
                    <w:rFonts w:ascii="Calibri" w:eastAsia="Times New Roman" w:hAnsi="Calibri" w:cs="Calibri"/>
                    <w:color w:val="000000"/>
                  </w:rPr>
                  <w:delText>Load temperature 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2CF01929" w14:textId="505F0788" w:rsidR="00614D51" w:rsidRPr="00614D51" w:rsidDel="00E27DD8" w:rsidRDefault="00614D51" w:rsidP="00614D51">
            <w:pPr>
              <w:spacing w:after="0"/>
              <w:jc w:val="center"/>
              <w:rPr>
                <w:del w:id="9560" w:author="Della Faille Philippe" w:date="2019-08-09T13:33:00Z"/>
                <w:moveFrom w:id="9561" w:author="Della Faille Philippe" w:date="2019-07-09T17:01:00Z"/>
                <w:rFonts w:ascii="Calibri" w:eastAsia="Times New Roman" w:hAnsi="Calibri" w:cs="Calibri"/>
                <w:color w:val="000000"/>
              </w:rPr>
            </w:pPr>
            <w:moveFrom w:id="9562" w:author="Della Faille Philippe" w:date="2019-07-09T17:01:00Z">
              <w:del w:id="956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1202019B" w14:textId="631954E2" w:rsidR="00614D51" w:rsidRPr="00614D51" w:rsidDel="00E27DD8" w:rsidRDefault="00614D51" w:rsidP="00614D51">
            <w:pPr>
              <w:spacing w:after="0"/>
              <w:jc w:val="center"/>
              <w:rPr>
                <w:del w:id="9564" w:author="Della Faille Philippe" w:date="2019-08-09T13:33:00Z"/>
                <w:moveFrom w:id="9565" w:author="Della Faille Philippe" w:date="2019-07-09T17:01:00Z"/>
                <w:rFonts w:ascii="Calibri" w:eastAsia="Times New Roman" w:hAnsi="Calibri" w:cs="Calibri"/>
                <w:color w:val="000000"/>
              </w:rPr>
            </w:pPr>
            <w:moveFrom w:id="9566" w:author="Della Faille Philippe" w:date="2019-07-09T17:01:00Z">
              <w:del w:id="956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2044443" w14:textId="183A5E3A" w:rsidR="00614D51" w:rsidRPr="00614D51" w:rsidDel="00E27DD8" w:rsidRDefault="00614D51" w:rsidP="00614D51">
            <w:pPr>
              <w:spacing w:after="0"/>
              <w:jc w:val="center"/>
              <w:rPr>
                <w:del w:id="9568" w:author="Della Faille Philippe" w:date="2019-08-09T13:33:00Z"/>
                <w:moveFrom w:id="9569" w:author="Della Faille Philippe" w:date="2019-07-09T17:01:00Z"/>
                <w:rFonts w:ascii="Calibri" w:eastAsia="Times New Roman" w:hAnsi="Calibri" w:cs="Calibri"/>
                <w:color w:val="000000"/>
              </w:rPr>
            </w:pPr>
            <w:moveFrom w:id="9570" w:author="Della Faille Philippe" w:date="2019-07-09T17:01:00Z">
              <w:del w:id="957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8BBBDF2" w14:textId="5DE7AF4E" w:rsidR="00614D51" w:rsidRPr="00614D51" w:rsidDel="00E27DD8" w:rsidRDefault="00614D51" w:rsidP="00614D51">
            <w:pPr>
              <w:spacing w:after="0"/>
              <w:jc w:val="center"/>
              <w:rPr>
                <w:del w:id="9572" w:author="Della Faille Philippe" w:date="2019-08-09T13:33:00Z"/>
                <w:moveFrom w:id="9573" w:author="Della Faille Philippe" w:date="2019-07-09T17:01:00Z"/>
                <w:rFonts w:ascii="Calibri" w:eastAsia="Times New Roman" w:hAnsi="Calibri" w:cs="Calibri"/>
                <w:color w:val="000000"/>
              </w:rPr>
            </w:pPr>
            <w:moveFrom w:id="9574" w:author="Della Faille Philippe" w:date="2019-07-09T17:01:00Z">
              <w:del w:id="9575" w:author="Della Faille Philippe" w:date="2019-08-09T13:33:00Z">
                <w:r w:rsidRPr="00614D51" w:rsidDel="00E27DD8">
                  <w:rPr>
                    <w:rFonts w:ascii="Calibri" w:eastAsia="Times New Roman" w:hAnsi="Calibri" w:cs="Calibri"/>
                    <w:color w:val="000000"/>
                  </w:rPr>
                  <w:delText>86</w:delText>
                </w:r>
              </w:del>
            </w:moveFrom>
          </w:p>
        </w:tc>
        <w:tc>
          <w:tcPr>
            <w:tcW w:w="1276" w:type="dxa"/>
            <w:tcBorders>
              <w:top w:val="nil"/>
              <w:left w:val="nil"/>
              <w:bottom w:val="nil"/>
              <w:right w:val="single" w:sz="4" w:space="0" w:color="auto"/>
            </w:tcBorders>
            <w:shd w:val="clear" w:color="000000" w:fill="A9D08E"/>
            <w:noWrap/>
            <w:vAlign w:val="bottom"/>
            <w:hideMark/>
          </w:tcPr>
          <w:p w14:paraId="4572AD47" w14:textId="73386F1D" w:rsidR="00614D51" w:rsidRPr="00614D51" w:rsidDel="00E27DD8" w:rsidRDefault="00614D51" w:rsidP="00614D51">
            <w:pPr>
              <w:spacing w:after="0"/>
              <w:jc w:val="center"/>
              <w:rPr>
                <w:del w:id="9576" w:author="Della Faille Philippe" w:date="2019-08-09T13:33:00Z"/>
                <w:moveFrom w:id="9577" w:author="Della Faille Philippe" w:date="2019-07-09T17:01:00Z"/>
                <w:rFonts w:ascii="Calibri" w:eastAsia="Times New Roman" w:hAnsi="Calibri" w:cs="Calibri"/>
                <w:color w:val="000000"/>
              </w:rPr>
            </w:pPr>
            <w:moveFrom w:id="9578" w:author="Della Faille Philippe" w:date="2019-07-09T17:01:00Z">
              <w:del w:id="9579" w:author="Della Faille Philippe" w:date="2019-08-09T13:33:00Z">
                <w:r w:rsidRPr="00614D51" w:rsidDel="00E27DD8">
                  <w:rPr>
                    <w:rFonts w:ascii="Calibri" w:eastAsia="Times New Roman" w:hAnsi="Calibri" w:cs="Calibri"/>
                    <w:color w:val="000000"/>
                  </w:rPr>
                  <w:delText>0x0056</w:delText>
                </w:r>
              </w:del>
            </w:moveFrom>
          </w:p>
        </w:tc>
      </w:tr>
      <w:tr w:rsidR="00614D51" w:rsidRPr="00614D51" w:rsidDel="00E27DD8" w14:paraId="2352D060" w14:textId="47274198" w:rsidTr="00614D51">
        <w:trPr>
          <w:trHeight w:val="288"/>
          <w:del w:id="9580" w:author="Della Faille Philippe" w:date="2019-08-09T13:33:00Z"/>
        </w:trPr>
        <w:tc>
          <w:tcPr>
            <w:tcW w:w="960" w:type="dxa"/>
            <w:vMerge/>
            <w:tcBorders>
              <w:top w:val="nil"/>
              <w:left w:val="nil"/>
              <w:bottom w:val="nil"/>
              <w:right w:val="nil"/>
            </w:tcBorders>
            <w:vAlign w:val="center"/>
            <w:hideMark/>
          </w:tcPr>
          <w:p w14:paraId="33297496" w14:textId="76D6773F" w:rsidR="00614D51" w:rsidRPr="00614D51" w:rsidDel="00E27DD8" w:rsidRDefault="00614D51" w:rsidP="00614D51">
            <w:pPr>
              <w:spacing w:after="0"/>
              <w:jc w:val="left"/>
              <w:rPr>
                <w:del w:id="9581" w:author="Della Faille Philippe" w:date="2019-08-09T13:33:00Z"/>
                <w:moveFrom w:id="958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86A606E" w14:textId="34A61B3E" w:rsidR="00614D51" w:rsidRPr="00614D51" w:rsidDel="00E27DD8" w:rsidRDefault="00614D51" w:rsidP="00614D51">
            <w:pPr>
              <w:spacing w:after="0"/>
              <w:jc w:val="left"/>
              <w:rPr>
                <w:del w:id="9583" w:author="Della Faille Philippe" w:date="2019-08-09T13:33:00Z"/>
                <w:moveFrom w:id="9584" w:author="Della Faille Philippe" w:date="2019-07-09T17:01:00Z"/>
                <w:rFonts w:ascii="Calibri" w:eastAsia="Times New Roman" w:hAnsi="Calibri" w:cs="Calibri"/>
                <w:color w:val="000000"/>
              </w:rPr>
            </w:pPr>
            <w:moveFrom w:id="9585" w:author="Della Faille Philippe" w:date="2019-07-09T17:01:00Z">
              <w:del w:id="958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4022FCF" w14:textId="58EC278D" w:rsidR="00614D51" w:rsidRPr="00614D51" w:rsidDel="00E27DD8" w:rsidRDefault="00614D51" w:rsidP="00614D51">
            <w:pPr>
              <w:spacing w:after="0"/>
              <w:jc w:val="center"/>
              <w:rPr>
                <w:del w:id="9587" w:author="Della Faille Philippe" w:date="2019-08-09T13:33:00Z"/>
                <w:moveFrom w:id="9588" w:author="Della Faille Philippe" w:date="2019-07-09T17:01:00Z"/>
                <w:rFonts w:ascii="Calibri" w:eastAsia="Times New Roman" w:hAnsi="Calibri" w:cs="Calibri"/>
                <w:color w:val="000000"/>
              </w:rPr>
            </w:pPr>
            <w:moveFrom w:id="9589" w:author="Della Faille Philippe" w:date="2019-07-09T17:01:00Z">
              <w:del w:id="9590" w:author="Della Faille Philippe" w:date="2019-08-09T13:33:00Z">
                <w:r w:rsidRPr="00614D51" w:rsidDel="00E27DD8">
                  <w:rPr>
                    <w:rFonts w:ascii="Calibri" w:eastAsia="Times New Roman" w:hAnsi="Calibri" w:cs="Calibri"/>
                    <w:color w:val="000000"/>
                  </w:rPr>
                  <w:delText>55</w:delText>
                </w:r>
              </w:del>
            </w:moveFrom>
          </w:p>
        </w:tc>
        <w:tc>
          <w:tcPr>
            <w:tcW w:w="2680" w:type="dxa"/>
            <w:tcBorders>
              <w:top w:val="nil"/>
              <w:left w:val="nil"/>
              <w:bottom w:val="nil"/>
              <w:right w:val="nil"/>
            </w:tcBorders>
            <w:shd w:val="clear" w:color="000000" w:fill="A9D08E"/>
            <w:noWrap/>
            <w:vAlign w:val="bottom"/>
            <w:hideMark/>
          </w:tcPr>
          <w:p w14:paraId="62F0D57D" w14:textId="463AD5D6" w:rsidR="00614D51" w:rsidRPr="00614D51" w:rsidDel="00E27DD8" w:rsidRDefault="00614D51" w:rsidP="00614D51">
            <w:pPr>
              <w:spacing w:after="0"/>
              <w:jc w:val="left"/>
              <w:rPr>
                <w:del w:id="9591" w:author="Della Faille Philippe" w:date="2019-08-09T13:33:00Z"/>
                <w:moveFrom w:id="9592" w:author="Della Faille Philippe" w:date="2019-07-09T17:01:00Z"/>
                <w:rFonts w:ascii="Calibri" w:eastAsia="Times New Roman" w:hAnsi="Calibri" w:cs="Calibri"/>
                <w:color w:val="000000"/>
              </w:rPr>
            </w:pPr>
            <w:moveFrom w:id="9593" w:author="Della Faille Philippe" w:date="2019-07-09T17:01:00Z">
              <w:del w:id="9594" w:author="Della Faille Philippe" w:date="2019-08-09T13:33:00Z">
                <w:r w:rsidRPr="00614D51" w:rsidDel="00E27DD8">
                  <w:rPr>
                    <w:rFonts w:ascii="Calibri" w:eastAsia="Times New Roman" w:hAnsi="Calibri" w:cs="Calibri"/>
                    <w:color w:val="000000"/>
                  </w:rPr>
                  <w:delText>IO board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C3B0C94" w14:textId="23BD4252" w:rsidR="00614D51" w:rsidRPr="00614D51" w:rsidDel="00E27DD8" w:rsidRDefault="00614D51" w:rsidP="00614D51">
            <w:pPr>
              <w:spacing w:after="0"/>
              <w:jc w:val="center"/>
              <w:rPr>
                <w:del w:id="9595" w:author="Della Faille Philippe" w:date="2019-08-09T13:33:00Z"/>
                <w:moveFrom w:id="9596" w:author="Della Faille Philippe" w:date="2019-07-09T17:01:00Z"/>
                <w:rFonts w:ascii="Calibri" w:eastAsia="Times New Roman" w:hAnsi="Calibri" w:cs="Calibri"/>
                <w:color w:val="000000"/>
              </w:rPr>
            </w:pPr>
            <w:moveFrom w:id="9597" w:author="Della Faille Philippe" w:date="2019-07-09T17:01:00Z">
              <w:del w:id="959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105E6063" w14:textId="3272E1B3" w:rsidR="00614D51" w:rsidRPr="00614D51" w:rsidDel="00E27DD8" w:rsidRDefault="00614D51" w:rsidP="00614D51">
            <w:pPr>
              <w:spacing w:after="0"/>
              <w:jc w:val="center"/>
              <w:rPr>
                <w:del w:id="9599" w:author="Della Faille Philippe" w:date="2019-08-09T13:33:00Z"/>
                <w:moveFrom w:id="9600" w:author="Della Faille Philippe" w:date="2019-07-09T17:01:00Z"/>
                <w:rFonts w:ascii="Calibri" w:eastAsia="Times New Roman" w:hAnsi="Calibri" w:cs="Calibri"/>
                <w:color w:val="000000"/>
              </w:rPr>
            </w:pPr>
            <w:moveFrom w:id="9601" w:author="Della Faille Philippe" w:date="2019-07-09T17:01:00Z">
              <w:del w:id="960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FA4688B" w14:textId="276F3B52" w:rsidR="00614D51" w:rsidRPr="00614D51" w:rsidDel="00E27DD8" w:rsidRDefault="00614D51" w:rsidP="00614D51">
            <w:pPr>
              <w:spacing w:after="0"/>
              <w:jc w:val="center"/>
              <w:rPr>
                <w:del w:id="9603" w:author="Della Faille Philippe" w:date="2019-08-09T13:33:00Z"/>
                <w:moveFrom w:id="9604" w:author="Della Faille Philippe" w:date="2019-07-09T17:01:00Z"/>
                <w:rFonts w:ascii="Calibri" w:eastAsia="Times New Roman" w:hAnsi="Calibri" w:cs="Calibri"/>
                <w:color w:val="000000"/>
              </w:rPr>
            </w:pPr>
            <w:moveFrom w:id="9605" w:author="Della Faille Philippe" w:date="2019-07-09T17:01:00Z">
              <w:del w:id="960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14B6747" w14:textId="48517CAD" w:rsidR="00614D51" w:rsidRPr="00614D51" w:rsidDel="00E27DD8" w:rsidRDefault="00614D51" w:rsidP="00614D51">
            <w:pPr>
              <w:spacing w:after="0"/>
              <w:jc w:val="center"/>
              <w:rPr>
                <w:del w:id="9607" w:author="Della Faille Philippe" w:date="2019-08-09T13:33:00Z"/>
                <w:moveFrom w:id="9608" w:author="Della Faille Philippe" w:date="2019-07-09T17:01:00Z"/>
                <w:rFonts w:ascii="Calibri" w:eastAsia="Times New Roman" w:hAnsi="Calibri" w:cs="Calibri"/>
                <w:color w:val="000000"/>
              </w:rPr>
            </w:pPr>
            <w:moveFrom w:id="9609" w:author="Della Faille Philippe" w:date="2019-07-09T17:01:00Z">
              <w:del w:id="9610" w:author="Della Faille Philippe" w:date="2019-08-09T13:33:00Z">
                <w:r w:rsidRPr="00614D51" w:rsidDel="00E27DD8">
                  <w:rPr>
                    <w:rFonts w:ascii="Calibri" w:eastAsia="Times New Roman" w:hAnsi="Calibri" w:cs="Calibri"/>
                    <w:color w:val="000000"/>
                  </w:rPr>
                  <w:delText>88</w:delText>
                </w:r>
              </w:del>
            </w:moveFrom>
          </w:p>
        </w:tc>
        <w:tc>
          <w:tcPr>
            <w:tcW w:w="1276" w:type="dxa"/>
            <w:tcBorders>
              <w:top w:val="nil"/>
              <w:left w:val="nil"/>
              <w:bottom w:val="nil"/>
              <w:right w:val="single" w:sz="4" w:space="0" w:color="auto"/>
            </w:tcBorders>
            <w:shd w:val="clear" w:color="000000" w:fill="A9D08E"/>
            <w:noWrap/>
            <w:vAlign w:val="bottom"/>
            <w:hideMark/>
          </w:tcPr>
          <w:p w14:paraId="34C5CCE9" w14:textId="30945FAD" w:rsidR="00614D51" w:rsidRPr="00614D51" w:rsidDel="00E27DD8" w:rsidRDefault="00614D51" w:rsidP="00614D51">
            <w:pPr>
              <w:spacing w:after="0"/>
              <w:jc w:val="center"/>
              <w:rPr>
                <w:del w:id="9611" w:author="Della Faille Philippe" w:date="2019-08-09T13:33:00Z"/>
                <w:moveFrom w:id="9612" w:author="Della Faille Philippe" w:date="2019-07-09T17:01:00Z"/>
                <w:rFonts w:ascii="Calibri" w:eastAsia="Times New Roman" w:hAnsi="Calibri" w:cs="Calibri"/>
                <w:color w:val="000000"/>
              </w:rPr>
            </w:pPr>
            <w:moveFrom w:id="9613" w:author="Della Faille Philippe" w:date="2019-07-09T17:01:00Z">
              <w:del w:id="9614" w:author="Della Faille Philippe" w:date="2019-08-09T13:33:00Z">
                <w:r w:rsidRPr="00614D51" w:rsidDel="00E27DD8">
                  <w:rPr>
                    <w:rFonts w:ascii="Calibri" w:eastAsia="Times New Roman" w:hAnsi="Calibri" w:cs="Calibri"/>
                    <w:color w:val="000000"/>
                  </w:rPr>
                  <w:delText>0x0058</w:delText>
                </w:r>
              </w:del>
            </w:moveFrom>
          </w:p>
        </w:tc>
      </w:tr>
      <w:tr w:rsidR="00614D51" w:rsidRPr="00614D51" w:rsidDel="00E27DD8" w14:paraId="06375161" w14:textId="670D43CB" w:rsidTr="00614D51">
        <w:trPr>
          <w:trHeight w:val="288"/>
          <w:del w:id="9615" w:author="Della Faille Philippe" w:date="2019-08-09T13:33:00Z"/>
        </w:trPr>
        <w:tc>
          <w:tcPr>
            <w:tcW w:w="960" w:type="dxa"/>
            <w:vMerge/>
            <w:tcBorders>
              <w:top w:val="nil"/>
              <w:left w:val="nil"/>
              <w:bottom w:val="nil"/>
              <w:right w:val="nil"/>
            </w:tcBorders>
            <w:vAlign w:val="center"/>
            <w:hideMark/>
          </w:tcPr>
          <w:p w14:paraId="3B10C286" w14:textId="480C4494" w:rsidR="00614D51" w:rsidRPr="00614D51" w:rsidDel="00E27DD8" w:rsidRDefault="00614D51" w:rsidP="00614D51">
            <w:pPr>
              <w:spacing w:after="0"/>
              <w:jc w:val="left"/>
              <w:rPr>
                <w:del w:id="9616" w:author="Della Faille Philippe" w:date="2019-08-09T13:33:00Z"/>
                <w:moveFrom w:id="961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D036BBE" w14:textId="03615625" w:rsidR="00614D51" w:rsidRPr="00614D51" w:rsidDel="00E27DD8" w:rsidRDefault="00614D51" w:rsidP="00614D51">
            <w:pPr>
              <w:spacing w:after="0"/>
              <w:jc w:val="left"/>
              <w:rPr>
                <w:del w:id="9618" w:author="Della Faille Philippe" w:date="2019-08-09T13:33:00Z"/>
                <w:moveFrom w:id="9619" w:author="Della Faille Philippe" w:date="2019-07-09T17:01:00Z"/>
                <w:rFonts w:ascii="Calibri" w:eastAsia="Times New Roman" w:hAnsi="Calibri" w:cs="Calibri"/>
                <w:color w:val="000000"/>
              </w:rPr>
            </w:pPr>
            <w:moveFrom w:id="9620" w:author="Della Faille Philippe" w:date="2019-07-09T17:01:00Z">
              <w:del w:id="962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749226D" w14:textId="5154330C" w:rsidR="00614D51" w:rsidRPr="00614D51" w:rsidDel="00E27DD8" w:rsidRDefault="00614D51" w:rsidP="00614D51">
            <w:pPr>
              <w:spacing w:after="0"/>
              <w:jc w:val="center"/>
              <w:rPr>
                <w:del w:id="9622" w:author="Della Faille Philippe" w:date="2019-08-09T13:33:00Z"/>
                <w:moveFrom w:id="9623" w:author="Della Faille Philippe" w:date="2019-07-09T17:01:00Z"/>
                <w:rFonts w:ascii="Calibri" w:eastAsia="Times New Roman" w:hAnsi="Calibri" w:cs="Calibri"/>
                <w:color w:val="000000"/>
              </w:rPr>
            </w:pPr>
            <w:moveFrom w:id="9624" w:author="Della Faille Philippe" w:date="2019-07-09T17:01:00Z">
              <w:del w:id="9625" w:author="Della Faille Philippe" w:date="2019-08-09T13:33:00Z">
                <w:r w:rsidRPr="00614D51" w:rsidDel="00E27DD8">
                  <w:rPr>
                    <w:rFonts w:ascii="Calibri" w:eastAsia="Times New Roman" w:hAnsi="Calibri" w:cs="Calibri"/>
                    <w:color w:val="000000"/>
                  </w:rPr>
                  <w:delText>56</w:delText>
                </w:r>
              </w:del>
            </w:moveFrom>
          </w:p>
        </w:tc>
        <w:tc>
          <w:tcPr>
            <w:tcW w:w="2680" w:type="dxa"/>
            <w:tcBorders>
              <w:top w:val="nil"/>
              <w:left w:val="nil"/>
              <w:bottom w:val="nil"/>
              <w:right w:val="nil"/>
            </w:tcBorders>
            <w:shd w:val="clear" w:color="000000" w:fill="A9D08E"/>
            <w:noWrap/>
            <w:vAlign w:val="bottom"/>
            <w:hideMark/>
          </w:tcPr>
          <w:p w14:paraId="2BBA979A" w14:textId="2D499526" w:rsidR="00614D51" w:rsidRPr="00614D51" w:rsidDel="00E27DD8" w:rsidRDefault="00614D51" w:rsidP="00614D51">
            <w:pPr>
              <w:spacing w:after="0"/>
              <w:jc w:val="left"/>
              <w:rPr>
                <w:del w:id="9626" w:author="Della Faille Philippe" w:date="2019-08-09T13:33:00Z"/>
                <w:moveFrom w:id="9627" w:author="Della Faille Philippe" w:date="2019-07-09T17:01:00Z"/>
                <w:rFonts w:ascii="Calibri" w:eastAsia="Times New Roman" w:hAnsi="Calibri" w:cs="Calibri"/>
                <w:color w:val="000000"/>
              </w:rPr>
            </w:pPr>
            <w:moveFrom w:id="9628" w:author="Della Faille Philippe" w:date="2019-07-09T17:01:00Z">
              <w:del w:id="9629" w:author="Della Faille Philippe" w:date="2019-08-09T13:33:00Z">
                <w:r w:rsidRPr="00614D51" w:rsidDel="00E27DD8">
                  <w:rPr>
                    <w:rFonts w:ascii="Calibri" w:eastAsia="Times New Roman" w:hAnsi="Calibri" w:cs="Calibri"/>
                    <w:color w:val="000000"/>
                  </w:rPr>
                  <w:delText>Temperature ref 10k</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056A6EB" w14:textId="3DE38C45" w:rsidR="00614D51" w:rsidRPr="00614D51" w:rsidDel="00E27DD8" w:rsidRDefault="00614D51" w:rsidP="00614D51">
            <w:pPr>
              <w:spacing w:after="0"/>
              <w:jc w:val="center"/>
              <w:rPr>
                <w:del w:id="9630" w:author="Della Faille Philippe" w:date="2019-08-09T13:33:00Z"/>
                <w:moveFrom w:id="9631" w:author="Della Faille Philippe" w:date="2019-07-09T17:01:00Z"/>
                <w:rFonts w:ascii="Calibri" w:eastAsia="Times New Roman" w:hAnsi="Calibri" w:cs="Calibri"/>
                <w:color w:val="000000"/>
              </w:rPr>
            </w:pPr>
            <w:moveFrom w:id="9632" w:author="Della Faille Philippe" w:date="2019-07-09T17:01:00Z">
              <w:del w:id="963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074E5327" w14:textId="6CF1FB43" w:rsidR="00614D51" w:rsidRPr="00614D51" w:rsidDel="00E27DD8" w:rsidRDefault="00614D51" w:rsidP="00614D51">
            <w:pPr>
              <w:spacing w:after="0"/>
              <w:jc w:val="center"/>
              <w:rPr>
                <w:del w:id="9634" w:author="Della Faille Philippe" w:date="2019-08-09T13:33:00Z"/>
                <w:moveFrom w:id="9635" w:author="Della Faille Philippe" w:date="2019-07-09T17:01:00Z"/>
                <w:rFonts w:ascii="Calibri" w:eastAsia="Times New Roman" w:hAnsi="Calibri" w:cs="Calibri"/>
                <w:color w:val="000000"/>
              </w:rPr>
            </w:pPr>
            <w:moveFrom w:id="9636" w:author="Della Faille Philippe" w:date="2019-07-09T17:01:00Z">
              <w:del w:id="963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2D8A11C" w14:textId="51B12D9B" w:rsidR="00614D51" w:rsidRPr="00614D51" w:rsidDel="00E27DD8" w:rsidRDefault="00614D51" w:rsidP="00614D51">
            <w:pPr>
              <w:spacing w:after="0"/>
              <w:jc w:val="center"/>
              <w:rPr>
                <w:del w:id="9638" w:author="Della Faille Philippe" w:date="2019-08-09T13:33:00Z"/>
                <w:moveFrom w:id="9639" w:author="Della Faille Philippe" w:date="2019-07-09T17:01:00Z"/>
                <w:rFonts w:ascii="Calibri" w:eastAsia="Times New Roman" w:hAnsi="Calibri" w:cs="Calibri"/>
                <w:color w:val="000000"/>
              </w:rPr>
            </w:pPr>
            <w:moveFrom w:id="9640" w:author="Della Faille Philippe" w:date="2019-07-09T17:01:00Z">
              <w:del w:id="964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BA993E1" w14:textId="59EAE069" w:rsidR="00614D51" w:rsidRPr="00614D51" w:rsidDel="00E27DD8" w:rsidRDefault="00614D51" w:rsidP="00614D51">
            <w:pPr>
              <w:spacing w:after="0"/>
              <w:jc w:val="center"/>
              <w:rPr>
                <w:del w:id="9642" w:author="Della Faille Philippe" w:date="2019-08-09T13:33:00Z"/>
                <w:moveFrom w:id="9643" w:author="Della Faille Philippe" w:date="2019-07-09T17:01:00Z"/>
                <w:rFonts w:ascii="Calibri" w:eastAsia="Times New Roman" w:hAnsi="Calibri" w:cs="Calibri"/>
                <w:color w:val="000000"/>
              </w:rPr>
            </w:pPr>
            <w:moveFrom w:id="9644" w:author="Della Faille Philippe" w:date="2019-07-09T17:01:00Z">
              <w:del w:id="9645" w:author="Della Faille Philippe" w:date="2019-08-09T13:33:00Z">
                <w:r w:rsidRPr="00614D51" w:rsidDel="00E27DD8">
                  <w:rPr>
                    <w:rFonts w:ascii="Calibri" w:eastAsia="Times New Roman" w:hAnsi="Calibri" w:cs="Calibri"/>
                    <w:color w:val="000000"/>
                  </w:rPr>
                  <w:delText>90</w:delText>
                </w:r>
              </w:del>
            </w:moveFrom>
          </w:p>
        </w:tc>
        <w:tc>
          <w:tcPr>
            <w:tcW w:w="1276" w:type="dxa"/>
            <w:tcBorders>
              <w:top w:val="nil"/>
              <w:left w:val="nil"/>
              <w:bottom w:val="nil"/>
              <w:right w:val="single" w:sz="4" w:space="0" w:color="auto"/>
            </w:tcBorders>
            <w:shd w:val="clear" w:color="000000" w:fill="A9D08E"/>
            <w:noWrap/>
            <w:vAlign w:val="bottom"/>
            <w:hideMark/>
          </w:tcPr>
          <w:p w14:paraId="239AD703" w14:textId="57620957" w:rsidR="00614D51" w:rsidRPr="00614D51" w:rsidDel="00E27DD8" w:rsidRDefault="00614D51" w:rsidP="00614D51">
            <w:pPr>
              <w:spacing w:after="0"/>
              <w:jc w:val="center"/>
              <w:rPr>
                <w:del w:id="9646" w:author="Della Faille Philippe" w:date="2019-08-09T13:33:00Z"/>
                <w:moveFrom w:id="9647" w:author="Della Faille Philippe" w:date="2019-07-09T17:01:00Z"/>
                <w:rFonts w:ascii="Calibri" w:eastAsia="Times New Roman" w:hAnsi="Calibri" w:cs="Calibri"/>
                <w:color w:val="000000"/>
              </w:rPr>
            </w:pPr>
            <w:moveFrom w:id="9648" w:author="Della Faille Philippe" w:date="2019-07-09T17:01:00Z">
              <w:del w:id="9649" w:author="Della Faille Philippe" w:date="2019-08-09T13:33:00Z">
                <w:r w:rsidRPr="00614D51" w:rsidDel="00E27DD8">
                  <w:rPr>
                    <w:rFonts w:ascii="Calibri" w:eastAsia="Times New Roman" w:hAnsi="Calibri" w:cs="Calibri"/>
                    <w:color w:val="000000"/>
                  </w:rPr>
                  <w:delText>0x005A</w:delText>
                </w:r>
              </w:del>
            </w:moveFrom>
          </w:p>
        </w:tc>
      </w:tr>
      <w:tr w:rsidR="00614D51" w:rsidRPr="00614D51" w:rsidDel="00E27DD8" w14:paraId="479505F9" w14:textId="2254F121" w:rsidTr="00614D51">
        <w:trPr>
          <w:trHeight w:val="288"/>
          <w:del w:id="9650" w:author="Della Faille Philippe" w:date="2019-08-09T13:33:00Z"/>
        </w:trPr>
        <w:tc>
          <w:tcPr>
            <w:tcW w:w="960" w:type="dxa"/>
            <w:vMerge/>
            <w:tcBorders>
              <w:top w:val="nil"/>
              <w:left w:val="nil"/>
              <w:bottom w:val="nil"/>
              <w:right w:val="nil"/>
            </w:tcBorders>
            <w:vAlign w:val="center"/>
            <w:hideMark/>
          </w:tcPr>
          <w:p w14:paraId="1339AE10" w14:textId="02EE9FE3" w:rsidR="00614D51" w:rsidRPr="00614D51" w:rsidDel="00E27DD8" w:rsidRDefault="00614D51" w:rsidP="00614D51">
            <w:pPr>
              <w:spacing w:after="0"/>
              <w:jc w:val="left"/>
              <w:rPr>
                <w:del w:id="9651" w:author="Della Faille Philippe" w:date="2019-08-09T13:33:00Z"/>
                <w:moveFrom w:id="965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6D75BA7" w14:textId="02CC6FD8" w:rsidR="00614D51" w:rsidRPr="00614D51" w:rsidDel="00E27DD8" w:rsidRDefault="00614D51" w:rsidP="00614D51">
            <w:pPr>
              <w:spacing w:after="0"/>
              <w:jc w:val="left"/>
              <w:rPr>
                <w:del w:id="9653" w:author="Della Faille Philippe" w:date="2019-08-09T13:33:00Z"/>
                <w:moveFrom w:id="9654" w:author="Della Faille Philippe" w:date="2019-07-09T17:01:00Z"/>
                <w:rFonts w:ascii="Calibri" w:eastAsia="Times New Roman" w:hAnsi="Calibri" w:cs="Calibri"/>
                <w:color w:val="000000"/>
              </w:rPr>
            </w:pPr>
            <w:moveFrom w:id="9655" w:author="Della Faille Philippe" w:date="2019-07-09T17:01:00Z">
              <w:del w:id="965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EE3E638" w14:textId="1AF9FBB2" w:rsidR="00614D51" w:rsidRPr="00614D51" w:rsidDel="00E27DD8" w:rsidRDefault="00614D51" w:rsidP="00614D51">
            <w:pPr>
              <w:spacing w:after="0"/>
              <w:jc w:val="center"/>
              <w:rPr>
                <w:del w:id="9657" w:author="Della Faille Philippe" w:date="2019-08-09T13:33:00Z"/>
                <w:moveFrom w:id="9658" w:author="Della Faille Philippe" w:date="2019-07-09T17:01:00Z"/>
                <w:rFonts w:ascii="Calibri" w:eastAsia="Times New Roman" w:hAnsi="Calibri" w:cs="Calibri"/>
                <w:color w:val="000000"/>
              </w:rPr>
            </w:pPr>
            <w:moveFrom w:id="9659" w:author="Della Faille Philippe" w:date="2019-07-09T17:01:00Z">
              <w:del w:id="9660" w:author="Della Faille Philippe" w:date="2019-08-09T13:33:00Z">
                <w:r w:rsidRPr="00614D51" w:rsidDel="00E27DD8">
                  <w:rPr>
                    <w:rFonts w:ascii="Calibri" w:eastAsia="Times New Roman" w:hAnsi="Calibri" w:cs="Calibri"/>
                    <w:color w:val="000000"/>
                  </w:rPr>
                  <w:delText>57</w:delText>
                </w:r>
              </w:del>
            </w:moveFrom>
          </w:p>
        </w:tc>
        <w:tc>
          <w:tcPr>
            <w:tcW w:w="2680" w:type="dxa"/>
            <w:tcBorders>
              <w:top w:val="nil"/>
              <w:left w:val="nil"/>
              <w:bottom w:val="nil"/>
              <w:right w:val="nil"/>
            </w:tcBorders>
            <w:shd w:val="clear" w:color="000000" w:fill="A9D08E"/>
            <w:noWrap/>
            <w:vAlign w:val="bottom"/>
            <w:hideMark/>
          </w:tcPr>
          <w:p w14:paraId="7803AFEF" w14:textId="55D2C01B" w:rsidR="00614D51" w:rsidRPr="00614D51" w:rsidDel="00E27DD8" w:rsidRDefault="00614D51" w:rsidP="00614D51">
            <w:pPr>
              <w:spacing w:after="0"/>
              <w:jc w:val="left"/>
              <w:rPr>
                <w:del w:id="9661" w:author="Della Faille Philippe" w:date="2019-08-09T13:33:00Z"/>
                <w:moveFrom w:id="9662" w:author="Della Faille Philippe" w:date="2019-07-09T17:01:00Z"/>
                <w:rFonts w:ascii="Calibri" w:eastAsia="Times New Roman" w:hAnsi="Calibri" w:cs="Calibri"/>
                <w:color w:val="000000"/>
              </w:rPr>
            </w:pPr>
            <w:moveFrom w:id="9663" w:author="Della Faille Philippe" w:date="2019-07-09T17:01:00Z">
              <w:del w:id="9664" w:author="Della Faille Philippe" w:date="2019-08-09T13:33:00Z">
                <w:r w:rsidRPr="00614D51" w:rsidDel="00E27DD8">
                  <w:rPr>
                    <w:rFonts w:ascii="Calibri" w:eastAsia="Times New Roman" w:hAnsi="Calibri" w:cs="Calibri"/>
                    <w:color w:val="000000"/>
                  </w:rPr>
                  <w:delText>ADC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0814981" w14:textId="2ECA1F99" w:rsidR="00614D51" w:rsidRPr="00614D51" w:rsidDel="00E27DD8" w:rsidRDefault="00614D51" w:rsidP="00614D51">
            <w:pPr>
              <w:spacing w:after="0"/>
              <w:jc w:val="center"/>
              <w:rPr>
                <w:del w:id="9665" w:author="Della Faille Philippe" w:date="2019-08-09T13:33:00Z"/>
                <w:moveFrom w:id="9666" w:author="Della Faille Philippe" w:date="2019-07-09T17:01:00Z"/>
                <w:rFonts w:ascii="Calibri" w:eastAsia="Times New Roman" w:hAnsi="Calibri" w:cs="Calibri"/>
                <w:color w:val="000000"/>
              </w:rPr>
            </w:pPr>
            <w:moveFrom w:id="9667" w:author="Della Faille Philippe" w:date="2019-07-09T17:01:00Z">
              <w:del w:id="966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3AEDA012" w14:textId="5C4D0DA4" w:rsidR="00614D51" w:rsidRPr="00614D51" w:rsidDel="00E27DD8" w:rsidRDefault="00614D51" w:rsidP="00614D51">
            <w:pPr>
              <w:spacing w:after="0"/>
              <w:jc w:val="center"/>
              <w:rPr>
                <w:del w:id="9669" w:author="Della Faille Philippe" w:date="2019-08-09T13:33:00Z"/>
                <w:moveFrom w:id="9670" w:author="Della Faille Philippe" w:date="2019-07-09T17:01:00Z"/>
                <w:rFonts w:ascii="Calibri" w:eastAsia="Times New Roman" w:hAnsi="Calibri" w:cs="Calibri"/>
                <w:color w:val="000000"/>
              </w:rPr>
            </w:pPr>
            <w:moveFrom w:id="9671" w:author="Della Faille Philippe" w:date="2019-07-09T17:01:00Z">
              <w:del w:id="967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922B3F2" w14:textId="136ECEE2" w:rsidR="00614D51" w:rsidRPr="00614D51" w:rsidDel="00E27DD8" w:rsidRDefault="00614D51" w:rsidP="00614D51">
            <w:pPr>
              <w:spacing w:after="0"/>
              <w:jc w:val="center"/>
              <w:rPr>
                <w:del w:id="9673" w:author="Della Faille Philippe" w:date="2019-08-09T13:33:00Z"/>
                <w:moveFrom w:id="9674" w:author="Della Faille Philippe" w:date="2019-07-09T17:01:00Z"/>
                <w:rFonts w:ascii="Calibri" w:eastAsia="Times New Roman" w:hAnsi="Calibri" w:cs="Calibri"/>
                <w:color w:val="000000"/>
              </w:rPr>
            </w:pPr>
            <w:moveFrom w:id="9675" w:author="Della Faille Philippe" w:date="2019-07-09T17:01:00Z">
              <w:del w:id="967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535E29D9" w14:textId="281C39C2" w:rsidR="00614D51" w:rsidRPr="00614D51" w:rsidDel="00E27DD8" w:rsidRDefault="00614D51" w:rsidP="00614D51">
            <w:pPr>
              <w:spacing w:after="0"/>
              <w:jc w:val="center"/>
              <w:rPr>
                <w:del w:id="9677" w:author="Della Faille Philippe" w:date="2019-08-09T13:33:00Z"/>
                <w:moveFrom w:id="9678" w:author="Della Faille Philippe" w:date="2019-07-09T17:01:00Z"/>
                <w:rFonts w:ascii="Calibri" w:eastAsia="Times New Roman" w:hAnsi="Calibri" w:cs="Calibri"/>
                <w:color w:val="000000"/>
              </w:rPr>
            </w:pPr>
            <w:moveFrom w:id="9679" w:author="Della Faille Philippe" w:date="2019-07-09T17:01:00Z">
              <w:del w:id="9680" w:author="Della Faille Philippe" w:date="2019-08-09T13:33:00Z">
                <w:r w:rsidRPr="00614D51" w:rsidDel="00E27DD8">
                  <w:rPr>
                    <w:rFonts w:ascii="Calibri" w:eastAsia="Times New Roman" w:hAnsi="Calibri" w:cs="Calibri"/>
                    <w:color w:val="000000"/>
                  </w:rPr>
                  <w:delText>92</w:delText>
                </w:r>
              </w:del>
            </w:moveFrom>
          </w:p>
        </w:tc>
        <w:tc>
          <w:tcPr>
            <w:tcW w:w="1276" w:type="dxa"/>
            <w:tcBorders>
              <w:top w:val="nil"/>
              <w:left w:val="nil"/>
              <w:bottom w:val="nil"/>
              <w:right w:val="single" w:sz="4" w:space="0" w:color="auto"/>
            </w:tcBorders>
            <w:shd w:val="clear" w:color="000000" w:fill="A9D08E"/>
            <w:noWrap/>
            <w:vAlign w:val="bottom"/>
            <w:hideMark/>
          </w:tcPr>
          <w:p w14:paraId="5E7848FD" w14:textId="089A4BA7" w:rsidR="00614D51" w:rsidRPr="00614D51" w:rsidDel="00E27DD8" w:rsidRDefault="00614D51" w:rsidP="00614D51">
            <w:pPr>
              <w:spacing w:after="0"/>
              <w:jc w:val="center"/>
              <w:rPr>
                <w:del w:id="9681" w:author="Della Faille Philippe" w:date="2019-08-09T13:33:00Z"/>
                <w:moveFrom w:id="9682" w:author="Della Faille Philippe" w:date="2019-07-09T17:01:00Z"/>
                <w:rFonts w:ascii="Calibri" w:eastAsia="Times New Roman" w:hAnsi="Calibri" w:cs="Calibri"/>
                <w:color w:val="000000"/>
              </w:rPr>
            </w:pPr>
            <w:moveFrom w:id="9683" w:author="Della Faille Philippe" w:date="2019-07-09T17:01:00Z">
              <w:del w:id="9684" w:author="Della Faille Philippe" w:date="2019-08-09T13:33:00Z">
                <w:r w:rsidRPr="00614D51" w:rsidDel="00E27DD8">
                  <w:rPr>
                    <w:rFonts w:ascii="Calibri" w:eastAsia="Times New Roman" w:hAnsi="Calibri" w:cs="Calibri"/>
                    <w:color w:val="000000"/>
                  </w:rPr>
                  <w:delText>0x005C</w:delText>
                </w:r>
              </w:del>
            </w:moveFrom>
          </w:p>
        </w:tc>
      </w:tr>
      <w:tr w:rsidR="00614D51" w:rsidRPr="00614D51" w:rsidDel="00E27DD8" w14:paraId="6A04FCAE" w14:textId="51489765" w:rsidTr="00614D51">
        <w:trPr>
          <w:trHeight w:val="288"/>
          <w:del w:id="9685" w:author="Della Faille Philippe" w:date="2019-08-09T13:33:00Z"/>
        </w:trPr>
        <w:tc>
          <w:tcPr>
            <w:tcW w:w="960" w:type="dxa"/>
            <w:vMerge/>
            <w:tcBorders>
              <w:top w:val="nil"/>
              <w:left w:val="nil"/>
              <w:bottom w:val="nil"/>
              <w:right w:val="nil"/>
            </w:tcBorders>
            <w:vAlign w:val="center"/>
            <w:hideMark/>
          </w:tcPr>
          <w:p w14:paraId="3B130929" w14:textId="2FB33FF4" w:rsidR="00614D51" w:rsidRPr="00614D51" w:rsidDel="00E27DD8" w:rsidRDefault="00614D51" w:rsidP="00614D51">
            <w:pPr>
              <w:spacing w:after="0"/>
              <w:jc w:val="left"/>
              <w:rPr>
                <w:del w:id="9686" w:author="Della Faille Philippe" w:date="2019-08-09T13:33:00Z"/>
                <w:moveFrom w:id="968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4532C5B" w14:textId="19147BA1" w:rsidR="00614D51" w:rsidRPr="00614D51" w:rsidDel="00E27DD8" w:rsidRDefault="00614D51" w:rsidP="00614D51">
            <w:pPr>
              <w:spacing w:after="0"/>
              <w:jc w:val="left"/>
              <w:rPr>
                <w:del w:id="9688" w:author="Della Faille Philippe" w:date="2019-08-09T13:33:00Z"/>
                <w:moveFrom w:id="9689" w:author="Della Faille Philippe" w:date="2019-07-09T17:01:00Z"/>
                <w:rFonts w:ascii="Calibri" w:eastAsia="Times New Roman" w:hAnsi="Calibri" w:cs="Calibri"/>
                <w:color w:val="000000"/>
              </w:rPr>
            </w:pPr>
            <w:moveFrom w:id="9690" w:author="Della Faille Philippe" w:date="2019-07-09T17:01:00Z">
              <w:del w:id="969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5D97D51" w14:textId="0665D146" w:rsidR="00614D51" w:rsidRPr="00614D51" w:rsidDel="00E27DD8" w:rsidRDefault="00614D51" w:rsidP="00614D51">
            <w:pPr>
              <w:spacing w:after="0"/>
              <w:jc w:val="center"/>
              <w:rPr>
                <w:del w:id="9692" w:author="Della Faille Philippe" w:date="2019-08-09T13:33:00Z"/>
                <w:moveFrom w:id="9693" w:author="Della Faille Philippe" w:date="2019-07-09T17:01:00Z"/>
                <w:rFonts w:ascii="Calibri" w:eastAsia="Times New Roman" w:hAnsi="Calibri" w:cs="Calibri"/>
                <w:color w:val="000000"/>
              </w:rPr>
            </w:pPr>
            <w:moveFrom w:id="9694" w:author="Della Faille Philippe" w:date="2019-07-09T17:01:00Z">
              <w:del w:id="9695" w:author="Della Faille Philippe" w:date="2019-08-09T13:33:00Z">
                <w:r w:rsidRPr="00614D51" w:rsidDel="00E27DD8">
                  <w:rPr>
                    <w:rFonts w:ascii="Calibri" w:eastAsia="Times New Roman" w:hAnsi="Calibri" w:cs="Calibri"/>
                    <w:color w:val="000000"/>
                  </w:rPr>
                  <w:delText>58</w:delText>
                </w:r>
              </w:del>
            </w:moveFrom>
          </w:p>
        </w:tc>
        <w:tc>
          <w:tcPr>
            <w:tcW w:w="2680" w:type="dxa"/>
            <w:tcBorders>
              <w:top w:val="nil"/>
              <w:left w:val="nil"/>
              <w:bottom w:val="nil"/>
              <w:right w:val="nil"/>
            </w:tcBorders>
            <w:shd w:val="clear" w:color="000000" w:fill="A9D08E"/>
            <w:noWrap/>
            <w:vAlign w:val="bottom"/>
            <w:hideMark/>
          </w:tcPr>
          <w:p w14:paraId="63A97998" w14:textId="03BDC1AC" w:rsidR="00614D51" w:rsidRPr="00614D51" w:rsidDel="00E27DD8" w:rsidRDefault="00614D51" w:rsidP="00614D51">
            <w:pPr>
              <w:spacing w:after="0"/>
              <w:jc w:val="left"/>
              <w:rPr>
                <w:del w:id="9696" w:author="Della Faille Philippe" w:date="2019-08-09T13:33:00Z"/>
                <w:moveFrom w:id="9697" w:author="Della Faille Philippe" w:date="2019-07-09T17:01:00Z"/>
                <w:rFonts w:ascii="Calibri" w:eastAsia="Times New Roman" w:hAnsi="Calibri" w:cs="Calibri"/>
                <w:color w:val="000000"/>
              </w:rPr>
            </w:pPr>
            <w:moveFrom w:id="9698" w:author="Della Faille Philippe" w:date="2019-07-09T17:01:00Z">
              <w:del w:id="9699" w:author="Della Faille Philippe" w:date="2019-08-09T13:33:00Z">
                <w:r w:rsidRPr="00614D51" w:rsidDel="00E27DD8">
                  <w:rPr>
                    <w:rFonts w:ascii="Calibri" w:eastAsia="Times New Roman" w:hAnsi="Calibri" w:cs="Calibri"/>
                    <w:color w:val="000000"/>
                  </w:rPr>
                  <w:delText>uP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7AAAF01" w14:textId="36027CE0" w:rsidR="00614D51" w:rsidRPr="00614D51" w:rsidDel="00E27DD8" w:rsidRDefault="00614D51" w:rsidP="00614D51">
            <w:pPr>
              <w:spacing w:after="0"/>
              <w:jc w:val="center"/>
              <w:rPr>
                <w:del w:id="9700" w:author="Della Faille Philippe" w:date="2019-08-09T13:33:00Z"/>
                <w:moveFrom w:id="9701" w:author="Della Faille Philippe" w:date="2019-07-09T17:01:00Z"/>
                <w:rFonts w:ascii="Calibri" w:eastAsia="Times New Roman" w:hAnsi="Calibri" w:cs="Calibri"/>
                <w:color w:val="000000"/>
              </w:rPr>
            </w:pPr>
            <w:moveFrom w:id="9702" w:author="Della Faille Philippe" w:date="2019-07-09T17:01:00Z">
              <w:del w:id="970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6A08C40E" w14:textId="1DCC87C1" w:rsidR="00614D51" w:rsidRPr="00614D51" w:rsidDel="00E27DD8" w:rsidRDefault="00614D51" w:rsidP="00614D51">
            <w:pPr>
              <w:spacing w:after="0"/>
              <w:jc w:val="center"/>
              <w:rPr>
                <w:del w:id="9704" w:author="Della Faille Philippe" w:date="2019-08-09T13:33:00Z"/>
                <w:moveFrom w:id="9705" w:author="Della Faille Philippe" w:date="2019-07-09T17:01:00Z"/>
                <w:rFonts w:ascii="Calibri" w:eastAsia="Times New Roman" w:hAnsi="Calibri" w:cs="Calibri"/>
                <w:color w:val="000000"/>
              </w:rPr>
            </w:pPr>
            <w:moveFrom w:id="9706" w:author="Della Faille Philippe" w:date="2019-07-09T17:01:00Z">
              <w:del w:id="970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D562F51" w14:textId="46060A0D" w:rsidR="00614D51" w:rsidRPr="00614D51" w:rsidDel="00E27DD8" w:rsidRDefault="00614D51" w:rsidP="00614D51">
            <w:pPr>
              <w:spacing w:after="0"/>
              <w:jc w:val="center"/>
              <w:rPr>
                <w:del w:id="9708" w:author="Della Faille Philippe" w:date="2019-08-09T13:33:00Z"/>
                <w:moveFrom w:id="9709" w:author="Della Faille Philippe" w:date="2019-07-09T17:01:00Z"/>
                <w:rFonts w:ascii="Calibri" w:eastAsia="Times New Roman" w:hAnsi="Calibri" w:cs="Calibri"/>
                <w:color w:val="000000"/>
              </w:rPr>
            </w:pPr>
            <w:moveFrom w:id="9710" w:author="Della Faille Philippe" w:date="2019-07-09T17:01:00Z">
              <w:del w:id="971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1E62154A" w14:textId="0990E8FA" w:rsidR="00614D51" w:rsidRPr="00614D51" w:rsidDel="00E27DD8" w:rsidRDefault="00614D51" w:rsidP="00614D51">
            <w:pPr>
              <w:spacing w:after="0"/>
              <w:jc w:val="center"/>
              <w:rPr>
                <w:del w:id="9712" w:author="Della Faille Philippe" w:date="2019-08-09T13:33:00Z"/>
                <w:moveFrom w:id="9713" w:author="Della Faille Philippe" w:date="2019-07-09T17:01:00Z"/>
                <w:rFonts w:ascii="Calibri" w:eastAsia="Times New Roman" w:hAnsi="Calibri" w:cs="Calibri"/>
                <w:color w:val="000000"/>
              </w:rPr>
            </w:pPr>
            <w:moveFrom w:id="9714" w:author="Della Faille Philippe" w:date="2019-07-09T17:01:00Z">
              <w:del w:id="9715" w:author="Della Faille Philippe" w:date="2019-08-09T13:33:00Z">
                <w:r w:rsidRPr="00614D51" w:rsidDel="00E27DD8">
                  <w:rPr>
                    <w:rFonts w:ascii="Calibri" w:eastAsia="Times New Roman" w:hAnsi="Calibri" w:cs="Calibri"/>
                    <w:color w:val="000000"/>
                  </w:rPr>
                  <w:delText>94</w:delText>
                </w:r>
              </w:del>
            </w:moveFrom>
          </w:p>
        </w:tc>
        <w:tc>
          <w:tcPr>
            <w:tcW w:w="1276" w:type="dxa"/>
            <w:tcBorders>
              <w:top w:val="nil"/>
              <w:left w:val="nil"/>
              <w:bottom w:val="nil"/>
              <w:right w:val="single" w:sz="4" w:space="0" w:color="auto"/>
            </w:tcBorders>
            <w:shd w:val="clear" w:color="000000" w:fill="A9D08E"/>
            <w:noWrap/>
            <w:vAlign w:val="bottom"/>
            <w:hideMark/>
          </w:tcPr>
          <w:p w14:paraId="33D769DC" w14:textId="05C0D218" w:rsidR="00614D51" w:rsidRPr="00614D51" w:rsidDel="00E27DD8" w:rsidRDefault="00614D51" w:rsidP="00614D51">
            <w:pPr>
              <w:spacing w:after="0"/>
              <w:jc w:val="center"/>
              <w:rPr>
                <w:del w:id="9716" w:author="Della Faille Philippe" w:date="2019-08-09T13:33:00Z"/>
                <w:moveFrom w:id="9717" w:author="Della Faille Philippe" w:date="2019-07-09T17:01:00Z"/>
                <w:rFonts w:ascii="Calibri" w:eastAsia="Times New Roman" w:hAnsi="Calibri" w:cs="Calibri"/>
                <w:color w:val="000000"/>
              </w:rPr>
            </w:pPr>
            <w:moveFrom w:id="9718" w:author="Della Faille Philippe" w:date="2019-07-09T17:01:00Z">
              <w:del w:id="9719" w:author="Della Faille Philippe" w:date="2019-08-09T13:33:00Z">
                <w:r w:rsidRPr="00614D51" w:rsidDel="00E27DD8">
                  <w:rPr>
                    <w:rFonts w:ascii="Calibri" w:eastAsia="Times New Roman" w:hAnsi="Calibri" w:cs="Calibri"/>
                    <w:color w:val="000000"/>
                  </w:rPr>
                  <w:delText>0x005E</w:delText>
                </w:r>
              </w:del>
            </w:moveFrom>
          </w:p>
        </w:tc>
      </w:tr>
      <w:tr w:rsidR="00614D51" w:rsidRPr="00614D51" w:rsidDel="00E27DD8" w14:paraId="1088114E" w14:textId="7F2AECF0" w:rsidTr="00614D51">
        <w:trPr>
          <w:trHeight w:val="288"/>
          <w:del w:id="9720" w:author="Della Faille Philippe" w:date="2019-08-09T13:33:00Z"/>
        </w:trPr>
        <w:tc>
          <w:tcPr>
            <w:tcW w:w="960" w:type="dxa"/>
            <w:vMerge/>
            <w:tcBorders>
              <w:top w:val="nil"/>
              <w:left w:val="nil"/>
              <w:bottom w:val="nil"/>
              <w:right w:val="nil"/>
            </w:tcBorders>
            <w:vAlign w:val="center"/>
            <w:hideMark/>
          </w:tcPr>
          <w:p w14:paraId="5C5E7E4B" w14:textId="68E4CBC4" w:rsidR="00614D51" w:rsidRPr="00614D51" w:rsidDel="00E27DD8" w:rsidRDefault="00614D51" w:rsidP="00614D51">
            <w:pPr>
              <w:spacing w:after="0"/>
              <w:jc w:val="left"/>
              <w:rPr>
                <w:del w:id="9721" w:author="Della Faille Philippe" w:date="2019-08-09T13:33:00Z"/>
                <w:moveFrom w:id="972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01FF058" w14:textId="79EA3DD1" w:rsidR="00614D51" w:rsidRPr="00614D51" w:rsidDel="00E27DD8" w:rsidRDefault="00614D51" w:rsidP="00614D51">
            <w:pPr>
              <w:spacing w:after="0"/>
              <w:jc w:val="left"/>
              <w:rPr>
                <w:del w:id="9723" w:author="Della Faille Philippe" w:date="2019-08-09T13:33:00Z"/>
                <w:moveFrom w:id="9724" w:author="Della Faille Philippe" w:date="2019-07-09T17:01:00Z"/>
                <w:rFonts w:ascii="Calibri" w:eastAsia="Times New Roman" w:hAnsi="Calibri" w:cs="Calibri"/>
                <w:color w:val="000000"/>
              </w:rPr>
            </w:pPr>
            <w:moveFrom w:id="9725" w:author="Della Faille Philippe" w:date="2019-07-09T17:01:00Z">
              <w:del w:id="972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454256D" w14:textId="3A3BE7DF" w:rsidR="00614D51" w:rsidRPr="00614D51" w:rsidDel="00E27DD8" w:rsidRDefault="00614D51" w:rsidP="00614D51">
            <w:pPr>
              <w:spacing w:after="0"/>
              <w:jc w:val="center"/>
              <w:rPr>
                <w:del w:id="9727" w:author="Della Faille Philippe" w:date="2019-08-09T13:33:00Z"/>
                <w:moveFrom w:id="9728" w:author="Della Faille Philippe" w:date="2019-07-09T17:01:00Z"/>
                <w:rFonts w:ascii="Calibri" w:eastAsia="Times New Roman" w:hAnsi="Calibri" w:cs="Calibri"/>
                <w:color w:val="000000"/>
              </w:rPr>
            </w:pPr>
            <w:moveFrom w:id="9729" w:author="Della Faille Philippe" w:date="2019-07-09T17:01:00Z">
              <w:del w:id="9730" w:author="Della Faille Philippe" w:date="2019-08-09T13:33:00Z">
                <w:r w:rsidRPr="00614D51" w:rsidDel="00E27DD8">
                  <w:rPr>
                    <w:rFonts w:ascii="Calibri" w:eastAsia="Times New Roman" w:hAnsi="Calibri" w:cs="Calibri"/>
                    <w:color w:val="000000"/>
                  </w:rPr>
                  <w:delText>59</w:delText>
                </w:r>
              </w:del>
            </w:moveFrom>
          </w:p>
        </w:tc>
        <w:tc>
          <w:tcPr>
            <w:tcW w:w="2680" w:type="dxa"/>
            <w:tcBorders>
              <w:top w:val="nil"/>
              <w:left w:val="nil"/>
              <w:bottom w:val="nil"/>
              <w:right w:val="nil"/>
            </w:tcBorders>
            <w:shd w:val="clear" w:color="000000" w:fill="A9D08E"/>
            <w:noWrap/>
            <w:vAlign w:val="bottom"/>
            <w:hideMark/>
          </w:tcPr>
          <w:p w14:paraId="3B2CAF0C" w14:textId="257F262B" w:rsidR="00614D51" w:rsidRPr="00614D51" w:rsidDel="00E27DD8" w:rsidRDefault="00614D51" w:rsidP="00614D51">
            <w:pPr>
              <w:spacing w:after="0"/>
              <w:jc w:val="left"/>
              <w:rPr>
                <w:del w:id="9731" w:author="Della Faille Philippe" w:date="2019-08-09T13:33:00Z"/>
                <w:moveFrom w:id="9732" w:author="Della Faille Philippe" w:date="2019-07-09T17:01:00Z"/>
                <w:rFonts w:ascii="Calibri" w:eastAsia="Times New Roman" w:hAnsi="Calibri" w:cs="Calibri"/>
                <w:color w:val="000000"/>
              </w:rPr>
            </w:pPr>
            <w:moveFrom w:id="9733" w:author="Della Faille Philippe" w:date="2019-07-09T17:01:00Z">
              <w:del w:id="9734" w:author="Della Faille Philippe" w:date="2019-08-09T13:33:00Z">
                <w:r w:rsidRPr="00614D51" w:rsidDel="00E27DD8">
                  <w:rPr>
                    <w:rFonts w:ascii="Calibri" w:eastAsia="Times New Roman" w:hAnsi="Calibri" w:cs="Calibri"/>
                    <w:color w:val="000000"/>
                  </w:rPr>
                  <w:delText>Pallet 1-2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C444124" w14:textId="77C0FA10" w:rsidR="00614D51" w:rsidRPr="00614D51" w:rsidDel="00E27DD8" w:rsidRDefault="00614D51" w:rsidP="00614D51">
            <w:pPr>
              <w:spacing w:after="0"/>
              <w:jc w:val="center"/>
              <w:rPr>
                <w:del w:id="9735" w:author="Della Faille Philippe" w:date="2019-08-09T13:33:00Z"/>
                <w:moveFrom w:id="9736" w:author="Della Faille Philippe" w:date="2019-07-09T17:01:00Z"/>
                <w:rFonts w:ascii="Calibri" w:eastAsia="Times New Roman" w:hAnsi="Calibri" w:cs="Calibri"/>
                <w:color w:val="000000"/>
              </w:rPr>
            </w:pPr>
            <w:moveFrom w:id="9737" w:author="Della Faille Philippe" w:date="2019-07-09T17:01:00Z">
              <w:del w:id="973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2183DD7E" w14:textId="3C6CF3F5" w:rsidR="00614D51" w:rsidRPr="00614D51" w:rsidDel="00E27DD8" w:rsidRDefault="00614D51" w:rsidP="00614D51">
            <w:pPr>
              <w:spacing w:after="0"/>
              <w:jc w:val="center"/>
              <w:rPr>
                <w:del w:id="9739" w:author="Della Faille Philippe" w:date="2019-08-09T13:33:00Z"/>
                <w:moveFrom w:id="9740" w:author="Della Faille Philippe" w:date="2019-07-09T17:01:00Z"/>
                <w:rFonts w:ascii="Calibri" w:eastAsia="Times New Roman" w:hAnsi="Calibri" w:cs="Calibri"/>
                <w:color w:val="000000"/>
              </w:rPr>
            </w:pPr>
            <w:moveFrom w:id="9741" w:author="Della Faille Philippe" w:date="2019-07-09T17:01:00Z">
              <w:del w:id="974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AD4F553" w14:textId="06B3DD4E" w:rsidR="00614D51" w:rsidRPr="00614D51" w:rsidDel="00E27DD8" w:rsidRDefault="00614D51" w:rsidP="00614D51">
            <w:pPr>
              <w:spacing w:after="0"/>
              <w:jc w:val="center"/>
              <w:rPr>
                <w:del w:id="9743" w:author="Della Faille Philippe" w:date="2019-08-09T13:33:00Z"/>
                <w:moveFrom w:id="9744" w:author="Della Faille Philippe" w:date="2019-07-09T17:01:00Z"/>
                <w:rFonts w:ascii="Calibri" w:eastAsia="Times New Roman" w:hAnsi="Calibri" w:cs="Calibri"/>
                <w:color w:val="000000"/>
              </w:rPr>
            </w:pPr>
            <w:moveFrom w:id="9745" w:author="Della Faille Philippe" w:date="2019-07-09T17:01:00Z">
              <w:del w:id="974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6D46717" w14:textId="04F2B885" w:rsidR="00614D51" w:rsidRPr="00614D51" w:rsidDel="00E27DD8" w:rsidRDefault="00614D51" w:rsidP="00614D51">
            <w:pPr>
              <w:spacing w:after="0"/>
              <w:jc w:val="center"/>
              <w:rPr>
                <w:del w:id="9747" w:author="Della Faille Philippe" w:date="2019-08-09T13:33:00Z"/>
                <w:moveFrom w:id="9748" w:author="Della Faille Philippe" w:date="2019-07-09T17:01:00Z"/>
                <w:rFonts w:ascii="Calibri" w:eastAsia="Times New Roman" w:hAnsi="Calibri" w:cs="Calibri"/>
                <w:color w:val="000000"/>
              </w:rPr>
            </w:pPr>
            <w:moveFrom w:id="9749" w:author="Della Faille Philippe" w:date="2019-07-09T17:01:00Z">
              <w:del w:id="9750" w:author="Della Faille Philippe" w:date="2019-08-09T13:33:00Z">
                <w:r w:rsidRPr="00614D51" w:rsidDel="00E27DD8">
                  <w:rPr>
                    <w:rFonts w:ascii="Calibri" w:eastAsia="Times New Roman" w:hAnsi="Calibri" w:cs="Calibri"/>
                    <w:color w:val="000000"/>
                  </w:rPr>
                  <w:delText>96</w:delText>
                </w:r>
              </w:del>
            </w:moveFrom>
          </w:p>
        </w:tc>
        <w:tc>
          <w:tcPr>
            <w:tcW w:w="1276" w:type="dxa"/>
            <w:tcBorders>
              <w:top w:val="nil"/>
              <w:left w:val="nil"/>
              <w:bottom w:val="nil"/>
              <w:right w:val="single" w:sz="4" w:space="0" w:color="auto"/>
            </w:tcBorders>
            <w:shd w:val="clear" w:color="000000" w:fill="A9D08E"/>
            <w:noWrap/>
            <w:vAlign w:val="bottom"/>
            <w:hideMark/>
          </w:tcPr>
          <w:p w14:paraId="0D83B374" w14:textId="293F5EF7" w:rsidR="00614D51" w:rsidRPr="00614D51" w:rsidDel="00E27DD8" w:rsidRDefault="00614D51" w:rsidP="00614D51">
            <w:pPr>
              <w:spacing w:after="0"/>
              <w:jc w:val="center"/>
              <w:rPr>
                <w:del w:id="9751" w:author="Della Faille Philippe" w:date="2019-08-09T13:33:00Z"/>
                <w:moveFrom w:id="9752" w:author="Della Faille Philippe" w:date="2019-07-09T17:01:00Z"/>
                <w:rFonts w:ascii="Calibri" w:eastAsia="Times New Roman" w:hAnsi="Calibri" w:cs="Calibri"/>
                <w:color w:val="000000"/>
              </w:rPr>
            </w:pPr>
            <w:moveFrom w:id="9753" w:author="Della Faille Philippe" w:date="2019-07-09T17:01:00Z">
              <w:del w:id="9754" w:author="Della Faille Philippe" w:date="2019-08-09T13:33:00Z">
                <w:r w:rsidRPr="00614D51" w:rsidDel="00E27DD8">
                  <w:rPr>
                    <w:rFonts w:ascii="Calibri" w:eastAsia="Times New Roman" w:hAnsi="Calibri" w:cs="Calibri"/>
                    <w:color w:val="000000"/>
                  </w:rPr>
                  <w:delText>0x0060</w:delText>
                </w:r>
              </w:del>
            </w:moveFrom>
          </w:p>
        </w:tc>
      </w:tr>
      <w:tr w:rsidR="00614D51" w:rsidRPr="00614D51" w:rsidDel="00E27DD8" w14:paraId="2EC0221F" w14:textId="7153EFD6" w:rsidTr="00614D51">
        <w:trPr>
          <w:trHeight w:val="288"/>
          <w:del w:id="9755" w:author="Della Faille Philippe" w:date="2019-08-09T13:33:00Z"/>
        </w:trPr>
        <w:tc>
          <w:tcPr>
            <w:tcW w:w="960" w:type="dxa"/>
            <w:vMerge/>
            <w:tcBorders>
              <w:top w:val="nil"/>
              <w:left w:val="nil"/>
              <w:bottom w:val="nil"/>
              <w:right w:val="nil"/>
            </w:tcBorders>
            <w:vAlign w:val="center"/>
            <w:hideMark/>
          </w:tcPr>
          <w:p w14:paraId="4F0C9E99" w14:textId="2CD0B0C5" w:rsidR="00614D51" w:rsidRPr="00614D51" w:rsidDel="00E27DD8" w:rsidRDefault="00614D51" w:rsidP="00614D51">
            <w:pPr>
              <w:spacing w:after="0"/>
              <w:jc w:val="left"/>
              <w:rPr>
                <w:del w:id="9756" w:author="Della Faille Philippe" w:date="2019-08-09T13:33:00Z"/>
                <w:moveFrom w:id="975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22D3571" w14:textId="521DC037" w:rsidR="00614D51" w:rsidRPr="00614D51" w:rsidDel="00E27DD8" w:rsidRDefault="00614D51" w:rsidP="00614D51">
            <w:pPr>
              <w:spacing w:after="0"/>
              <w:jc w:val="left"/>
              <w:rPr>
                <w:del w:id="9758" w:author="Della Faille Philippe" w:date="2019-08-09T13:33:00Z"/>
                <w:moveFrom w:id="9759" w:author="Della Faille Philippe" w:date="2019-07-09T17:01:00Z"/>
                <w:rFonts w:ascii="Calibri" w:eastAsia="Times New Roman" w:hAnsi="Calibri" w:cs="Calibri"/>
                <w:color w:val="000000"/>
              </w:rPr>
            </w:pPr>
            <w:moveFrom w:id="9760" w:author="Della Faille Philippe" w:date="2019-07-09T17:01:00Z">
              <w:del w:id="976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0B67EC12" w14:textId="45668D6C" w:rsidR="00614D51" w:rsidRPr="00614D51" w:rsidDel="00E27DD8" w:rsidRDefault="00614D51" w:rsidP="00614D51">
            <w:pPr>
              <w:spacing w:after="0"/>
              <w:jc w:val="center"/>
              <w:rPr>
                <w:del w:id="9762" w:author="Della Faille Philippe" w:date="2019-08-09T13:33:00Z"/>
                <w:moveFrom w:id="9763" w:author="Della Faille Philippe" w:date="2019-07-09T17:01:00Z"/>
                <w:rFonts w:ascii="Calibri" w:eastAsia="Times New Roman" w:hAnsi="Calibri" w:cs="Calibri"/>
                <w:color w:val="000000"/>
              </w:rPr>
            </w:pPr>
            <w:moveFrom w:id="9764" w:author="Della Faille Philippe" w:date="2019-07-09T17:01:00Z">
              <w:del w:id="9765" w:author="Della Faille Philippe" w:date="2019-08-09T13:33:00Z">
                <w:r w:rsidRPr="00614D51" w:rsidDel="00E27DD8">
                  <w:rPr>
                    <w:rFonts w:ascii="Calibri" w:eastAsia="Times New Roman" w:hAnsi="Calibri" w:cs="Calibri"/>
                    <w:color w:val="000000"/>
                  </w:rPr>
                  <w:delText>60</w:delText>
                </w:r>
              </w:del>
            </w:moveFrom>
          </w:p>
        </w:tc>
        <w:tc>
          <w:tcPr>
            <w:tcW w:w="2680" w:type="dxa"/>
            <w:tcBorders>
              <w:top w:val="nil"/>
              <w:left w:val="nil"/>
              <w:bottom w:val="nil"/>
              <w:right w:val="nil"/>
            </w:tcBorders>
            <w:shd w:val="clear" w:color="000000" w:fill="A9D08E"/>
            <w:noWrap/>
            <w:vAlign w:val="bottom"/>
            <w:hideMark/>
          </w:tcPr>
          <w:p w14:paraId="2CD834F9" w14:textId="2D13879B" w:rsidR="00614D51" w:rsidRPr="00614D51" w:rsidDel="00E27DD8" w:rsidRDefault="00614D51" w:rsidP="00614D51">
            <w:pPr>
              <w:spacing w:after="0"/>
              <w:jc w:val="left"/>
              <w:rPr>
                <w:del w:id="9766" w:author="Della Faille Philippe" w:date="2019-08-09T13:33:00Z"/>
                <w:moveFrom w:id="9767" w:author="Della Faille Philippe" w:date="2019-07-09T17:01:00Z"/>
                <w:rFonts w:ascii="Calibri" w:eastAsia="Times New Roman" w:hAnsi="Calibri" w:cs="Calibri"/>
                <w:color w:val="000000"/>
              </w:rPr>
            </w:pPr>
            <w:moveFrom w:id="9768" w:author="Della Faille Philippe" w:date="2019-07-09T17:01:00Z">
              <w:del w:id="9769" w:author="Della Faille Philippe" w:date="2019-08-09T13:33:00Z">
                <w:r w:rsidRPr="00614D51" w:rsidDel="00E27DD8">
                  <w:rPr>
                    <w:rFonts w:ascii="Calibri" w:eastAsia="Times New Roman" w:hAnsi="Calibri" w:cs="Calibri"/>
                    <w:color w:val="000000"/>
                  </w:rPr>
                  <w:delText>Pallet 3-4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D750467" w14:textId="59B88B64" w:rsidR="00614D51" w:rsidRPr="00614D51" w:rsidDel="00E27DD8" w:rsidRDefault="00614D51" w:rsidP="00614D51">
            <w:pPr>
              <w:spacing w:after="0"/>
              <w:jc w:val="center"/>
              <w:rPr>
                <w:del w:id="9770" w:author="Della Faille Philippe" w:date="2019-08-09T13:33:00Z"/>
                <w:moveFrom w:id="9771" w:author="Della Faille Philippe" w:date="2019-07-09T17:01:00Z"/>
                <w:rFonts w:ascii="Calibri" w:eastAsia="Times New Roman" w:hAnsi="Calibri" w:cs="Calibri"/>
                <w:color w:val="000000"/>
              </w:rPr>
            </w:pPr>
            <w:moveFrom w:id="9772" w:author="Della Faille Philippe" w:date="2019-07-09T17:01:00Z">
              <w:del w:id="9773"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0D36DC5B" w14:textId="7BDF9FA2" w:rsidR="00614D51" w:rsidRPr="00614D51" w:rsidDel="00E27DD8" w:rsidRDefault="00614D51" w:rsidP="00614D51">
            <w:pPr>
              <w:spacing w:after="0"/>
              <w:jc w:val="center"/>
              <w:rPr>
                <w:del w:id="9774" w:author="Della Faille Philippe" w:date="2019-08-09T13:33:00Z"/>
                <w:moveFrom w:id="9775" w:author="Della Faille Philippe" w:date="2019-07-09T17:01:00Z"/>
                <w:rFonts w:ascii="Calibri" w:eastAsia="Times New Roman" w:hAnsi="Calibri" w:cs="Calibri"/>
                <w:color w:val="000000"/>
              </w:rPr>
            </w:pPr>
            <w:moveFrom w:id="9776" w:author="Della Faille Philippe" w:date="2019-07-09T17:01:00Z">
              <w:del w:id="977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CB04922" w14:textId="7CCCC4D0" w:rsidR="00614D51" w:rsidRPr="00614D51" w:rsidDel="00E27DD8" w:rsidRDefault="00614D51" w:rsidP="00614D51">
            <w:pPr>
              <w:spacing w:after="0"/>
              <w:jc w:val="center"/>
              <w:rPr>
                <w:del w:id="9778" w:author="Della Faille Philippe" w:date="2019-08-09T13:33:00Z"/>
                <w:moveFrom w:id="9779" w:author="Della Faille Philippe" w:date="2019-07-09T17:01:00Z"/>
                <w:rFonts w:ascii="Calibri" w:eastAsia="Times New Roman" w:hAnsi="Calibri" w:cs="Calibri"/>
                <w:color w:val="000000"/>
              </w:rPr>
            </w:pPr>
            <w:moveFrom w:id="9780" w:author="Della Faille Philippe" w:date="2019-07-09T17:01:00Z">
              <w:del w:id="978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1F2480F" w14:textId="6B403455" w:rsidR="00614D51" w:rsidRPr="00614D51" w:rsidDel="00E27DD8" w:rsidRDefault="00614D51" w:rsidP="00614D51">
            <w:pPr>
              <w:spacing w:after="0"/>
              <w:jc w:val="center"/>
              <w:rPr>
                <w:del w:id="9782" w:author="Della Faille Philippe" w:date="2019-08-09T13:33:00Z"/>
                <w:moveFrom w:id="9783" w:author="Della Faille Philippe" w:date="2019-07-09T17:01:00Z"/>
                <w:rFonts w:ascii="Calibri" w:eastAsia="Times New Roman" w:hAnsi="Calibri" w:cs="Calibri"/>
                <w:color w:val="000000"/>
              </w:rPr>
            </w:pPr>
            <w:moveFrom w:id="9784" w:author="Della Faille Philippe" w:date="2019-07-09T17:01:00Z">
              <w:del w:id="9785" w:author="Della Faille Philippe" w:date="2019-08-09T13:33:00Z">
                <w:r w:rsidRPr="00614D51" w:rsidDel="00E27DD8">
                  <w:rPr>
                    <w:rFonts w:ascii="Calibri" w:eastAsia="Times New Roman" w:hAnsi="Calibri" w:cs="Calibri"/>
                    <w:color w:val="000000"/>
                  </w:rPr>
                  <w:delText>98</w:delText>
                </w:r>
              </w:del>
            </w:moveFrom>
          </w:p>
        </w:tc>
        <w:tc>
          <w:tcPr>
            <w:tcW w:w="1276" w:type="dxa"/>
            <w:tcBorders>
              <w:top w:val="nil"/>
              <w:left w:val="nil"/>
              <w:bottom w:val="nil"/>
              <w:right w:val="single" w:sz="4" w:space="0" w:color="auto"/>
            </w:tcBorders>
            <w:shd w:val="clear" w:color="000000" w:fill="A9D08E"/>
            <w:noWrap/>
            <w:vAlign w:val="bottom"/>
            <w:hideMark/>
          </w:tcPr>
          <w:p w14:paraId="26C355D2" w14:textId="2CFC97AF" w:rsidR="00614D51" w:rsidRPr="00614D51" w:rsidDel="00E27DD8" w:rsidRDefault="00614D51" w:rsidP="00614D51">
            <w:pPr>
              <w:spacing w:after="0"/>
              <w:jc w:val="center"/>
              <w:rPr>
                <w:del w:id="9786" w:author="Della Faille Philippe" w:date="2019-08-09T13:33:00Z"/>
                <w:moveFrom w:id="9787" w:author="Della Faille Philippe" w:date="2019-07-09T17:01:00Z"/>
                <w:rFonts w:ascii="Calibri" w:eastAsia="Times New Roman" w:hAnsi="Calibri" w:cs="Calibri"/>
                <w:color w:val="000000"/>
              </w:rPr>
            </w:pPr>
            <w:moveFrom w:id="9788" w:author="Della Faille Philippe" w:date="2019-07-09T17:01:00Z">
              <w:del w:id="9789" w:author="Della Faille Philippe" w:date="2019-08-09T13:33:00Z">
                <w:r w:rsidRPr="00614D51" w:rsidDel="00E27DD8">
                  <w:rPr>
                    <w:rFonts w:ascii="Calibri" w:eastAsia="Times New Roman" w:hAnsi="Calibri" w:cs="Calibri"/>
                    <w:color w:val="000000"/>
                  </w:rPr>
                  <w:delText>0x0062</w:delText>
                </w:r>
              </w:del>
            </w:moveFrom>
          </w:p>
        </w:tc>
      </w:tr>
      <w:tr w:rsidR="00614D51" w:rsidRPr="00614D51" w:rsidDel="00E27DD8" w14:paraId="25256A22" w14:textId="6908C3E8" w:rsidTr="00614D51">
        <w:trPr>
          <w:trHeight w:val="288"/>
          <w:del w:id="9790" w:author="Della Faille Philippe" w:date="2019-08-09T13:33:00Z"/>
        </w:trPr>
        <w:tc>
          <w:tcPr>
            <w:tcW w:w="960" w:type="dxa"/>
            <w:vMerge/>
            <w:tcBorders>
              <w:top w:val="nil"/>
              <w:left w:val="nil"/>
              <w:bottom w:val="nil"/>
              <w:right w:val="nil"/>
            </w:tcBorders>
            <w:vAlign w:val="center"/>
            <w:hideMark/>
          </w:tcPr>
          <w:p w14:paraId="1BE9C805" w14:textId="3C24C7B9" w:rsidR="00614D51" w:rsidRPr="00614D51" w:rsidDel="00E27DD8" w:rsidRDefault="00614D51" w:rsidP="00614D51">
            <w:pPr>
              <w:spacing w:after="0"/>
              <w:jc w:val="left"/>
              <w:rPr>
                <w:del w:id="9791" w:author="Della Faille Philippe" w:date="2019-08-09T13:33:00Z"/>
                <w:moveFrom w:id="979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2AB299A" w14:textId="571E8765" w:rsidR="00614D51" w:rsidRPr="00614D51" w:rsidDel="00E27DD8" w:rsidRDefault="00614D51" w:rsidP="00614D51">
            <w:pPr>
              <w:spacing w:after="0"/>
              <w:jc w:val="left"/>
              <w:rPr>
                <w:del w:id="9793" w:author="Della Faille Philippe" w:date="2019-08-09T13:33:00Z"/>
                <w:moveFrom w:id="9794" w:author="Della Faille Philippe" w:date="2019-07-09T17:01:00Z"/>
                <w:rFonts w:ascii="Calibri" w:eastAsia="Times New Roman" w:hAnsi="Calibri" w:cs="Calibri"/>
                <w:color w:val="000000"/>
              </w:rPr>
            </w:pPr>
            <w:moveFrom w:id="9795" w:author="Della Faille Philippe" w:date="2019-07-09T17:01:00Z">
              <w:del w:id="979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B67E538" w14:textId="4414CC90" w:rsidR="00614D51" w:rsidRPr="00614D51" w:rsidDel="00E27DD8" w:rsidRDefault="00614D51" w:rsidP="00614D51">
            <w:pPr>
              <w:spacing w:after="0"/>
              <w:jc w:val="center"/>
              <w:rPr>
                <w:del w:id="9797" w:author="Della Faille Philippe" w:date="2019-08-09T13:33:00Z"/>
                <w:moveFrom w:id="9798" w:author="Della Faille Philippe" w:date="2019-07-09T17:01:00Z"/>
                <w:rFonts w:ascii="Calibri" w:eastAsia="Times New Roman" w:hAnsi="Calibri" w:cs="Calibri"/>
                <w:color w:val="000000"/>
              </w:rPr>
            </w:pPr>
            <w:moveFrom w:id="9799" w:author="Della Faille Philippe" w:date="2019-07-09T17:01:00Z">
              <w:del w:id="9800" w:author="Della Faille Philippe" w:date="2019-08-09T13:33:00Z">
                <w:r w:rsidRPr="00614D51" w:rsidDel="00E27DD8">
                  <w:rPr>
                    <w:rFonts w:ascii="Calibri" w:eastAsia="Times New Roman" w:hAnsi="Calibri" w:cs="Calibri"/>
                    <w:color w:val="000000"/>
                  </w:rPr>
                  <w:delText>61</w:delText>
                </w:r>
              </w:del>
            </w:moveFrom>
          </w:p>
        </w:tc>
        <w:tc>
          <w:tcPr>
            <w:tcW w:w="2680" w:type="dxa"/>
            <w:tcBorders>
              <w:top w:val="nil"/>
              <w:left w:val="nil"/>
              <w:bottom w:val="nil"/>
              <w:right w:val="nil"/>
            </w:tcBorders>
            <w:shd w:val="clear" w:color="000000" w:fill="A9D08E"/>
            <w:noWrap/>
            <w:vAlign w:val="bottom"/>
            <w:hideMark/>
          </w:tcPr>
          <w:p w14:paraId="4BD15AF4" w14:textId="15F58A8D" w:rsidR="00614D51" w:rsidRPr="00614D51" w:rsidDel="00E27DD8" w:rsidRDefault="00614D51" w:rsidP="00614D51">
            <w:pPr>
              <w:spacing w:after="0"/>
              <w:jc w:val="left"/>
              <w:rPr>
                <w:del w:id="9801" w:author="Della Faille Philippe" w:date="2019-08-09T13:33:00Z"/>
                <w:moveFrom w:id="9802" w:author="Della Faille Philippe" w:date="2019-07-09T17:01:00Z"/>
                <w:rFonts w:ascii="Calibri" w:eastAsia="Times New Roman" w:hAnsi="Calibri" w:cs="Calibri"/>
                <w:color w:val="000000"/>
              </w:rPr>
            </w:pPr>
            <w:moveFrom w:id="9803" w:author="Della Faille Philippe" w:date="2019-07-09T17:01:00Z">
              <w:del w:id="9804" w:author="Della Faille Philippe" w:date="2019-08-09T13:33:00Z">
                <w:r w:rsidRPr="00614D51" w:rsidDel="00E27DD8">
                  <w:rPr>
                    <w:rFonts w:ascii="Calibri" w:eastAsia="Times New Roman" w:hAnsi="Calibri" w:cs="Calibri"/>
                    <w:color w:val="000000"/>
                  </w:rPr>
                  <w:delText>Pallet 5-6 temperature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99B12AA" w14:textId="76168863" w:rsidR="00614D51" w:rsidRPr="00614D51" w:rsidDel="00E27DD8" w:rsidRDefault="00614D51" w:rsidP="00614D51">
            <w:pPr>
              <w:spacing w:after="0"/>
              <w:jc w:val="center"/>
              <w:rPr>
                <w:del w:id="9805" w:author="Della Faille Philippe" w:date="2019-08-09T13:33:00Z"/>
                <w:moveFrom w:id="9806" w:author="Della Faille Philippe" w:date="2019-07-09T17:01:00Z"/>
                <w:rFonts w:ascii="Calibri" w:eastAsia="Times New Roman" w:hAnsi="Calibri" w:cs="Calibri"/>
                <w:color w:val="000000"/>
              </w:rPr>
            </w:pPr>
            <w:moveFrom w:id="9807" w:author="Della Faille Philippe" w:date="2019-07-09T17:01:00Z">
              <w:del w:id="9808" w:author="Della Faille Philippe" w:date="2019-08-09T13:33:00Z">
                <w:r w:rsidRPr="00614D51" w:rsidDel="00E27DD8">
                  <w:rPr>
                    <w:rFonts w:ascii="Calibri" w:eastAsia="Times New Roman" w:hAnsi="Calibri" w:cs="Calibri"/>
                    <w:color w:val="000000"/>
                  </w:rPr>
                  <w:delText>deg C</w:delText>
                </w:r>
              </w:del>
            </w:moveFrom>
          </w:p>
        </w:tc>
        <w:tc>
          <w:tcPr>
            <w:tcW w:w="960" w:type="dxa"/>
            <w:tcBorders>
              <w:top w:val="nil"/>
              <w:left w:val="nil"/>
              <w:bottom w:val="nil"/>
              <w:right w:val="single" w:sz="4" w:space="0" w:color="auto"/>
            </w:tcBorders>
            <w:shd w:val="clear" w:color="000000" w:fill="A9D08E"/>
            <w:noWrap/>
            <w:vAlign w:val="bottom"/>
            <w:hideMark/>
          </w:tcPr>
          <w:p w14:paraId="0D27DD4D" w14:textId="66691C3F" w:rsidR="00614D51" w:rsidRPr="00614D51" w:rsidDel="00E27DD8" w:rsidRDefault="00614D51" w:rsidP="00614D51">
            <w:pPr>
              <w:spacing w:after="0"/>
              <w:jc w:val="center"/>
              <w:rPr>
                <w:del w:id="9809" w:author="Della Faille Philippe" w:date="2019-08-09T13:33:00Z"/>
                <w:moveFrom w:id="9810" w:author="Della Faille Philippe" w:date="2019-07-09T17:01:00Z"/>
                <w:rFonts w:ascii="Calibri" w:eastAsia="Times New Roman" w:hAnsi="Calibri" w:cs="Calibri"/>
                <w:color w:val="000000"/>
              </w:rPr>
            </w:pPr>
            <w:moveFrom w:id="9811" w:author="Della Faille Philippe" w:date="2019-07-09T17:01:00Z">
              <w:del w:id="981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4D6188C5" w14:textId="2C58B6BA" w:rsidR="00614D51" w:rsidRPr="00614D51" w:rsidDel="00E27DD8" w:rsidRDefault="00614D51" w:rsidP="00614D51">
            <w:pPr>
              <w:spacing w:after="0"/>
              <w:jc w:val="center"/>
              <w:rPr>
                <w:del w:id="9813" w:author="Della Faille Philippe" w:date="2019-08-09T13:33:00Z"/>
                <w:moveFrom w:id="9814" w:author="Della Faille Philippe" w:date="2019-07-09T17:01:00Z"/>
                <w:rFonts w:ascii="Calibri" w:eastAsia="Times New Roman" w:hAnsi="Calibri" w:cs="Calibri"/>
                <w:color w:val="000000"/>
              </w:rPr>
            </w:pPr>
            <w:moveFrom w:id="9815" w:author="Della Faille Philippe" w:date="2019-07-09T17:01:00Z">
              <w:del w:id="981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1C8D771" w14:textId="1EA4C5D8" w:rsidR="00614D51" w:rsidRPr="00614D51" w:rsidDel="00E27DD8" w:rsidRDefault="00614D51" w:rsidP="00614D51">
            <w:pPr>
              <w:spacing w:after="0"/>
              <w:jc w:val="center"/>
              <w:rPr>
                <w:del w:id="9817" w:author="Della Faille Philippe" w:date="2019-08-09T13:33:00Z"/>
                <w:moveFrom w:id="9818" w:author="Della Faille Philippe" w:date="2019-07-09T17:01:00Z"/>
                <w:rFonts w:ascii="Calibri" w:eastAsia="Times New Roman" w:hAnsi="Calibri" w:cs="Calibri"/>
                <w:color w:val="000000"/>
              </w:rPr>
            </w:pPr>
            <w:moveFrom w:id="9819" w:author="Della Faille Philippe" w:date="2019-07-09T17:01:00Z">
              <w:del w:id="9820" w:author="Della Faille Philippe" w:date="2019-08-09T13:33:00Z">
                <w:r w:rsidRPr="00614D51" w:rsidDel="00E27DD8">
                  <w:rPr>
                    <w:rFonts w:ascii="Calibri" w:eastAsia="Times New Roman" w:hAnsi="Calibri" w:cs="Calibri"/>
                    <w:color w:val="000000"/>
                  </w:rPr>
                  <w:delText>100</w:delText>
                </w:r>
              </w:del>
            </w:moveFrom>
          </w:p>
        </w:tc>
        <w:tc>
          <w:tcPr>
            <w:tcW w:w="1276" w:type="dxa"/>
            <w:tcBorders>
              <w:top w:val="nil"/>
              <w:left w:val="nil"/>
              <w:bottom w:val="nil"/>
              <w:right w:val="single" w:sz="4" w:space="0" w:color="auto"/>
            </w:tcBorders>
            <w:shd w:val="clear" w:color="000000" w:fill="A9D08E"/>
            <w:noWrap/>
            <w:vAlign w:val="bottom"/>
            <w:hideMark/>
          </w:tcPr>
          <w:p w14:paraId="00FDD6C8" w14:textId="5DDFAD50" w:rsidR="00614D51" w:rsidRPr="00614D51" w:rsidDel="00E27DD8" w:rsidRDefault="00614D51" w:rsidP="00614D51">
            <w:pPr>
              <w:spacing w:after="0"/>
              <w:jc w:val="center"/>
              <w:rPr>
                <w:del w:id="9821" w:author="Della Faille Philippe" w:date="2019-08-09T13:33:00Z"/>
                <w:moveFrom w:id="9822" w:author="Della Faille Philippe" w:date="2019-07-09T17:01:00Z"/>
                <w:rFonts w:ascii="Calibri" w:eastAsia="Times New Roman" w:hAnsi="Calibri" w:cs="Calibri"/>
                <w:color w:val="000000"/>
              </w:rPr>
            </w:pPr>
            <w:moveFrom w:id="9823" w:author="Della Faille Philippe" w:date="2019-07-09T17:01:00Z">
              <w:del w:id="9824" w:author="Della Faille Philippe" w:date="2019-08-09T13:33:00Z">
                <w:r w:rsidRPr="00614D51" w:rsidDel="00E27DD8">
                  <w:rPr>
                    <w:rFonts w:ascii="Calibri" w:eastAsia="Times New Roman" w:hAnsi="Calibri" w:cs="Calibri"/>
                    <w:color w:val="000000"/>
                  </w:rPr>
                  <w:delText>0x0064</w:delText>
                </w:r>
              </w:del>
            </w:moveFrom>
          </w:p>
        </w:tc>
      </w:tr>
      <w:tr w:rsidR="00614D51" w:rsidRPr="00614D51" w:rsidDel="00E27DD8" w14:paraId="482842D3" w14:textId="53DD3BD3" w:rsidTr="00614D51">
        <w:trPr>
          <w:trHeight w:val="288"/>
          <w:del w:id="9825" w:author="Della Faille Philippe" w:date="2019-08-09T13:33:00Z"/>
        </w:trPr>
        <w:tc>
          <w:tcPr>
            <w:tcW w:w="960" w:type="dxa"/>
            <w:vMerge/>
            <w:tcBorders>
              <w:top w:val="nil"/>
              <w:left w:val="nil"/>
              <w:bottom w:val="nil"/>
              <w:right w:val="nil"/>
            </w:tcBorders>
            <w:vAlign w:val="center"/>
            <w:hideMark/>
          </w:tcPr>
          <w:p w14:paraId="27656C07" w14:textId="10508010" w:rsidR="00614D51" w:rsidRPr="00614D51" w:rsidDel="00E27DD8" w:rsidRDefault="00614D51" w:rsidP="00614D51">
            <w:pPr>
              <w:spacing w:after="0"/>
              <w:jc w:val="left"/>
              <w:rPr>
                <w:del w:id="9826" w:author="Della Faille Philippe" w:date="2019-08-09T13:33:00Z"/>
                <w:moveFrom w:id="982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8EE0711" w14:textId="6CC1C940" w:rsidR="00614D51" w:rsidRPr="00614D51" w:rsidDel="00E27DD8" w:rsidRDefault="00614D51" w:rsidP="00614D51">
            <w:pPr>
              <w:spacing w:after="0"/>
              <w:jc w:val="left"/>
              <w:rPr>
                <w:del w:id="9828" w:author="Della Faille Philippe" w:date="2019-08-09T13:33:00Z"/>
                <w:moveFrom w:id="9829" w:author="Della Faille Philippe" w:date="2019-07-09T17:01:00Z"/>
                <w:rFonts w:ascii="Calibri" w:eastAsia="Times New Roman" w:hAnsi="Calibri" w:cs="Calibri"/>
                <w:color w:val="000000"/>
              </w:rPr>
            </w:pPr>
            <w:moveFrom w:id="9830" w:author="Della Faille Philippe" w:date="2019-07-09T17:01:00Z">
              <w:del w:id="983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E921A69" w14:textId="344119D4" w:rsidR="00614D51" w:rsidRPr="00614D51" w:rsidDel="00E27DD8" w:rsidRDefault="00614D51" w:rsidP="00614D51">
            <w:pPr>
              <w:spacing w:after="0"/>
              <w:jc w:val="center"/>
              <w:rPr>
                <w:del w:id="9832" w:author="Della Faille Philippe" w:date="2019-08-09T13:33:00Z"/>
                <w:moveFrom w:id="9833" w:author="Della Faille Philippe" w:date="2019-07-09T17:01:00Z"/>
                <w:rFonts w:ascii="Calibri" w:eastAsia="Times New Roman" w:hAnsi="Calibri" w:cs="Calibri"/>
                <w:color w:val="000000"/>
              </w:rPr>
            </w:pPr>
            <w:moveFrom w:id="9834" w:author="Della Faille Philippe" w:date="2019-07-09T17:01:00Z">
              <w:del w:id="9835" w:author="Della Faille Philippe" w:date="2019-08-09T13:33:00Z">
                <w:r w:rsidRPr="00614D51" w:rsidDel="00E27DD8">
                  <w:rPr>
                    <w:rFonts w:ascii="Calibri" w:eastAsia="Times New Roman" w:hAnsi="Calibri" w:cs="Calibri"/>
                    <w:color w:val="000000"/>
                  </w:rPr>
                  <w:delText>62</w:delText>
                </w:r>
              </w:del>
            </w:moveFrom>
          </w:p>
        </w:tc>
        <w:tc>
          <w:tcPr>
            <w:tcW w:w="2680" w:type="dxa"/>
            <w:tcBorders>
              <w:top w:val="nil"/>
              <w:left w:val="nil"/>
              <w:bottom w:val="nil"/>
              <w:right w:val="nil"/>
            </w:tcBorders>
            <w:shd w:val="clear" w:color="000000" w:fill="A9D08E"/>
            <w:noWrap/>
            <w:vAlign w:val="bottom"/>
            <w:hideMark/>
          </w:tcPr>
          <w:p w14:paraId="260C20B6" w14:textId="535AF8EB" w:rsidR="00614D51" w:rsidRPr="00614D51" w:rsidDel="00E27DD8" w:rsidRDefault="00614D51" w:rsidP="00614D51">
            <w:pPr>
              <w:spacing w:after="0"/>
              <w:jc w:val="left"/>
              <w:rPr>
                <w:del w:id="9836" w:author="Della Faille Philippe" w:date="2019-08-09T13:33:00Z"/>
                <w:moveFrom w:id="9837" w:author="Della Faille Philippe" w:date="2019-07-09T17:01:00Z"/>
                <w:rFonts w:ascii="Calibri" w:eastAsia="Times New Roman" w:hAnsi="Calibri" w:cs="Calibri"/>
                <w:color w:val="000000"/>
              </w:rPr>
            </w:pPr>
            <w:moveFrom w:id="9838" w:author="Della Faille Philippe" w:date="2019-07-09T17:01:00Z">
              <w:del w:id="9839" w:author="Della Faille Philippe" w:date="2019-08-09T13:33:00Z">
                <w:r w:rsidRPr="00614D51" w:rsidDel="00E27DD8">
                  <w:rPr>
                    <w:rFonts w:ascii="Calibri" w:eastAsia="Times New Roman" w:hAnsi="Calibri" w:cs="Calibri"/>
                    <w:color w:val="000000"/>
                  </w:rPr>
                  <w:delText>PWM fan x</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3A4FB58B" w14:textId="403FBDAE" w:rsidR="00614D51" w:rsidRPr="00614D51" w:rsidDel="00E27DD8" w:rsidRDefault="00614D51" w:rsidP="00614D51">
            <w:pPr>
              <w:spacing w:after="0"/>
              <w:jc w:val="center"/>
              <w:rPr>
                <w:del w:id="9840" w:author="Della Faille Philippe" w:date="2019-08-09T13:33:00Z"/>
                <w:moveFrom w:id="9841" w:author="Della Faille Philippe" w:date="2019-07-09T17:01:00Z"/>
                <w:rFonts w:ascii="Calibri" w:eastAsia="Times New Roman" w:hAnsi="Calibri" w:cs="Calibri"/>
                <w:color w:val="000000"/>
              </w:rPr>
            </w:pPr>
            <w:moveFrom w:id="9842" w:author="Della Faille Philippe" w:date="2019-07-09T17:01:00Z">
              <w:del w:id="9843" w:author="Della Faille Philippe" w:date="2019-08-09T13:33:00Z">
                <w:r w:rsidRPr="00614D51" w:rsidDel="00E27DD8">
                  <w:rPr>
                    <w:rFonts w:ascii="Calibri" w:eastAsia="Times New Roman" w:hAnsi="Calibri" w:cs="Calibri"/>
                    <w:color w:val="000000"/>
                  </w:rPr>
                  <w:delText>%</w:delText>
                </w:r>
              </w:del>
            </w:moveFrom>
          </w:p>
        </w:tc>
        <w:tc>
          <w:tcPr>
            <w:tcW w:w="960" w:type="dxa"/>
            <w:tcBorders>
              <w:top w:val="nil"/>
              <w:left w:val="nil"/>
              <w:bottom w:val="nil"/>
              <w:right w:val="single" w:sz="4" w:space="0" w:color="auto"/>
            </w:tcBorders>
            <w:shd w:val="clear" w:color="000000" w:fill="A9D08E"/>
            <w:noWrap/>
            <w:vAlign w:val="bottom"/>
            <w:hideMark/>
          </w:tcPr>
          <w:p w14:paraId="1EF45DA8" w14:textId="41A4F187" w:rsidR="00614D51" w:rsidRPr="00614D51" w:rsidDel="00E27DD8" w:rsidRDefault="00614D51" w:rsidP="00614D51">
            <w:pPr>
              <w:spacing w:after="0"/>
              <w:jc w:val="center"/>
              <w:rPr>
                <w:del w:id="9844" w:author="Della Faille Philippe" w:date="2019-08-09T13:33:00Z"/>
                <w:moveFrom w:id="9845" w:author="Della Faille Philippe" w:date="2019-07-09T17:01:00Z"/>
                <w:rFonts w:ascii="Calibri" w:eastAsia="Times New Roman" w:hAnsi="Calibri" w:cs="Calibri"/>
                <w:color w:val="000000"/>
              </w:rPr>
            </w:pPr>
            <w:moveFrom w:id="9846" w:author="Della Faille Philippe" w:date="2019-07-09T17:01:00Z">
              <w:del w:id="984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1FB9A670" w14:textId="7C0CAA21" w:rsidR="00614D51" w:rsidRPr="00614D51" w:rsidDel="00E27DD8" w:rsidRDefault="00614D51" w:rsidP="00614D51">
            <w:pPr>
              <w:spacing w:after="0"/>
              <w:jc w:val="center"/>
              <w:rPr>
                <w:del w:id="9848" w:author="Della Faille Philippe" w:date="2019-08-09T13:33:00Z"/>
                <w:moveFrom w:id="9849" w:author="Della Faille Philippe" w:date="2019-07-09T17:01:00Z"/>
                <w:rFonts w:ascii="Calibri" w:eastAsia="Times New Roman" w:hAnsi="Calibri" w:cs="Calibri"/>
                <w:color w:val="000000"/>
              </w:rPr>
            </w:pPr>
            <w:moveFrom w:id="9850" w:author="Della Faille Philippe" w:date="2019-07-09T17:01:00Z">
              <w:del w:id="985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3032D734" w14:textId="2C60B6EF" w:rsidR="00614D51" w:rsidRPr="00614D51" w:rsidDel="00E27DD8" w:rsidRDefault="00614D51" w:rsidP="00614D51">
            <w:pPr>
              <w:spacing w:after="0"/>
              <w:jc w:val="center"/>
              <w:rPr>
                <w:del w:id="9852" w:author="Della Faille Philippe" w:date="2019-08-09T13:33:00Z"/>
                <w:moveFrom w:id="9853" w:author="Della Faille Philippe" w:date="2019-07-09T17:01:00Z"/>
                <w:rFonts w:ascii="Calibri" w:eastAsia="Times New Roman" w:hAnsi="Calibri" w:cs="Calibri"/>
                <w:color w:val="000000"/>
              </w:rPr>
            </w:pPr>
            <w:moveFrom w:id="9854" w:author="Della Faille Philippe" w:date="2019-07-09T17:01:00Z">
              <w:del w:id="9855" w:author="Della Faille Philippe" w:date="2019-08-09T13:33:00Z">
                <w:r w:rsidRPr="00614D51" w:rsidDel="00E27DD8">
                  <w:rPr>
                    <w:rFonts w:ascii="Calibri" w:eastAsia="Times New Roman" w:hAnsi="Calibri" w:cs="Calibri"/>
                    <w:color w:val="000000"/>
                  </w:rPr>
                  <w:delText>102</w:delText>
                </w:r>
              </w:del>
            </w:moveFrom>
          </w:p>
        </w:tc>
        <w:tc>
          <w:tcPr>
            <w:tcW w:w="1276" w:type="dxa"/>
            <w:tcBorders>
              <w:top w:val="nil"/>
              <w:left w:val="nil"/>
              <w:bottom w:val="nil"/>
              <w:right w:val="single" w:sz="4" w:space="0" w:color="auto"/>
            </w:tcBorders>
            <w:shd w:val="clear" w:color="000000" w:fill="A9D08E"/>
            <w:noWrap/>
            <w:vAlign w:val="bottom"/>
            <w:hideMark/>
          </w:tcPr>
          <w:p w14:paraId="2976A86E" w14:textId="3ABF3190" w:rsidR="00614D51" w:rsidRPr="00614D51" w:rsidDel="00E27DD8" w:rsidRDefault="00614D51" w:rsidP="00614D51">
            <w:pPr>
              <w:spacing w:after="0"/>
              <w:jc w:val="center"/>
              <w:rPr>
                <w:del w:id="9856" w:author="Della Faille Philippe" w:date="2019-08-09T13:33:00Z"/>
                <w:moveFrom w:id="9857" w:author="Della Faille Philippe" w:date="2019-07-09T17:01:00Z"/>
                <w:rFonts w:ascii="Calibri" w:eastAsia="Times New Roman" w:hAnsi="Calibri" w:cs="Calibri"/>
                <w:color w:val="000000"/>
              </w:rPr>
            </w:pPr>
            <w:moveFrom w:id="9858" w:author="Della Faille Philippe" w:date="2019-07-09T17:01:00Z">
              <w:del w:id="9859" w:author="Della Faille Philippe" w:date="2019-08-09T13:33:00Z">
                <w:r w:rsidRPr="00614D51" w:rsidDel="00E27DD8">
                  <w:rPr>
                    <w:rFonts w:ascii="Calibri" w:eastAsia="Times New Roman" w:hAnsi="Calibri" w:cs="Calibri"/>
                    <w:color w:val="000000"/>
                  </w:rPr>
                  <w:delText>0x0066</w:delText>
                </w:r>
              </w:del>
            </w:moveFrom>
          </w:p>
        </w:tc>
      </w:tr>
      <w:tr w:rsidR="00614D51" w:rsidRPr="00614D51" w:rsidDel="00E27DD8" w14:paraId="62BE30B5" w14:textId="1121FB7E" w:rsidTr="00614D51">
        <w:trPr>
          <w:trHeight w:val="288"/>
          <w:del w:id="9860" w:author="Della Faille Philippe" w:date="2019-08-09T13:33:00Z"/>
        </w:trPr>
        <w:tc>
          <w:tcPr>
            <w:tcW w:w="960" w:type="dxa"/>
            <w:vMerge/>
            <w:tcBorders>
              <w:top w:val="nil"/>
              <w:left w:val="nil"/>
              <w:bottom w:val="nil"/>
              <w:right w:val="nil"/>
            </w:tcBorders>
            <w:vAlign w:val="center"/>
            <w:hideMark/>
          </w:tcPr>
          <w:p w14:paraId="4B9881B4" w14:textId="694CF7AC" w:rsidR="00614D51" w:rsidRPr="00614D51" w:rsidDel="00E27DD8" w:rsidRDefault="00614D51" w:rsidP="00614D51">
            <w:pPr>
              <w:spacing w:after="0"/>
              <w:jc w:val="left"/>
              <w:rPr>
                <w:del w:id="9861" w:author="Della Faille Philippe" w:date="2019-08-09T13:33:00Z"/>
                <w:moveFrom w:id="986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4B4A331" w14:textId="0289AD31" w:rsidR="00614D51" w:rsidRPr="00614D51" w:rsidDel="00E27DD8" w:rsidRDefault="00614D51" w:rsidP="00614D51">
            <w:pPr>
              <w:spacing w:after="0"/>
              <w:jc w:val="left"/>
              <w:rPr>
                <w:del w:id="9863" w:author="Della Faille Philippe" w:date="2019-08-09T13:33:00Z"/>
                <w:moveFrom w:id="9864" w:author="Della Faille Philippe" w:date="2019-07-09T17:01:00Z"/>
                <w:rFonts w:ascii="Calibri" w:eastAsia="Times New Roman" w:hAnsi="Calibri" w:cs="Calibri"/>
                <w:color w:val="000000"/>
              </w:rPr>
            </w:pPr>
            <w:moveFrom w:id="9865" w:author="Della Faille Philippe" w:date="2019-07-09T17:01:00Z">
              <w:del w:id="986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10E56F9D" w14:textId="1FB6B646" w:rsidR="00614D51" w:rsidRPr="00614D51" w:rsidDel="00E27DD8" w:rsidRDefault="00614D51" w:rsidP="00614D51">
            <w:pPr>
              <w:spacing w:after="0"/>
              <w:jc w:val="center"/>
              <w:rPr>
                <w:del w:id="9867" w:author="Della Faille Philippe" w:date="2019-08-09T13:33:00Z"/>
                <w:moveFrom w:id="9868" w:author="Della Faille Philippe" w:date="2019-07-09T17:01:00Z"/>
                <w:rFonts w:ascii="Calibri" w:eastAsia="Times New Roman" w:hAnsi="Calibri" w:cs="Calibri"/>
                <w:color w:val="000000"/>
              </w:rPr>
            </w:pPr>
            <w:moveFrom w:id="9869" w:author="Della Faille Philippe" w:date="2019-07-09T17:01:00Z">
              <w:del w:id="9870" w:author="Della Faille Philippe" w:date="2019-08-09T13:33:00Z">
                <w:r w:rsidRPr="00614D51" w:rsidDel="00E27DD8">
                  <w:rPr>
                    <w:rFonts w:ascii="Calibri" w:eastAsia="Times New Roman" w:hAnsi="Calibri" w:cs="Calibri"/>
                    <w:color w:val="000000"/>
                  </w:rPr>
                  <w:delText>63</w:delText>
                </w:r>
              </w:del>
            </w:moveFrom>
          </w:p>
        </w:tc>
        <w:tc>
          <w:tcPr>
            <w:tcW w:w="2680" w:type="dxa"/>
            <w:tcBorders>
              <w:top w:val="nil"/>
              <w:left w:val="nil"/>
              <w:bottom w:val="nil"/>
              <w:right w:val="nil"/>
            </w:tcBorders>
            <w:shd w:val="clear" w:color="000000" w:fill="A9D08E"/>
            <w:noWrap/>
            <w:vAlign w:val="bottom"/>
            <w:hideMark/>
          </w:tcPr>
          <w:p w14:paraId="4CF78139" w14:textId="79D69D35" w:rsidR="00614D51" w:rsidRPr="00614D51" w:rsidDel="00E27DD8" w:rsidRDefault="00614D51" w:rsidP="00614D51">
            <w:pPr>
              <w:spacing w:after="0"/>
              <w:jc w:val="left"/>
              <w:rPr>
                <w:del w:id="9871" w:author="Della Faille Philippe" w:date="2019-08-09T13:33:00Z"/>
                <w:moveFrom w:id="9872" w:author="Della Faille Philippe" w:date="2019-07-09T17:01:00Z"/>
                <w:rFonts w:ascii="Calibri" w:eastAsia="Times New Roman" w:hAnsi="Calibri" w:cs="Calibri"/>
                <w:color w:val="000000"/>
              </w:rPr>
            </w:pPr>
            <w:moveFrom w:id="9873" w:author="Della Faille Philippe" w:date="2019-07-09T17:01:00Z">
              <w:del w:id="9874" w:author="Della Faille Philippe" w:date="2019-08-09T13:33:00Z">
                <w:r w:rsidRPr="00614D51" w:rsidDel="00E27DD8">
                  <w:rPr>
                    <w:rFonts w:ascii="Calibri" w:eastAsia="Times New Roman" w:hAnsi="Calibri" w:cs="Calibri"/>
                    <w:color w:val="000000"/>
                  </w:rPr>
                  <w:delText>speed fan 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4E254178" w14:textId="4A6EBD52" w:rsidR="00614D51" w:rsidRPr="00614D51" w:rsidDel="00E27DD8" w:rsidRDefault="00614D51" w:rsidP="00614D51">
            <w:pPr>
              <w:spacing w:after="0"/>
              <w:jc w:val="center"/>
              <w:rPr>
                <w:del w:id="9875" w:author="Della Faille Philippe" w:date="2019-08-09T13:33:00Z"/>
                <w:moveFrom w:id="9876" w:author="Della Faille Philippe" w:date="2019-07-09T17:01:00Z"/>
                <w:rFonts w:ascii="Calibri" w:eastAsia="Times New Roman" w:hAnsi="Calibri" w:cs="Calibri"/>
                <w:color w:val="000000"/>
              </w:rPr>
            </w:pPr>
            <w:moveFrom w:id="9877" w:author="Della Faille Philippe" w:date="2019-07-09T17:01:00Z">
              <w:del w:id="9878" w:author="Della Faille Philippe" w:date="2019-08-09T13:33:00Z">
                <w:r w:rsidRPr="00614D51" w:rsidDel="00E27DD8">
                  <w:rPr>
                    <w:rFonts w:ascii="Calibri" w:eastAsia="Times New Roman" w:hAnsi="Calibri" w:cs="Calibri"/>
                    <w:color w:val="000000"/>
                  </w:rPr>
                  <w:delText>rpm</w:delText>
                </w:r>
              </w:del>
            </w:moveFrom>
          </w:p>
        </w:tc>
        <w:tc>
          <w:tcPr>
            <w:tcW w:w="960" w:type="dxa"/>
            <w:tcBorders>
              <w:top w:val="nil"/>
              <w:left w:val="nil"/>
              <w:bottom w:val="nil"/>
              <w:right w:val="single" w:sz="4" w:space="0" w:color="auto"/>
            </w:tcBorders>
            <w:shd w:val="clear" w:color="000000" w:fill="A9D08E"/>
            <w:noWrap/>
            <w:vAlign w:val="bottom"/>
            <w:hideMark/>
          </w:tcPr>
          <w:p w14:paraId="064D89AA" w14:textId="65F69702" w:rsidR="00614D51" w:rsidRPr="00614D51" w:rsidDel="00E27DD8" w:rsidRDefault="00614D51" w:rsidP="00614D51">
            <w:pPr>
              <w:spacing w:after="0"/>
              <w:jc w:val="center"/>
              <w:rPr>
                <w:del w:id="9879" w:author="Della Faille Philippe" w:date="2019-08-09T13:33:00Z"/>
                <w:moveFrom w:id="9880" w:author="Della Faille Philippe" w:date="2019-07-09T17:01:00Z"/>
                <w:rFonts w:ascii="Calibri" w:eastAsia="Times New Roman" w:hAnsi="Calibri" w:cs="Calibri"/>
                <w:color w:val="000000"/>
              </w:rPr>
            </w:pPr>
            <w:moveFrom w:id="9881" w:author="Della Faille Philippe" w:date="2019-07-09T17:01:00Z">
              <w:del w:id="988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67A6F5E7" w14:textId="2C03170B" w:rsidR="00614D51" w:rsidRPr="00614D51" w:rsidDel="00E27DD8" w:rsidRDefault="00614D51" w:rsidP="00614D51">
            <w:pPr>
              <w:spacing w:after="0"/>
              <w:jc w:val="center"/>
              <w:rPr>
                <w:del w:id="9883" w:author="Della Faille Philippe" w:date="2019-08-09T13:33:00Z"/>
                <w:moveFrom w:id="9884" w:author="Della Faille Philippe" w:date="2019-07-09T17:01:00Z"/>
                <w:rFonts w:ascii="Calibri" w:eastAsia="Times New Roman" w:hAnsi="Calibri" w:cs="Calibri"/>
                <w:color w:val="000000"/>
              </w:rPr>
            </w:pPr>
            <w:moveFrom w:id="9885" w:author="Della Faille Philippe" w:date="2019-07-09T17:01:00Z">
              <w:del w:id="988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0B349323" w14:textId="111B6A50" w:rsidR="00614D51" w:rsidRPr="00614D51" w:rsidDel="00E27DD8" w:rsidRDefault="00614D51" w:rsidP="00614D51">
            <w:pPr>
              <w:spacing w:after="0"/>
              <w:jc w:val="center"/>
              <w:rPr>
                <w:del w:id="9887" w:author="Della Faille Philippe" w:date="2019-08-09T13:33:00Z"/>
                <w:moveFrom w:id="9888" w:author="Della Faille Philippe" w:date="2019-07-09T17:01:00Z"/>
                <w:rFonts w:ascii="Calibri" w:eastAsia="Times New Roman" w:hAnsi="Calibri" w:cs="Calibri"/>
                <w:color w:val="000000"/>
              </w:rPr>
            </w:pPr>
            <w:moveFrom w:id="9889" w:author="Della Faille Philippe" w:date="2019-07-09T17:01:00Z">
              <w:del w:id="9890" w:author="Della Faille Philippe" w:date="2019-08-09T13:33:00Z">
                <w:r w:rsidRPr="00614D51" w:rsidDel="00E27DD8">
                  <w:rPr>
                    <w:rFonts w:ascii="Calibri" w:eastAsia="Times New Roman" w:hAnsi="Calibri" w:cs="Calibri"/>
                    <w:color w:val="000000"/>
                  </w:rPr>
                  <w:delText>103</w:delText>
                </w:r>
              </w:del>
            </w:moveFrom>
          </w:p>
        </w:tc>
        <w:tc>
          <w:tcPr>
            <w:tcW w:w="1276" w:type="dxa"/>
            <w:tcBorders>
              <w:top w:val="nil"/>
              <w:left w:val="nil"/>
              <w:bottom w:val="nil"/>
              <w:right w:val="single" w:sz="4" w:space="0" w:color="auto"/>
            </w:tcBorders>
            <w:shd w:val="clear" w:color="000000" w:fill="A9D08E"/>
            <w:noWrap/>
            <w:vAlign w:val="bottom"/>
            <w:hideMark/>
          </w:tcPr>
          <w:p w14:paraId="7AFD4E9F" w14:textId="5E918ED9" w:rsidR="00614D51" w:rsidRPr="00614D51" w:rsidDel="00E27DD8" w:rsidRDefault="00614D51" w:rsidP="00614D51">
            <w:pPr>
              <w:spacing w:after="0"/>
              <w:jc w:val="center"/>
              <w:rPr>
                <w:del w:id="9891" w:author="Della Faille Philippe" w:date="2019-08-09T13:33:00Z"/>
                <w:moveFrom w:id="9892" w:author="Della Faille Philippe" w:date="2019-07-09T17:01:00Z"/>
                <w:rFonts w:ascii="Calibri" w:eastAsia="Times New Roman" w:hAnsi="Calibri" w:cs="Calibri"/>
                <w:color w:val="000000"/>
              </w:rPr>
            </w:pPr>
            <w:moveFrom w:id="9893" w:author="Della Faille Philippe" w:date="2019-07-09T17:01:00Z">
              <w:del w:id="9894" w:author="Della Faille Philippe" w:date="2019-08-09T13:33:00Z">
                <w:r w:rsidRPr="00614D51" w:rsidDel="00E27DD8">
                  <w:rPr>
                    <w:rFonts w:ascii="Calibri" w:eastAsia="Times New Roman" w:hAnsi="Calibri" w:cs="Calibri"/>
                    <w:color w:val="000000"/>
                  </w:rPr>
                  <w:delText>0x0067</w:delText>
                </w:r>
              </w:del>
            </w:moveFrom>
          </w:p>
        </w:tc>
      </w:tr>
      <w:tr w:rsidR="00614D51" w:rsidRPr="00614D51" w:rsidDel="00E27DD8" w14:paraId="4E6320A7" w14:textId="4C7B6383" w:rsidTr="00614D51">
        <w:trPr>
          <w:trHeight w:val="288"/>
          <w:del w:id="9895" w:author="Della Faille Philippe" w:date="2019-08-09T13:33:00Z"/>
        </w:trPr>
        <w:tc>
          <w:tcPr>
            <w:tcW w:w="960" w:type="dxa"/>
            <w:vMerge/>
            <w:tcBorders>
              <w:top w:val="nil"/>
              <w:left w:val="nil"/>
              <w:bottom w:val="nil"/>
              <w:right w:val="nil"/>
            </w:tcBorders>
            <w:vAlign w:val="center"/>
            <w:hideMark/>
          </w:tcPr>
          <w:p w14:paraId="355F6ED7" w14:textId="5FB9D063" w:rsidR="00614D51" w:rsidRPr="00614D51" w:rsidDel="00E27DD8" w:rsidRDefault="00614D51" w:rsidP="00614D51">
            <w:pPr>
              <w:spacing w:after="0"/>
              <w:jc w:val="left"/>
              <w:rPr>
                <w:del w:id="9896" w:author="Della Faille Philippe" w:date="2019-08-09T13:33:00Z"/>
                <w:moveFrom w:id="989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292BF4D7" w14:textId="18E1E56A" w:rsidR="00614D51" w:rsidRPr="00614D51" w:rsidDel="00E27DD8" w:rsidRDefault="00614D51" w:rsidP="00614D51">
            <w:pPr>
              <w:spacing w:after="0"/>
              <w:jc w:val="left"/>
              <w:rPr>
                <w:del w:id="9898" w:author="Della Faille Philippe" w:date="2019-08-09T13:33:00Z"/>
                <w:moveFrom w:id="9899" w:author="Della Faille Philippe" w:date="2019-07-09T17:01:00Z"/>
                <w:rFonts w:ascii="Calibri" w:eastAsia="Times New Roman" w:hAnsi="Calibri" w:cs="Calibri"/>
                <w:color w:val="000000"/>
              </w:rPr>
            </w:pPr>
            <w:moveFrom w:id="9900" w:author="Della Faille Philippe" w:date="2019-07-09T17:01:00Z">
              <w:del w:id="990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165CA191" w14:textId="5EBE7098" w:rsidR="00614D51" w:rsidRPr="00614D51" w:rsidDel="00E27DD8" w:rsidRDefault="00614D51" w:rsidP="00614D51">
            <w:pPr>
              <w:spacing w:after="0"/>
              <w:jc w:val="center"/>
              <w:rPr>
                <w:del w:id="9902" w:author="Della Faille Philippe" w:date="2019-08-09T13:33:00Z"/>
                <w:moveFrom w:id="9903" w:author="Della Faille Philippe" w:date="2019-07-09T17:01:00Z"/>
                <w:rFonts w:ascii="Calibri" w:eastAsia="Times New Roman" w:hAnsi="Calibri" w:cs="Calibri"/>
                <w:color w:val="000000"/>
              </w:rPr>
            </w:pPr>
            <w:moveFrom w:id="9904" w:author="Della Faille Philippe" w:date="2019-07-09T17:01:00Z">
              <w:del w:id="9905" w:author="Della Faille Philippe" w:date="2019-08-09T13:33:00Z">
                <w:r w:rsidRPr="00614D51" w:rsidDel="00E27DD8">
                  <w:rPr>
                    <w:rFonts w:ascii="Calibri" w:eastAsia="Times New Roman" w:hAnsi="Calibri" w:cs="Calibri"/>
                    <w:color w:val="000000"/>
                  </w:rPr>
                  <w:delText>64</w:delText>
                </w:r>
              </w:del>
            </w:moveFrom>
          </w:p>
        </w:tc>
        <w:tc>
          <w:tcPr>
            <w:tcW w:w="2680" w:type="dxa"/>
            <w:tcBorders>
              <w:top w:val="nil"/>
              <w:left w:val="nil"/>
              <w:bottom w:val="nil"/>
              <w:right w:val="nil"/>
            </w:tcBorders>
            <w:shd w:val="clear" w:color="000000" w:fill="A9D08E"/>
            <w:noWrap/>
            <w:vAlign w:val="bottom"/>
            <w:hideMark/>
          </w:tcPr>
          <w:p w14:paraId="7AAEF9C2" w14:textId="50191BB8" w:rsidR="00614D51" w:rsidRPr="00614D51" w:rsidDel="00E27DD8" w:rsidRDefault="00614D51" w:rsidP="00614D51">
            <w:pPr>
              <w:spacing w:after="0"/>
              <w:jc w:val="left"/>
              <w:rPr>
                <w:del w:id="9906" w:author="Della Faille Philippe" w:date="2019-08-09T13:33:00Z"/>
                <w:moveFrom w:id="9907" w:author="Della Faille Philippe" w:date="2019-07-09T17:01:00Z"/>
                <w:rFonts w:ascii="Calibri" w:eastAsia="Times New Roman" w:hAnsi="Calibri" w:cs="Calibri"/>
                <w:color w:val="000000"/>
              </w:rPr>
            </w:pPr>
            <w:moveFrom w:id="9908" w:author="Della Faille Philippe" w:date="2019-07-09T17:01:00Z">
              <w:del w:id="9909" w:author="Della Faille Philippe" w:date="2019-08-09T13:33:00Z">
                <w:r w:rsidRPr="00614D51" w:rsidDel="00E27DD8">
                  <w:rPr>
                    <w:rFonts w:ascii="Calibri" w:eastAsia="Times New Roman" w:hAnsi="Calibri" w:cs="Calibri"/>
                    <w:color w:val="000000"/>
                  </w:rPr>
                  <w:delText>speed fan 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25B08FA0" w14:textId="0CE4DED5" w:rsidR="00614D51" w:rsidRPr="00614D51" w:rsidDel="00E27DD8" w:rsidRDefault="00614D51" w:rsidP="00614D51">
            <w:pPr>
              <w:spacing w:after="0"/>
              <w:jc w:val="center"/>
              <w:rPr>
                <w:del w:id="9910" w:author="Della Faille Philippe" w:date="2019-08-09T13:33:00Z"/>
                <w:moveFrom w:id="9911" w:author="Della Faille Philippe" w:date="2019-07-09T17:01:00Z"/>
                <w:rFonts w:ascii="Calibri" w:eastAsia="Times New Roman" w:hAnsi="Calibri" w:cs="Calibri"/>
                <w:color w:val="000000"/>
              </w:rPr>
            </w:pPr>
            <w:moveFrom w:id="9912" w:author="Della Faille Philippe" w:date="2019-07-09T17:01:00Z">
              <w:del w:id="9913" w:author="Della Faille Philippe" w:date="2019-08-09T13:33:00Z">
                <w:r w:rsidRPr="00614D51" w:rsidDel="00E27DD8">
                  <w:rPr>
                    <w:rFonts w:ascii="Calibri" w:eastAsia="Times New Roman" w:hAnsi="Calibri" w:cs="Calibri"/>
                    <w:color w:val="000000"/>
                  </w:rPr>
                  <w:delText>rpm</w:delText>
                </w:r>
              </w:del>
            </w:moveFrom>
          </w:p>
        </w:tc>
        <w:tc>
          <w:tcPr>
            <w:tcW w:w="960" w:type="dxa"/>
            <w:tcBorders>
              <w:top w:val="nil"/>
              <w:left w:val="nil"/>
              <w:bottom w:val="nil"/>
              <w:right w:val="single" w:sz="4" w:space="0" w:color="auto"/>
            </w:tcBorders>
            <w:shd w:val="clear" w:color="000000" w:fill="A9D08E"/>
            <w:noWrap/>
            <w:vAlign w:val="bottom"/>
            <w:hideMark/>
          </w:tcPr>
          <w:p w14:paraId="0182A241" w14:textId="54B148BF" w:rsidR="00614D51" w:rsidRPr="00614D51" w:rsidDel="00E27DD8" w:rsidRDefault="00614D51" w:rsidP="00614D51">
            <w:pPr>
              <w:spacing w:after="0"/>
              <w:jc w:val="center"/>
              <w:rPr>
                <w:del w:id="9914" w:author="Della Faille Philippe" w:date="2019-08-09T13:33:00Z"/>
                <w:moveFrom w:id="9915" w:author="Della Faille Philippe" w:date="2019-07-09T17:01:00Z"/>
                <w:rFonts w:ascii="Calibri" w:eastAsia="Times New Roman" w:hAnsi="Calibri" w:cs="Calibri"/>
                <w:color w:val="000000"/>
              </w:rPr>
            </w:pPr>
            <w:moveFrom w:id="9916" w:author="Della Faille Philippe" w:date="2019-07-09T17:01:00Z">
              <w:del w:id="991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0B9742C7" w14:textId="3A36C297" w:rsidR="00614D51" w:rsidRPr="00614D51" w:rsidDel="00E27DD8" w:rsidRDefault="00614D51" w:rsidP="00614D51">
            <w:pPr>
              <w:spacing w:after="0"/>
              <w:jc w:val="center"/>
              <w:rPr>
                <w:del w:id="9918" w:author="Della Faille Philippe" w:date="2019-08-09T13:33:00Z"/>
                <w:moveFrom w:id="9919" w:author="Della Faille Philippe" w:date="2019-07-09T17:01:00Z"/>
                <w:rFonts w:ascii="Calibri" w:eastAsia="Times New Roman" w:hAnsi="Calibri" w:cs="Calibri"/>
                <w:color w:val="000000"/>
              </w:rPr>
            </w:pPr>
            <w:moveFrom w:id="9920" w:author="Della Faille Philippe" w:date="2019-07-09T17:01:00Z">
              <w:del w:id="992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44E97162" w14:textId="17A4CD46" w:rsidR="00614D51" w:rsidRPr="00614D51" w:rsidDel="00E27DD8" w:rsidRDefault="00614D51" w:rsidP="00614D51">
            <w:pPr>
              <w:spacing w:after="0"/>
              <w:jc w:val="center"/>
              <w:rPr>
                <w:del w:id="9922" w:author="Della Faille Philippe" w:date="2019-08-09T13:33:00Z"/>
                <w:moveFrom w:id="9923" w:author="Della Faille Philippe" w:date="2019-07-09T17:01:00Z"/>
                <w:rFonts w:ascii="Calibri" w:eastAsia="Times New Roman" w:hAnsi="Calibri" w:cs="Calibri"/>
                <w:color w:val="000000"/>
              </w:rPr>
            </w:pPr>
            <w:moveFrom w:id="9924" w:author="Della Faille Philippe" w:date="2019-07-09T17:01:00Z">
              <w:del w:id="9925" w:author="Della Faille Philippe" w:date="2019-08-09T13:33:00Z">
                <w:r w:rsidRPr="00614D51" w:rsidDel="00E27DD8">
                  <w:rPr>
                    <w:rFonts w:ascii="Calibri" w:eastAsia="Times New Roman" w:hAnsi="Calibri" w:cs="Calibri"/>
                    <w:color w:val="000000"/>
                  </w:rPr>
                  <w:delText>104</w:delText>
                </w:r>
              </w:del>
            </w:moveFrom>
          </w:p>
        </w:tc>
        <w:tc>
          <w:tcPr>
            <w:tcW w:w="1276" w:type="dxa"/>
            <w:tcBorders>
              <w:top w:val="nil"/>
              <w:left w:val="nil"/>
              <w:bottom w:val="nil"/>
              <w:right w:val="single" w:sz="4" w:space="0" w:color="auto"/>
            </w:tcBorders>
            <w:shd w:val="clear" w:color="000000" w:fill="A9D08E"/>
            <w:noWrap/>
            <w:vAlign w:val="bottom"/>
            <w:hideMark/>
          </w:tcPr>
          <w:p w14:paraId="4AAF9E92" w14:textId="163A0FC3" w:rsidR="00614D51" w:rsidRPr="00614D51" w:rsidDel="00E27DD8" w:rsidRDefault="00614D51" w:rsidP="00614D51">
            <w:pPr>
              <w:spacing w:after="0"/>
              <w:jc w:val="center"/>
              <w:rPr>
                <w:del w:id="9926" w:author="Della Faille Philippe" w:date="2019-08-09T13:33:00Z"/>
                <w:moveFrom w:id="9927" w:author="Della Faille Philippe" w:date="2019-07-09T17:01:00Z"/>
                <w:rFonts w:ascii="Calibri" w:eastAsia="Times New Roman" w:hAnsi="Calibri" w:cs="Calibri"/>
                <w:color w:val="000000"/>
              </w:rPr>
            </w:pPr>
            <w:moveFrom w:id="9928" w:author="Della Faille Philippe" w:date="2019-07-09T17:01:00Z">
              <w:del w:id="9929" w:author="Della Faille Philippe" w:date="2019-08-09T13:33:00Z">
                <w:r w:rsidRPr="00614D51" w:rsidDel="00E27DD8">
                  <w:rPr>
                    <w:rFonts w:ascii="Calibri" w:eastAsia="Times New Roman" w:hAnsi="Calibri" w:cs="Calibri"/>
                    <w:color w:val="000000"/>
                  </w:rPr>
                  <w:delText>0x0068</w:delText>
                </w:r>
              </w:del>
            </w:moveFrom>
          </w:p>
        </w:tc>
      </w:tr>
      <w:tr w:rsidR="00614D51" w:rsidRPr="00614D51" w:rsidDel="00E27DD8" w14:paraId="027F4F1B" w14:textId="275CE6BB" w:rsidTr="00614D51">
        <w:trPr>
          <w:trHeight w:val="288"/>
          <w:del w:id="9930" w:author="Della Faille Philippe" w:date="2019-08-09T13:33:00Z"/>
        </w:trPr>
        <w:tc>
          <w:tcPr>
            <w:tcW w:w="960" w:type="dxa"/>
            <w:vMerge/>
            <w:tcBorders>
              <w:top w:val="nil"/>
              <w:left w:val="nil"/>
              <w:bottom w:val="nil"/>
              <w:right w:val="nil"/>
            </w:tcBorders>
            <w:vAlign w:val="center"/>
            <w:hideMark/>
          </w:tcPr>
          <w:p w14:paraId="4BE889CC" w14:textId="34A570DB" w:rsidR="00614D51" w:rsidRPr="00614D51" w:rsidDel="00E27DD8" w:rsidRDefault="00614D51" w:rsidP="00614D51">
            <w:pPr>
              <w:spacing w:after="0"/>
              <w:jc w:val="left"/>
              <w:rPr>
                <w:del w:id="9931" w:author="Della Faille Philippe" w:date="2019-08-09T13:33:00Z"/>
                <w:moveFrom w:id="993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2FB3CDD" w14:textId="4B81EB89" w:rsidR="00614D51" w:rsidRPr="00614D51" w:rsidDel="00E27DD8" w:rsidRDefault="00614D51" w:rsidP="00614D51">
            <w:pPr>
              <w:spacing w:after="0"/>
              <w:jc w:val="left"/>
              <w:rPr>
                <w:del w:id="9933" w:author="Della Faille Philippe" w:date="2019-08-09T13:33:00Z"/>
                <w:moveFrom w:id="9934" w:author="Della Faille Philippe" w:date="2019-07-09T17:01:00Z"/>
                <w:rFonts w:ascii="Calibri" w:eastAsia="Times New Roman" w:hAnsi="Calibri" w:cs="Calibri"/>
                <w:color w:val="000000"/>
              </w:rPr>
            </w:pPr>
            <w:moveFrom w:id="9935" w:author="Della Faille Philippe" w:date="2019-07-09T17:01:00Z">
              <w:del w:id="993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6B5AB762" w14:textId="75FF51C0" w:rsidR="00614D51" w:rsidRPr="00614D51" w:rsidDel="00E27DD8" w:rsidRDefault="00614D51" w:rsidP="00614D51">
            <w:pPr>
              <w:spacing w:after="0"/>
              <w:jc w:val="center"/>
              <w:rPr>
                <w:del w:id="9937" w:author="Della Faille Philippe" w:date="2019-08-09T13:33:00Z"/>
                <w:moveFrom w:id="9938" w:author="Della Faille Philippe" w:date="2019-07-09T17:01:00Z"/>
                <w:rFonts w:ascii="Calibri" w:eastAsia="Times New Roman" w:hAnsi="Calibri" w:cs="Calibri"/>
                <w:color w:val="000000"/>
              </w:rPr>
            </w:pPr>
            <w:moveFrom w:id="9939" w:author="Della Faille Philippe" w:date="2019-07-09T17:01:00Z">
              <w:del w:id="9940" w:author="Della Faille Philippe" w:date="2019-08-09T13:33:00Z">
                <w:r w:rsidRPr="00614D51" w:rsidDel="00E27DD8">
                  <w:rPr>
                    <w:rFonts w:ascii="Calibri" w:eastAsia="Times New Roman" w:hAnsi="Calibri" w:cs="Calibri"/>
                    <w:color w:val="000000"/>
                  </w:rPr>
                  <w:delText>65</w:delText>
                </w:r>
              </w:del>
            </w:moveFrom>
          </w:p>
        </w:tc>
        <w:tc>
          <w:tcPr>
            <w:tcW w:w="2680" w:type="dxa"/>
            <w:tcBorders>
              <w:top w:val="nil"/>
              <w:left w:val="nil"/>
              <w:bottom w:val="nil"/>
              <w:right w:val="nil"/>
            </w:tcBorders>
            <w:shd w:val="clear" w:color="000000" w:fill="A9D08E"/>
            <w:noWrap/>
            <w:vAlign w:val="bottom"/>
            <w:hideMark/>
          </w:tcPr>
          <w:p w14:paraId="123A2749" w14:textId="3F66D1D2" w:rsidR="00614D51" w:rsidRPr="00614D51" w:rsidDel="00E27DD8" w:rsidRDefault="00614D51" w:rsidP="00614D51">
            <w:pPr>
              <w:spacing w:after="0"/>
              <w:jc w:val="left"/>
              <w:rPr>
                <w:del w:id="9941" w:author="Della Faille Philippe" w:date="2019-08-09T13:33:00Z"/>
                <w:moveFrom w:id="9942" w:author="Della Faille Philippe" w:date="2019-07-09T17:01:00Z"/>
                <w:rFonts w:ascii="Calibri" w:eastAsia="Times New Roman" w:hAnsi="Calibri" w:cs="Calibri"/>
                <w:color w:val="000000"/>
              </w:rPr>
            </w:pPr>
            <w:moveFrom w:id="9943" w:author="Della Faille Philippe" w:date="2019-07-09T17:01:00Z">
              <w:del w:id="9944" w:author="Della Faille Philippe" w:date="2019-08-09T13:33:00Z">
                <w:r w:rsidRPr="00614D51" w:rsidDel="00E27DD8">
                  <w:rPr>
                    <w:rFonts w:ascii="Calibri" w:eastAsia="Times New Roman" w:hAnsi="Calibri" w:cs="Calibri"/>
                    <w:color w:val="000000"/>
                  </w:rPr>
                  <w:delText>speed fan 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C01D896" w14:textId="2B8A1BBE" w:rsidR="00614D51" w:rsidRPr="00614D51" w:rsidDel="00E27DD8" w:rsidRDefault="00614D51" w:rsidP="00614D51">
            <w:pPr>
              <w:spacing w:after="0"/>
              <w:jc w:val="center"/>
              <w:rPr>
                <w:del w:id="9945" w:author="Della Faille Philippe" w:date="2019-08-09T13:33:00Z"/>
                <w:moveFrom w:id="9946" w:author="Della Faille Philippe" w:date="2019-07-09T17:01:00Z"/>
                <w:rFonts w:ascii="Calibri" w:eastAsia="Times New Roman" w:hAnsi="Calibri" w:cs="Calibri"/>
                <w:color w:val="000000"/>
              </w:rPr>
            </w:pPr>
            <w:moveFrom w:id="9947" w:author="Della Faille Philippe" w:date="2019-07-09T17:01:00Z">
              <w:del w:id="9948" w:author="Della Faille Philippe" w:date="2019-08-09T13:33:00Z">
                <w:r w:rsidRPr="00614D51" w:rsidDel="00E27DD8">
                  <w:rPr>
                    <w:rFonts w:ascii="Calibri" w:eastAsia="Times New Roman" w:hAnsi="Calibri" w:cs="Calibri"/>
                    <w:color w:val="000000"/>
                  </w:rPr>
                  <w:delText>rpm</w:delText>
                </w:r>
              </w:del>
            </w:moveFrom>
          </w:p>
        </w:tc>
        <w:tc>
          <w:tcPr>
            <w:tcW w:w="960" w:type="dxa"/>
            <w:tcBorders>
              <w:top w:val="nil"/>
              <w:left w:val="nil"/>
              <w:bottom w:val="nil"/>
              <w:right w:val="single" w:sz="4" w:space="0" w:color="auto"/>
            </w:tcBorders>
            <w:shd w:val="clear" w:color="000000" w:fill="A9D08E"/>
            <w:noWrap/>
            <w:vAlign w:val="bottom"/>
            <w:hideMark/>
          </w:tcPr>
          <w:p w14:paraId="4DDECDC1" w14:textId="62D82E31" w:rsidR="00614D51" w:rsidRPr="00614D51" w:rsidDel="00E27DD8" w:rsidRDefault="00614D51" w:rsidP="00614D51">
            <w:pPr>
              <w:spacing w:after="0"/>
              <w:jc w:val="center"/>
              <w:rPr>
                <w:del w:id="9949" w:author="Della Faille Philippe" w:date="2019-08-09T13:33:00Z"/>
                <w:moveFrom w:id="9950" w:author="Della Faille Philippe" w:date="2019-07-09T17:01:00Z"/>
                <w:rFonts w:ascii="Calibri" w:eastAsia="Times New Roman" w:hAnsi="Calibri" w:cs="Calibri"/>
                <w:color w:val="000000"/>
              </w:rPr>
            </w:pPr>
            <w:moveFrom w:id="9951" w:author="Della Faille Philippe" w:date="2019-07-09T17:01:00Z">
              <w:del w:id="995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000000" w:fill="A9D08E"/>
            <w:noWrap/>
            <w:vAlign w:val="bottom"/>
            <w:hideMark/>
          </w:tcPr>
          <w:p w14:paraId="77884817" w14:textId="7BE2E8AC" w:rsidR="00614D51" w:rsidRPr="00614D51" w:rsidDel="00E27DD8" w:rsidRDefault="00614D51" w:rsidP="00614D51">
            <w:pPr>
              <w:spacing w:after="0"/>
              <w:jc w:val="center"/>
              <w:rPr>
                <w:del w:id="9953" w:author="Della Faille Philippe" w:date="2019-08-09T13:33:00Z"/>
                <w:moveFrom w:id="9954" w:author="Della Faille Philippe" w:date="2019-07-09T17:01:00Z"/>
                <w:rFonts w:ascii="Calibri" w:eastAsia="Times New Roman" w:hAnsi="Calibri" w:cs="Calibri"/>
                <w:color w:val="000000"/>
              </w:rPr>
            </w:pPr>
            <w:moveFrom w:id="9955" w:author="Della Faille Philippe" w:date="2019-07-09T17:01:00Z">
              <w:del w:id="9956"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000000" w:fill="A9D08E"/>
            <w:noWrap/>
            <w:vAlign w:val="bottom"/>
            <w:hideMark/>
          </w:tcPr>
          <w:p w14:paraId="42429889" w14:textId="1CBDBFED" w:rsidR="00614D51" w:rsidRPr="00614D51" w:rsidDel="00E27DD8" w:rsidRDefault="00614D51" w:rsidP="00614D51">
            <w:pPr>
              <w:spacing w:after="0"/>
              <w:jc w:val="center"/>
              <w:rPr>
                <w:del w:id="9957" w:author="Della Faille Philippe" w:date="2019-08-09T13:33:00Z"/>
                <w:moveFrom w:id="9958" w:author="Della Faille Philippe" w:date="2019-07-09T17:01:00Z"/>
                <w:rFonts w:ascii="Calibri" w:eastAsia="Times New Roman" w:hAnsi="Calibri" w:cs="Calibri"/>
                <w:color w:val="000000"/>
              </w:rPr>
            </w:pPr>
            <w:moveFrom w:id="9959" w:author="Della Faille Philippe" w:date="2019-07-09T17:01:00Z">
              <w:del w:id="9960" w:author="Della Faille Philippe" w:date="2019-08-09T13:33:00Z">
                <w:r w:rsidRPr="00614D51" w:rsidDel="00E27DD8">
                  <w:rPr>
                    <w:rFonts w:ascii="Calibri" w:eastAsia="Times New Roman" w:hAnsi="Calibri" w:cs="Calibri"/>
                    <w:color w:val="000000"/>
                  </w:rPr>
                  <w:delText>105</w:delText>
                </w:r>
              </w:del>
            </w:moveFrom>
          </w:p>
        </w:tc>
        <w:tc>
          <w:tcPr>
            <w:tcW w:w="1276" w:type="dxa"/>
            <w:tcBorders>
              <w:top w:val="nil"/>
              <w:left w:val="nil"/>
              <w:bottom w:val="nil"/>
              <w:right w:val="single" w:sz="4" w:space="0" w:color="auto"/>
            </w:tcBorders>
            <w:shd w:val="clear" w:color="000000" w:fill="A9D08E"/>
            <w:noWrap/>
            <w:vAlign w:val="bottom"/>
            <w:hideMark/>
          </w:tcPr>
          <w:p w14:paraId="0FE2951E" w14:textId="4FF93B18" w:rsidR="00614D51" w:rsidRPr="00614D51" w:rsidDel="00E27DD8" w:rsidRDefault="00614D51" w:rsidP="00614D51">
            <w:pPr>
              <w:spacing w:after="0"/>
              <w:jc w:val="center"/>
              <w:rPr>
                <w:del w:id="9961" w:author="Della Faille Philippe" w:date="2019-08-09T13:33:00Z"/>
                <w:moveFrom w:id="9962" w:author="Della Faille Philippe" w:date="2019-07-09T17:01:00Z"/>
                <w:rFonts w:ascii="Calibri" w:eastAsia="Times New Roman" w:hAnsi="Calibri" w:cs="Calibri"/>
                <w:color w:val="000000"/>
              </w:rPr>
            </w:pPr>
            <w:moveFrom w:id="9963" w:author="Della Faille Philippe" w:date="2019-07-09T17:01:00Z">
              <w:del w:id="9964" w:author="Della Faille Philippe" w:date="2019-08-09T13:33:00Z">
                <w:r w:rsidRPr="00614D51" w:rsidDel="00E27DD8">
                  <w:rPr>
                    <w:rFonts w:ascii="Calibri" w:eastAsia="Times New Roman" w:hAnsi="Calibri" w:cs="Calibri"/>
                    <w:color w:val="000000"/>
                  </w:rPr>
                  <w:delText>0x0069</w:delText>
                </w:r>
              </w:del>
            </w:moveFrom>
          </w:p>
        </w:tc>
      </w:tr>
      <w:tr w:rsidR="00614D51" w:rsidRPr="00614D51" w:rsidDel="00E27DD8" w14:paraId="295E2B42" w14:textId="753E4C82" w:rsidTr="00614D51">
        <w:trPr>
          <w:trHeight w:val="288"/>
          <w:del w:id="9965" w:author="Della Faille Philippe" w:date="2019-08-09T13:33:00Z"/>
        </w:trPr>
        <w:tc>
          <w:tcPr>
            <w:tcW w:w="960" w:type="dxa"/>
            <w:vMerge/>
            <w:tcBorders>
              <w:top w:val="nil"/>
              <w:left w:val="nil"/>
              <w:bottom w:val="nil"/>
              <w:right w:val="nil"/>
            </w:tcBorders>
            <w:vAlign w:val="center"/>
            <w:hideMark/>
          </w:tcPr>
          <w:p w14:paraId="690A82EB" w14:textId="320C53B3" w:rsidR="00614D51" w:rsidRPr="00614D51" w:rsidDel="00E27DD8" w:rsidRDefault="00614D51" w:rsidP="00614D51">
            <w:pPr>
              <w:spacing w:after="0"/>
              <w:jc w:val="left"/>
              <w:rPr>
                <w:del w:id="9966" w:author="Della Faille Philippe" w:date="2019-08-09T13:33:00Z"/>
                <w:moveFrom w:id="996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34D4F7C" w14:textId="2BA3F963" w:rsidR="00614D51" w:rsidRPr="00614D51" w:rsidDel="00E27DD8" w:rsidRDefault="00614D51" w:rsidP="00614D51">
            <w:pPr>
              <w:spacing w:after="0"/>
              <w:jc w:val="left"/>
              <w:rPr>
                <w:del w:id="9968" w:author="Della Faille Philippe" w:date="2019-08-09T13:33:00Z"/>
                <w:moveFrom w:id="9969" w:author="Della Faille Philippe" w:date="2019-07-09T17:01:00Z"/>
                <w:rFonts w:ascii="Calibri" w:eastAsia="Times New Roman" w:hAnsi="Calibri" w:cs="Calibri"/>
                <w:color w:val="000000"/>
              </w:rPr>
            </w:pPr>
            <w:moveFrom w:id="9970" w:author="Della Faille Philippe" w:date="2019-07-09T17:01:00Z">
              <w:del w:id="997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7EF17EB" w14:textId="25BFD2F0" w:rsidR="00614D51" w:rsidRPr="00614D51" w:rsidDel="00E27DD8" w:rsidRDefault="00614D51" w:rsidP="00614D51">
            <w:pPr>
              <w:spacing w:after="0"/>
              <w:jc w:val="center"/>
              <w:rPr>
                <w:del w:id="9972" w:author="Della Faille Philippe" w:date="2019-08-09T13:33:00Z"/>
                <w:moveFrom w:id="9973" w:author="Della Faille Philippe" w:date="2019-07-09T17:01:00Z"/>
                <w:rFonts w:ascii="Calibri" w:eastAsia="Times New Roman" w:hAnsi="Calibri" w:cs="Calibri"/>
                <w:color w:val="000000"/>
              </w:rPr>
            </w:pPr>
            <w:moveFrom w:id="9974" w:author="Della Faille Philippe" w:date="2019-07-09T17:01:00Z">
              <w:del w:id="9975" w:author="Della Faille Philippe" w:date="2019-08-09T13:33:00Z">
                <w:r w:rsidRPr="00614D51" w:rsidDel="00E27DD8">
                  <w:rPr>
                    <w:rFonts w:ascii="Calibri" w:eastAsia="Times New Roman" w:hAnsi="Calibri" w:cs="Calibri"/>
                    <w:color w:val="000000"/>
                  </w:rPr>
                  <w:delText>66</w:delText>
                </w:r>
              </w:del>
            </w:moveFrom>
          </w:p>
        </w:tc>
        <w:tc>
          <w:tcPr>
            <w:tcW w:w="2680" w:type="dxa"/>
            <w:tcBorders>
              <w:top w:val="nil"/>
              <w:left w:val="nil"/>
              <w:bottom w:val="nil"/>
              <w:right w:val="nil"/>
            </w:tcBorders>
            <w:shd w:val="clear" w:color="000000" w:fill="A9D08E"/>
            <w:noWrap/>
            <w:vAlign w:val="bottom"/>
            <w:hideMark/>
          </w:tcPr>
          <w:p w14:paraId="0A758457" w14:textId="27E36AD5" w:rsidR="00614D51" w:rsidRPr="00614D51" w:rsidDel="00E27DD8" w:rsidRDefault="00614D51" w:rsidP="00614D51">
            <w:pPr>
              <w:spacing w:after="0"/>
              <w:jc w:val="left"/>
              <w:rPr>
                <w:del w:id="9976" w:author="Della Faille Philippe" w:date="2019-08-09T13:33:00Z"/>
                <w:moveFrom w:id="9977" w:author="Della Faille Philippe" w:date="2019-07-09T17:01:00Z"/>
                <w:rFonts w:ascii="Calibri" w:eastAsia="Times New Roman" w:hAnsi="Calibri" w:cs="Calibri"/>
                <w:color w:val="000000"/>
              </w:rPr>
            </w:pPr>
            <w:moveFrom w:id="9978" w:author="Della Faille Philippe" w:date="2019-07-09T17:01:00Z">
              <w:del w:id="9979" w:author="Della Faille Philippe" w:date="2019-08-09T13:33:00Z">
                <w:r w:rsidRPr="00614D51" w:rsidDel="00E27DD8">
                  <w:rPr>
                    <w:rFonts w:ascii="Calibri" w:eastAsia="Times New Roman" w:hAnsi="Calibri" w:cs="Calibri"/>
                    <w:color w:val="000000"/>
                  </w:rPr>
                  <w:delText>50V PSU feedback</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5962BBA5" w14:textId="6A087C4D" w:rsidR="00614D51" w:rsidRPr="00614D51" w:rsidDel="00E27DD8" w:rsidRDefault="00614D51" w:rsidP="00614D51">
            <w:pPr>
              <w:spacing w:after="0"/>
              <w:jc w:val="center"/>
              <w:rPr>
                <w:del w:id="9980" w:author="Della Faille Philippe" w:date="2019-08-09T13:33:00Z"/>
                <w:moveFrom w:id="9981" w:author="Della Faille Philippe" w:date="2019-07-09T17:01:00Z"/>
                <w:rFonts w:ascii="Calibri" w:eastAsia="Times New Roman" w:hAnsi="Calibri" w:cs="Calibri"/>
                <w:color w:val="000000"/>
              </w:rPr>
            </w:pPr>
            <w:moveFrom w:id="9982" w:author="Della Faille Philippe" w:date="2019-07-09T17:01:00Z">
              <w:del w:id="9983"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3BC59211" w14:textId="1DB244EA" w:rsidR="00614D51" w:rsidRPr="00614D51" w:rsidDel="00E27DD8" w:rsidRDefault="00614D51" w:rsidP="00614D51">
            <w:pPr>
              <w:spacing w:after="0"/>
              <w:jc w:val="center"/>
              <w:rPr>
                <w:del w:id="9984" w:author="Della Faille Philippe" w:date="2019-08-09T13:33:00Z"/>
                <w:moveFrom w:id="9985" w:author="Della Faille Philippe" w:date="2019-07-09T17:01:00Z"/>
                <w:rFonts w:ascii="Calibri" w:eastAsia="Times New Roman" w:hAnsi="Calibri" w:cs="Calibri"/>
                <w:color w:val="000000"/>
              </w:rPr>
            </w:pPr>
            <w:moveFrom w:id="9986" w:author="Della Faille Philippe" w:date="2019-07-09T17:01:00Z">
              <w:del w:id="998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258169F3" w14:textId="3BBFDE97" w:rsidR="00614D51" w:rsidRPr="00614D51" w:rsidDel="00E27DD8" w:rsidRDefault="00614D51" w:rsidP="00614D51">
            <w:pPr>
              <w:spacing w:after="0"/>
              <w:jc w:val="center"/>
              <w:rPr>
                <w:del w:id="9988" w:author="Della Faille Philippe" w:date="2019-08-09T13:33:00Z"/>
                <w:moveFrom w:id="9989" w:author="Della Faille Philippe" w:date="2019-07-09T17:01:00Z"/>
                <w:rFonts w:ascii="Calibri" w:eastAsia="Times New Roman" w:hAnsi="Calibri" w:cs="Calibri"/>
                <w:color w:val="000000"/>
              </w:rPr>
            </w:pPr>
            <w:moveFrom w:id="9990" w:author="Della Faille Philippe" w:date="2019-07-09T17:01:00Z">
              <w:del w:id="999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70CA4599" w14:textId="6D02C639" w:rsidR="00614D51" w:rsidRPr="00614D51" w:rsidDel="00E27DD8" w:rsidRDefault="00614D51" w:rsidP="00614D51">
            <w:pPr>
              <w:spacing w:after="0"/>
              <w:jc w:val="center"/>
              <w:rPr>
                <w:del w:id="9992" w:author="Della Faille Philippe" w:date="2019-08-09T13:33:00Z"/>
                <w:moveFrom w:id="9993" w:author="Della Faille Philippe" w:date="2019-07-09T17:01:00Z"/>
                <w:rFonts w:ascii="Calibri" w:eastAsia="Times New Roman" w:hAnsi="Calibri" w:cs="Calibri"/>
                <w:color w:val="000000"/>
              </w:rPr>
            </w:pPr>
            <w:moveFrom w:id="9994" w:author="Della Faille Philippe" w:date="2019-07-09T17:01:00Z">
              <w:del w:id="9995" w:author="Della Faille Philippe" w:date="2019-08-09T13:33:00Z">
                <w:r w:rsidRPr="00614D51" w:rsidDel="00E27DD8">
                  <w:rPr>
                    <w:rFonts w:ascii="Calibri" w:eastAsia="Times New Roman" w:hAnsi="Calibri" w:cs="Calibri"/>
                    <w:color w:val="000000"/>
                  </w:rPr>
                  <w:delText>106</w:delText>
                </w:r>
              </w:del>
            </w:moveFrom>
          </w:p>
        </w:tc>
        <w:tc>
          <w:tcPr>
            <w:tcW w:w="1276" w:type="dxa"/>
            <w:tcBorders>
              <w:top w:val="nil"/>
              <w:left w:val="nil"/>
              <w:bottom w:val="nil"/>
              <w:right w:val="single" w:sz="4" w:space="0" w:color="auto"/>
            </w:tcBorders>
            <w:shd w:val="clear" w:color="000000" w:fill="A9D08E"/>
            <w:noWrap/>
            <w:vAlign w:val="bottom"/>
            <w:hideMark/>
          </w:tcPr>
          <w:p w14:paraId="1ADCF2E0" w14:textId="7F36D2B4" w:rsidR="00614D51" w:rsidRPr="00614D51" w:rsidDel="00E27DD8" w:rsidRDefault="00614D51" w:rsidP="00614D51">
            <w:pPr>
              <w:spacing w:after="0"/>
              <w:jc w:val="center"/>
              <w:rPr>
                <w:del w:id="9996" w:author="Della Faille Philippe" w:date="2019-08-09T13:33:00Z"/>
                <w:moveFrom w:id="9997" w:author="Della Faille Philippe" w:date="2019-07-09T17:01:00Z"/>
                <w:rFonts w:ascii="Calibri" w:eastAsia="Times New Roman" w:hAnsi="Calibri" w:cs="Calibri"/>
                <w:color w:val="000000"/>
              </w:rPr>
            </w:pPr>
            <w:moveFrom w:id="9998" w:author="Della Faille Philippe" w:date="2019-07-09T17:01:00Z">
              <w:del w:id="9999" w:author="Della Faille Philippe" w:date="2019-08-09T13:33:00Z">
                <w:r w:rsidRPr="00614D51" w:rsidDel="00E27DD8">
                  <w:rPr>
                    <w:rFonts w:ascii="Calibri" w:eastAsia="Times New Roman" w:hAnsi="Calibri" w:cs="Calibri"/>
                    <w:color w:val="000000"/>
                  </w:rPr>
                  <w:delText>0x006A</w:delText>
                </w:r>
              </w:del>
            </w:moveFrom>
          </w:p>
        </w:tc>
      </w:tr>
      <w:tr w:rsidR="00614D51" w:rsidRPr="00614D51" w:rsidDel="00E27DD8" w14:paraId="578BAEC5" w14:textId="36D9780E" w:rsidTr="00614D51">
        <w:trPr>
          <w:trHeight w:val="288"/>
          <w:del w:id="10000" w:author="Della Faille Philippe" w:date="2019-08-09T13:33:00Z"/>
        </w:trPr>
        <w:tc>
          <w:tcPr>
            <w:tcW w:w="960" w:type="dxa"/>
            <w:vMerge/>
            <w:tcBorders>
              <w:top w:val="nil"/>
              <w:left w:val="nil"/>
              <w:bottom w:val="nil"/>
              <w:right w:val="nil"/>
            </w:tcBorders>
            <w:vAlign w:val="center"/>
            <w:hideMark/>
          </w:tcPr>
          <w:p w14:paraId="1CAE3914" w14:textId="720A00A6" w:rsidR="00614D51" w:rsidRPr="00614D51" w:rsidDel="00E27DD8" w:rsidRDefault="00614D51" w:rsidP="00614D51">
            <w:pPr>
              <w:spacing w:after="0"/>
              <w:jc w:val="left"/>
              <w:rPr>
                <w:del w:id="10001" w:author="Della Faille Philippe" w:date="2019-08-09T13:33:00Z"/>
                <w:moveFrom w:id="1000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62D06D49" w14:textId="0084496E" w:rsidR="00614D51" w:rsidRPr="00614D51" w:rsidDel="00E27DD8" w:rsidRDefault="00614D51" w:rsidP="00614D51">
            <w:pPr>
              <w:spacing w:after="0"/>
              <w:jc w:val="left"/>
              <w:rPr>
                <w:del w:id="10003" w:author="Della Faille Philippe" w:date="2019-08-09T13:33:00Z"/>
                <w:moveFrom w:id="10004" w:author="Della Faille Philippe" w:date="2019-07-09T17:01:00Z"/>
                <w:rFonts w:ascii="Calibri" w:eastAsia="Times New Roman" w:hAnsi="Calibri" w:cs="Calibri"/>
                <w:color w:val="000000"/>
              </w:rPr>
            </w:pPr>
            <w:moveFrom w:id="10005" w:author="Della Faille Philippe" w:date="2019-07-09T17:01:00Z">
              <w:del w:id="1000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70FD6C1F" w14:textId="5151AB6C" w:rsidR="00614D51" w:rsidRPr="00614D51" w:rsidDel="00E27DD8" w:rsidRDefault="00614D51" w:rsidP="00614D51">
            <w:pPr>
              <w:spacing w:after="0"/>
              <w:jc w:val="center"/>
              <w:rPr>
                <w:del w:id="10007" w:author="Della Faille Philippe" w:date="2019-08-09T13:33:00Z"/>
                <w:moveFrom w:id="10008" w:author="Della Faille Philippe" w:date="2019-07-09T17:01:00Z"/>
                <w:rFonts w:ascii="Calibri" w:eastAsia="Times New Roman" w:hAnsi="Calibri" w:cs="Calibri"/>
                <w:color w:val="000000"/>
              </w:rPr>
            </w:pPr>
            <w:moveFrom w:id="10009" w:author="Della Faille Philippe" w:date="2019-07-09T17:01:00Z">
              <w:del w:id="10010" w:author="Della Faille Philippe" w:date="2019-08-09T13:33:00Z">
                <w:r w:rsidRPr="00614D51" w:rsidDel="00E27DD8">
                  <w:rPr>
                    <w:rFonts w:ascii="Calibri" w:eastAsia="Times New Roman" w:hAnsi="Calibri" w:cs="Calibri"/>
                    <w:color w:val="000000"/>
                  </w:rPr>
                  <w:delText>67</w:delText>
                </w:r>
              </w:del>
            </w:moveFrom>
          </w:p>
        </w:tc>
        <w:tc>
          <w:tcPr>
            <w:tcW w:w="2680" w:type="dxa"/>
            <w:tcBorders>
              <w:top w:val="nil"/>
              <w:left w:val="nil"/>
              <w:bottom w:val="nil"/>
              <w:right w:val="nil"/>
            </w:tcBorders>
            <w:shd w:val="clear" w:color="000000" w:fill="A9D08E"/>
            <w:noWrap/>
            <w:vAlign w:val="bottom"/>
            <w:hideMark/>
          </w:tcPr>
          <w:p w14:paraId="4529E2F6" w14:textId="7E1F2942" w:rsidR="00614D51" w:rsidRPr="00614D51" w:rsidDel="00E27DD8" w:rsidRDefault="00614D51" w:rsidP="00614D51">
            <w:pPr>
              <w:spacing w:after="0"/>
              <w:jc w:val="left"/>
              <w:rPr>
                <w:del w:id="10011" w:author="Della Faille Philippe" w:date="2019-08-09T13:33:00Z"/>
                <w:moveFrom w:id="10012" w:author="Della Faille Philippe" w:date="2019-07-09T17:01:00Z"/>
                <w:rFonts w:ascii="Calibri" w:eastAsia="Times New Roman" w:hAnsi="Calibri" w:cs="Calibri"/>
                <w:color w:val="000000"/>
              </w:rPr>
            </w:pPr>
            <w:moveFrom w:id="10013" w:author="Della Faille Philippe" w:date="2019-07-09T17:01:00Z">
              <w:del w:id="10014" w:author="Della Faille Philippe" w:date="2019-08-09T13:33:00Z">
                <w:r w:rsidRPr="00614D51" w:rsidDel="00E27DD8">
                  <w:rPr>
                    <w:rFonts w:ascii="Calibri" w:eastAsia="Times New Roman" w:hAnsi="Calibri" w:cs="Calibri"/>
                    <w:color w:val="000000"/>
                  </w:rPr>
                  <w:delText>ADC Voltage reference</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2F4E163" w14:textId="786E6AA4" w:rsidR="00614D51" w:rsidRPr="00614D51" w:rsidDel="00E27DD8" w:rsidRDefault="00614D51" w:rsidP="00614D51">
            <w:pPr>
              <w:spacing w:after="0"/>
              <w:jc w:val="center"/>
              <w:rPr>
                <w:del w:id="10015" w:author="Della Faille Philippe" w:date="2019-08-09T13:33:00Z"/>
                <w:moveFrom w:id="10016" w:author="Della Faille Philippe" w:date="2019-07-09T17:01:00Z"/>
                <w:rFonts w:ascii="Calibri" w:eastAsia="Times New Roman" w:hAnsi="Calibri" w:cs="Calibri"/>
                <w:color w:val="000000"/>
              </w:rPr>
            </w:pPr>
            <w:moveFrom w:id="10017" w:author="Della Faille Philippe" w:date="2019-07-09T17:01:00Z">
              <w:del w:id="10018" w:author="Della Faille Philippe" w:date="2019-08-09T13:33:00Z">
                <w:r w:rsidRPr="00614D51" w:rsidDel="00E27DD8">
                  <w:rPr>
                    <w:rFonts w:ascii="Calibri" w:eastAsia="Times New Roman" w:hAnsi="Calibri" w:cs="Calibri"/>
                    <w:color w:val="000000"/>
                  </w:rPr>
                  <w:delText>V</w:delText>
                </w:r>
              </w:del>
            </w:moveFrom>
          </w:p>
        </w:tc>
        <w:tc>
          <w:tcPr>
            <w:tcW w:w="960" w:type="dxa"/>
            <w:tcBorders>
              <w:top w:val="nil"/>
              <w:left w:val="nil"/>
              <w:bottom w:val="nil"/>
              <w:right w:val="single" w:sz="4" w:space="0" w:color="auto"/>
            </w:tcBorders>
            <w:shd w:val="clear" w:color="000000" w:fill="A9D08E"/>
            <w:noWrap/>
            <w:vAlign w:val="bottom"/>
            <w:hideMark/>
          </w:tcPr>
          <w:p w14:paraId="377793FE" w14:textId="35C43DC0" w:rsidR="00614D51" w:rsidRPr="00614D51" w:rsidDel="00E27DD8" w:rsidRDefault="00614D51" w:rsidP="00614D51">
            <w:pPr>
              <w:spacing w:after="0"/>
              <w:jc w:val="center"/>
              <w:rPr>
                <w:del w:id="10019" w:author="Della Faille Philippe" w:date="2019-08-09T13:33:00Z"/>
                <w:moveFrom w:id="10020" w:author="Della Faille Philippe" w:date="2019-07-09T17:01:00Z"/>
                <w:rFonts w:ascii="Calibri" w:eastAsia="Times New Roman" w:hAnsi="Calibri" w:cs="Calibri"/>
                <w:color w:val="000000"/>
              </w:rPr>
            </w:pPr>
            <w:moveFrom w:id="10021" w:author="Della Faille Philippe" w:date="2019-07-09T17:01:00Z">
              <w:del w:id="1002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01754906" w14:textId="404CCDCC" w:rsidR="00614D51" w:rsidRPr="00614D51" w:rsidDel="00E27DD8" w:rsidRDefault="00614D51" w:rsidP="00614D51">
            <w:pPr>
              <w:spacing w:after="0"/>
              <w:jc w:val="center"/>
              <w:rPr>
                <w:del w:id="10023" w:author="Della Faille Philippe" w:date="2019-08-09T13:33:00Z"/>
                <w:moveFrom w:id="10024" w:author="Della Faille Philippe" w:date="2019-07-09T17:01:00Z"/>
                <w:rFonts w:ascii="Calibri" w:eastAsia="Times New Roman" w:hAnsi="Calibri" w:cs="Calibri"/>
                <w:color w:val="000000"/>
              </w:rPr>
            </w:pPr>
            <w:moveFrom w:id="10025" w:author="Della Faille Philippe" w:date="2019-07-09T17:01:00Z">
              <w:del w:id="1002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0B7F252D" w14:textId="0E767057" w:rsidR="00614D51" w:rsidRPr="00614D51" w:rsidDel="00E27DD8" w:rsidRDefault="00614D51" w:rsidP="00614D51">
            <w:pPr>
              <w:spacing w:after="0"/>
              <w:jc w:val="center"/>
              <w:rPr>
                <w:del w:id="10027" w:author="Della Faille Philippe" w:date="2019-08-09T13:33:00Z"/>
                <w:moveFrom w:id="10028" w:author="Della Faille Philippe" w:date="2019-07-09T17:01:00Z"/>
                <w:rFonts w:ascii="Calibri" w:eastAsia="Times New Roman" w:hAnsi="Calibri" w:cs="Calibri"/>
                <w:color w:val="000000"/>
              </w:rPr>
            </w:pPr>
            <w:moveFrom w:id="10029" w:author="Della Faille Philippe" w:date="2019-07-09T17:01:00Z">
              <w:del w:id="10030" w:author="Della Faille Philippe" w:date="2019-08-09T13:33:00Z">
                <w:r w:rsidRPr="00614D51" w:rsidDel="00E27DD8">
                  <w:rPr>
                    <w:rFonts w:ascii="Calibri" w:eastAsia="Times New Roman" w:hAnsi="Calibri" w:cs="Calibri"/>
                    <w:color w:val="000000"/>
                  </w:rPr>
                  <w:delText>108</w:delText>
                </w:r>
              </w:del>
            </w:moveFrom>
          </w:p>
        </w:tc>
        <w:tc>
          <w:tcPr>
            <w:tcW w:w="1276" w:type="dxa"/>
            <w:tcBorders>
              <w:top w:val="nil"/>
              <w:left w:val="nil"/>
              <w:bottom w:val="nil"/>
              <w:right w:val="single" w:sz="4" w:space="0" w:color="auto"/>
            </w:tcBorders>
            <w:shd w:val="clear" w:color="000000" w:fill="A9D08E"/>
            <w:noWrap/>
            <w:vAlign w:val="bottom"/>
            <w:hideMark/>
          </w:tcPr>
          <w:p w14:paraId="27C1F974" w14:textId="22EE9BBD" w:rsidR="00614D51" w:rsidRPr="00614D51" w:rsidDel="00E27DD8" w:rsidRDefault="00614D51" w:rsidP="00614D51">
            <w:pPr>
              <w:spacing w:after="0"/>
              <w:jc w:val="center"/>
              <w:rPr>
                <w:del w:id="10031" w:author="Della Faille Philippe" w:date="2019-08-09T13:33:00Z"/>
                <w:moveFrom w:id="10032" w:author="Della Faille Philippe" w:date="2019-07-09T17:01:00Z"/>
                <w:rFonts w:ascii="Calibri" w:eastAsia="Times New Roman" w:hAnsi="Calibri" w:cs="Calibri"/>
                <w:color w:val="000000"/>
              </w:rPr>
            </w:pPr>
            <w:moveFrom w:id="10033" w:author="Della Faille Philippe" w:date="2019-07-09T17:01:00Z">
              <w:del w:id="10034" w:author="Della Faille Philippe" w:date="2019-08-09T13:33:00Z">
                <w:r w:rsidRPr="00614D51" w:rsidDel="00E27DD8">
                  <w:rPr>
                    <w:rFonts w:ascii="Calibri" w:eastAsia="Times New Roman" w:hAnsi="Calibri" w:cs="Calibri"/>
                    <w:color w:val="000000"/>
                  </w:rPr>
                  <w:delText>0x006C</w:delText>
                </w:r>
              </w:del>
            </w:moveFrom>
          </w:p>
        </w:tc>
      </w:tr>
      <w:tr w:rsidR="00614D51" w:rsidRPr="00614D51" w:rsidDel="00E27DD8" w14:paraId="54604E40" w14:textId="2D20CDC9" w:rsidTr="00614D51">
        <w:trPr>
          <w:trHeight w:val="288"/>
          <w:del w:id="10035" w:author="Della Faille Philippe" w:date="2019-08-09T13:33:00Z"/>
        </w:trPr>
        <w:tc>
          <w:tcPr>
            <w:tcW w:w="960" w:type="dxa"/>
            <w:vMerge/>
            <w:tcBorders>
              <w:top w:val="nil"/>
              <w:left w:val="nil"/>
              <w:bottom w:val="nil"/>
              <w:right w:val="nil"/>
            </w:tcBorders>
            <w:vAlign w:val="center"/>
            <w:hideMark/>
          </w:tcPr>
          <w:p w14:paraId="24BC92AC" w14:textId="4FDF751F" w:rsidR="00614D51" w:rsidRPr="00614D51" w:rsidDel="00E27DD8" w:rsidRDefault="00614D51" w:rsidP="00614D51">
            <w:pPr>
              <w:spacing w:after="0"/>
              <w:jc w:val="left"/>
              <w:rPr>
                <w:del w:id="10036" w:author="Della Faille Philippe" w:date="2019-08-09T13:33:00Z"/>
                <w:moveFrom w:id="1003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1539D35" w14:textId="03B23BC7" w:rsidR="00614D51" w:rsidRPr="00614D51" w:rsidDel="00E27DD8" w:rsidRDefault="00614D51" w:rsidP="00614D51">
            <w:pPr>
              <w:spacing w:after="0"/>
              <w:jc w:val="left"/>
              <w:rPr>
                <w:del w:id="10038" w:author="Della Faille Philippe" w:date="2019-08-09T13:33:00Z"/>
                <w:moveFrom w:id="10039" w:author="Della Faille Philippe" w:date="2019-07-09T17:01:00Z"/>
                <w:rFonts w:ascii="Calibri" w:eastAsia="Times New Roman" w:hAnsi="Calibri" w:cs="Calibri"/>
                <w:color w:val="000000"/>
              </w:rPr>
            </w:pPr>
            <w:moveFrom w:id="10040" w:author="Della Faille Philippe" w:date="2019-07-09T17:01:00Z">
              <w:del w:id="1004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FC2FA75" w14:textId="4A0544CF" w:rsidR="00614D51" w:rsidRPr="00614D51" w:rsidDel="00E27DD8" w:rsidRDefault="00614D51" w:rsidP="00614D51">
            <w:pPr>
              <w:spacing w:after="0"/>
              <w:jc w:val="center"/>
              <w:rPr>
                <w:del w:id="10042" w:author="Della Faille Philippe" w:date="2019-08-09T13:33:00Z"/>
                <w:moveFrom w:id="10043" w:author="Della Faille Philippe" w:date="2019-07-09T17:01:00Z"/>
                <w:rFonts w:ascii="Calibri" w:eastAsia="Times New Roman" w:hAnsi="Calibri" w:cs="Calibri"/>
                <w:color w:val="000000"/>
              </w:rPr>
            </w:pPr>
            <w:moveFrom w:id="10044" w:author="Della Faille Philippe" w:date="2019-07-09T17:01:00Z">
              <w:del w:id="10045" w:author="Della Faille Philippe" w:date="2019-08-09T13:33:00Z">
                <w:r w:rsidRPr="00614D51" w:rsidDel="00E27DD8">
                  <w:rPr>
                    <w:rFonts w:ascii="Calibri" w:eastAsia="Times New Roman" w:hAnsi="Calibri" w:cs="Calibri"/>
                    <w:color w:val="000000"/>
                  </w:rPr>
                  <w:delText>68</w:delText>
                </w:r>
              </w:del>
            </w:moveFrom>
          </w:p>
        </w:tc>
        <w:tc>
          <w:tcPr>
            <w:tcW w:w="2680" w:type="dxa"/>
            <w:tcBorders>
              <w:top w:val="nil"/>
              <w:left w:val="nil"/>
              <w:bottom w:val="nil"/>
              <w:right w:val="nil"/>
            </w:tcBorders>
            <w:shd w:val="clear" w:color="000000" w:fill="A9D08E"/>
            <w:noWrap/>
            <w:vAlign w:val="bottom"/>
            <w:hideMark/>
          </w:tcPr>
          <w:p w14:paraId="660F2C40" w14:textId="3A12BC72" w:rsidR="00614D51" w:rsidRPr="00614D51" w:rsidDel="00E27DD8" w:rsidRDefault="00614D51" w:rsidP="00614D51">
            <w:pPr>
              <w:spacing w:after="0"/>
              <w:jc w:val="left"/>
              <w:rPr>
                <w:del w:id="10046" w:author="Della Faille Philippe" w:date="2019-08-09T13:33:00Z"/>
                <w:moveFrom w:id="10047" w:author="Della Faille Philippe" w:date="2019-07-09T17:01:00Z"/>
                <w:rFonts w:ascii="Calibri" w:eastAsia="Times New Roman" w:hAnsi="Calibri" w:cs="Calibri"/>
                <w:color w:val="000000"/>
              </w:rPr>
            </w:pPr>
            <w:moveFrom w:id="10048" w:author="Della Faille Philippe" w:date="2019-07-09T17:01:00Z">
              <w:del w:id="10049" w:author="Della Faille Philippe" w:date="2019-08-09T13:33:00Z">
                <w:r w:rsidRPr="00614D51" w:rsidDel="00E27DD8">
                  <w:rPr>
                    <w:rFonts w:ascii="Calibri" w:eastAsia="Times New Roman" w:hAnsi="Calibri" w:cs="Calibri"/>
                    <w:color w:val="000000"/>
                  </w:rPr>
                  <w:delText>Junction temperature P1</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6F21739B" w14:textId="14A4E44F" w:rsidR="00614D51" w:rsidRPr="00614D51" w:rsidDel="00E27DD8" w:rsidRDefault="00614D51" w:rsidP="00614D51">
            <w:pPr>
              <w:spacing w:after="0"/>
              <w:jc w:val="center"/>
              <w:rPr>
                <w:del w:id="10050" w:author="Della Faille Philippe" w:date="2019-08-09T13:33:00Z"/>
                <w:moveFrom w:id="10051" w:author="Della Faille Philippe" w:date="2019-07-09T17:01:00Z"/>
                <w:rFonts w:ascii="Calibri" w:eastAsia="Times New Roman" w:hAnsi="Calibri" w:cs="Calibri"/>
                <w:color w:val="000000"/>
              </w:rPr>
            </w:pPr>
            <w:moveFrom w:id="10052" w:author="Della Faille Philippe" w:date="2019-07-09T17:01:00Z">
              <w:del w:id="1005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715CF1C6" w14:textId="288C1042" w:rsidR="00614D51" w:rsidRPr="00614D51" w:rsidDel="00E27DD8" w:rsidRDefault="00614D51" w:rsidP="00614D51">
            <w:pPr>
              <w:spacing w:after="0"/>
              <w:jc w:val="center"/>
              <w:rPr>
                <w:del w:id="10054" w:author="Della Faille Philippe" w:date="2019-08-09T13:33:00Z"/>
                <w:moveFrom w:id="10055" w:author="Della Faille Philippe" w:date="2019-07-09T17:01:00Z"/>
                <w:rFonts w:ascii="Calibri" w:eastAsia="Times New Roman" w:hAnsi="Calibri" w:cs="Calibri"/>
                <w:color w:val="000000"/>
              </w:rPr>
            </w:pPr>
            <w:moveFrom w:id="10056" w:author="Della Faille Philippe" w:date="2019-07-09T17:01:00Z">
              <w:del w:id="1005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15B42B7F" w14:textId="7E17B5AF" w:rsidR="00614D51" w:rsidRPr="00614D51" w:rsidDel="00E27DD8" w:rsidRDefault="00614D51" w:rsidP="00614D51">
            <w:pPr>
              <w:spacing w:after="0"/>
              <w:jc w:val="center"/>
              <w:rPr>
                <w:del w:id="10058" w:author="Della Faille Philippe" w:date="2019-08-09T13:33:00Z"/>
                <w:moveFrom w:id="10059" w:author="Della Faille Philippe" w:date="2019-07-09T17:01:00Z"/>
                <w:rFonts w:ascii="Calibri" w:eastAsia="Times New Roman" w:hAnsi="Calibri" w:cs="Calibri"/>
                <w:color w:val="000000"/>
              </w:rPr>
            </w:pPr>
            <w:moveFrom w:id="10060" w:author="Della Faille Philippe" w:date="2019-07-09T17:01:00Z">
              <w:del w:id="1006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BF576A3" w14:textId="5621816B" w:rsidR="00614D51" w:rsidRPr="00614D51" w:rsidDel="00E27DD8" w:rsidRDefault="00614D51" w:rsidP="00614D51">
            <w:pPr>
              <w:spacing w:after="0"/>
              <w:jc w:val="center"/>
              <w:rPr>
                <w:del w:id="10062" w:author="Della Faille Philippe" w:date="2019-08-09T13:33:00Z"/>
                <w:moveFrom w:id="10063" w:author="Della Faille Philippe" w:date="2019-07-09T17:01:00Z"/>
                <w:rFonts w:ascii="Calibri" w:eastAsia="Times New Roman" w:hAnsi="Calibri" w:cs="Calibri"/>
                <w:color w:val="000000"/>
              </w:rPr>
            </w:pPr>
            <w:moveFrom w:id="10064" w:author="Della Faille Philippe" w:date="2019-07-09T17:01:00Z">
              <w:del w:id="10065" w:author="Della Faille Philippe" w:date="2019-08-09T13:33:00Z">
                <w:r w:rsidRPr="00614D51" w:rsidDel="00E27DD8">
                  <w:rPr>
                    <w:rFonts w:ascii="Calibri" w:eastAsia="Times New Roman" w:hAnsi="Calibri" w:cs="Calibri"/>
                    <w:color w:val="000000"/>
                  </w:rPr>
                  <w:delText>110</w:delText>
                </w:r>
              </w:del>
            </w:moveFrom>
          </w:p>
        </w:tc>
        <w:tc>
          <w:tcPr>
            <w:tcW w:w="1276" w:type="dxa"/>
            <w:tcBorders>
              <w:top w:val="nil"/>
              <w:left w:val="nil"/>
              <w:bottom w:val="nil"/>
              <w:right w:val="single" w:sz="4" w:space="0" w:color="auto"/>
            </w:tcBorders>
            <w:shd w:val="clear" w:color="000000" w:fill="A9D08E"/>
            <w:noWrap/>
            <w:vAlign w:val="bottom"/>
            <w:hideMark/>
          </w:tcPr>
          <w:p w14:paraId="52D51A57" w14:textId="5D555167" w:rsidR="00614D51" w:rsidRPr="00614D51" w:rsidDel="00E27DD8" w:rsidRDefault="00614D51" w:rsidP="00614D51">
            <w:pPr>
              <w:spacing w:after="0"/>
              <w:jc w:val="center"/>
              <w:rPr>
                <w:del w:id="10066" w:author="Della Faille Philippe" w:date="2019-08-09T13:33:00Z"/>
                <w:moveFrom w:id="10067" w:author="Della Faille Philippe" w:date="2019-07-09T17:01:00Z"/>
                <w:rFonts w:ascii="Calibri" w:eastAsia="Times New Roman" w:hAnsi="Calibri" w:cs="Calibri"/>
                <w:color w:val="000000"/>
              </w:rPr>
            </w:pPr>
            <w:moveFrom w:id="10068" w:author="Della Faille Philippe" w:date="2019-07-09T17:01:00Z">
              <w:del w:id="10069" w:author="Della Faille Philippe" w:date="2019-08-09T13:33:00Z">
                <w:r w:rsidRPr="00614D51" w:rsidDel="00E27DD8">
                  <w:rPr>
                    <w:rFonts w:ascii="Calibri" w:eastAsia="Times New Roman" w:hAnsi="Calibri" w:cs="Calibri"/>
                    <w:color w:val="000000"/>
                  </w:rPr>
                  <w:delText>0x006E</w:delText>
                </w:r>
              </w:del>
            </w:moveFrom>
          </w:p>
        </w:tc>
      </w:tr>
      <w:tr w:rsidR="00614D51" w:rsidRPr="00614D51" w:rsidDel="00E27DD8" w14:paraId="6FB02C01" w14:textId="7F7A7398" w:rsidTr="00614D51">
        <w:trPr>
          <w:trHeight w:val="288"/>
          <w:del w:id="10070" w:author="Della Faille Philippe" w:date="2019-08-09T13:33:00Z"/>
        </w:trPr>
        <w:tc>
          <w:tcPr>
            <w:tcW w:w="960" w:type="dxa"/>
            <w:vMerge/>
            <w:tcBorders>
              <w:top w:val="nil"/>
              <w:left w:val="nil"/>
              <w:bottom w:val="nil"/>
              <w:right w:val="nil"/>
            </w:tcBorders>
            <w:vAlign w:val="center"/>
            <w:hideMark/>
          </w:tcPr>
          <w:p w14:paraId="0DA6D481" w14:textId="5E836B0A" w:rsidR="00614D51" w:rsidRPr="00614D51" w:rsidDel="00E27DD8" w:rsidRDefault="00614D51" w:rsidP="00614D51">
            <w:pPr>
              <w:spacing w:after="0"/>
              <w:jc w:val="left"/>
              <w:rPr>
                <w:del w:id="10071" w:author="Della Faille Philippe" w:date="2019-08-09T13:33:00Z"/>
                <w:moveFrom w:id="1007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543317E1" w14:textId="2234BA8F" w:rsidR="00614D51" w:rsidRPr="00614D51" w:rsidDel="00E27DD8" w:rsidRDefault="00614D51" w:rsidP="00614D51">
            <w:pPr>
              <w:spacing w:after="0"/>
              <w:jc w:val="left"/>
              <w:rPr>
                <w:del w:id="10073" w:author="Della Faille Philippe" w:date="2019-08-09T13:33:00Z"/>
                <w:moveFrom w:id="10074" w:author="Della Faille Philippe" w:date="2019-07-09T17:01:00Z"/>
                <w:rFonts w:ascii="Calibri" w:eastAsia="Times New Roman" w:hAnsi="Calibri" w:cs="Calibri"/>
                <w:color w:val="000000"/>
              </w:rPr>
            </w:pPr>
            <w:moveFrom w:id="10075" w:author="Della Faille Philippe" w:date="2019-07-09T17:01:00Z">
              <w:del w:id="1007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4727E35C" w14:textId="1ACCF879" w:rsidR="00614D51" w:rsidRPr="00614D51" w:rsidDel="00E27DD8" w:rsidRDefault="00614D51" w:rsidP="00614D51">
            <w:pPr>
              <w:spacing w:after="0"/>
              <w:jc w:val="center"/>
              <w:rPr>
                <w:del w:id="10077" w:author="Della Faille Philippe" w:date="2019-08-09T13:33:00Z"/>
                <w:moveFrom w:id="10078" w:author="Della Faille Philippe" w:date="2019-07-09T17:01:00Z"/>
                <w:rFonts w:ascii="Calibri" w:eastAsia="Times New Roman" w:hAnsi="Calibri" w:cs="Calibri"/>
                <w:color w:val="000000"/>
              </w:rPr>
            </w:pPr>
            <w:moveFrom w:id="10079" w:author="Della Faille Philippe" w:date="2019-07-09T17:01:00Z">
              <w:del w:id="10080" w:author="Della Faille Philippe" w:date="2019-08-09T13:33:00Z">
                <w:r w:rsidRPr="00614D51" w:rsidDel="00E27DD8">
                  <w:rPr>
                    <w:rFonts w:ascii="Calibri" w:eastAsia="Times New Roman" w:hAnsi="Calibri" w:cs="Calibri"/>
                    <w:color w:val="000000"/>
                  </w:rPr>
                  <w:delText>69</w:delText>
                </w:r>
              </w:del>
            </w:moveFrom>
          </w:p>
        </w:tc>
        <w:tc>
          <w:tcPr>
            <w:tcW w:w="2680" w:type="dxa"/>
            <w:tcBorders>
              <w:top w:val="nil"/>
              <w:left w:val="nil"/>
              <w:bottom w:val="nil"/>
              <w:right w:val="nil"/>
            </w:tcBorders>
            <w:shd w:val="clear" w:color="000000" w:fill="A9D08E"/>
            <w:noWrap/>
            <w:vAlign w:val="bottom"/>
            <w:hideMark/>
          </w:tcPr>
          <w:p w14:paraId="604A2B58" w14:textId="338A9F30" w:rsidR="00614D51" w:rsidRPr="00614D51" w:rsidDel="00E27DD8" w:rsidRDefault="00614D51" w:rsidP="00614D51">
            <w:pPr>
              <w:spacing w:after="0"/>
              <w:jc w:val="left"/>
              <w:rPr>
                <w:del w:id="10081" w:author="Della Faille Philippe" w:date="2019-08-09T13:33:00Z"/>
                <w:moveFrom w:id="10082" w:author="Della Faille Philippe" w:date="2019-07-09T17:01:00Z"/>
                <w:rFonts w:ascii="Calibri" w:eastAsia="Times New Roman" w:hAnsi="Calibri" w:cs="Calibri"/>
                <w:color w:val="000000"/>
              </w:rPr>
            </w:pPr>
            <w:moveFrom w:id="10083" w:author="Della Faille Philippe" w:date="2019-07-09T17:01:00Z">
              <w:del w:id="10084" w:author="Della Faille Philippe" w:date="2019-08-09T13:33:00Z">
                <w:r w:rsidRPr="00614D51" w:rsidDel="00E27DD8">
                  <w:rPr>
                    <w:rFonts w:ascii="Calibri" w:eastAsia="Times New Roman" w:hAnsi="Calibri" w:cs="Calibri"/>
                    <w:color w:val="000000"/>
                  </w:rPr>
                  <w:delText>Junction temperature P2</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86DB087" w14:textId="5C663E03" w:rsidR="00614D51" w:rsidRPr="00614D51" w:rsidDel="00E27DD8" w:rsidRDefault="00614D51" w:rsidP="00614D51">
            <w:pPr>
              <w:spacing w:after="0"/>
              <w:jc w:val="center"/>
              <w:rPr>
                <w:del w:id="10085" w:author="Della Faille Philippe" w:date="2019-08-09T13:33:00Z"/>
                <w:moveFrom w:id="10086" w:author="Della Faille Philippe" w:date="2019-07-09T17:01:00Z"/>
                <w:rFonts w:ascii="Calibri" w:eastAsia="Times New Roman" w:hAnsi="Calibri" w:cs="Calibri"/>
                <w:color w:val="000000"/>
              </w:rPr>
            </w:pPr>
            <w:moveFrom w:id="10087" w:author="Della Faille Philippe" w:date="2019-07-09T17:01:00Z">
              <w:del w:id="1008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4319F18D" w14:textId="370B5013" w:rsidR="00614D51" w:rsidRPr="00614D51" w:rsidDel="00E27DD8" w:rsidRDefault="00614D51" w:rsidP="00614D51">
            <w:pPr>
              <w:spacing w:after="0"/>
              <w:jc w:val="center"/>
              <w:rPr>
                <w:del w:id="10089" w:author="Della Faille Philippe" w:date="2019-08-09T13:33:00Z"/>
                <w:moveFrom w:id="10090" w:author="Della Faille Philippe" w:date="2019-07-09T17:01:00Z"/>
                <w:rFonts w:ascii="Calibri" w:eastAsia="Times New Roman" w:hAnsi="Calibri" w:cs="Calibri"/>
                <w:color w:val="000000"/>
              </w:rPr>
            </w:pPr>
            <w:moveFrom w:id="10091" w:author="Della Faille Philippe" w:date="2019-07-09T17:01:00Z">
              <w:del w:id="1009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55548523" w14:textId="06B93F02" w:rsidR="00614D51" w:rsidRPr="00614D51" w:rsidDel="00E27DD8" w:rsidRDefault="00614D51" w:rsidP="00614D51">
            <w:pPr>
              <w:spacing w:after="0"/>
              <w:jc w:val="center"/>
              <w:rPr>
                <w:del w:id="10093" w:author="Della Faille Philippe" w:date="2019-08-09T13:33:00Z"/>
                <w:moveFrom w:id="10094" w:author="Della Faille Philippe" w:date="2019-07-09T17:01:00Z"/>
                <w:rFonts w:ascii="Calibri" w:eastAsia="Times New Roman" w:hAnsi="Calibri" w:cs="Calibri"/>
                <w:color w:val="000000"/>
              </w:rPr>
            </w:pPr>
            <w:moveFrom w:id="10095" w:author="Della Faille Philippe" w:date="2019-07-09T17:01:00Z">
              <w:del w:id="1009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26848488" w14:textId="6A44423B" w:rsidR="00614D51" w:rsidRPr="00614D51" w:rsidDel="00E27DD8" w:rsidRDefault="00614D51" w:rsidP="00614D51">
            <w:pPr>
              <w:spacing w:after="0"/>
              <w:jc w:val="center"/>
              <w:rPr>
                <w:del w:id="10097" w:author="Della Faille Philippe" w:date="2019-08-09T13:33:00Z"/>
                <w:moveFrom w:id="10098" w:author="Della Faille Philippe" w:date="2019-07-09T17:01:00Z"/>
                <w:rFonts w:ascii="Calibri" w:eastAsia="Times New Roman" w:hAnsi="Calibri" w:cs="Calibri"/>
                <w:color w:val="000000"/>
              </w:rPr>
            </w:pPr>
            <w:moveFrom w:id="10099" w:author="Della Faille Philippe" w:date="2019-07-09T17:01:00Z">
              <w:del w:id="10100" w:author="Della Faille Philippe" w:date="2019-08-09T13:33:00Z">
                <w:r w:rsidRPr="00614D51" w:rsidDel="00E27DD8">
                  <w:rPr>
                    <w:rFonts w:ascii="Calibri" w:eastAsia="Times New Roman" w:hAnsi="Calibri" w:cs="Calibri"/>
                    <w:color w:val="000000"/>
                  </w:rPr>
                  <w:delText>112</w:delText>
                </w:r>
              </w:del>
            </w:moveFrom>
          </w:p>
        </w:tc>
        <w:tc>
          <w:tcPr>
            <w:tcW w:w="1276" w:type="dxa"/>
            <w:tcBorders>
              <w:top w:val="nil"/>
              <w:left w:val="nil"/>
              <w:bottom w:val="nil"/>
              <w:right w:val="single" w:sz="4" w:space="0" w:color="auto"/>
            </w:tcBorders>
            <w:shd w:val="clear" w:color="000000" w:fill="A9D08E"/>
            <w:noWrap/>
            <w:vAlign w:val="bottom"/>
            <w:hideMark/>
          </w:tcPr>
          <w:p w14:paraId="44DD0FB3" w14:textId="3FFA46C9" w:rsidR="00614D51" w:rsidRPr="00614D51" w:rsidDel="00E27DD8" w:rsidRDefault="00614D51" w:rsidP="00614D51">
            <w:pPr>
              <w:spacing w:after="0"/>
              <w:jc w:val="center"/>
              <w:rPr>
                <w:del w:id="10101" w:author="Della Faille Philippe" w:date="2019-08-09T13:33:00Z"/>
                <w:moveFrom w:id="10102" w:author="Della Faille Philippe" w:date="2019-07-09T17:01:00Z"/>
                <w:rFonts w:ascii="Calibri" w:eastAsia="Times New Roman" w:hAnsi="Calibri" w:cs="Calibri"/>
                <w:color w:val="000000"/>
              </w:rPr>
            </w:pPr>
            <w:moveFrom w:id="10103" w:author="Della Faille Philippe" w:date="2019-07-09T17:01:00Z">
              <w:del w:id="10104" w:author="Della Faille Philippe" w:date="2019-08-09T13:33:00Z">
                <w:r w:rsidRPr="00614D51" w:rsidDel="00E27DD8">
                  <w:rPr>
                    <w:rFonts w:ascii="Calibri" w:eastAsia="Times New Roman" w:hAnsi="Calibri" w:cs="Calibri"/>
                    <w:color w:val="000000"/>
                  </w:rPr>
                  <w:delText>0x0070</w:delText>
                </w:r>
              </w:del>
            </w:moveFrom>
          </w:p>
        </w:tc>
      </w:tr>
      <w:tr w:rsidR="00614D51" w:rsidRPr="00614D51" w:rsidDel="00E27DD8" w14:paraId="3FE43A66" w14:textId="2E61E822" w:rsidTr="00614D51">
        <w:trPr>
          <w:trHeight w:val="288"/>
          <w:del w:id="10105" w:author="Della Faille Philippe" w:date="2019-08-09T13:33:00Z"/>
        </w:trPr>
        <w:tc>
          <w:tcPr>
            <w:tcW w:w="960" w:type="dxa"/>
            <w:vMerge/>
            <w:tcBorders>
              <w:top w:val="nil"/>
              <w:left w:val="nil"/>
              <w:bottom w:val="nil"/>
              <w:right w:val="nil"/>
            </w:tcBorders>
            <w:vAlign w:val="center"/>
            <w:hideMark/>
          </w:tcPr>
          <w:p w14:paraId="5495045E" w14:textId="17B1819C" w:rsidR="00614D51" w:rsidRPr="00614D51" w:rsidDel="00E27DD8" w:rsidRDefault="00614D51" w:rsidP="00614D51">
            <w:pPr>
              <w:spacing w:after="0"/>
              <w:jc w:val="left"/>
              <w:rPr>
                <w:del w:id="10106" w:author="Della Faille Philippe" w:date="2019-08-09T13:33:00Z"/>
                <w:moveFrom w:id="1010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73D57A77" w14:textId="3BEE605E" w:rsidR="00614D51" w:rsidRPr="00614D51" w:rsidDel="00E27DD8" w:rsidRDefault="00614D51" w:rsidP="00614D51">
            <w:pPr>
              <w:spacing w:after="0"/>
              <w:jc w:val="left"/>
              <w:rPr>
                <w:del w:id="10108" w:author="Della Faille Philippe" w:date="2019-08-09T13:33:00Z"/>
                <w:moveFrom w:id="10109" w:author="Della Faille Philippe" w:date="2019-07-09T17:01:00Z"/>
                <w:rFonts w:ascii="Calibri" w:eastAsia="Times New Roman" w:hAnsi="Calibri" w:cs="Calibri"/>
                <w:color w:val="000000"/>
              </w:rPr>
            </w:pPr>
            <w:moveFrom w:id="10110" w:author="Della Faille Philippe" w:date="2019-07-09T17:01:00Z">
              <w:del w:id="1011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5FC80BC8" w14:textId="1EA72CC6" w:rsidR="00614D51" w:rsidRPr="00614D51" w:rsidDel="00E27DD8" w:rsidRDefault="00614D51" w:rsidP="00614D51">
            <w:pPr>
              <w:spacing w:after="0"/>
              <w:jc w:val="center"/>
              <w:rPr>
                <w:del w:id="10112" w:author="Della Faille Philippe" w:date="2019-08-09T13:33:00Z"/>
                <w:moveFrom w:id="10113" w:author="Della Faille Philippe" w:date="2019-07-09T17:01:00Z"/>
                <w:rFonts w:ascii="Calibri" w:eastAsia="Times New Roman" w:hAnsi="Calibri" w:cs="Calibri"/>
                <w:color w:val="000000"/>
              </w:rPr>
            </w:pPr>
            <w:moveFrom w:id="10114" w:author="Della Faille Philippe" w:date="2019-07-09T17:01:00Z">
              <w:del w:id="10115" w:author="Della Faille Philippe" w:date="2019-08-09T13:33:00Z">
                <w:r w:rsidRPr="00614D51" w:rsidDel="00E27DD8">
                  <w:rPr>
                    <w:rFonts w:ascii="Calibri" w:eastAsia="Times New Roman" w:hAnsi="Calibri" w:cs="Calibri"/>
                    <w:color w:val="000000"/>
                  </w:rPr>
                  <w:delText>70</w:delText>
                </w:r>
              </w:del>
            </w:moveFrom>
          </w:p>
        </w:tc>
        <w:tc>
          <w:tcPr>
            <w:tcW w:w="2680" w:type="dxa"/>
            <w:tcBorders>
              <w:top w:val="nil"/>
              <w:left w:val="nil"/>
              <w:bottom w:val="nil"/>
              <w:right w:val="nil"/>
            </w:tcBorders>
            <w:shd w:val="clear" w:color="000000" w:fill="A9D08E"/>
            <w:noWrap/>
            <w:vAlign w:val="bottom"/>
            <w:hideMark/>
          </w:tcPr>
          <w:p w14:paraId="1878EEDF" w14:textId="17215662" w:rsidR="00614D51" w:rsidRPr="00614D51" w:rsidDel="00E27DD8" w:rsidRDefault="00614D51" w:rsidP="00614D51">
            <w:pPr>
              <w:spacing w:after="0"/>
              <w:jc w:val="left"/>
              <w:rPr>
                <w:del w:id="10116" w:author="Della Faille Philippe" w:date="2019-08-09T13:33:00Z"/>
                <w:moveFrom w:id="10117" w:author="Della Faille Philippe" w:date="2019-07-09T17:01:00Z"/>
                <w:rFonts w:ascii="Calibri" w:eastAsia="Times New Roman" w:hAnsi="Calibri" w:cs="Calibri"/>
                <w:color w:val="000000"/>
              </w:rPr>
            </w:pPr>
            <w:moveFrom w:id="10118" w:author="Della Faille Philippe" w:date="2019-07-09T17:01:00Z">
              <w:del w:id="10119" w:author="Della Faille Philippe" w:date="2019-08-09T13:33:00Z">
                <w:r w:rsidRPr="00614D51" w:rsidDel="00E27DD8">
                  <w:rPr>
                    <w:rFonts w:ascii="Calibri" w:eastAsia="Times New Roman" w:hAnsi="Calibri" w:cs="Calibri"/>
                    <w:color w:val="000000"/>
                  </w:rPr>
                  <w:delText>Junction temperature P3</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7270941C" w14:textId="765EF6EA" w:rsidR="00614D51" w:rsidRPr="00614D51" w:rsidDel="00E27DD8" w:rsidRDefault="00614D51" w:rsidP="00614D51">
            <w:pPr>
              <w:spacing w:after="0"/>
              <w:jc w:val="center"/>
              <w:rPr>
                <w:del w:id="10120" w:author="Della Faille Philippe" w:date="2019-08-09T13:33:00Z"/>
                <w:moveFrom w:id="10121" w:author="Della Faille Philippe" w:date="2019-07-09T17:01:00Z"/>
                <w:rFonts w:ascii="Calibri" w:eastAsia="Times New Roman" w:hAnsi="Calibri" w:cs="Calibri"/>
                <w:color w:val="000000"/>
              </w:rPr>
            </w:pPr>
            <w:moveFrom w:id="10122" w:author="Della Faille Philippe" w:date="2019-07-09T17:01:00Z">
              <w:del w:id="1012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63EEF1BA" w14:textId="337AC529" w:rsidR="00614D51" w:rsidRPr="00614D51" w:rsidDel="00E27DD8" w:rsidRDefault="00614D51" w:rsidP="00614D51">
            <w:pPr>
              <w:spacing w:after="0"/>
              <w:jc w:val="center"/>
              <w:rPr>
                <w:del w:id="10124" w:author="Della Faille Philippe" w:date="2019-08-09T13:33:00Z"/>
                <w:moveFrom w:id="10125" w:author="Della Faille Philippe" w:date="2019-07-09T17:01:00Z"/>
                <w:rFonts w:ascii="Calibri" w:eastAsia="Times New Roman" w:hAnsi="Calibri" w:cs="Calibri"/>
                <w:color w:val="000000"/>
              </w:rPr>
            </w:pPr>
            <w:moveFrom w:id="10126" w:author="Della Faille Philippe" w:date="2019-07-09T17:01:00Z">
              <w:del w:id="1012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0BC5AA3" w14:textId="4993B3C2" w:rsidR="00614D51" w:rsidRPr="00614D51" w:rsidDel="00E27DD8" w:rsidRDefault="00614D51" w:rsidP="00614D51">
            <w:pPr>
              <w:spacing w:after="0"/>
              <w:jc w:val="center"/>
              <w:rPr>
                <w:del w:id="10128" w:author="Della Faille Philippe" w:date="2019-08-09T13:33:00Z"/>
                <w:moveFrom w:id="10129" w:author="Della Faille Philippe" w:date="2019-07-09T17:01:00Z"/>
                <w:rFonts w:ascii="Calibri" w:eastAsia="Times New Roman" w:hAnsi="Calibri" w:cs="Calibri"/>
                <w:color w:val="000000"/>
              </w:rPr>
            </w:pPr>
            <w:moveFrom w:id="10130" w:author="Della Faille Philippe" w:date="2019-07-09T17:01:00Z">
              <w:del w:id="1013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34EE18E6" w14:textId="0ED0A3BB" w:rsidR="00614D51" w:rsidRPr="00614D51" w:rsidDel="00E27DD8" w:rsidRDefault="00614D51" w:rsidP="00614D51">
            <w:pPr>
              <w:spacing w:after="0"/>
              <w:jc w:val="center"/>
              <w:rPr>
                <w:del w:id="10132" w:author="Della Faille Philippe" w:date="2019-08-09T13:33:00Z"/>
                <w:moveFrom w:id="10133" w:author="Della Faille Philippe" w:date="2019-07-09T17:01:00Z"/>
                <w:rFonts w:ascii="Calibri" w:eastAsia="Times New Roman" w:hAnsi="Calibri" w:cs="Calibri"/>
                <w:color w:val="000000"/>
              </w:rPr>
            </w:pPr>
            <w:moveFrom w:id="10134" w:author="Della Faille Philippe" w:date="2019-07-09T17:01:00Z">
              <w:del w:id="10135" w:author="Della Faille Philippe" w:date="2019-08-09T13:33:00Z">
                <w:r w:rsidRPr="00614D51" w:rsidDel="00E27DD8">
                  <w:rPr>
                    <w:rFonts w:ascii="Calibri" w:eastAsia="Times New Roman" w:hAnsi="Calibri" w:cs="Calibri"/>
                    <w:color w:val="000000"/>
                  </w:rPr>
                  <w:delText>114</w:delText>
                </w:r>
              </w:del>
            </w:moveFrom>
          </w:p>
        </w:tc>
        <w:tc>
          <w:tcPr>
            <w:tcW w:w="1276" w:type="dxa"/>
            <w:tcBorders>
              <w:top w:val="nil"/>
              <w:left w:val="nil"/>
              <w:bottom w:val="nil"/>
              <w:right w:val="single" w:sz="4" w:space="0" w:color="auto"/>
            </w:tcBorders>
            <w:shd w:val="clear" w:color="000000" w:fill="A9D08E"/>
            <w:noWrap/>
            <w:vAlign w:val="bottom"/>
            <w:hideMark/>
          </w:tcPr>
          <w:p w14:paraId="2D3E08CC" w14:textId="4D64C838" w:rsidR="00614D51" w:rsidRPr="00614D51" w:rsidDel="00E27DD8" w:rsidRDefault="00614D51" w:rsidP="00614D51">
            <w:pPr>
              <w:spacing w:after="0"/>
              <w:jc w:val="center"/>
              <w:rPr>
                <w:del w:id="10136" w:author="Della Faille Philippe" w:date="2019-08-09T13:33:00Z"/>
                <w:moveFrom w:id="10137" w:author="Della Faille Philippe" w:date="2019-07-09T17:01:00Z"/>
                <w:rFonts w:ascii="Calibri" w:eastAsia="Times New Roman" w:hAnsi="Calibri" w:cs="Calibri"/>
                <w:color w:val="000000"/>
              </w:rPr>
            </w:pPr>
            <w:moveFrom w:id="10138" w:author="Della Faille Philippe" w:date="2019-07-09T17:01:00Z">
              <w:del w:id="10139" w:author="Della Faille Philippe" w:date="2019-08-09T13:33:00Z">
                <w:r w:rsidRPr="00614D51" w:rsidDel="00E27DD8">
                  <w:rPr>
                    <w:rFonts w:ascii="Calibri" w:eastAsia="Times New Roman" w:hAnsi="Calibri" w:cs="Calibri"/>
                    <w:color w:val="000000"/>
                  </w:rPr>
                  <w:delText>0x0072</w:delText>
                </w:r>
              </w:del>
            </w:moveFrom>
          </w:p>
        </w:tc>
      </w:tr>
      <w:tr w:rsidR="00614D51" w:rsidRPr="00614D51" w:rsidDel="00E27DD8" w14:paraId="22E1933B" w14:textId="31901D48" w:rsidTr="00614D51">
        <w:trPr>
          <w:trHeight w:val="288"/>
          <w:del w:id="10140" w:author="Della Faille Philippe" w:date="2019-08-09T13:33:00Z"/>
        </w:trPr>
        <w:tc>
          <w:tcPr>
            <w:tcW w:w="960" w:type="dxa"/>
            <w:vMerge/>
            <w:tcBorders>
              <w:top w:val="nil"/>
              <w:left w:val="nil"/>
              <w:bottom w:val="nil"/>
              <w:right w:val="nil"/>
            </w:tcBorders>
            <w:vAlign w:val="center"/>
            <w:hideMark/>
          </w:tcPr>
          <w:p w14:paraId="31A12F0D" w14:textId="7D132761" w:rsidR="00614D51" w:rsidRPr="00614D51" w:rsidDel="00E27DD8" w:rsidRDefault="00614D51" w:rsidP="00614D51">
            <w:pPr>
              <w:spacing w:after="0"/>
              <w:jc w:val="left"/>
              <w:rPr>
                <w:del w:id="10141" w:author="Della Faille Philippe" w:date="2019-08-09T13:33:00Z"/>
                <w:moveFrom w:id="1014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F96D0F4" w14:textId="7C6897DD" w:rsidR="00614D51" w:rsidRPr="00614D51" w:rsidDel="00E27DD8" w:rsidRDefault="00614D51" w:rsidP="00614D51">
            <w:pPr>
              <w:spacing w:after="0"/>
              <w:jc w:val="left"/>
              <w:rPr>
                <w:del w:id="10143" w:author="Della Faille Philippe" w:date="2019-08-09T13:33:00Z"/>
                <w:moveFrom w:id="10144" w:author="Della Faille Philippe" w:date="2019-07-09T17:01:00Z"/>
                <w:rFonts w:ascii="Calibri" w:eastAsia="Times New Roman" w:hAnsi="Calibri" w:cs="Calibri"/>
                <w:color w:val="000000"/>
              </w:rPr>
            </w:pPr>
            <w:moveFrom w:id="10145" w:author="Della Faille Philippe" w:date="2019-07-09T17:01:00Z">
              <w:del w:id="1014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7DAE234" w14:textId="5EA3C81F" w:rsidR="00614D51" w:rsidRPr="00614D51" w:rsidDel="00E27DD8" w:rsidRDefault="00614D51" w:rsidP="00614D51">
            <w:pPr>
              <w:spacing w:after="0"/>
              <w:jc w:val="center"/>
              <w:rPr>
                <w:del w:id="10147" w:author="Della Faille Philippe" w:date="2019-08-09T13:33:00Z"/>
                <w:moveFrom w:id="10148" w:author="Della Faille Philippe" w:date="2019-07-09T17:01:00Z"/>
                <w:rFonts w:ascii="Calibri" w:eastAsia="Times New Roman" w:hAnsi="Calibri" w:cs="Calibri"/>
                <w:color w:val="000000"/>
              </w:rPr>
            </w:pPr>
            <w:moveFrom w:id="10149" w:author="Della Faille Philippe" w:date="2019-07-09T17:01:00Z">
              <w:del w:id="10150" w:author="Della Faille Philippe" w:date="2019-08-09T13:33:00Z">
                <w:r w:rsidRPr="00614D51" w:rsidDel="00E27DD8">
                  <w:rPr>
                    <w:rFonts w:ascii="Calibri" w:eastAsia="Times New Roman" w:hAnsi="Calibri" w:cs="Calibri"/>
                    <w:color w:val="000000"/>
                  </w:rPr>
                  <w:delText>71</w:delText>
                </w:r>
              </w:del>
            </w:moveFrom>
          </w:p>
        </w:tc>
        <w:tc>
          <w:tcPr>
            <w:tcW w:w="2680" w:type="dxa"/>
            <w:tcBorders>
              <w:top w:val="nil"/>
              <w:left w:val="nil"/>
              <w:bottom w:val="nil"/>
              <w:right w:val="nil"/>
            </w:tcBorders>
            <w:shd w:val="clear" w:color="000000" w:fill="A9D08E"/>
            <w:noWrap/>
            <w:vAlign w:val="bottom"/>
            <w:hideMark/>
          </w:tcPr>
          <w:p w14:paraId="1324BC43" w14:textId="7F45CB69" w:rsidR="00614D51" w:rsidRPr="00614D51" w:rsidDel="00E27DD8" w:rsidRDefault="00614D51" w:rsidP="00614D51">
            <w:pPr>
              <w:spacing w:after="0"/>
              <w:jc w:val="left"/>
              <w:rPr>
                <w:del w:id="10151" w:author="Della Faille Philippe" w:date="2019-08-09T13:33:00Z"/>
                <w:moveFrom w:id="10152" w:author="Della Faille Philippe" w:date="2019-07-09T17:01:00Z"/>
                <w:rFonts w:ascii="Calibri" w:eastAsia="Times New Roman" w:hAnsi="Calibri" w:cs="Calibri"/>
                <w:color w:val="000000"/>
              </w:rPr>
            </w:pPr>
            <w:moveFrom w:id="10153" w:author="Della Faille Philippe" w:date="2019-07-09T17:01:00Z">
              <w:del w:id="10154" w:author="Della Faille Philippe" w:date="2019-08-09T13:33:00Z">
                <w:r w:rsidRPr="00614D51" w:rsidDel="00E27DD8">
                  <w:rPr>
                    <w:rFonts w:ascii="Calibri" w:eastAsia="Times New Roman" w:hAnsi="Calibri" w:cs="Calibri"/>
                    <w:color w:val="000000"/>
                  </w:rPr>
                  <w:delText>Junction temperature P4</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035701E1" w14:textId="1F85D4E1" w:rsidR="00614D51" w:rsidRPr="00614D51" w:rsidDel="00E27DD8" w:rsidRDefault="00614D51" w:rsidP="00614D51">
            <w:pPr>
              <w:spacing w:after="0"/>
              <w:jc w:val="center"/>
              <w:rPr>
                <w:del w:id="10155" w:author="Della Faille Philippe" w:date="2019-08-09T13:33:00Z"/>
                <w:moveFrom w:id="10156" w:author="Della Faille Philippe" w:date="2019-07-09T17:01:00Z"/>
                <w:rFonts w:ascii="Calibri" w:eastAsia="Times New Roman" w:hAnsi="Calibri" w:cs="Calibri"/>
                <w:color w:val="000000"/>
              </w:rPr>
            </w:pPr>
            <w:moveFrom w:id="10157" w:author="Della Faille Philippe" w:date="2019-07-09T17:01:00Z">
              <w:del w:id="1015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3BEFB64F" w14:textId="1D08CD80" w:rsidR="00614D51" w:rsidRPr="00614D51" w:rsidDel="00E27DD8" w:rsidRDefault="00614D51" w:rsidP="00614D51">
            <w:pPr>
              <w:spacing w:after="0"/>
              <w:jc w:val="center"/>
              <w:rPr>
                <w:del w:id="10159" w:author="Della Faille Philippe" w:date="2019-08-09T13:33:00Z"/>
                <w:moveFrom w:id="10160" w:author="Della Faille Philippe" w:date="2019-07-09T17:01:00Z"/>
                <w:rFonts w:ascii="Calibri" w:eastAsia="Times New Roman" w:hAnsi="Calibri" w:cs="Calibri"/>
                <w:color w:val="000000"/>
              </w:rPr>
            </w:pPr>
            <w:moveFrom w:id="10161" w:author="Della Faille Philippe" w:date="2019-07-09T17:01:00Z">
              <w:del w:id="1016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7631B68F" w14:textId="744302E1" w:rsidR="00614D51" w:rsidRPr="00614D51" w:rsidDel="00E27DD8" w:rsidRDefault="00614D51" w:rsidP="00614D51">
            <w:pPr>
              <w:spacing w:after="0"/>
              <w:jc w:val="center"/>
              <w:rPr>
                <w:del w:id="10163" w:author="Della Faille Philippe" w:date="2019-08-09T13:33:00Z"/>
                <w:moveFrom w:id="10164" w:author="Della Faille Philippe" w:date="2019-07-09T17:01:00Z"/>
                <w:rFonts w:ascii="Calibri" w:eastAsia="Times New Roman" w:hAnsi="Calibri" w:cs="Calibri"/>
                <w:color w:val="000000"/>
              </w:rPr>
            </w:pPr>
            <w:moveFrom w:id="10165" w:author="Della Faille Philippe" w:date="2019-07-09T17:01:00Z">
              <w:del w:id="1016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6C357F30" w14:textId="283F09C0" w:rsidR="00614D51" w:rsidRPr="00614D51" w:rsidDel="00E27DD8" w:rsidRDefault="00614D51" w:rsidP="00614D51">
            <w:pPr>
              <w:spacing w:after="0"/>
              <w:jc w:val="center"/>
              <w:rPr>
                <w:del w:id="10167" w:author="Della Faille Philippe" w:date="2019-08-09T13:33:00Z"/>
                <w:moveFrom w:id="10168" w:author="Della Faille Philippe" w:date="2019-07-09T17:01:00Z"/>
                <w:rFonts w:ascii="Calibri" w:eastAsia="Times New Roman" w:hAnsi="Calibri" w:cs="Calibri"/>
                <w:color w:val="000000"/>
              </w:rPr>
            </w:pPr>
            <w:moveFrom w:id="10169" w:author="Della Faille Philippe" w:date="2019-07-09T17:01:00Z">
              <w:del w:id="10170" w:author="Della Faille Philippe" w:date="2019-08-09T13:33:00Z">
                <w:r w:rsidRPr="00614D51" w:rsidDel="00E27DD8">
                  <w:rPr>
                    <w:rFonts w:ascii="Calibri" w:eastAsia="Times New Roman" w:hAnsi="Calibri" w:cs="Calibri"/>
                    <w:color w:val="000000"/>
                  </w:rPr>
                  <w:delText>116</w:delText>
                </w:r>
              </w:del>
            </w:moveFrom>
          </w:p>
        </w:tc>
        <w:tc>
          <w:tcPr>
            <w:tcW w:w="1276" w:type="dxa"/>
            <w:tcBorders>
              <w:top w:val="nil"/>
              <w:left w:val="nil"/>
              <w:bottom w:val="nil"/>
              <w:right w:val="single" w:sz="4" w:space="0" w:color="auto"/>
            </w:tcBorders>
            <w:shd w:val="clear" w:color="000000" w:fill="A9D08E"/>
            <w:noWrap/>
            <w:vAlign w:val="bottom"/>
            <w:hideMark/>
          </w:tcPr>
          <w:p w14:paraId="5B5D3C5D" w14:textId="7D36921B" w:rsidR="00614D51" w:rsidRPr="00614D51" w:rsidDel="00E27DD8" w:rsidRDefault="00614D51" w:rsidP="00614D51">
            <w:pPr>
              <w:spacing w:after="0"/>
              <w:jc w:val="center"/>
              <w:rPr>
                <w:del w:id="10171" w:author="Della Faille Philippe" w:date="2019-08-09T13:33:00Z"/>
                <w:moveFrom w:id="10172" w:author="Della Faille Philippe" w:date="2019-07-09T17:01:00Z"/>
                <w:rFonts w:ascii="Calibri" w:eastAsia="Times New Roman" w:hAnsi="Calibri" w:cs="Calibri"/>
                <w:color w:val="000000"/>
              </w:rPr>
            </w:pPr>
            <w:moveFrom w:id="10173" w:author="Della Faille Philippe" w:date="2019-07-09T17:01:00Z">
              <w:del w:id="10174" w:author="Della Faille Philippe" w:date="2019-08-09T13:33:00Z">
                <w:r w:rsidRPr="00614D51" w:rsidDel="00E27DD8">
                  <w:rPr>
                    <w:rFonts w:ascii="Calibri" w:eastAsia="Times New Roman" w:hAnsi="Calibri" w:cs="Calibri"/>
                    <w:color w:val="000000"/>
                  </w:rPr>
                  <w:delText>0x0074</w:delText>
                </w:r>
              </w:del>
            </w:moveFrom>
          </w:p>
        </w:tc>
      </w:tr>
      <w:tr w:rsidR="00614D51" w:rsidRPr="00614D51" w:rsidDel="00E27DD8" w14:paraId="1CC56944" w14:textId="6858AEFB" w:rsidTr="00614D51">
        <w:trPr>
          <w:trHeight w:val="288"/>
          <w:del w:id="10175" w:author="Della Faille Philippe" w:date="2019-08-09T13:33:00Z"/>
        </w:trPr>
        <w:tc>
          <w:tcPr>
            <w:tcW w:w="960" w:type="dxa"/>
            <w:vMerge/>
            <w:tcBorders>
              <w:top w:val="nil"/>
              <w:left w:val="nil"/>
              <w:bottom w:val="nil"/>
              <w:right w:val="nil"/>
            </w:tcBorders>
            <w:vAlign w:val="center"/>
            <w:hideMark/>
          </w:tcPr>
          <w:p w14:paraId="42D9F0EF" w14:textId="00C01639" w:rsidR="00614D51" w:rsidRPr="00614D51" w:rsidDel="00E27DD8" w:rsidRDefault="00614D51" w:rsidP="00614D51">
            <w:pPr>
              <w:spacing w:after="0"/>
              <w:jc w:val="left"/>
              <w:rPr>
                <w:del w:id="10176" w:author="Della Faille Philippe" w:date="2019-08-09T13:33:00Z"/>
                <w:moveFrom w:id="10177"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3DFCEB00" w14:textId="67936553" w:rsidR="00614D51" w:rsidRPr="00614D51" w:rsidDel="00E27DD8" w:rsidRDefault="00614D51" w:rsidP="00614D51">
            <w:pPr>
              <w:spacing w:after="0"/>
              <w:jc w:val="left"/>
              <w:rPr>
                <w:del w:id="10178" w:author="Della Faille Philippe" w:date="2019-08-09T13:33:00Z"/>
                <w:moveFrom w:id="10179" w:author="Della Faille Philippe" w:date="2019-07-09T17:01:00Z"/>
                <w:rFonts w:ascii="Calibri" w:eastAsia="Times New Roman" w:hAnsi="Calibri" w:cs="Calibri"/>
                <w:color w:val="000000"/>
              </w:rPr>
            </w:pPr>
            <w:moveFrom w:id="10180" w:author="Della Faille Philippe" w:date="2019-07-09T17:01:00Z">
              <w:del w:id="1018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000000" w:fill="A9D08E"/>
            <w:noWrap/>
            <w:vAlign w:val="bottom"/>
            <w:hideMark/>
          </w:tcPr>
          <w:p w14:paraId="2AD0213D" w14:textId="396BAFEC" w:rsidR="00614D51" w:rsidRPr="00614D51" w:rsidDel="00E27DD8" w:rsidRDefault="00614D51" w:rsidP="00614D51">
            <w:pPr>
              <w:spacing w:after="0"/>
              <w:jc w:val="center"/>
              <w:rPr>
                <w:del w:id="10182" w:author="Della Faille Philippe" w:date="2019-08-09T13:33:00Z"/>
                <w:moveFrom w:id="10183" w:author="Della Faille Philippe" w:date="2019-07-09T17:01:00Z"/>
                <w:rFonts w:ascii="Calibri" w:eastAsia="Times New Roman" w:hAnsi="Calibri" w:cs="Calibri"/>
                <w:color w:val="000000"/>
              </w:rPr>
            </w:pPr>
            <w:moveFrom w:id="10184" w:author="Della Faille Philippe" w:date="2019-07-09T17:01:00Z">
              <w:del w:id="10185" w:author="Della Faille Philippe" w:date="2019-08-09T13:33:00Z">
                <w:r w:rsidRPr="00614D51" w:rsidDel="00E27DD8">
                  <w:rPr>
                    <w:rFonts w:ascii="Calibri" w:eastAsia="Times New Roman" w:hAnsi="Calibri" w:cs="Calibri"/>
                    <w:color w:val="000000"/>
                  </w:rPr>
                  <w:delText>72</w:delText>
                </w:r>
              </w:del>
            </w:moveFrom>
          </w:p>
        </w:tc>
        <w:tc>
          <w:tcPr>
            <w:tcW w:w="2680" w:type="dxa"/>
            <w:tcBorders>
              <w:top w:val="nil"/>
              <w:left w:val="nil"/>
              <w:bottom w:val="nil"/>
              <w:right w:val="nil"/>
            </w:tcBorders>
            <w:shd w:val="clear" w:color="000000" w:fill="A9D08E"/>
            <w:noWrap/>
            <w:vAlign w:val="bottom"/>
            <w:hideMark/>
          </w:tcPr>
          <w:p w14:paraId="0D97EA85" w14:textId="47995D37" w:rsidR="00614D51" w:rsidRPr="00614D51" w:rsidDel="00E27DD8" w:rsidRDefault="00614D51" w:rsidP="00614D51">
            <w:pPr>
              <w:spacing w:after="0"/>
              <w:jc w:val="left"/>
              <w:rPr>
                <w:del w:id="10186" w:author="Della Faille Philippe" w:date="2019-08-09T13:33:00Z"/>
                <w:moveFrom w:id="10187" w:author="Della Faille Philippe" w:date="2019-07-09T17:01:00Z"/>
                <w:rFonts w:ascii="Calibri" w:eastAsia="Times New Roman" w:hAnsi="Calibri" w:cs="Calibri"/>
                <w:color w:val="000000"/>
              </w:rPr>
            </w:pPr>
            <w:moveFrom w:id="10188" w:author="Della Faille Philippe" w:date="2019-07-09T17:01:00Z">
              <w:del w:id="10189" w:author="Della Faille Philippe" w:date="2019-08-09T13:33:00Z">
                <w:r w:rsidRPr="00614D51" w:rsidDel="00E27DD8">
                  <w:rPr>
                    <w:rFonts w:ascii="Calibri" w:eastAsia="Times New Roman" w:hAnsi="Calibri" w:cs="Calibri"/>
                    <w:color w:val="000000"/>
                  </w:rPr>
                  <w:delText>Junction temperature P5</w:delText>
                </w:r>
              </w:del>
            </w:moveFrom>
          </w:p>
        </w:tc>
        <w:tc>
          <w:tcPr>
            <w:tcW w:w="960" w:type="dxa"/>
            <w:tcBorders>
              <w:top w:val="nil"/>
              <w:left w:val="single" w:sz="4" w:space="0" w:color="auto"/>
              <w:bottom w:val="nil"/>
              <w:right w:val="single" w:sz="4" w:space="0" w:color="auto"/>
            </w:tcBorders>
            <w:shd w:val="clear" w:color="000000" w:fill="A9D08E"/>
            <w:noWrap/>
            <w:vAlign w:val="bottom"/>
            <w:hideMark/>
          </w:tcPr>
          <w:p w14:paraId="180C9D20" w14:textId="695812AE" w:rsidR="00614D51" w:rsidRPr="00614D51" w:rsidDel="00E27DD8" w:rsidRDefault="00614D51" w:rsidP="00614D51">
            <w:pPr>
              <w:spacing w:after="0"/>
              <w:jc w:val="center"/>
              <w:rPr>
                <w:del w:id="10190" w:author="Della Faille Philippe" w:date="2019-08-09T13:33:00Z"/>
                <w:moveFrom w:id="10191" w:author="Della Faille Philippe" w:date="2019-07-09T17:01:00Z"/>
                <w:rFonts w:ascii="Calibri" w:eastAsia="Times New Roman" w:hAnsi="Calibri" w:cs="Calibri"/>
                <w:color w:val="000000"/>
              </w:rPr>
            </w:pPr>
            <w:moveFrom w:id="10192" w:author="Della Faille Philippe" w:date="2019-07-09T17:01:00Z">
              <w:del w:id="10193"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nil"/>
              <w:right w:val="single" w:sz="4" w:space="0" w:color="auto"/>
            </w:tcBorders>
            <w:shd w:val="clear" w:color="000000" w:fill="A9D08E"/>
            <w:noWrap/>
            <w:vAlign w:val="bottom"/>
            <w:hideMark/>
          </w:tcPr>
          <w:p w14:paraId="36F49FEE" w14:textId="6C911432" w:rsidR="00614D51" w:rsidRPr="00614D51" w:rsidDel="00E27DD8" w:rsidRDefault="00614D51" w:rsidP="00614D51">
            <w:pPr>
              <w:spacing w:after="0"/>
              <w:jc w:val="center"/>
              <w:rPr>
                <w:del w:id="10194" w:author="Della Faille Philippe" w:date="2019-08-09T13:33:00Z"/>
                <w:moveFrom w:id="10195" w:author="Della Faille Philippe" w:date="2019-07-09T17:01:00Z"/>
                <w:rFonts w:ascii="Calibri" w:eastAsia="Times New Roman" w:hAnsi="Calibri" w:cs="Calibri"/>
                <w:color w:val="000000"/>
              </w:rPr>
            </w:pPr>
            <w:moveFrom w:id="10196" w:author="Della Faille Philippe" w:date="2019-07-09T17:01:00Z">
              <w:del w:id="1019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000000" w:fill="A9D08E"/>
            <w:noWrap/>
            <w:vAlign w:val="bottom"/>
            <w:hideMark/>
          </w:tcPr>
          <w:p w14:paraId="61A835FD" w14:textId="428E5AA7" w:rsidR="00614D51" w:rsidRPr="00614D51" w:rsidDel="00E27DD8" w:rsidRDefault="00614D51" w:rsidP="00614D51">
            <w:pPr>
              <w:spacing w:after="0"/>
              <w:jc w:val="center"/>
              <w:rPr>
                <w:del w:id="10198" w:author="Della Faille Philippe" w:date="2019-08-09T13:33:00Z"/>
                <w:moveFrom w:id="10199" w:author="Della Faille Philippe" w:date="2019-07-09T17:01:00Z"/>
                <w:rFonts w:ascii="Calibri" w:eastAsia="Times New Roman" w:hAnsi="Calibri" w:cs="Calibri"/>
                <w:color w:val="000000"/>
              </w:rPr>
            </w:pPr>
            <w:moveFrom w:id="10200" w:author="Della Faille Philippe" w:date="2019-07-09T17:01:00Z">
              <w:del w:id="1020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000000" w:fill="A9D08E"/>
            <w:noWrap/>
            <w:vAlign w:val="bottom"/>
            <w:hideMark/>
          </w:tcPr>
          <w:p w14:paraId="0D2C2486" w14:textId="183C6CAF" w:rsidR="00614D51" w:rsidRPr="00614D51" w:rsidDel="00E27DD8" w:rsidRDefault="00614D51" w:rsidP="00614D51">
            <w:pPr>
              <w:spacing w:after="0"/>
              <w:jc w:val="center"/>
              <w:rPr>
                <w:del w:id="10202" w:author="Della Faille Philippe" w:date="2019-08-09T13:33:00Z"/>
                <w:moveFrom w:id="10203" w:author="Della Faille Philippe" w:date="2019-07-09T17:01:00Z"/>
                <w:rFonts w:ascii="Calibri" w:eastAsia="Times New Roman" w:hAnsi="Calibri" w:cs="Calibri"/>
                <w:color w:val="000000"/>
              </w:rPr>
            </w:pPr>
            <w:moveFrom w:id="10204" w:author="Della Faille Philippe" w:date="2019-07-09T17:01:00Z">
              <w:del w:id="10205" w:author="Della Faille Philippe" w:date="2019-08-09T13:33:00Z">
                <w:r w:rsidRPr="00614D51" w:rsidDel="00E27DD8">
                  <w:rPr>
                    <w:rFonts w:ascii="Calibri" w:eastAsia="Times New Roman" w:hAnsi="Calibri" w:cs="Calibri"/>
                    <w:color w:val="000000"/>
                  </w:rPr>
                  <w:delText>118</w:delText>
                </w:r>
              </w:del>
            </w:moveFrom>
          </w:p>
        </w:tc>
        <w:tc>
          <w:tcPr>
            <w:tcW w:w="1276" w:type="dxa"/>
            <w:tcBorders>
              <w:top w:val="nil"/>
              <w:left w:val="nil"/>
              <w:bottom w:val="nil"/>
              <w:right w:val="single" w:sz="4" w:space="0" w:color="auto"/>
            </w:tcBorders>
            <w:shd w:val="clear" w:color="000000" w:fill="A9D08E"/>
            <w:noWrap/>
            <w:vAlign w:val="bottom"/>
            <w:hideMark/>
          </w:tcPr>
          <w:p w14:paraId="7181D496" w14:textId="79706828" w:rsidR="00614D51" w:rsidRPr="00614D51" w:rsidDel="00E27DD8" w:rsidRDefault="00614D51" w:rsidP="00614D51">
            <w:pPr>
              <w:spacing w:after="0"/>
              <w:jc w:val="center"/>
              <w:rPr>
                <w:del w:id="10206" w:author="Della Faille Philippe" w:date="2019-08-09T13:33:00Z"/>
                <w:moveFrom w:id="10207" w:author="Della Faille Philippe" w:date="2019-07-09T17:01:00Z"/>
                <w:rFonts w:ascii="Calibri" w:eastAsia="Times New Roman" w:hAnsi="Calibri" w:cs="Calibri"/>
                <w:color w:val="000000"/>
              </w:rPr>
            </w:pPr>
            <w:moveFrom w:id="10208" w:author="Della Faille Philippe" w:date="2019-07-09T17:01:00Z">
              <w:del w:id="10209" w:author="Della Faille Philippe" w:date="2019-08-09T13:33:00Z">
                <w:r w:rsidRPr="00614D51" w:rsidDel="00E27DD8">
                  <w:rPr>
                    <w:rFonts w:ascii="Calibri" w:eastAsia="Times New Roman" w:hAnsi="Calibri" w:cs="Calibri"/>
                    <w:color w:val="000000"/>
                  </w:rPr>
                  <w:delText>0x0076</w:delText>
                </w:r>
              </w:del>
            </w:moveFrom>
          </w:p>
        </w:tc>
      </w:tr>
      <w:tr w:rsidR="00614D51" w:rsidRPr="00614D51" w:rsidDel="00E27DD8" w14:paraId="71159490" w14:textId="580838DE" w:rsidTr="00614D51">
        <w:trPr>
          <w:trHeight w:val="288"/>
          <w:del w:id="10210" w:author="Della Faille Philippe" w:date="2019-08-09T13:33:00Z"/>
        </w:trPr>
        <w:tc>
          <w:tcPr>
            <w:tcW w:w="960" w:type="dxa"/>
            <w:vMerge/>
            <w:tcBorders>
              <w:top w:val="nil"/>
              <w:left w:val="nil"/>
              <w:bottom w:val="nil"/>
              <w:right w:val="nil"/>
            </w:tcBorders>
            <w:vAlign w:val="center"/>
            <w:hideMark/>
          </w:tcPr>
          <w:p w14:paraId="5C642966" w14:textId="2D3DB51E" w:rsidR="00614D51" w:rsidRPr="00614D51" w:rsidDel="00E27DD8" w:rsidRDefault="00614D51" w:rsidP="00614D51">
            <w:pPr>
              <w:spacing w:after="0"/>
              <w:jc w:val="left"/>
              <w:rPr>
                <w:del w:id="10211" w:author="Della Faille Philippe" w:date="2019-08-09T13:33:00Z"/>
                <w:moveFrom w:id="10212" w:author="Della Faille Philippe" w:date="2019-07-09T17:01:00Z"/>
                <w:rFonts w:ascii="Calibri" w:eastAsia="Times New Roman" w:hAnsi="Calibri" w:cs="Calibri"/>
                <w:b/>
                <w:bCs/>
                <w:color w:val="000000"/>
              </w:rPr>
            </w:pPr>
          </w:p>
        </w:tc>
        <w:tc>
          <w:tcPr>
            <w:tcW w:w="960" w:type="dxa"/>
            <w:tcBorders>
              <w:top w:val="nil"/>
              <w:left w:val="nil"/>
              <w:bottom w:val="nil"/>
              <w:right w:val="single" w:sz="4" w:space="0" w:color="auto"/>
            </w:tcBorders>
            <w:shd w:val="clear" w:color="000000" w:fill="A9D08E"/>
            <w:noWrap/>
            <w:vAlign w:val="bottom"/>
            <w:hideMark/>
          </w:tcPr>
          <w:p w14:paraId="099503C7" w14:textId="1F2D80C7" w:rsidR="00614D51" w:rsidRPr="00614D51" w:rsidDel="00E27DD8" w:rsidRDefault="00614D51" w:rsidP="00614D51">
            <w:pPr>
              <w:spacing w:after="0"/>
              <w:jc w:val="left"/>
              <w:rPr>
                <w:del w:id="10213" w:author="Della Faille Philippe" w:date="2019-08-09T13:33:00Z"/>
                <w:moveFrom w:id="10214" w:author="Della Faille Philippe" w:date="2019-07-09T17:01:00Z"/>
                <w:rFonts w:ascii="Calibri" w:eastAsia="Times New Roman" w:hAnsi="Calibri" w:cs="Calibri"/>
                <w:color w:val="000000"/>
              </w:rPr>
            </w:pPr>
            <w:moveFrom w:id="10215" w:author="Della Faille Philippe" w:date="2019-07-09T17:01:00Z">
              <w:del w:id="1021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single" w:sz="4" w:space="0" w:color="auto"/>
              <w:right w:val="single" w:sz="4" w:space="0" w:color="auto"/>
            </w:tcBorders>
            <w:shd w:val="clear" w:color="000000" w:fill="A9D08E"/>
            <w:noWrap/>
            <w:vAlign w:val="bottom"/>
            <w:hideMark/>
          </w:tcPr>
          <w:p w14:paraId="34BE94FA" w14:textId="5FE6D672" w:rsidR="00614D51" w:rsidRPr="00614D51" w:rsidDel="00E27DD8" w:rsidRDefault="00614D51" w:rsidP="00614D51">
            <w:pPr>
              <w:spacing w:after="0"/>
              <w:jc w:val="center"/>
              <w:rPr>
                <w:del w:id="10217" w:author="Della Faille Philippe" w:date="2019-08-09T13:33:00Z"/>
                <w:moveFrom w:id="10218" w:author="Della Faille Philippe" w:date="2019-07-09T17:01:00Z"/>
                <w:rFonts w:ascii="Calibri" w:eastAsia="Times New Roman" w:hAnsi="Calibri" w:cs="Calibri"/>
                <w:color w:val="000000"/>
              </w:rPr>
            </w:pPr>
            <w:moveFrom w:id="10219" w:author="Della Faille Philippe" w:date="2019-07-09T17:01:00Z">
              <w:del w:id="10220" w:author="Della Faille Philippe" w:date="2019-08-09T13:33:00Z">
                <w:r w:rsidRPr="00614D51" w:rsidDel="00E27DD8">
                  <w:rPr>
                    <w:rFonts w:ascii="Calibri" w:eastAsia="Times New Roman" w:hAnsi="Calibri" w:cs="Calibri"/>
                    <w:color w:val="000000"/>
                  </w:rPr>
                  <w:delText>73</w:delText>
                </w:r>
              </w:del>
            </w:moveFrom>
          </w:p>
        </w:tc>
        <w:tc>
          <w:tcPr>
            <w:tcW w:w="2680" w:type="dxa"/>
            <w:tcBorders>
              <w:top w:val="nil"/>
              <w:left w:val="nil"/>
              <w:bottom w:val="single" w:sz="4" w:space="0" w:color="auto"/>
              <w:right w:val="nil"/>
            </w:tcBorders>
            <w:shd w:val="clear" w:color="000000" w:fill="A9D08E"/>
            <w:noWrap/>
            <w:vAlign w:val="bottom"/>
            <w:hideMark/>
          </w:tcPr>
          <w:p w14:paraId="0E6610B1" w14:textId="4C4CDE83" w:rsidR="00614D51" w:rsidRPr="00614D51" w:rsidDel="00E27DD8" w:rsidRDefault="00614D51" w:rsidP="00614D51">
            <w:pPr>
              <w:spacing w:after="0"/>
              <w:jc w:val="left"/>
              <w:rPr>
                <w:del w:id="10221" w:author="Della Faille Philippe" w:date="2019-08-09T13:33:00Z"/>
                <w:moveFrom w:id="10222" w:author="Della Faille Philippe" w:date="2019-07-09T17:01:00Z"/>
                <w:rFonts w:ascii="Calibri" w:eastAsia="Times New Roman" w:hAnsi="Calibri" w:cs="Calibri"/>
                <w:color w:val="000000"/>
              </w:rPr>
            </w:pPr>
            <w:moveFrom w:id="10223" w:author="Della Faille Philippe" w:date="2019-07-09T17:01:00Z">
              <w:del w:id="10224" w:author="Della Faille Philippe" w:date="2019-08-09T13:33:00Z">
                <w:r w:rsidRPr="00614D51" w:rsidDel="00E27DD8">
                  <w:rPr>
                    <w:rFonts w:ascii="Calibri" w:eastAsia="Times New Roman" w:hAnsi="Calibri" w:cs="Calibri"/>
                    <w:color w:val="000000"/>
                  </w:rPr>
                  <w:delText>Junction temperature P6</w:delText>
                </w:r>
              </w:del>
            </w:moveFrom>
          </w:p>
        </w:tc>
        <w:tc>
          <w:tcPr>
            <w:tcW w:w="960" w:type="dxa"/>
            <w:tcBorders>
              <w:top w:val="nil"/>
              <w:left w:val="single" w:sz="4" w:space="0" w:color="auto"/>
              <w:bottom w:val="single" w:sz="4" w:space="0" w:color="auto"/>
              <w:right w:val="single" w:sz="4" w:space="0" w:color="auto"/>
            </w:tcBorders>
            <w:shd w:val="clear" w:color="000000" w:fill="A9D08E"/>
            <w:noWrap/>
            <w:vAlign w:val="bottom"/>
            <w:hideMark/>
          </w:tcPr>
          <w:p w14:paraId="7C9B0FEB" w14:textId="1418975E" w:rsidR="00614D51" w:rsidRPr="00614D51" w:rsidDel="00E27DD8" w:rsidRDefault="00614D51" w:rsidP="00614D51">
            <w:pPr>
              <w:spacing w:after="0"/>
              <w:jc w:val="center"/>
              <w:rPr>
                <w:del w:id="10225" w:author="Della Faille Philippe" w:date="2019-08-09T13:33:00Z"/>
                <w:moveFrom w:id="10226" w:author="Della Faille Philippe" w:date="2019-07-09T17:01:00Z"/>
                <w:rFonts w:ascii="Calibri" w:eastAsia="Times New Roman" w:hAnsi="Calibri" w:cs="Calibri"/>
                <w:color w:val="000000"/>
              </w:rPr>
            </w:pPr>
            <w:moveFrom w:id="10227" w:author="Della Faille Philippe" w:date="2019-07-09T17:01:00Z">
              <w:del w:id="10228" w:author="Della Faille Philippe" w:date="2019-08-09T13:33:00Z">
                <w:r w:rsidRPr="00614D51" w:rsidDel="00E27DD8">
                  <w:rPr>
                    <w:rFonts w:ascii="Calibri" w:eastAsia="Times New Roman" w:hAnsi="Calibri" w:cs="Calibri"/>
                    <w:color w:val="000000"/>
                  </w:rPr>
                  <w:delText>W</w:delText>
                </w:r>
              </w:del>
            </w:moveFrom>
          </w:p>
        </w:tc>
        <w:tc>
          <w:tcPr>
            <w:tcW w:w="960" w:type="dxa"/>
            <w:tcBorders>
              <w:top w:val="nil"/>
              <w:left w:val="nil"/>
              <w:bottom w:val="single" w:sz="4" w:space="0" w:color="auto"/>
              <w:right w:val="single" w:sz="4" w:space="0" w:color="auto"/>
            </w:tcBorders>
            <w:shd w:val="clear" w:color="000000" w:fill="A9D08E"/>
            <w:noWrap/>
            <w:vAlign w:val="bottom"/>
            <w:hideMark/>
          </w:tcPr>
          <w:p w14:paraId="63BE9E5C" w14:textId="056580F7" w:rsidR="00614D51" w:rsidRPr="00614D51" w:rsidDel="00E27DD8" w:rsidRDefault="00614D51" w:rsidP="00614D51">
            <w:pPr>
              <w:spacing w:after="0"/>
              <w:jc w:val="center"/>
              <w:rPr>
                <w:del w:id="10229" w:author="Della Faille Philippe" w:date="2019-08-09T13:33:00Z"/>
                <w:moveFrom w:id="10230" w:author="Della Faille Philippe" w:date="2019-07-09T17:01:00Z"/>
                <w:rFonts w:ascii="Calibri" w:eastAsia="Times New Roman" w:hAnsi="Calibri" w:cs="Calibri"/>
                <w:color w:val="000000"/>
              </w:rPr>
            </w:pPr>
            <w:moveFrom w:id="10231" w:author="Della Faille Philippe" w:date="2019-07-09T17:01:00Z">
              <w:del w:id="1023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single" w:sz="4" w:space="0" w:color="auto"/>
              <w:right w:val="single" w:sz="4" w:space="0" w:color="auto"/>
            </w:tcBorders>
            <w:shd w:val="clear" w:color="000000" w:fill="A9D08E"/>
            <w:noWrap/>
            <w:vAlign w:val="bottom"/>
            <w:hideMark/>
          </w:tcPr>
          <w:p w14:paraId="22CE1028" w14:textId="093DA0E7" w:rsidR="00614D51" w:rsidRPr="00614D51" w:rsidDel="00E27DD8" w:rsidRDefault="00614D51" w:rsidP="00614D51">
            <w:pPr>
              <w:spacing w:after="0"/>
              <w:jc w:val="center"/>
              <w:rPr>
                <w:del w:id="10233" w:author="Della Faille Philippe" w:date="2019-08-09T13:33:00Z"/>
                <w:moveFrom w:id="10234" w:author="Della Faille Philippe" w:date="2019-07-09T17:01:00Z"/>
                <w:rFonts w:ascii="Calibri" w:eastAsia="Times New Roman" w:hAnsi="Calibri" w:cs="Calibri"/>
                <w:color w:val="000000"/>
              </w:rPr>
            </w:pPr>
            <w:moveFrom w:id="10235" w:author="Della Faille Philippe" w:date="2019-07-09T17:01:00Z">
              <w:del w:id="1023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single" w:sz="4" w:space="0" w:color="auto"/>
              <w:right w:val="single" w:sz="4" w:space="0" w:color="auto"/>
            </w:tcBorders>
            <w:shd w:val="clear" w:color="000000" w:fill="A9D08E"/>
            <w:noWrap/>
            <w:vAlign w:val="bottom"/>
            <w:hideMark/>
          </w:tcPr>
          <w:p w14:paraId="564E951D" w14:textId="247882F9" w:rsidR="00614D51" w:rsidRPr="00614D51" w:rsidDel="00E27DD8" w:rsidRDefault="00614D51" w:rsidP="00614D51">
            <w:pPr>
              <w:spacing w:after="0"/>
              <w:jc w:val="center"/>
              <w:rPr>
                <w:del w:id="10237" w:author="Della Faille Philippe" w:date="2019-08-09T13:33:00Z"/>
                <w:moveFrom w:id="10238" w:author="Della Faille Philippe" w:date="2019-07-09T17:01:00Z"/>
                <w:rFonts w:ascii="Calibri" w:eastAsia="Times New Roman" w:hAnsi="Calibri" w:cs="Calibri"/>
                <w:color w:val="000000"/>
              </w:rPr>
            </w:pPr>
            <w:moveFrom w:id="10239" w:author="Della Faille Philippe" w:date="2019-07-09T17:01:00Z">
              <w:del w:id="10240" w:author="Della Faille Philippe" w:date="2019-08-09T13:33:00Z">
                <w:r w:rsidRPr="00614D51" w:rsidDel="00E27DD8">
                  <w:rPr>
                    <w:rFonts w:ascii="Calibri" w:eastAsia="Times New Roman" w:hAnsi="Calibri" w:cs="Calibri"/>
                    <w:color w:val="000000"/>
                  </w:rPr>
                  <w:delText>120</w:delText>
                </w:r>
              </w:del>
            </w:moveFrom>
          </w:p>
        </w:tc>
        <w:tc>
          <w:tcPr>
            <w:tcW w:w="1276" w:type="dxa"/>
            <w:tcBorders>
              <w:top w:val="nil"/>
              <w:left w:val="nil"/>
              <w:bottom w:val="single" w:sz="4" w:space="0" w:color="auto"/>
              <w:right w:val="single" w:sz="4" w:space="0" w:color="auto"/>
            </w:tcBorders>
            <w:shd w:val="clear" w:color="000000" w:fill="A9D08E"/>
            <w:noWrap/>
            <w:vAlign w:val="bottom"/>
            <w:hideMark/>
          </w:tcPr>
          <w:p w14:paraId="1FBB576C" w14:textId="05ACFA3A" w:rsidR="00614D51" w:rsidRPr="00614D51" w:rsidDel="00E27DD8" w:rsidRDefault="00614D51" w:rsidP="00614D51">
            <w:pPr>
              <w:spacing w:after="0"/>
              <w:jc w:val="center"/>
              <w:rPr>
                <w:del w:id="10241" w:author="Della Faille Philippe" w:date="2019-08-09T13:33:00Z"/>
                <w:moveFrom w:id="10242" w:author="Della Faille Philippe" w:date="2019-07-09T17:01:00Z"/>
                <w:rFonts w:ascii="Calibri" w:eastAsia="Times New Roman" w:hAnsi="Calibri" w:cs="Calibri"/>
                <w:color w:val="000000"/>
              </w:rPr>
            </w:pPr>
            <w:moveFrom w:id="10243" w:author="Della Faille Philippe" w:date="2019-07-09T17:01:00Z">
              <w:del w:id="10244" w:author="Della Faille Philippe" w:date="2019-08-09T13:33:00Z">
                <w:r w:rsidRPr="00614D51" w:rsidDel="00E27DD8">
                  <w:rPr>
                    <w:rFonts w:ascii="Calibri" w:eastAsia="Times New Roman" w:hAnsi="Calibri" w:cs="Calibri"/>
                    <w:color w:val="000000"/>
                  </w:rPr>
                  <w:delText>0x0078</w:delText>
                </w:r>
              </w:del>
            </w:moveFrom>
          </w:p>
        </w:tc>
      </w:tr>
      <w:tr w:rsidR="00526E73" w:rsidRPr="00614D51" w:rsidDel="00E27DD8" w14:paraId="66C0680B" w14:textId="7A205572" w:rsidTr="00526E73">
        <w:trPr>
          <w:trHeight w:val="288"/>
          <w:del w:id="10245" w:author="Della Faille Philippe" w:date="2019-08-09T13:33:00Z"/>
        </w:trPr>
        <w:tc>
          <w:tcPr>
            <w:tcW w:w="960" w:type="dxa"/>
            <w:tcBorders>
              <w:top w:val="nil"/>
              <w:left w:val="nil"/>
              <w:bottom w:val="single" w:sz="8" w:space="0" w:color="000000"/>
              <w:right w:val="nil"/>
            </w:tcBorders>
            <w:shd w:val="clear" w:color="auto" w:fill="auto"/>
            <w:textDirection w:val="btLr"/>
            <w:vAlign w:val="center"/>
          </w:tcPr>
          <w:p w14:paraId="1B9166DB" w14:textId="4E7A8686" w:rsidR="00526E73" w:rsidRPr="00614D51" w:rsidDel="00E27DD8" w:rsidRDefault="00526E73" w:rsidP="00526E73">
            <w:pPr>
              <w:spacing w:after="0"/>
              <w:jc w:val="center"/>
              <w:rPr>
                <w:del w:id="10246" w:author="Della Faille Philippe" w:date="2019-08-09T13:33:00Z"/>
                <w:moveFrom w:id="10247" w:author="Della Faille Philippe" w:date="2019-07-09T17:01:00Z"/>
                <w:rFonts w:ascii="Calibri" w:eastAsia="Times New Roman" w:hAnsi="Calibri" w:cs="Calibri"/>
                <w:color w:val="000000"/>
              </w:rPr>
            </w:pPr>
          </w:p>
        </w:tc>
        <w:tc>
          <w:tcPr>
            <w:tcW w:w="960" w:type="dxa"/>
            <w:tcBorders>
              <w:top w:val="single" w:sz="4" w:space="0" w:color="auto"/>
              <w:left w:val="nil"/>
              <w:bottom w:val="single" w:sz="12" w:space="0" w:color="000000"/>
              <w:right w:val="nil"/>
            </w:tcBorders>
            <w:shd w:val="clear" w:color="auto" w:fill="auto"/>
            <w:textDirection w:val="btLr"/>
            <w:vAlign w:val="center"/>
          </w:tcPr>
          <w:p w14:paraId="34238D7E" w14:textId="4D878F68" w:rsidR="00526E73" w:rsidRPr="00614D51" w:rsidDel="00E27DD8" w:rsidRDefault="00526E73" w:rsidP="00614D51">
            <w:pPr>
              <w:spacing w:after="0"/>
              <w:jc w:val="center"/>
              <w:rPr>
                <w:del w:id="10248" w:author="Della Faille Philippe" w:date="2019-08-09T13:33:00Z"/>
                <w:moveFrom w:id="1024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tcPr>
          <w:p w14:paraId="52F7DB83" w14:textId="6495629E" w:rsidR="00526E73" w:rsidRPr="00614D51" w:rsidDel="00E27DD8" w:rsidRDefault="00526E73" w:rsidP="00614D51">
            <w:pPr>
              <w:spacing w:after="0"/>
              <w:jc w:val="center"/>
              <w:rPr>
                <w:del w:id="10250" w:author="Della Faille Philippe" w:date="2019-08-09T13:33:00Z"/>
                <w:moveFrom w:id="10251" w:author="Della Faille Philippe" w:date="2019-07-09T17:01:00Z"/>
                <w:rFonts w:ascii="Calibri" w:eastAsia="Times New Roman" w:hAnsi="Calibri" w:cs="Calibri"/>
                <w:color w:val="000000"/>
              </w:rPr>
            </w:pPr>
          </w:p>
        </w:tc>
        <w:tc>
          <w:tcPr>
            <w:tcW w:w="2680" w:type="dxa"/>
            <w:tcBorders>
              <w:top w:val="nil"/>
              <w:left w:val="nil"/>
              <w:bottom w:val="nil"/>
              <w:right w:val="nil"/>
            </w:tcBorders>
            <w:shd w:val="clear" w:color="auto" w:fill="auto"/>
            <w:noWrap/>
            <w:vAlign w:val="bottom"/>
          </w:tcPr>
          <w:p w14:paraId="09AD0809" w14:textId="51F53F6F" w:rsidR="00526E73" w:rsidRPr="00614D51" w:rsidDel="00E27DD8" w:rsidRDefault="00526E73" w:rsidP="00614D51">
            <w:pPr>
              <w:spacing w:after="0"/>
              <w:jc w:val="left"/>
              <w:rPr>
                <w:del w:id="10252" w:author="Della Faille Philippe" w:date="2019-08-09T13:33:00Z"/>
                <w:moveFrom w:id="1025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auto"/>
            <w:noWrap/>
            <w:vAlign w:val="bottom"/>
          </w:tcPr>
          <w:p w14:paraId="4E19F3C5" w14:textId="488F5EB7" w:rsidR="00526E73" w:rsidRPr="00614D51" w:rsidDel="00E27DD8" w:rsidRDefault="00526E73" w:rsidP="00614D51">
            <w:pPr>
              <w:spacing w:after="0"/>
              <w:jc w:val="center"/>
              <w:rPr>
                <w:del w:id="10254" w:author="Della Faille Philippe" w:date="2019-08-09T13:33:00Z"/>
                <w:moveFrom w:id="10255"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
          <w:p w14:paraId="54A9B6BD" w14:textId="3F3160B5" w:rsidR="00526E73" w:rsidRPr="00614D51" w:rsidDel="00E27DD8" w:rsidRDefault="00526E73" w:rsidP="00614D51">
            <w:pPr>
              <w:spacing w:after="0"/>
              <w:jc w:val="center"/>
              <w:rPr>
                <w:del w:id="10256" w:author="Della Faille Philippe" w:date="2019-08-09T13:33:00Z"/>
                <w:moveFrom w:id="10257" w:author="Della Faille Philippe" w:date="2019-07-09T17:01:00Z"/>
                <w:rFonts w:ascii="Calibri" w:eastAsia="Times New Roman" w:hAnsi="Calibri" w:cs="Calibri"/>
                <w:color w:val="000000"/>
              </w:rPr>
            </w:pPr>
          </w:p>
        </w:tc>
        <w:tc>
          <w:tcPr>
            <w:tcW w:w="960" w:type="dxa"/>
            <w:tcBorders>
              <w:top w:val="nil"/>
              <w:left w:val="nil"/>
              <w:bottom w:val="nil"/>
              <w:right w:val="single" w:sz="4" w:space="0" w:color="auto"/>
            </w:tcBorders>
            <w:shd w:val="clear" w:color="auto" w:fill="auto"/>
            <w:noWrap/>
            <w:vAlign w:val="bottom"/>
          </w:tcPr>
          <w:p w14:paraId="0DD45943" w14:textId="6457CB81" w:rsidR="00526E73" w:rsidRPr="00614D51" w:rsidDel="00E27DD8" w:rsidRDefault="00526E73" w:rsidP="00614D51">
            <w:pPr>
              <w:spacing w:after="0"/>
              <w:jc w:val="center"/>
              <w:rPr>
                <w:del w:id="10258" w:author="Della Faille Philippe" w:date="2019-08-09T13:33:00Z"/>
                <w:moveFrom w:id="10259" w:author="Della Faille Philippe" w:date="2019-07-09T17:01:00Z"/>
                <w:rFonts w:ascii="Calibri" w:eastAsia="Times New Roman" w:hAnsi="Calibri" w:cs="Calibri"/>
                <w:color w:val="000000"/>
              </w:rPr>
            </w:pPr>
          </w:p>
        </w:tc>
        <w:tc>
          <w:tcPr>
            <w:tcW w:w="644" w:type="dxa"/>
            <w:tcBorders>
              <w:top w:val="nil"/>
              <w:left w:val="nil"/>
              <w:bottom w:val="nil"/>
              <w:right w:val="single" w:sz="4" w:space="0" w:color="auto"/>
            </w:tcBorders>
            <w:shd w:val="clear" w:color="auto" w:fill="auto"/>
            <w:noWrap/>
            <w:vAlign w:val="bottom"/>
          </w:tcPr>
          <w:p w14:paraId="267128B2" w14:textId="17270635" w:rsidR="00526E73" w:rsidRPr="00614D51" w:rsidDel="00E27DD8" w:rsidRDefault="00526E73" w:rsidP="00614D51">
            <w:pPr>
              <w:spacing w:after="0"/>
              <w:jc w:val="center"/>
              <w:rPr>
                <w:del w:id="10260" w:author="Della Faille Philippe" w:date="2019-08-09T13:33:00Z"/>
                <w:moveFrom w:id="10261" w:author="Della Faille Philippe" w:date="2019-07-09T17:01:00Z"/>
                <w:rFonts w:ascii="Calibri" w:eastAsia="Times New Roman" w:hAnsi="Calibri" w:cs="Calibri"/>
                <w:color w:val="000000"/>
              </w:rPr>
            </w:pPr>
          </w:p>
        </w:tc>
        <w:tc>
          <w:tcPr>
            <w:tcW w:w="1276" w:type="dxa"/>
            <w:tcBorders>
              <w:top w:val="nil"/>
              <w:left w:val="nil"/>
              <w:bottom w:val="nil"/>
              <w:right w:val="single" w:sz="4" w:space="0" w:color="auto"/>
            </w:tcBorders>
            <w:shd w:val="clear" w:color="auto" w:fill="auto"/>
            <w:noWrap/>
            <w:vAlign w:val="bottom"/>
          </w:tcPr>
          <w:p w14:paraId="5E3307D5" w14:textId="4F25D9C6" w:rsidR="00526E73" w:rsidRPr="00614D51" w:rsidDel="00E27DD8" w:rsidRDefault="00526E73" w:rsidP="00614D51">
            <w:pPr>
              <w:spacing w:after="0"/>
              <w:jc w:val="center"/>
              <w:rPr>
                <w:del w:id="10262" w:author="Della Faille Philippe" w:date="2019-08-09T13:33:00Z"/>
                <w:moveFrom w:id="10263" w:author="Della Faille Philippe" w:date="2019-07-09T17:01:00Z"/>
                <w:rFonts w:ascii="Calibri" w:eastAsia="Times New Roman" w:hAnsi="Calibri" w:cs="Calibri"/>
                <w:color w:val="000000"/>
              </w:rPr>
            </w:pPr>
          </w:p>
        </w:tc>
      </w:tr>
      <w:tr w:rsidR="00614D51" w:rsidRPr="00614D51" w:rsidDel="00E27DD8" w14:paraId="2F646D1A" w14:textId="2D1AF65C" w:rsidTr="00526E73">
        <w:trPr>
          <w:trHeight w:val="288"/>
          <w:del w:id="10264" w:author="Della Faille Philippe" w:date="2019-08-09T13:33:00Z"/>
        </w:trPr>
        <w:tc>
          <w:tcPr>
            <w:tcW w:w="960" w:type="dxa"/>
            <w:vMerge w:val="restart"/>
            <w:tcBorders>
              <w:top w:val="nil"/>
              <w:left w:val="nil"/>
              <w:bottom w:val="single" w:sz="8" w:space="0" w:color="000000"/>
              <w:right w:val="nil"/>
            </w:tcBorders>
            <w:shd w:val="clear" w:color="auto" w:fill="8DB3E2" w:themeFill="text2" w:themeFillTint="66"/>
            <w:textDirection w:val="btLr"/>
            <w:vAlign w:val="center"/>
          </w:tcPr>
          <w:p w14:paraId="63F13958" w14:textId="457AF26C" w:rsidR="00614D51" w:rsidRPr="00614D51" w:rsidDel="00E27DD8" w:rsidRDefault="00614D51" w:rsidP="00526E73">
            <w:pPr>
              <w:spacing w:after="0"/>
              <w:jc w:val="center"/>
              <w:rPr>
                <w:del w:id="10265" w:author="Della Faille Philippe" w:date="2019-08-09T13:33:00Z"/>
                <w:moveFrom w:id="10266" w:author="Della Faille Philippe" w:date="2019-07-09T17:01:00Z"/>
                <w:rFonts w:ascii="Calibri" w:eastAsia="Times New Roman" w:hAnsi="Calibri" w:cs="Calibri"/>
                <w:color w:val="000000"/>
              </w:rPr>
            </w:pPr>
          </w:p>
        </w:tc>
        <w:tc>
          <w:tcPr>
            <w:tcW w:w="960" w:type="dxa"/>
            <w:vMerge w:val="restart"/>
            <w:tcBorders>
              <w:top w:val="single" w:sz="4" w:space="0" w:color="auto"/>
              <w:left w:val="nil"/>
              <w:bottom w:val="single" w:sz="12" w:space="0" w:color="000000"/>
              <w:right w:val="nil"/>
            </w:tcBorders>
            <w:shd w:val="clear" w:color="auto" w:fill="8DB3E2" w:themeFill="text2" w:themeFillTint="66"/>
            <w:textDirection w:val="btLr"/>
            <w:vAlign w:val="center"/>
            <w:hideMark/>
          </w:tcPr>
          <w:p w14:paraId="3831C780" w14:textId="21F08AED" w:rsidR="00614D51" w:rsidRPr="00614D51" w:rsidDel="00E27DD8" w:rsidRDefault="00614D51" w:rsidP="00614D51">
            <w:pPr>
              <w:spacing w:after="0"/>
              <w:jc w:val="center"/>
              <w:rPr>
                <w:del w:id="10267" w:author="Della Faille Philippe" w:date="2019-08-09T13:33:00Z"/>
                <w:moveFrom w:id="10268" w:author="Della Faille Philippe" w:date="2019-07-09T17:01:00Z"/>
                <w:rFonts w:ascii="Calibri" w:eastAsia="Times New Roman" w:hAnsi="Calibri" w:cs="Calibri"/>
                <w:color w:val="000000"/>
              </w:rPr>
            </w:pPr>
            <w:moveFrom w:id="10269" w:author="Della Faille Philippe" w:date="2019-07-09T17:01:00Z">
              <w:del w:id="10270"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8BF4DDE" w14:textId="55CE6B3A" w:rsidR="00614D51" w:rsidRPr="00614D51" w:rsidDel="00E27DD8" w:rsidRDefault="00614D51" w:rsidP="00614D51">
            <w:pPr>
              <w:spacing w:after="0"/>
              <w:jc w:val="center"/>
              <w:rPr>
                <w:del w:id="10271" w:author="Della Faille Philippe" w:date="2019-08-09T13:33:00Z"/>
                <w:moveFrom w:id="10272" w:author="Della Faille Philippe" w:date="2019-07-09T17:01:00Z"/>
                <w:rFonts w:ascii="Calibri" w:eastAsia="Times New Roman" w:hAnsi="Calibri" w:cs="Calibri"/>
                <w:color w:val="000000"/>
              </w:rPr>
            </w:pPr>
            <w:moveFrom w:id="10273" w:author="Della Faille Philippe" w:date="2019-07-09T17:01:00Z">
              <w:del w:id="10274" w:author="Della Faille Philippe" w:date="2019-08-09T13:33:00Z">
                <w:r w:rsidRPr="00614D51" w:rsidDel="00E27DD8">
                  <w:rPr>
                    <w:rFonts w:ascii="Calibri" w:eastAsia="Times New Roman" w:hAnsi="Calibri" w:cs="Calibri"/>
                    <w:color w:val="000000"/>
                  </w:rPr>
                  <w:delText>74</w:delText>
                </w:r>
              </w:del>
            </w:moveFrom>
          </w:p>
        </w:tc>
        <w:tc>
          <w:tcPr>
            <w:tcW w:w="2680" w:type="dxa"/>
            <w:tcBorders>
              <w:top w:val="nil"/>
              <w:left w:val="nil"/>
              <w:bottom w:val="nil"/>
              <w:right w:val="nil"/>
            </w:tcBorders>
            <w:shd w:val="clear" w:color="auto" w:fill="8DB3E2" w:themeFill="text2" w:themeFillTint="66"/>
            <w:noWrap/>
            <w:vAlign w:val="bottom"/>
            <w:hideMark/>
          </w:tcPr>
          <w:p w14:paraId="0E1B2BB9" w14:textId="4127B7EF" w:rsidR="00614D51" w:rsidRPr="00614D51" w:rsidDel="00E27DD8" w:rsidRDefault="00614D51" w:rsidP="00614D51">
            <w:pPr>
              <w:spacing w:after="0"/>
              <w:jc w:val="left"/>
              <w:rPr>
                <w:del w:id="10275" w:author="Della Faille Philippe" w:date="2019-08-09T13:33:00Z"/>
                <w:moveFrom w:id="10276" w:author="Della Faille Philippe" w:date="2019-07-09T17:01:00Z"/>
                <w:rFonts w:ascii="Calibri" w:eastAsia="Times New Roman" w:hAnsi="Calibri" w:cs="Calibri"/>
                <w:color w:val="000000"/>
              </w:rPr>
            </w:pPr>
            <w:moveFrom w:id="10277" w:author="Della Faille Philippe" w:date="2019-07-09T17:01:00Z">
              <w:del w:id="10278" w:author="Della Faille Philippe" w:date="2019-08-09T13:33:00Z">
                <w:r w:rsidRPr="00614D51" w:rsidDel="00E27DD8">
                  <w:rPr>
                    <w:rFonts w:ascii="Calibri" w:eastAsia="Times New Roman" w:hAnsi="Calibri" w:cs="Calibri"/>
                    <w:color w:val="000000"/>
                  </w:rPr>
                  <w:delText>VSWR pallet 1</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369052A" w14:textId="362655C7" w:rsidR="00614D51" w:rsidRPr="00614D51" w:rsidDel="00E27DD8" w:rsidRDefault="00614D51" w:rsidP="00614D51">
            <w:pPr>
              <w:spacing w:after="0"/>
              <w:jc w:val="center"/>
              <w:rPr>
                <w:del w:id="10279" w:author="Della Faille Philippe" w:date="2019-08-09T13:33:00Z"/>
                <w:moveFrom w:id="10280" w:author="Della Faille Philippe" w:date="2019-07-09T17:01:00Z"/>
                <w:rFonts w:ascii="Calibri" w:eastAsia="Times New Roman" w:hAnsi="Calibri" w:cs="Calibri"/>
                <w:color w:val="000000"/>
              </w:rPr>
            </w:pPr>
            <w:moveFrom w:id="10281" w:author="Della Faille Philippe" w:date="2019-07-09T17:01:00Z">
              <w:del w:id="10282"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2EF7F580" w14:textId="0B33602F" w:rsidR="00614D51" w:rsidRPr="00614D51" w:rsidDel="00E27DD8" w:rsidRDefault="00614D51" w:rsidP="00614D51">
            <w:pPr>
              <w:spacing w:after="0"/>
              <w:jc w:val="center"/>
              <w:rPr>
                <w:del w:id="10283" w:author="Della Faille Philippe" w:date="2019-08-09T13:33:00Z"/>
                <w:moveFrom w:id="10284" w:author="Della Faille Philippe" w:date="2019-07-09T17:01:00Z"/>
                <w:rFonts w:ascii="Calibri" w:eastAsia="Times New Roman" w:hAnsi="Calibri" w:cs="Calibri"/>
                <w:color w:val="000000"/>
              </w:rPr>
            </w:pPr>
            <w:moveFrom w:id="10285" w:author="Della Faille Philippe" w:date="2019-07-09T17:01:00Z">
              <w:del w:id="10286"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991EFC9" w14:textId="369071BA" w:rsidR="00614D51" w:rsidRPr="00614D51" w:rsidDel="00E27DD8" w:rsidRDefault="00614D51" w:rsidP="00614D51">
            <w:pPr>
              <w:spacing w:after="0"/>
              <w:jc w:val="center"/>
              <w:rPr>
                <w:del w:id="10287" w:author="Della Faille Philippe" w:date="2019-08-09T13:33:00Z"/>
                <w:moveFrom w:id="10288" w:author="Della Faille Philippe" w:date="2019-07-09T17:01:00Z"/>
                <w:rFonts w:ascii="Calibri" w:eastAsia="Times New Roman" w:hAnsi="Calibri" w:cs="Calibri"/>
                <w:color w:val="000000"/>
              </w:rPr>
            </w:pPr>
            <w:moveFrom w:id="10289" w:author="Della Faille Philippe" w:date="2019-07-09T17:01:00Z">
              <w:del w:id="10290"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EA8EC60" w14:textId="4BFA556C" w:rsidR="00614D51" w:rsidRPr="00614D51" w:rsidDel="00E27DD8" w:rsidRDefault="00614D51" w:rsidP="00614D51">
            <w:pPr>
              <w:spacing w:after="0"/>
              <w:jc w:val="center"/>
              <w:rPr>
                <w:del w:id="10291" w:author="Della Faille Philippe" w:date="2019-08-09T13:33:00Z"/>
                <w:moveFrom w:id="10292" w:author="Della Faille Philippe" w:date="2019-07-09T17:01:00Z"/>
                <w:rFonts w:ascii="Calibri" w:eastAsia="Times New Roman" w:hAnsi="Calibri" w:cs="Calibri"/>
                <w:color w:val="000000"/>
              </w:rPr>
            </w:pPr>
            <w:moveFrom w:id="10293" w:author="Della Faille Philippe" w:date="2019-07-09T17:01:00Z">
              <w:del w:id="10294" w:author="Della Faille Philippe" w:date="2019-08-09T13:33:00Z">
                <w:r w:rsidRPr="00614D51" w:rsidDel="00E27DD8">
                  <w:rPr>
                    <w:rFonts w:ascii="Calibri" w:eastAsia="Times New Roman" w:hAnsi="Calibri" w:cs="Calibri"/>
                    <w:color w:val="000000"/>
                  </w:rPr>
                  <w:delText>122</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6181108A" w14:textId="28BB1B81" w:rsidR="00614D51" w:rsidRPr="00614D51" w:rsidDel="00E27DD8" w:rsidRDefault="00614D51" w:rsidP="00614D51">
            <w:pPr>
              <w:spacing w:after="0"/>
              <w:jc w:val="center"/>
              <w:rPr>
                <w:del w:id="10295" w:author="Della Faille Philippe" w:date="2019-08-09T13:33:00Z"/>
                <w:moveFrom w:id="10296" w:author="Della Faille Philippe" w:date="2019-07-09T17:01:00Z"/>
                <w:rFonts w:ascii="Calibri" w:eastAsia="Times New Roman" w:hAnsi="Calibri" w:cs="Calibri"/>
                <w:color w:val="000000"/>
              </w:rPr>
            </w:pPr>
            <w:moveFrom w:id="10297" w:author="Della Faille Philippe" w:date="2019-07-09T17:01:00Z">
              <w:del w:id="10298" w:author="Della Faille Philippe" w:date="2019-08-09T13:33:00Z">
                <w:r w:rsidRPr="00614D51" w:rsidDel="00E27DD8">
                  <w:rPr>
                    <w:rFonts w:ascii="Calibri" w:eastAsia="Times New Roman" w:hAnsi="Calibri" w:cs="Calibri"/>
                    <w:color w:val="000000"/>
                  </w:rPr>
                  <w:delText>0x007A</w:delText>
                </w:r>
              </w:del>
            </w:moveFrom>
          </w:p>
        </w:tc>
      </w:tr>
      <w:tr w:rsidR="00614D51" w:rsidRPr="00614D51" w:rsidDel="00E27DD8" w14:paraId="3E1B09AE" w14:textId="220FF518" w:rsidTr="00526E73">
        <w:trPr>
          <w:trHeight w:val="288"/>
          <w:del w:id="1029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ABA58A9" w14:textId="7E6A00BC" w:rsidR="00614D51" w:rsidRPr="00614D51" w:rsidDel="00E27DD8" w:rsidRDefault="00614D51" w:rsidP="00614D51">
            <w:pPr>
              <w:spacing w:after="0"/>
              <w:jc w:val="left"/>
              <w:rPr>
                <w:del w:id="10300" w:author="Della Faille Philippe" w:date="2019-08-09T13:33:00Z"/>
                <w:moveFrom w:id="1030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19E8198C" w14:textId="43AB19EB" w:rsidR="00614D51" w:rsidRPr="00614D51" w:rsidDel="00E27DD8" w:rsidRDefault="00614D51" w:rsidP="00614D51">
            <w:pPr>
              <w:spacing w:after="0"/>
              <w:jc w:val="left"/>
              <w:rPr>
                <w:del w:id="10302" w:author="Della Faille Philippe" w:date="2019-08-09T13:33:00Z"/>
                <w:moveFrom w:id="1030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828D4A4" w14:textId="3661485C" w:rsidR="00614D51" w:rsidRPr="00614D51" w:rsidDel="00E27DD8" w:rsidRDefault="00614D51" w:rsidP="00614D51">
            <w:pPr>
              <w:spacing w:after="0"/>
              <w:jc w:val="center"/>
              <w:rPr>
                <w:del w:id="10304" w:author="Della Faille Philippe" w:date="2019-08-09T13:33:00Z"/>
                <w:moveFrom w:id="10305" w:author="Della Faille Philippe" w:date="2019-07-09T17:01:00Z"/>
                <w:rFonts w:ascii="Calibri" w:eastAsia="Times New Roman" w:hAnsi="Calibri" w:cs="Calibri"/>
                <w:color w:val="000000"/>
              </w:rPr>
            </w:pPr>
            <w:moveFrom w:id="10306" w:author="Della Faille Philippe" w:date="2019-07-09T17:01:00Z">
              <w:del w:id="10307" w:author="Della Faille Philippe" w:date="2019-08-09T13:33:00Z">
                <w:r w:rsidRPr="00614D51" w:rsidDel="00E27DD8">
                  <w:rPr>
                    <w:rFonts w:ascii="Calibri" w:eastAsia="Times New Roman" w:hAnsi="Calibri" w:cs="Calibri"/>
                    <w:color w:val="000000"/>
                  </w:rPr>
                  <w:delText>75</w:delText>
                </w:r>
              </w:del>
            </w:moveFrom>
          </w:p>
        </w:tc>
        <w:tc>
          <w:tcPr>
            <w:tcW w:w="2680" w:type="dxa"/>
            <w:tcBorders>
              <w:top w:val="nil"/>
              <w:left w:val="nil"/>
              <w:bottom w:val="nil"/>
              <w:right w:val="nil"/>
            </w:tcBorders>
            <w:shd w:val="clear" w:color="auto" w:fill="8DB3E2" w:themeFill="text2" w:themeFillTint="66"/>
            <w:noWrap/>
            <w:vAlign w:val="bottom"/>
            <w:hideMark/>
          </w:tcPr>
          <w:p w14:paraId="51728E0A" w14:textId="2576CFE4" w:rsidR="00614D51" w:rsidRPr="00614D51" w:rsidDel="00E27DD8" w:rsidRDefault="00614D51" w:rsidP="00614D51">
            <w:pPr>
              <w:spacing w:after="0"/>
              <w:jc w:val="left"/>
              <w:rPr>
                <w:del w:id="10308" w:author="Della Faille Philippe" w:date="2019-08-09T13:33:00Z"/>
                <w:moveFrom w:id="10309" w:author="Della Faille Philippe" w:date="2019-07-09T17:01:00Z"/>
                <w:rFonts w:ascii="Calibri" w:eastAsia="Times New Roman" w:hAnsi="Calibri" w:cs="Calibri"/>
                <w:color w:val="000000"/>
              </w:rPr>
            </w:pPr>
            <w:moveFrom w:id="10310" w:author="Della Faille Philippe" w:date="2019-07-09T17:01:00Z">
              <w:del w:id="10311" w:author="Della Faille Philippe" w:date="2019-08-09T13:33:00Z">
                <w:r w:rsidRPr="00614D51" w:rsidDel="00E27DD8">
                  <w:rPr>
                    <w:rFonts w:ascii="Calibri" w:eastAsia="Times New Roman" w:hAnsi="Calibri" w:cs="Calibri"/>
                    <w:color w:val="000000"/>
                  </w:rPr>
                  <w:delText>VSWR pallet 2</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2BFF637" w14:textId="067E7D5A" w:rsidR="00614D51" w:rsidRPr="00614D51" w:rsidDel="00E27DD8" w:rsidRDefault="00614D51" w:rsidP="00614D51">
            <w:pPr>
              <w:spacing w:after="0"/>
              <w:jc w:val="center"/>
              <w:rPr>
                <w:del w:id="10312" w:author="Della Faille Philippe" w:date="2019-08-09T13:33:00Z"/>
                <w:moveFrom w:id="10313" w:author="Della Faille Philippe" w:date="2019-07-09T17:01:00Z"/>
                <w:rFonts w:ascii="Calibri" w:eastAsia="Times New Roman" w:hAnsi="Calibri" w:cs="Calibri"/>
                <w:color w:val="000000"/>
              </w:rPr>
            </w:pPr>
            <w:moveFrom w:id="10314" w:author="Della Faille Philippe" w:date="2019-07-09T17:01:00Z">
              <w:del w:id="10315"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9557AFE" w14:textId="13CECFFD" w:rsidR="00614D51" w:rsidRPr="00614D51" w:rsidDel="00E27DD8" w:rsidRDefault="00614D51" w:rsidP="00614D51">
            <w:pPr>
              <w:spacing w:after="0"/>
              <w:jc w:val="center"/>
              <w:rPr>
                <w:del w:id="10316" w:author="Della Faille Philippe" w:date="2019-08-09T13:33:00Z"/>
                <w:moveFrom w:id="10317" w:author="Della Faille Philippe" w:date="2019-07-09T17:01:00Z"/>
                <w:rFonts w:ascii="Calibri" w:eastAsia="Times New Roman" w:hAnsi="Calibri" w:cs="Calibri"/>
                <w:color w:val="000000"/>
              </w:rPr>
            </w:pPr>
            <w:moveFrom w:id="10318" w:author="Della Faille Philippe" w:date="2019-07-09T17:01:00Z">
              <w:del w:id="10319"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2F5C220A" w14:textId="2F339E4A" w:rsidR="00614D51" w:rsidRPr="00614D51" w:rsidDel="00E27DD8" w:rsidRDefault="00614D51" w:rsidP="00614D51">
            <w:pPr>
              <w:spacing w:after="0"/>
              <w:jc w:val="center"/>
              <w:rPr>
                <w:del w:id="10320" w:author="Della Faille Philippe" w:date="2019-08-09T13:33:00Z"/>
                <w:moveFrom w:id="10321" w:author="Della Faille Philippe" w:date="2019-07-09T17:01:00Z"/>
                <w:rFonts w:ascii="Calibri" w:eastAsia="Times New Roman" w:hAnsi="Calibri" w:cs="Calibri"/>
                <w:color w:val="000000"/>
              </w:rPr>
            </w:pPr>
            <w:moveFrom w:id="10322" w:author="Della Faille Philippe" w:date="2019-07-09T17:01:00Z">
              <w:del w:id="10323"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C92A336" w14:textId="0D461AEB" w:rsidR="00614D51" w:rsidRPr="00614D51" w:rsidDel="00E27DD8" w:rsidRDefault="00614D51" w:rsidP="00614D51">
            <w:pPr>
              <w:spacing w:after="0"/>
              <w:jc w:val="center"/>
              <w:rPr>
                <w:del w:id="10324" w:author="Della Faille Philippe" w:date="2019-08-09T13:33:00Z"/>
                <w:moveFrom w:id="10325" w:author="Della Faille Philippe" w:date="2019-07-09T17:01:00Z"/>
                <w:rFonts w:ascii="Calibri" w:eastAsia="Times New Roman" w:hAnsi="Calibri" w:cs="Calibri"/>
                <w:color w:val="000000"/>
              </w:rPr>
            </w:pPr>
            <w:moveFrom w:id="10326" w:author="Della Faille Philippe" w:date="2019-07-09T17:01:00Z">
              <w:del w:id="10327" w:author="Della Faille Philippe" w:date="2019-08-09T13:33:00Z">
                <w:r w:rsidRPr="00614D51" w:rsidDel="00E27DD8">
                  <w:rPr>
                    <w:rFonts w:ascii="Calibri" w:eastAsia="Times New Roman" w:hAnsi="Calibri" w:cs="Calibri"/>
                    <w:color w:val="000000"/>
                  </w:rPr>
                  <w:delText>124</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08C36B2" w14:textId="29D3166C" w:rsidR="00614D51" w:rsidRPr="00614D51" w:rsidDel="00E27DD8" w:rsidRDefault="00614D51" w:rsidP="00614D51">
            <w:pPr>
              <w:spacing w:after="0"/>
              <w:jc w:val="center"/>
              <w:rPr>
                <w:del w:id="10328" w:author="Della Faille Philippe" w:date="2019-08-09T13:33:00Z"/>
                <w:moveFrom w:id="10329" w:author="Della Faille Philippe" w:date="2019-07-09T17:01:00Z"/>
                <w:rFonts w:ascii="Calibri" w:eastAsia="Times New Roman" w:hAnsi="Calibri" w:cs="Calibri"/>
                <w:color w:val="000000"/>
              </w:rPr>
            </w:pPr>
            <w:moveFrom w:id="10330" w:author="Della Faille Philippe" w:date="2019-07-09T17:01:00Z">
              <w:del w:id="10331" w:author="Della Faille Philippe" w:date="2019-08-09T13:33:00Z">
                <w:r w:rsidRPr="00614D51" w:rsidDel="00E27DD8">
                  <w:rPr>
                    <w:rFonts w:ascii="Calibri" w:eastAsia="Times New Roman" w:hAnsi="Calibri" w:cs="Calibri"/>
                    <w:color w:val="000000"/>
                  </w:rPr>
                  <w:delText>0x007C</w:delText>
                </w:r>
              </w:del>
            </w:moveFrom>
          </w:p>
        </w:tc>
      </w:tr>
      <w:tr w:rsidR="00614D51" w:rsidRPr="00614D51" w:rsidDel="00E27DD8" w14:paraId="07C21255" w14:textId="0D6C6CDF" w:rsidTr="00526E73">
        <w:trPr>
          <w:trHeight w:val="288"/>
          <w:del w:id="1033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E4F28D6" w14:textId="593A549C" w:rsidR="00614D51" w:rsidRPr="00614D51" w:rsidDel="00E27DD8" w:rsidRDefault="00614D51" w:rsidP="00614D51">
            <w:pPr>
              <w:spacing w:after="0"/>
              <w:jc w:val="left"/>
              <w:rPr>
                <w:del w:id="10333" w:author="Della Faille Philippe" w:date="2019-08-09T13:33:00Z"/>
                <w:moveFrom w:id="1033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2DDE5E4E" w14:textId="2DCCDC09" w:rsidR="00614D51" w:rsidRPr="00614D51" w:rsidDel="00E27DD8" w:rsidRDefault="00614D51" w:rsidP="00614D51">
            <w:pPr>
              <w:spacing w:after="0"/>
              <w:jc w:val="left"/>
              <w:rPr>
                <w:del w:id="10335" w:author="Della Faille Philippe" w:date="2019-08-09T13:33:00Z"/>
                <w:moveFrom w:id="1033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6D49187" w14:textId="5F58D1A6" w:rsidR="00614D51" w:rsidRPr="00614D51" w:rsidDel="00E27DD8" w:rsidRDefault="00614D51" w:rsidP="00614D51">
            <w:pPr>
              <w:spacing w:after="0"/>
              <w:jc w:val="center"/>
              <w:rPr>
                <w:del w:id="10337" w:author="Della Faille Philippe" w:date="2019-08-09T13:33:00Z"/>
                <w:moveFrom w:id="10338" w:author="Della Faille Philippe" w:date="2019-07-09T17:01:00Z"/>
                <w:rFonts w:ascii="Calibri" w:eastAsia="Times New Roman" w:hAnsi="Calibri" w:cs="Calibri"/>
                <w:color w:val="000000"/>
              </w:rPr>
            </w:pPr>
            <w:moveFrom w:id="10339" w:author="Della Faille Philippe" w:date="2019-07-09T17:01:00Z">
              <w:del w:id="10340" w:author="Della Faille Philippe" w:date="2019-08-09T13:33:00Z">
                <w:r w:rsidRPr="00614D51" w:rsidDel="00E27DD8">
                  <w:rPr>
                    <w:rFonts w:ascii="Calibri" w:eastAsia="Times New Roman" w:hAnsi="Calibri" w:cs="Calibri"/>
                    <w:color w:val="000000"/>
                  </w:rPr>
                  <w:delText>76</w:delText>
                </w:r>
              </w:del>
            </w:moveFrom>
          </w:p>
        </w:tc>
        <w:tc>
          <w:tcPr>
            <w:tcW w:w="2680" w:type="dxa"/>
            <w:tcBorders>
              <w:top w:val="nil"/>
              <w:left w:val="nil"/>
              <w:bottom w:val="nil"/>
              <w:right w:val="nil"/>
            </w:tcBorders>
            <w:shd w:val="clear" w:color="auto" w:fill="8DB3E2" w:themeFill="text2" w:themeFillTint="66"/>
            <w:noWrap/>
            <w:vAlign w:val="bottom"/>
            <w:hideMark/>
          </w:tcPr>
          <w:p w14:paraId="63DFD4E9" w14:textId="728E0407" w:rsidR="00614D51" w:rsidRPr="00614D51" w:rsidDel="00E27DD8" w:rsidRDefault="00614D51" w:rsidP="00614D51">
            <w:pPr>
              <w:spacing w:after="0"/>
              <w:jc w:val="left"/>
              <w:rPr>
                <w:del w:id="10341" w:author="Della Faille Philippe" w:date="2019-08-09T13:33:00Z"/>
                <w:moveFrom w:id="10342" w:author="Della Faille Philippe" w:date="2019-07-09T17:01:00Z"/>
                <w:rFonts w:ascii="Calibri" w:eastAsia="Times New Roman" w:hAnsi="Calibri" w:cs="Calibri"/>
                <w:color w:val="000000"/>
              </w:rPr>
            </w:pPr>
            <w:moveFrom w:id="10343" w:author="Della Faille Philippe" w:date="2019-07-09T17:01:00Z">
              <w:del w:id="10344" w:author="Della Faille Philippe" w:date="2019-08-09T13:33:00Z">
                <w:r w:rsidRPr="00614D51" w:rsidDel="00E27DD8">
                  <w:rPr>
                    <w:rFonts w:ascii="Calibri" w:eastAsia="Times New Roman" w:hAnsi="Calibri" w:cs="Calibri"/>
                    <w:color w:val="000000"/>
                  </w:rPr>
                  <w:delText>VSWR pallet 3</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CF7EBED" w14:textId="4B9DAFD7" w:rsidR="00614D51" w:rsidRPr="00614D51" w:rsidDel="00E27DD8" w:rsidRDefault="00614D51" w:rsidP="00614D51">
            <w:pPr>
              <w:spacing w:after="0"/>
              <w:jc w:val="center"/>
              <w:rPr>
                <w:del w:id="10345" w:author="Della Faille Philippe" w:date="2019-08-09T13:33:00Z"/>
                <w:moveFrom w:id="10346" w:author="Della Faille Philippe" w:date="2019-07-09T17:01:00Z"/>
                <w:rFonts w:ascii="Calibri" w:eastAsia="Times New Roman" w:hAnsi="Calibri" w:cs="Calibri"/>
                <w:color w:val="000000"/>
              </w:rPr>
            </w:pPr>
            <w:moveFrom w:id="10347" w:author="Della Faille Philippe" w:date="2019-07-09T17:01:00Z">
              <w:del w:id="10348"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6E22B18C" w14:textId="05A48341" w:rsidR="00614D51" w:rsidRPr="00614D51" w:rsidDel="00E27DD8" w:rsidRDefault="00614D51" w:rsidP="00614D51">
            <w:pPr>
              <w:spacing w:after="0"/>
              <w:jc w:val="center"/>
              <w:rPr>
                <w:del w:id="10349" w:author="Della Faille Philippe" w:date="2019-08-09T13:33:00Z"/>
                <w:moveFrom w:id="10350" w:author="Della Faille Philippe" w:date="2019-07-09T17:01:00Z"/>
                <w:rFonts w:ascii="Calibri" w:eastAsia="Times New Roman" w:hAnsi="Calibri" w:cs="Calibri"/>
                <w:color w:val="000000"/>
              </w:rPr>
            </w:pPr>
            <w:moveFrom w:id="10351" w:author="Della Faille Philippe" w:date="2019-07-09T17:01:00Z">
              <w:del w:id="1035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4022884" w14:textId="654CBE22" w:rsidR="00614D51" w:rsidRPr="00614D51" w:rsidDel="00E27DD8" w:rsidRDefault="00614D51" w:rsidP="00614D51">
            <w:pPr>
              <w:spacing w:after="0"/>
              <w:jc w:val="center"/>
              <w:rPr>
                <w:del w:id="10353" w:author="Della Faille Philippe" w:date="2019-08-09T13:33:00Z"/>
                <w:moveFrom w:id="10354" w:author="Della Faille Philippe" w:date="2019-07-09T17:01:00Z"/>
                <w:rFonts w:ascii="Calibri" w:eastAsia="Times New Roman" w:hAnsi="Calibri" w:cs="Calibri"/>
                <w:color w:val="000000"/>
              </w:rPr>
            </w:pPr>
            <w:moveFrom w:id="10355" w:author="Della Faille Philippe" w:date="2019-07-09T17:01:00Z">
              <w:del w:id="1035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21D93615" w14:textId="0E347FAA" w:rsidR="00614D51" w:rsidRPr="00614D51" w:rsidDel="00E27DD8" w:rsidRDefault="00614D51" w:rsidP="00614D51">
            <w:pPr>
              <w:spacing w:after="0"/>
              <w:jc w:val="center"/>
              <w:rPr>
                <w:del w:id="10357" w:author="Della Faille Philippe" w:date="2019-08-09T13:33:00Z"/>
                <w:moveFrom w:id="10358" w:author="Della Faille Philippe" w:date="2019-07-09T17:01:00Z"/>
                <w:rFonts w:ascii="Calibri" w:eastAsia="Times New Roman" w:hAnsi="Calibri" w:cs="Calibri"/>
                <w:color w:val="000000"/>
              </w:rPr>
            </w:pPr>
            <w:moveFrom w:id="10359" w:author="Della Faille Philippe" w:date="2019-07-09T17:01:00Z">
              <w:del w:id="10360" w:author="Della Faille Philippe" w:date="2019-08-09T13:33:00Z">
                <w:r w:rsidRPr="00614D51" w:rsidDel="00E27DD8">
                  <w:rPr>
                    <w:rFonts w:ascii="Calibri" w:eastAsia="Times New Roman" w:hAnsi="Calibri" w:cs="Calibri"/>
                    <w:color w:val="000000"/>
                  </w:rPr>
                  <w:delText>126</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4FC8D36" w14:textId="4F65BF65" w:rsidR="00614D51" w:rsidRPr="00614D51" w:rsidDel="00E27DD8" w:rsidRDefault="00614D51" w:rsidP="00614D51">
            <w:pPr>
              <w:spacing w:after="0"/>
              <w:jc w:val="center"/>
              <w:rPr>
                <w:del w:id="10361" w:author="Della Faille Philippe" w:date="2019-08-09T13:33:00Z"/>
                <w:moveFrom w:id="10362" w:author="Della Faille Philippe" w:date="2019-07-09T17:01:00Z"/>
                <w:rFonts w:ascii="Calibri" w:eastAsia="Times New Roman" w:hAnsi="Calibri" w:cs="Calibri"/>
                <w:color w:val="000000"/>
              </w:rPr>
            </w:pPr>
            <w:moveFrom w:id="10363" w:author="Della Faille Philippe" w:date="2019-07-09T17:01:00Z">
              <w:del w:id="10364" w:author="Della Faille Philippe" w:date="2019-08-09T13:33:00Z">
                <w:r w:rsidRPr="00614D51" w:rsidDel="00E27DD8">
                  <w:rPr>
                    <w:rFonts w:ascii="Calibri" w:eastAsia="Times New Roman" w:hAnsi="Calibri" w:cs="Calibri"/>
                    <w:color w:val="000000"/>
                  </w:rPr>
                  <w:delText>0x007E</w:delText>
                </w:r>
              </w:del>
            </w:moveFrom>
          </w:p>
        </w:tc>
      </w:tr>
      <w:tr w:rsidR="00614D51" w:rsidRPr="00614D51" w:rsidDel="00E27DD8" w14:paraId="56581621" w14:textId="48A4A9CD" w:rsidTr="00526E73">
        <w:trPr>
          <w:trHeight w:val="288"/>
          <w:del w:id="1036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B4605D2" w14:textId="13995F10" w:rsidR="00614D51" w:rsidRPr="00614D51" w:rsidDel="00E27DD8" w:rsidRDefault="00614D51" w:rsidP="00614D51">
            <w:pPr>
              <w:spacing w:after="0"/>
              <w:jc w:val="left"/>
              <w:rPr>
                <w:del w:id="10366" w:author="Della Faille Philippe" w:date="2019-08-09T13:33:00Z"/>
                <w:moveFrom w:id="1036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85A12F3" w14:textId="7DE09731" w:rsidR="00614D51" w:rsidRPr="00614D51" w:rsidDel="00E27DD8" w:rsidRDefault="00614D51" w:rsidP="00614D51">
            <w:pPr>
              <w:spacing w:after="0"/>
              <w:jc w:val="left"/>
              <w:rPr>
                <w:del w:id="10368" w:author="Della Faille Philippe" w:date="2019-08-09T13:33:00Z"/>
                <w:moveFrom w:id="1036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2959699" w14:textId="4113C48F" w:rsidR="00614D51" w:rsidRPr="00614D51" w:rsidDel="00E27DD8" w:rsidRDefault="00614D51" w:rsidP="00614D51">
            <w:pPr>
              <w:spacing w:after="0"/>
              <w:jc w:val="center"/>
              <w:rPr>
                <w:del w:id="10370" w:author="Della Faille Philippe" w:date="2019-08-09T13:33:00Z"/>
                <w:moveFrom w:id="10371" w:author="Della Faille Philippe" w:date="2019-07-09T17:01:00Z"/>
                <w:rFonts w:ascii="Calibri" w:eastAsia="Times New Roman" w:hAnsi="Calibri" w:cs="Calibri"/>
                <w:color w:val="000000"/>
              </w:rPr>
            </w:pPr>
            <w:moveFrom w:id="10372" w:author="Della Faille Philippe" w:date="2019-07-09T17:01:00Z">
              <w:del w:id="10373" w:author="Della Faille Philippe" w:date="2019-08-09T13:33:00Z">
                <w:r w:rsidRPr="00614D51" w:rsidDel="00E27DD8">
                  <w:rPr>
                    <w:rFonts w:ascii="Calibri" w:eastAsia="Times New Roman" w:hAnsi="Calibri" w:cs="Calibri"/>
                    <w:color w:val="000000"/>
                  </w:rPr>
                  <w:delText>77</w:delText>
                </w:r>
              </w:del>
            </w:moveFrom>
          </w:p>
        </w:tc>
        <w:tc>
          <w:tcPr>
            <w:tcW w:w="2680" w:type="dxa"/>
            <w:tcBorders>
              <w:top w:val="nil"/>
              <w:left w:val="nil"/>
              <w:bottom w:val="nil"/>
              <w:right w:val="nil"/>
            </w:tcBorders>
            <w:shd w:val="clear" w:color="auto" w:fill="8DB3E2" w:themeFill="text2" w:themeFillTint="66"/>
            <w:noWrap/>
            <w:vAlign w:val="bottom"/>
            <w:hideMark/>
          </w:tcPr>
          <w:p w14:paraId="3FBF2667" w14:textId="7BA94BCC" w:rsidR="00614D51" w:rsidRPr="00614D51" w:rsidDel="00E27DD8" w:rsidRDefault="00614D51" w:rsidP="00614D51">
            <w:pPr>
              <w:spacing w:after="0"/>
              <w:jc w:val="left"/>
              <w:rPr>
                <w:del w:id="10374" w:author="Della Faille Philippe" w:date="2019-08-09T13:33:00Z"/>
                <w:moveFrom w:id="10375" w:author="Della Faille Philippe" w:date="2019-07-09T17:01:00Z"/>
                <w:rFonts w:ascii="Calibri" w:eastAsia="Times New Roman" w:hAnsi="Calibri" w:cs="Calibri"/>
                <w:color w:val="000000"/>
              </w:rPr>
            </w:pPr>
            <w:moveFrom w:id="10376" w:author="Della Faille Philippe" w:date="2019-07-09T17:01:00Z">
              <w:del w:id="10377" w:author="Della Faille Philippe" w:date="2019-08-09T13:33:00Z">
                <w:r w:rsidRPr="00614D51" w:rsidDel="00E27DD8">
                  <w:rPr>
                    <w:rFonts w:ascii="Calibri" w:eastAsia="Times New Roman" w:hAnsi="Calibri" w:cs="Calibri"/>
                    <w:color w:val="000000"/>
                  </w:rPr>
                  <w:delText>VSWR pallet 4</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3310774" w14:textId="7BEF0FB4" w:rsidR="00614D51" w:rsidRPr="00614D51" w:rsidDel="00E27DD8" w:rsidRDefault="00614D51" w:rsidP="00614D51">
            <w:pPr>
              <w:spacing w:after="0"/>
              <w:jc w:val="center"/>
              <w:rPr>
                <w:del w:id="10378" w:author="Della Faille Philippe" w:date="2019-08-09T13:33:00Z"/>
                <w:moveFrom w:id="10379" w:author="Della Faille Philippe" w:date="2019-07-09T17:01:00Z"/>
                <w:rFonts w:ascii="Calibri" w:eastAsia="Times New Roman" w:hAnsi="Calibri" w:cs="Calibri"/>
                <w:color w:val="000000"/>
              </w:rPr>
            </w:pPr>
            <w:moveFrom w:id="10380" w:author="Della Faille Philippe" w:date="2019-07-09T17:01:00Z">
              <w:del w:id="10381"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2AF7A2F1" w14:textId="6561F52B" w:rsidR="00614D51" w:rsidRPr="00614D51" w:rsidDel="00E27DD8" w:rsidRDefault="00614D51" w:rsidP="00614D51">
            <w:pPr>
              <w:spacing w:after="0"/>
              <w:jc w:val="center"/>
              <w:rPr>
                <w:del w:id="10382" w:author="Della Faille Philippe" w:date="2019-08-09T13:33:00Z"/>
                <w:moveFrom w:id="10383" w:author="Della Faille Philippe" w:date="2019-07-09T17:01:00Z"/>
                <w:rFonts w:ascii="Calibri" w:eastAsia="Times New Roman" w:hAnsi="Calibri" w:cs="Calibri"/>
                <w:color w:val="000000"/>
              </w:rPr>
            </w:pPr>
            <w:moveFrom w:id="10384" w:author="Della Faille Philippe" w:date="2019-07-09T17:01:00Z">
              <w:del w:id="10385"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932BB0F" w14:textId="07B09E27" w:rsidR="00614D51" w:rsidRPr="00614D51" w:rsidDel="00E27DD8" w:rsidRDefault="00614D51" w:rsidP="00614D51">
            <w:pPr>
              <w:spacing w:after="0"/>
              <w:jc w:val="center"/>
              <w:rPr>
                <w:del w:id="10386" w:author="Della Faille Philippe" w:date="2019-08-09T13:33:00Z"/>
                <w:moveFrom w:id="10387" w:author="Della Faille Philippe" w:date="2019-07-09T17:01:00Z"/>
                <w:rFonts w:ascii="Calibri" w:eastAsia="Times New Roman" w:hAnsi="Calibri" w:cs="Calibri"/>
                <w:color w:val="000000"/>
              </w:rPr>
            </w:pPr>
            <w:moveFrom w:id="10388" w:author="Della Faille Philippe" w:date="2019-07-09T17:01:00Z">
              <w:del w:id="10389"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2A3F218A" w14:textId="0060696E" w:rsidR="00614D51" w:rsidRPr="00614D51" w:rsidDel="00E27DD8" w:rsidRDefault="00614D51" w:rsidP="00614D51">
            <w:pPr>
              <w:spacing w:after="0"/>
              <w:jc w:val="center"/>
              <w:rPr>
                <w:del w:id="10390" w:author="Della Faille Philippe" w:date="2019-08-09T13:33:00Z"/>
                <w:moveFrom w:id="10391" w:author="Della Faille Philippe" w:date="2019-07-09T17:01:00Z"/>
                <w:rFonts w:ascii="Calibri" w:eastAsia="Times New Roman" w:hAnsi="Calibri" w:cs="Calibri"/>
                <w:color w:val="000000"/>
              </w:rPr>
            </w:pPr>
            <w:moveFrom w:id="10392" w:author="Della Faille Philippe" w:date="2019-07-09T17:01:00Z">
              <w:del w:id="10393" w:author="Della Faille Philippe" w:date="2019-08-09T13:33:00Z">
                <w:r w:rsidRPr="00614D51" w:rsidDel="00E27DD8">
                  <w:rPr>
                    <w:rFonts w:ascii="Calibri" w:eastAsia="Times New Roman" w:hAnsi="Calibri" w:cs="Calibri"/>
                    <w:color w:val="000000"/>
                  </w:rPr>
                  <w:delText>128</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52F684F9" w14:textId="19A42178" w:rsidR="00614D51" w:rsidRPr="00614D51" w:rsidDel="00E27DD8" w:rsidRDefault="00614D51" w:rsidP="00614D51">
            <w:pPr>
              <w:spacing w:after="0"/>
              <w:jc w:val="center"/>
              <w:rPr>
                <w:del w:id="10394" w:author="Della Faille Philippe" w:date="2019-08-09T13:33:00Z"/>
                <w:moveFrom w:id="10395" w:author="Della Faille Philippe" w:date="2019-07-09T17:01:00Z"/>
                <w:rFonts w:ascii="Calibri" w:eastAsia="Times New Roman" w:hAnsi="Calibri" w:cs="Calibri"/>
                <w:color w:val="000000"/>
              </w:rPr>
            </w:pPr>
            <w:moveFrom w:id="10396" w:author="Della Faille Philippe" w:date="2019-07-09T17:01:00Z">
              <w:del w:id="10397" w:author="Della Faille Philippe" w:date="2019-08-09T13:33:00Z">
                <w:r w:rsidRPr="00614D51" w:rsidDel="00E27DD8">
                  <w:rPr>
                    <w:rFonts w:ascii="Calibri" w:eastAsia="Times New Roman" w:hAnsi="Calibri" w:cs="Calibri"/>
                    <w:color w:val="000000"/>
                  </w:rPr>
                  <w:delText>0x0080</w:delText>
                </w:r>
              </w:del>
            </w:moveFrom>
          </w:p>
        </w:tc>
      </w:tr>
      <w:tr w:rsidR="00614D51" w:rsidRPr="00614D51" w:rsidDel="00E27DD8" w14:paraId="1C997C3B" w14:textId="06598D6F" w:rsidTr="00526E73">
        <w:trPr>
          <w:trHeight w:val="288"/>
          <w:del w:id="1039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C55C962" w14:textId="70130C1F" w:rsidR="00614D51" w:rsidRPr="00614D51" w:rsidDel="00E27DD8" w:rsidRDefault="00614D51" w:rsidP="00614D51">
            <w:pPr>
              <w:spacing w:after="0"/>
              <w:jc w:val="left"/>
              <w:rPr>
                <w:del w:id="10399" w:author="Della Faille Philippe" w:date="2019-08-09T13:33:00Z"/>
                <w:moveFrom w:id="1040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21B5C76" w14:textId="25C4EDD6" w:rsidR="00614D51" w:rsidRPr="00614D51" w:rsidDel="00E27DD8" w:rsidRDefault="00614D51" w:rsidP="00614D51">
            <w:pPr>
              <w:spacing w:after="0"/>
              <w:jc w:val="left"/>
              <w:rPr>
                <w:del w:id="10401" w:author="Della Faille Philippe" w:date="2019-08-09T13:33:00Z"/>
                <w:moveFrom w:id="1040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EB70CFB" w14:textId="7E530ED2" w:rsidR="00614D51" w:rsidRPr="00614D51" w:rsidDel="00E27DD8" w:rsidRDefault="00614D51" w:rsidP="00614D51">
            <w:pPr>
              <w:spacing w:after="0"/>
              <w:jc w:val="center"/>
              <w:rPr>
                <w:del w:id="10403" w:author="Della Faille Philippe" w:date="2019-08-09T13:33:00Z"/>
                <w:moveFrom w:id="10404" w:author="Della Faille Philippe" w:date="2019-07-09T17:01:00Z"/>
                <w:rFonts w:ascii="Calibri" w:eastAsia="Times New Roman" w:hAnsi="Calibri" w:cs="Calibri"/>
                <w:color w:val="000000"/>
              </w:rPr>
            </w:pPr>
            <w:moveFrom w:id="10405" w:author="Della Faille Philippe" w:date="2019-07-09T17:01:00Z">
              <w:del w:id="10406" w:author="Della Faille Philippe" w:date="2019-08-09T13:33:00Z">
                <w:r w:rsidRPr="00614D51" w:rsidDel="00E27DD8">
                  <w:rPr>
                    <w:rFonts w:ascii="Calibri" w:eastAsia="Times New Roman" w:hAnsi="Calibri" w:cs="Calibri"/>
                    <w:color w:val="000000"/>
                  </w:rPr>
                  <w:delText>78</w:delText>
                </w:r>
              </w:del>
            </w:moveFrom>
          </w:p>
        </w:tc>
        <w:tc>
          <w:tcPr>
            <w:tcW w:w="2680" w:type="dxa"/>
            <w:tcBorders>
              <w:top w:val="nil"/>
              <w:left w:val="nil"/>
              <w:bottom w:val="nil"/>
              <w:right w:val="nil"/>
            </w:tcBorders>
            <w:shd w:val="clear" w:color="auto" w:fill="8DB3E2" w:themeFill="text2" w:themeFillTint="66"/>
            <w:noWrap/>
            <w:vAlign w:val="bottom"/>
            <w:hideMark/>
          </w:tcPr>
          <w:p w14:paraId="4F79EB86" w14:textId="06D14774" w:rsidR="00614D51" w:rsidRPr="00614D51" w:rsidDel="00E27DD8" w:rsidRDefault="00614D51" w:rsidP="00614D51">
            <w:pPr>
              <w:spacing w:after="0"/>
              <w:jc w:val="left"/>
              <w:rPr>
                <w:del w:id="10407" w:author="Della Faille Philippe" w:date="2019-08-09T13:33:00Z"/>
                <w:moveFrom w:id="10408" w:author="Della Faille Philippe" w:date="2019-07-09T17:01:00Z"/>
                <w:rFonts w:ascii="Calibri" w:eastAsia="Times New Roman" w:hAnsi="Calibri" w:cs="Calibri"/>
                <w:color w:val="000000"/>
              </w:rPr>
            </w:pPr>
            <w:moveFrom w:id="10409" w:author="Della Faille Philippe" w:date="2019-07-09T17:01:00Z">
              <w:del w:id="10410" w:author="Della Faille Philippe" w:date="2019-08-09T13:33:00Z">
                <w:r w:rsidRPr="00614D51" w:rsidDel="00E27DD8">
                  <w:rPr>
                    <w:rFonts w:ascii="Calibri" w:eastAsia="Times New Roman" w:hAnsi="Calibri" w:cs="Calibri"/>
                    <w:color w:val="000000"/>
                  </w:rPr>
                  <w:delText>VSWR pallet 5</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34D54B7" w14:textId="4383E132" w:rsidR="00614D51" w:rsidRPr="00614D51" w:rsidDel="00E27DD8" w:rsidRDefault="00614D51" w:rsidP="00614D51">
            <w:pPr>
              <w:spacing w:after="0"/>
              <w:jc w:val="center"/>
              <w:rPr>
                <w:del w:id="10411" w:author="Della Faille Philippe" w:date="2019-08-09T13:33:00Z"/>
                <w:moveFrom w:id="10412" w:author="Della Faille Philippe" w:date="2019-07-09T17:01:00Z"/>
                <w:rFonts w:ascii="Calibri" w:eastAsia="Times New Roman" w:hAnsi="Calibri" w:cs="Calibri"/>
                <w:color w:val="000000"/>
              </w:rPr>
            </w:pPr>
            <w:moveFrom w:id="10413" w:author="Della Faille Philippe" w:date="2019-07-09T17:01:00Z">
              <w:del w:id="10414"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8B7AC93" w14:textId="36296D87" w:rsidR="00614D51" w:rsidRPr="00614D51" w:rsidDel="00E27DD8" w:rsidRDefault="00614D51" w:rsidP="00614D51">
            <w:pPr>
              <w:spacing w:after="0"/>
              <w:jc w:val="center"/>
              <w:rPr>
                <w:del w:id="10415" w:author="Della Faille Philippe" w:date="2019-08-09T13:33:00Z"/>
                <w:moveFrom w:id="10416" w:author="Della Faille Philippe" w:date="2019-07-09T17:01:00Z"/>
                <w:rFonts w:ascii="Calibri" w:eastAsia="Times New Roman" w:hAnsi="Calibri" w:cs="Calibri"/>
                <w:color w:val="000000"/>
              </w:rPr>
            </w:pPr>
            <w:moveFrom w:id="10417" w:author="Della Faille Philippe" w:date="2019-07-09T17:01:00Z">
              <w:del w:id="10418"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96450CD" w14:textId="4AE04EAA" w:rsidR="00614D51" w:rsidRPr="00614D51" w:rsidDel="00E27DD8" w:rsidRDefault="00614D51" w:rsidP="00614D51">
            <w:pPr>
              <w:spacing w:after="0"/>
              <w:jc w:val="center"/>
              <w:rPr>
                <w:del w:id="10419" w:author="Della Faille Philippe" w:date="2019-08-09T13:33:00Z"/>
                <w:moveFrom w:id="10420" w:author="Della Faille Philippe" w:date="2019-07-09T17:01:00Z"/>
                <w:rFonts w:ascii="Calibri" w:eastAsia="Times New Roman" w:hAnsi="Calibri" w:cs="Calibri"/>
                <w:color w:val="000000"/>
              </w:rPr>
            </w:pPr>
            <w:moveFrom w:id="10421" w:author="Della Faille Philippe" w:date="2019-07-09T17:01:00Z">
              <w:del w:id="10422"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87CBAA9" w14:textId="40C14579" w:rsidR="00614D51" w:rsidRPr="00614D51" w:rsidDel="00E27DD8" w:rsidRDefault="00614D51" w:rsidP="00614D51">
            <w:pPr>
              <w:spacing w:after="0"/>
              <w:jc w:val="center"/>
              <w:rPr>
                <w:del w:id="10423" w:author="Della Faille Philippe" w:date="2019-08-09T13:33:00Z"/>
                <w:moveFrom w:id="10424" w:author="Della Faille Philippe" w:date="2019-07-09T17:01:00Z"/>
                <w:rFonts w:ascii="Calibri" w:eastAsia="Times New Roman" w:hAnsi="Calibri" w:cs="Calibri"/>
                <w:color w:val="000000"/>
              </w:rPr>
            </w:pPr>
            <w:moveFrom w:id="10425" w:author="Della Faille Philippe" w:date="2019-07-09T17:01:00Z">
              <w:del w:id="10426" w:author="Della Faille Philippe" w:date="2019-08-09T13:33:00Z">
                <w:r w:rsidRPr="00614D51" w:rsidDel="00E27DD8">
                  <w:rPr>
                    <w:rFonts w:ascii="Calibri" w:eastAsia="Times New Roman" w:hAnsi="Calibri" w:cs="Calibri"/>
                    <w:color w:val="000000"/>
                  </w:rPr>
                  <w:delText>130</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6411DEB4" w14:textId="13CBA3DA" w:rsidR="00614D51" w:rsidRPr="00614D51" w:rsidDel="00E27DD8" w:rsidRDefault="00614D51" w:rsidP="00614D51">
            <w:pPr>
              <w:spacing w:after="0"/>
              <w:jc w:val="center"/>
              <w:rPr>
                <w:del w:id="10427" w:author="Della Faille Philippe" w:date="2019-08-09T13:33:00Z"/>
                <w:moveFrom w:id="10428" w:author="Della Faille Philippe" w:date="2019-07-09T17:01:00Z"/>
                <w:rFonts w:ascii="Calibri" w:eastAsia="Times New Roman" w:hAnsi="Calibri" w:cs="Calibri"/>
                <w:color w:val="000000"/>
              </w:rPr>
            </w:pPr>
            <w:moveFrom w:id="10429" w:author="Della Faille Philippe" w:date="2019-07-09T17:01:00Z">
              <w:del w:id="10430" w:author="Della Faille Philippe" w:date="2019-08-09T13:33:00Z">
                <w:r w:rsidRPr="00614D51" w:rsidDel="00E27DD8">
                  <w:rPr>
                    <w:rFonts w:ascii="Calibri" w:eastAsia="Times New Roman" w:hAnsi="Calibri" w:cs="Calibri"/>
                    <w:color w:val="000000"/>
                  </w:rPr>
                  <w:delText>0x0082</w:delText>
                </w:r>
              </w:del>
            </w:moveFrom>
          </w:p>
        </w:tc>
      </w:tr>
      <w:tr w:rsidR="00614D51" w:rsidRPr="00614D51" w:rsidDel="00E27DD8" w14:paraId="561D3030" w14:textId="3B016CD1" w:rsidTr="00526E73">
        <w:trPr>
          <w:trHeight w:val="288"/>
          <w:del w:id="1043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73F98EF" w14:textId="34938762" w:rsidR="00614D51" w:rsidRPr="00614D51" w:rsidDel="00E27DD8" w:rsidRDefault="00614D51" w:rsidP="00614D51">
            <w:pPr>
              <w:spacing w:after="0"/>
              <w:jc w:val="left"/>
              <w:rPr>
                <w:del w:id="10432" w:author="Della Faille Philippe" w:date="2019-08-09T13:33:00Z"/>
                <w:moveFrom w:id="1043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DDAD6D2" w14:textId="1ABD8CF3" w:rsidR="00614D51" w:rsidRPr="00614D51" w:rsidDel="00E27DD8" w:rsidRDefault="00614D51" w:rsidP="00614D51">
            <w:pPr>
              <w:spacing w:after="0"/>
              <w:jc w:val="left"/>
              <w:rPr>
                <w:del w:id="10434" w:author="Della Faille Philippe" w:date="2019-08-09T13:33:00Z"/>
                <w:moveFrom w:id="1043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F7039DC" w14:textId="2D132988" w:rsidR="00614D51" w:rsidRPr="00614D51" w:rsidDel="00E27DD8" w:rsidRDefault="00614D51" w:rsidP="00614D51">
            <w:pPr>
              <w:spacing w:after="0"/>
              <w:jc w:val="center"/>
              <w:rPr>
                <w:del w:id="10436" w:author="Della Faille Philippe" w:date="2019-08-09T13:33:00Z"/>
                <w:moveFrom w:id="10437" w:author="Della Faille Philippe" w:date="2019-07-09T17:01:00Z"/>
                <w:rFonts w:ascii="Calibri" w:eastAsia="Times New Roman" w:hAnsi="Calibri" w:cs="Calibri"/>
                <w:color w:val="000000"/>
              </w:rPr>
            </w:pPr>
            <w:moveFrom w:id="10438" w:author="Della Faille Philippe" w:date="2019-07-09T17:01:00Z">
              <w:del w:id="10439" w:author="Della Faille Philippe" w:date="2019-08-09T13:33:00Z">
                <w:r w:rsidRPr="00614D51" w:rsidDel="00E27DD8">
                  <w:rPr>
                    <w:rFonts w:ascii="Calibri" w:eastAsia="Times New Roman" w:hAnsi="Calibri" w:cs="Calibri"/>
                    <w:color w:val="000000"/>
                  </w:rPr>
                  <w:delText>79</w:delText>
                </w:r>
              </w:del>
            </w:moveFrom>
          </w:p>
        </w:tc>
        <w:tc>
          <w:tcPr>
            <w:tcW w:w="2680" w:type="dxa"/>
            <w:tcBorders>
              <w:top w:val="nil"/>
              <w:left w:val="nil"/>
              <w:bottom w:val="nil"/>
              <w:right w:val="nil"/>
            </w:tcBorders>
            <w:shd w:val="clear" w:color="auto" w:fill="8DB3E2" w:themeFill="text2" w:themeFillTint="66"/>
            <w:noWrap/>
            <w:vAlign w:val="bottom"/>
            <w:hideMark/>
          </w:tcPr>
          <w:p w14:paraId="0F68ABA1" w14:textId="03A2B4ED" w:rsidR="00614D51" w:rsidRPr="00614D51" w:rsidDel="00E27DD8" w:rsidRDefault="00614D51" w:rsidP="00614D51">
            <w:pPr>
              <w:spacing w:after="0"/>
              <w:jc w:val="left"/>
              <w:rPr>
                <w:del w:id="10440" w:author="Della Faille Philippe" w:date="2019-08-09T13:33:00Z"/>
                <w:moveFrom w:id="10441" w:author="Della Faille Philippe" w:date="2019-07-09T17:01:00Z"/>
                <w:rFonts w:ascii="Calibri" w:eastAsia="Times New Roman" w:hAnsi="Calibri" w:cs="Calibri"/>
                <w:color w:val="000000"/>
              </w:rPr>
            </w:pPr>
            <w:moveFrom w:id="10442" w:author="Della Faille Philippe" w:date="2019-07-09T17:01:00Z">
              <w:del w:id="10443" w:author="Della Faille Philippe" w:date="2019-08-09T13:33:00Z">
                <w:r w:rsidRPr="00614D51" w:rsidDel="00E27DD8">
                  <w:rPr>
                    <w:rFonts w:ascii="Calibri" w:eastAsia="Times New Roman" w:hAnsi="Calibri" w:cs="Calibri"/>
                    <w:color w:val="000000"/>
                  </w:rPr>
                  <w:delText>VSWR pallet 6</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D8CF8F5" w14:textId="6AD89809" w:rsidR="00614D51" w:rsidRPr="00614D51" w:rsidDel="00E27DD8" w:rsidRDefault="00614D51" w:rsidP="00614D51">
            <w:pPr>
              <w:spacing w:after="0"/>
              <w:jc w:val="center"/>
              <w:rPr>
                <w:del w:id="10444" w:author="Della Faille Philippe" w:date="2019-08-09T13:33:00Z"/>
                <w:moveFrom w:id="10445" w:author="Della Faille Philippe" w:date="2019-07-09T17:01:00Z"/>
                <w:rFonts w:ascii="Calibri" w:eastAsia="Times New Roman" w:hAnsi="Calibri" w:cs="Calibri"/>
                <w:color w:val="000000"/>
              </w:rPr>
            </w:pPr>
            <w:moveFrom w:id="10446" w:author="Della Faille Philippe" w:date="2019-07-09T17:01:00Z">
              <w:del w:id="10447"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6437B50E" w14:textId="42E9F6B0" w:rsidR="00614D51" w:rsidRPr="00614D51" w:rsidDel="00E27DD8" w:rsidRDefault="00614D51" w:rsidP="00614D51">
            <w:pPr>
              <w:spacing w:after="0"/>
              <w:jc w:val="center"/>
              <w:rPr>
                <w:del w:id="10448" w:author="Della Faille Philippe" w:date="2019-08-09T13:33:00Z"/>
                <w:moveFrom w:id="10449" w:author="Della Faille Philippe" w:date="2019-07-09T17:01:00Z"/>
                <w:rFonts w:ascii="Calibri" w:eastAsia="Times New Roman" w:hAnsi="Calibri" w:cs="Calibri"/>
                <w:color w:val="000000"/>
              </w:rPr>
            </w:pPr>
            <w:moveFrom w:id="10450" w:author="Della Faille Philippe" w:date="2019-07-09T17:01:00Z">
              <w:del w:id="10451"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829C30F" w14:textId="1BABC263" w:rsidR="00614D51" w:rsidRPr="00614D51" w:rsidDel="00E27DD8" w:rsidRDefault="00614D51" w:rsidP="00614D51">
            <w:pPr>
              <w:spacing w:after="0"/>
              <w:jc w:val="center"/>
              <w:rPr>
                <w:del w:id="10452" w:author="Della Faille Philippe" w:date="2019-08-09T13:33:00Z"/>
                <w:moveFrom w:id="10453" w:author="Della Faille Philippe" w:date="2019-07-09T17:01:00Z"/>
                <w:rFonts w:ascii="Calibri" w:eastAsia="Times New Roman" w:hAnsi="Calibri" w:cs="Calibri"/>
                <w:color w:val="000000"/>
              </w:rPr>
            </w:pPr>
            <w:moveFrom w:id="10454" w:author="Della Faille Philippe" w:date="2019-07-09T17:01:00Z">
              <w:del w:id="10455"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052D02A6" w14:textId="51F6E74C" w:rsidR="00614D51" w:rsidRPr="00614D51" w:rsidDel="00E27DD8" w:rsidRDefault="00614D51" w:rsidP="00614D51">
            <w:pPr>
              <w:spacing w:after="0"/>
              <w:jc w:val="center"/>
              <w:rPr>
                <w:del w:id="10456" w:author="Della Faille Philippe" w:date="2019-08-09T13:33:00Z"/>
                <w:moveFrom w:id="10457" w:author="Della Faille Philippe" w:date="2019-07-09T17:01:00Z"/>
                <w:rFonts w:ascii="Calibri" w:eastAsia="Times New Roman" w:hAnsi="Calibri" w:cs="Calibri"/>
                <w:color w:val="000000"/>
              </w:rPr>
            </w:pPr>
            <w:moveFrom w:id="10458" w:author="Della Faille Philippe" w:date="2019-07-09T17:01:00Z">
              <w:del w:id="10459" w:author="Della Faille Philippe" w:date="2019-08-09T13:33:00Z">
                <w:r w:rsidRPr="00614D51" w:rsidDel="00E27DD8">
                  <w:rPr>
                    <w:rFonts w:ascii="Calibri" w:eastAsia="Times New Roman" w:hAnsi="Calibri" w:cs="Calibri"/>
                    <w:color w:val="000000"/>
                  </w:rPr>
                  <w:delText>132</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ACB58DF" w14:textId="0A5D5E90" w:rsidR="00614D51" w:rsidRPr="00614D51" w:rsidDel="00E27DD8" w:rsidRDefault="00614D51" w:rsidP="00614D51">
            <w:pPr>
              <w:spacing w:after="0"/>
              <w:jc w:val="center"/>
              <w:rPr>
                <w:del w:id="10460" w:author="Della Faille Philippe" w:date="2019-08-09T13:33:00Z"/>
                <w:moveFrom w:id="10461" w:author="Della Faille Philippe" w:date="2019-07-09T17:01:00Z"/>
                <w:rFonts w:ascii="Calibri" w:eastAsia="Times New Roman" w:hAnsi="Calibri" w:cs="Calibri"/>
                <w:color w:val="000000"/>
              </w:rPr>
            </w:pPr>
            <w:moveFrom w:id="10462" w:author="Della Faille Philippe" w:date="2019-07-09T17:01:00Z">
              <w:del w:id="10463" w:author="Della Faille Philippe" w:date="2019-08-09T13:33:00Z">
                <w:r w:rsidRPr="00614D51" w:rsidDel="00E27DD8">
                  <w:rPr>
                    <w:rFonts w:ascii="Calibri" w:eastAsia="Times New Roman" w:hAnsi="Calibri" w:cs="Calibri"/>
                    <w:color w:val="000000"/>
                  </w:rPr>
                  <w:delText>0x0084</w:delText>
                </w:r>
              </w:del>
            </w:moveFrom>
          </w:p>
        </w:tc>
      </w:tr>
      <w:tr w:rsidR="00614D51" w:rsidRPr="00614D51" w:rsidDel="00E27DD8" w14:paraId="05EE6C37" w14:textId="1163F8AB" w:rsidTr="00526E73">
        <w:trPr>
          <w:trHeight w:val="288"/>
          <w:del w:id="1046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8CE7EB9" w14:textId="40B851BC" w:rsidR="00614D51" w:rsidRPr="00614D51" w:rsidDel="00E27DD8" w:rsidRDefault="00614D51" w:rsidP="00614D51">
            <w:pPr>
              <w:spacing w:after="0"/>
              <w:jc w:val="left"/>
              <w:rPr>
                <w:del w:id="10465" w:author="Della Faille Philippe" w:date="2019-08-09T13:33:00Z"/>
                <w:moveFrom w:id="1046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4E05E84" w14:textId="7A2481E5" w:rsidR="00614D51" w:rsidRPr="00614D51" w:rsidDel="00E27DD8" w:rsidRDefault="00614D51" w:rsidP="00614D51">
            <w:pPr>
              <w:spacing w:after="0"/>
              <w:jc w:val="left"/>
              <w:rPr>
                <w:del w:id="10467" w:author="Della Faille Philippe" w:date="2019-08-09T13:33:00Z"/>
                <w:moveFrom w:id="1046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E96C998" w14:textId="17C046E5" w:rsidR="00614D51" w:rsidRPr="00614D51" w:rsidDel="00E27DD8" w:rsidRDefault="00614D51" w:rsidP="00614D51">
            <w:pPr>
              <w:spacing w:after="0"/>
              <w:jc w:val="center"/>
              <w:rPr>
                <w:del w:id="10469" w:author="Della Faille Philippe" w:date="2019-08-09T13:33:00Z"/>
                <w:moveFrom w:id="10470" w:author="Della Faille Philippe" w:date="2019-07-09T17:01:00Z"/>
                <w:rFonts w:ascii="Calibri" w:eastAsia="Times New Roman" w:hAnsi="Calibri" w:cs="Calibri"/>
                <w:color w:val="000000"/>
              </w:rPr>
            </w:pPr>
            <w:moveFrom w:id="10471" w:author="Della Faille Philippe" w:date="2019-07-09T17:01:00Z">
              <w:del w:id="10472" w:author="Della Faille Philippe" w:date="2019-08-09T13:33:00Z">
                <w:r w:rsidRPr="00614D51" w:rsidDel="00E27DD8">
                  <w:rPr>
                    <w:rFonts w:ascii="Calibri" w:eastAsia="Times New Roman" w:hAnsi="Calibri" w:cs="Calibri"/>
                    <w:color w:val="000000"/>
                  </w:rPr>
                  <w:delText>80</w:delText>
                </w:r>
              </w:del>
            </w:moveFrom>
          </w:p>
        </w:tc>
        <w:tc>
          <w:tcPr>
            <w:tcW w:w="2680" w:type="dxa"/>
            <w:tcBorders>
              <w:top w:val="nil"/>
              <w:left w:val="nil"/>
              <w:bottom w:val="nil"/>
              <w:right w:val="nil"/>
            </w:tcBorders>
            <w:shd w:val="clear" w:color="auto" w:fill="8DB3E2" w:themeFill="text2" w:themeFillTint="66"/>
            <w:noWrap/>
            <w:vAlign w:val="bottom"/>
            <w:hideMark/>
          </w:tcPr>
          <w:p w14:paraId="49C08550" w14:textId="14700D2E" w:rsidR="00614D51" w:rsidRPr="00614D51" w:rsidDel="00E27DD8" w:rsidRDefault="00614D51" w:rsidP="00614D51">
            <w:pPr>
              <w:spacing w:after="0"/>
              <w:jc w:val="left"/>
              <w:rPr>
                <w:del w:id="10473" w:author="Della Faille Philippe" w:date="2019-08-09T13:33:00Z"/>
                <w:moveFrom w:id="10474" w:author="Della Faille Philippe" w:date="2019-07-09T17:01:00Z"/>
                <w:rFonts w:ascii="Calibri" w:eastAsia="Times New Roman" w:hAnsi="Calibri" w:cs="Calibri"/>
                <w:color w:val="000000"/>
              </w:rPr>
            </w:pPr>
            <w:moveFrom w:id="10475" w:author="Della Faille Philippe" w:date="2019-07-09T17:01:00Z">
              <w:del w:id="10476" w:author="Della Faille Philippe" w:date="2019-08-09T13:33:00Z">
                <w:r w:rsidRPr="00614D51" w:rsidDel="00E27DD8">
                  <w:rPr>
                    <w:rFonts w:ascii="Calibri" w:eastAsia="Times New Roman" w:hAnsi="Calibri" w:cs="Calibri"/>
                    <w:color w:val="000000"/>
                  </w:rPr>
                  <w:delText>VSWR combiner</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9C737A2" w14:textId="566BC109" w:rsidR="00614D51" w:rsidRPr="00614D51" w:rsidDel="00E27DD8" w:rsidRDefault="00614D51" w:rsidP="00614D51">
            <w:pPr>
              <w:spacing w:after="0"/>
              <w:jc w:val="center"/>
              <w:rPr>
                <w:del w:id="10477" w:author="Della Faille Philippe" w:date="2019-08-09T13:33:00Z"/>
                <w:moveFrom w:id="10478" w:author="Della Faille Philippe" w:date="2019-07-09T17:01:00Z"/>
                <w:rFonts w:ascii="Calibri" w:eastAsia="Times New Roman" w:hAnsi="Calibri" w:cs="Calibri"/>
                <w:color w:val="000000"/>
              </w:rPr>
            </w:pPr>
            <w:moveFrom w:id="10479" w:author="Della Faille Philippe" w:date="2019-07-09T17:01:00Z">
              <w:del w:id="10480"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6AAE3F6E" w14:textId="713C5B58" w:rsidR="00614D51" w:rsidRPr="00614D51" w:rsidDel="00E27DD8" w:rsidRDefault="00614D51" w:rsidP="00614D51">
            <w:pPr>
              <w:spacing w:after="0"/>
              <w:jc w:val="center"/>
              <w:rPr>
                <w:del w:id="10481" w:author="Della Faille Philippe" w:date="2019-08-09T13:33:00Z"/>
                <w:moveFrom w:id="10482" w:author="Della Faille Philippe" w:date="2019-07-09T17:01:00Z"/>
                <w:rFonts w:ascii="Calibri" w:eastAsia="Times New Roman" w:hAnsi="Calibri" w:cs="Calibri"/>
                <w:color w:val="000000"/>
              </w:rPr>
            </w:pPr>
            <w:moveFrom w:id="10483" w:author="Della Faille Philippe" w:date="2019-07-09T17:01:00Z">
              <w:del w:id="10484"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9C44949" w14:textId="2ECB8076" w:rsidR="00614D51" w:rsidRPr="00614D51" w:rsidDel="00E27DD8" w:rsidRDefault="00614D51" w:rsidP="00614D51">
            <w:pPr>
              <w:spacing w:after="0"/>
              <w:jc w:val="center"/>
              <w:rPr>
                <w:del w:id="10485" w:author="Della Faille Philippe" w:date="2019-08-09T13:33:00Z"/>
                <w:moveFrom w:id="10486" w:author="Della Faille Philippe" w:date="2019-07-09T17:01:00Z"/>
                <w:rFonts w:ascii="Calibri" w:eastAsia="Times New Roman" w:hAnsi="Calibri" w:cs="Calibri"/>
                <w:color w:val="000000"/>
              </w:rPr>
            </w:pPr>
            <w:moveFrom w:id="10487" w:author="Della Faille Philippe" w:date="2019-07-09T17:01:00Z">
              <w:del w:id="10488"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3A3C45B2" w14:textId="7982F03E" w:rsidR="00614D51" w:rsidRPr="00614D51" w:rsidDel="00E27DD8" w:rsidRDefault="00614D51" w:rsidP="00614D51">
            <w:pPr>
              <w:spacing w:after="0"/>
              <w:jc w:val="center"/>
              <w:rPr>
                <w:del w:id="10489" w:author="Della Faille Philippe" w:date="2019-08-09T13:33:00Z"/>
                <w:moveFrom w:id="10490" w:author="Della Faille Philippe" w:date="2019-07-09T17:01:00Z"/>
                <w:rFonts w:ascii="Calibri" w:eastAsia="Times New Roman" w:hAnsi="Calibri" w:cs="Calibri"/>
                <w:color w:val="000000"/>
              </w:rPr>
            </w:pPr>
            <w:moveFrom w:id="10491" w:author="Della Faille Philippe" w:date="2019-07-09T17:01:00Z">
              <w:del w:id="10492" w:author="Della Faille Philippe" w:date="2019-08-09T13:33:00Z">
                <w:r w:rsidRPr="00614D51" w:rsidDel="00E27DD8">
                  <w:rPr>
                    <w:rFonts w:ascii="Calibri" w:eastAsia="Times New Roman" w:hAnsi="Calibri" w:cs="Calibri"/>
                    <w:color w:val="000000"/>
                  </w:rPr>
                  <w:delText>134</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354A7EC7" w14:textId="60900D88" w:rsidR="00614D51" w:rsidRPr="00614D51" w:rsidDel="00E27DD8" w:rsidRDefault="00614D51" w:rsidP="00614D51">
            <w:pPr>
              <w:spacing w:after="0"/>
              <w:jc w:val="center"/>
              <w:rPr>
                <w:del w:id="10493" w:author="Della Faille Philippe" w:date="2019-08-09T13:33:00Z"/>
                <w:moveFrom w:id="10494" w:author="Della Faille Philippe" w:date="2019-07-09T17:01:00Z"/>
                <w:rFonts w:ascii="Calibri" w:eastAsia="Times New Roman" w:hAnsi="Calibri" w:cs="Calibri"/>
                <w:color w:val="000000"/>
              </w:rPr>
            </w:pPr>
            <w:moveFrom w:id="10495" w:author="Della Faille Philippe" w:date="2019-07-09T17:01:00Z">
              <w:del w:id="10496" w:author="Della Faille Philippe" w:date="2019-08-09T13:33:00Z">
                <w:r w:rsidRPr="00614D51" w:rsidDel="00E27DD8">
                  <w:rPr>
                    <w:rFonts w:ascii="Calibri" w:eastAsia="Times New Roman" w:hAnsi="Calibri" w:cs="Calibri"/>
                    <w:color w:val="000000"/>
                  </w:rPr>
                  <w:delText>0x0086</w:delText>
                </w:r>
              </w:del>
            </w:moveFrom>
          </w:p>
        </w:tc>
      </w:tr>
      <w:tr w:rsidR="00614D51" w:rsidRPr="00614D51" w:rsidDel="00E27DD8" w14:paraId="1B1DE94D" w14:textId="7C516E93" w:rsidTr="00526E73">
        <w:trPr>
          <w:trHeight w:val="288"/>
          <w:del w:id="1049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6BA3E3E" w14:textId="43477EEE" w:rsidR="00614D51" w:rsidRPr="00614D51" w:rsidDel="00E27DD8" w:rsidRDefault="00614D51" w:rsidP="00614D51">
            <w:pPr>
              <w:spacing w:after="0"/>
              <w:jc w:val="left"/>
              <w:rPr>
                <w:del w:id="10498" w:author="Della Faille Philippe" w:date="2019-08-09T13:33:00Z"/>
                <w:moveFrom w:id="1049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1F29635" w14:textId="28DD3CE4" w:rsidR="00614D51" w:rsidRPr="00614D51" w:rsidDel="00E27DD8" w:rsidRDefault="00614D51" w:rsidP="00614D51">
            <w:pPr>
              <w:spacing w:after="0"/>
              <w:jc w:val="left"/>
              <w:rPr>
                <w:del w:id="10500" w:author="Della Faille Philippe" w:date="2019-08-09T13:33:00Z"/>
                <w:moveFrom w:id="1050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279463E" w14:textId="20A5B1E8" w:rsidR="00614D51" w:rsidRPr="00614D51" w:rsidDel="00E27DD8" w:rsidRDefault="00614D51" w:rsidP="00614D51">
            <w:pPr>
              <w:spacing w:after="0"/>
              <w:jc w:val="center"/>
              <w:rPr>
                <w:del w:id="10502" w:author="Della Faille Philippe" w:date="2019-08-09T13:33:00Z"/>
                <w:moveFrom w:id="10503" w:author="Della Faille Philippe" w:date="2019-07-09T17:01:00Z"/>
                <w:rFonts w:ascii="Calibri" w:eastAsia="Times New Roman" w:hAnsi="Calibri" w:cs="Calibri"/>
                <w:color w:val="000000"/>
              </w:rPr>
            </w:pPr>
            <w:moveFrom w:id="10504" w:author="Della Faille Philippe" w:date="2019-07-09T17:01:00Z">
              <w:del w:id="10505" w:author="Della Faille Philippe" w:date="2019-08-09T13:33:00Z">
                <w:r w:rsidRPr="00614D51" w:rsidDel="00E27DD8">
                  <w:rPr>
                    <w:rFonts w:ascii="Calibri" w:eastAsia="Times New Roman" w:hAnsi="Calibri" w:cs="Calibri"/>
                    <w:color w:val="000000"/>
                  </w:rPr>
                  <w:delText>81</w:delText>
                </w:r>
              </w:del>
            </w:moveFrom>
          </w:p>
        </w:tc>
        <w:tc>
          <w:tcPr>
            <w:tcW w:w="2680" w:type="dxa"/>
            <w:tcBorders>
              <w:top w:val="nil"/>
              <w:left w:val="nil"/>
              <w:bottom w:val="nil"/>
              <w:right w:val="nil"/>
            </w:tcBorders>
            <w:shd w:val="clear" w:color="auto" w:fill="8DB3E2" w:themeFill="text2" w:themeFillTint="66"/>
            <w:noWrap/>
            <w:vAlign w:val="bottom"/>
            <w:hideMark/>
          </w:tcPr>
          <w:p w14:paraId="6188B44E" w14:textId="0B8C5B84" w:rsidR="00614D51" w:rsidRPr="00614D51" w:rsidDel="00E27DD8" w:rsidRDefault="00614D51" w:rsidP="00614D51">
            <w:pPr>
              <w:spacing w:after="0"/>
              <w:jc w:val="left"/>
              <w:rPr>
                <w:del w:id="10506" w:author="Della Faille Philippe" w:date="2019-08-09T13:33:00Z"/>
                <w:moveFrom w:id="10507" w:author="Della Faille Philippe" w:date="2019-07-09T17:01:00Z"/>
                <w:rFonts w:ascii="Calibri" w:eastAsia="Times New Roman" w:hAnsi="Calibri" w:cs="Calibri"/>
                <w:color w:val="000000"/>
              </w:rPr>
            </w:pPr>
            <w:moveFrom w:id="10508" w:author="Della Faille Philippe" w:date="2019-07-09T17:01:00Z">
              <w:del w:id="10509" w:author="Della Faille Philippe" w:date="2019-08-09T13:33:00Z">
                <w:r w:rsidRPr="00614D51" w:rsidDel="00E27DD8">
                  <w:rPr>
                    <w:rFonts w:ascii="Calibri" w:eastAsia="Times New Roman" w:hAnsi="Calibri" w:cs="Calibri"/>
                    <w:color w:val="000000"/>
                  </w:rPr>
                  <w:delText>VSWR load</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479F0DF" w14:textId="5C4C7E1E" w:rsidR="00614D51" w:rsidRPr="00614D51" w:rsidDel="00E27DD8" w:rsidRDefault="00614D51" w:rsidP="00614D51">
            <w:pPr>
              <w:spacing w:after="0"/>
              <w:jc w:val="center"/>
              <w:rPr>
                <w:del w:id="10510" w:author="Della Faille Philippe" w:date="2019-08-09T13:33:00Z"/>
                <w:moveFrom w:id="10511" w:author="Della Faille Philippe" w:date="2019-07-09T17:01:00Z"/>
                <w:rFonts w:ascii="Calibri" w:eastAsia="Times New Roman" w:hAnsi="Calibri" w:cs="Calibri"/>
                <w:color w:val="000000"/>
              </w:rPr>
            </w:pPr>
            <w:moveFrom w:id="10512" w:author="Della Faille Philippe" w:date="2019-07-09T17:01:00Z">
              <w:del w:id="10513"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651A815D" w14:textId="76B7C909" w:rsidR="00614D51" w:rsidRPr="00614D51" w:rsidDel="00E27DD8" w:rsidRDefault="00614D51" w:rsidP="00614D51">
            <w:pPr>
              <w:spacing w:after="0"/>
              <w:jc w:val="center"/>
              <w:rPr>
                <w:del w:id="10514" w:author="Della Faille Philippe" w:date="2019-08-09T13:33:00Z"/>
                <w:moveFrom w:id="10515" w:author="Della Faille Philippe" w:date="2019-07-09T17:01:00Z"/>
                <w:rFonts w:ascii="Calibri" w:eastAsia="Times New Roman" w:hAnsi="Calibri" w:cs="Calibri"/>
                <w:color w:val="000000"/>
              </w:rPr>
            </w:pPr>
            <w:moveFrom w:id="10516" w:author="Della Faille Philippe" w:date="2019-07-09T17:01:00Z">
              <w:del w:id="1051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4E1AB45" w14:textId="6CBE9F64" w:rsidR="00614D51" w:rsidRPr="00614D51" w:rsidDel="00E27DD8" w:rsidRDefault="00614D51" w:rsidP="00614D51">
            <w:pPr>
              <w:spacing w:after="0"/>
              <w:jc w:val="center"/>
              <w:rPr>
                <w:del w:id="10518" w:author="Della Faille Philippe" w:date="2019-08-09T13:33:00Z"/>
                <w:moveFrom w:id="10519" w:author="Della Faille Philippe" w:date="2019-07-09T17:01:00Z"/>
                <w:rFonts w:ascii="Calibri" w:eastAsia="Times New Roman" w:hAnsi="Calibri" w:cs="Calibri"/>
                <w:color w:val="000000"/>
              </w:rPr>
            </w:pPr>
            <w:moveFrom w:id="10520" w:author="Della Faille Philippe" w:date="2019-07-09T17:01:00Z">
              <w:del w:id="1052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207451C8" w14:textId="59293D15" w:rsidR="00614D51" w:rsidRPr="00614D51" w:rsidDel="00E27DD8" w:rsidRDefault="00614D51" w:rsidP="00614D51">
            <w:pPr>
              <w:spacing w:after="0"/>
              <w:jc w:val="center"/>
              <w:rPr>
                <w:del w:id="10522" w:author="Della Faille Philippe" w:date="2019-08-09T13:33:00Z"/>
                <w:moveFrom w:id="10523" w:author="Della Faille Philippe" w:date="2019-07-09T17:01:00Z"/>
                <w:rFonts w:ascii="Calibri" w:eastAsia="Times New Roman" w:hAnsi="Calibri" w:cs="Calibri"/>
                <w:color w:val="000000"/>
              </w:rPr>
            </w:pPr>
            <w:moveFrom w:id="10524" w:author="Della Faille Philippe" w:date="2019-07-09T17:01:00Z">
              <w:del w:id="10525" w:author="Della Faille Philippe" w:date="2019-08-09T13:33:00Z">
                <w:r w:rsidRPr="00614D51" w:rsidDel="00E27DD8">
                  <w:rPr>
                    <w:rFonts w:ascii="Calibri" w:eastAsia="Times New Roman" w:hAnsi="Calibri" w:cs="Calibri"/>
                    <w:color w:val="000000"/>
                  </w:rPr>
                  <w:delText>136</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97225B9" w14:textId="4674724B" w:rsidR="00614D51" w:rsidRPr="00614D51" w:rsidDel="00E27DD8" w:rsidRDefault="00614D51" w:rsidP="00614D51">
            <w:pPr>
              <w:spacing w:after="0"/>
              <w:jc w:val="center"/>
              <w:rPr>
                <w:del w:id="10526" w:author="Della Faille Philippe" w:date="2019-08-09T13:33:00Z"/>
                <w:moveFrom w:id="10527" w:author="Della Faille Philippe" w:date="2019-07-09T17:01:00Z"/>
                <w:rFonts w:ascii="Calibri" w:eastAsia="Times New Roman" w:hAnsi="Calibri" w:cs="Calibri"/>
                <w:color w:val="000000"/>
              </w:rPr>
            </w:pPr>
            <w:moveFrom w:id="10528" w:author="Della Faille Philippe" w:date="2019-07-09T17:01:00Z">
              <w:del w:id="10529" w:author="Della Faille Philippe" w:date="2019-08-09T13:33:00Z">
                <w:r w:rsidRPr="00614D51" w:rsidDel="00E27DD8">
                  <w:rPr>
                    <w:rFonts w:ascii="Calibri" w:eastAsia="Times New Roman" w:hAnsi="Calibri" w:cs="Calibri"/>
                    <w:color w:val="000000"/>
                  </w:rPr>
                  <w:delText>0x0088</w:delText>
                </w:r>
              </w:del>
            </w:moveFrom>
          </w:p>
        </w:tc>
      </w:tr>
      <w:tr w:rsidR="00614D51" w:rsidRPr="00614D51" w:rsidDel="00E27DD8" w14:paraId="4A4F3891" w14:textId="41318674" w:rsidTr="00526E73">
        <w:trPr>
          <w:trHeight w:val="288"/>
          <w:del w:id="1053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58BE033" w14:textId="5B0BFA9B" w:rsidR="00614D51" w:rsidRPr="00614D51" w:rsidDel="00E27DD8" w:rsidRDefault="00614D51" w:rsidP="00614D51">
            <w:pPr>
              <w:spacing w:after="0"/>
              <w:jc w:val="left"/>
              <w:rPr>
                <w:del w:id="10531" w:author="Della Faille Philippe" w:date="2019-08-09T13:33:00Z"/>
                <w:moveFrom w:id="1053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224EB54" w14:textId="7599FA3A" w:rsidR="00614D51" w:rsidRPr="00614D51" w:rsidDel="00E27DD8" w:rsidRDefault="00614D51" w:rsidP="00614D51">
            <w:pPr>
              <w:spacing w:after="0"/>
              <w:jc w:val="left"/>
              <w:rPr>
                <w:del w:id="10533" w:author="Della Faille Philippe" w:date="2019-08-09T13:33:00Z"/>
                <w:moveFrom w:id="1053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D64D773" w14:textId="30A5298F" w:rsidR="00614D51" w:rsidRPr="00614D51" w:rsidDel="00E27DD8" w:rsidRDefault="00614D51" w:rsidP="00614D51">
            <w:pPr>
              <w:spacing w:after="0"/>
              <w:jc w:val="center"/>
              <w:rPr>
                <w:del w:id="10535" w:author="Della Faille Philippe" w:date="2019-08-09T13:33:00Z"/>
                <w:moveFrom w:id="10536" w:author="Della Faille Philippe" w:date="2019-07-09T17:01:00Z"/>
                <w:rFonts w:ascii="Calibri" w:eastAsia="Times New Roman" w:hAnsi="Calibri" w:cs="Calibri"/>
                <w:color w:val="000000"/>
              </w:rPr>
            </w:pPr>
            <w:moveFrom w:id="10537" w:author="Della Faille Philippe" w:date="2019-07-09T17:01:00Z">
              <w:del w:id="10538" w:author="Della Faille Philippe" w:date="2019-08-09T13:33:00Z">
                <w:r w:rsidRPr="00614D51" w:rsidDel="00E27DD8">
                  <w:rPr>
                    <w:rFonts w:ascii="Calibri" w:eastAsia="Times New Roman" w:hAnsi="Calibri" w:cs="Calibri"/>
                    <w:color w:val="000000"/>
                  </w:rPr>
                  <w:delText>74</w:delText>
                </w:r>
              </w:del>
            </w:moveFrom>
          </w:p>
        </w:tc>
        <w:tc>
          <w:tcPr>
            <w:tcW w:w="2680" w:type="dxa"/>
            <w:tcBorders>
              <w:top w:val="nil"/>
              <w:left w:val="nil"/>
              <w:bottom w:val="nil"/>
              <w:right w:val="nil"/>
            </w:tcBorders>
            <w:shd w:val="clear" w:color="auto" w:fill="8DB3E2" w:themeFill="text2" w:themeFillTint="66"/>
            <w:noWrap/>
            <w:vAlign w:val="bottom"/>
            <w:hideMark/>
          </w:tcPr>
          <w:p w14:paraId="40AA19C3" w14:textId="4340C865" w:rsidR="00614D51" w:rsidRPr="00614D51" w:rsidDel="00E27DD8" w:rsidRDefault="00614D51" w:rsidP="00614D51">
            <w:pPr>
              <w:spacing w:after="0"/>
              <w:jc w:val="left"/>
              <w:rPr>
                <w:del w:id="10539" w:author="Della Faille Philippe" w:date="2019-08-09T13:33:00Z"/>
                <w:moveFrom w:id="10540" w:author="Della Faille Philippe" w:date="2019-07-09T17:01:00Z"/>
                <w:rFonts w:ascii="Calibri" w:eastAsia="Times New Roman" w:hAnsi="Calibri" w:cs="Calibri"/>
                <w:color w:val="000000"/>
              </w:rPr>
            </w:pPr>
            <w:moveFrom w:id="10541" w:author="Della Faille Philippe" w:date="2019-07-09T17:01:00Z">
              <w:del w:id="10542" w:author="Della Faille Philippe" w:date="2019-08-09T13:33:00Z">
                <w:r w:rsidRPr="00614D51" w:rsidDel="00E27DD8">
                  <w:rPr>
                    <w:rFonts w:ascii="Calibri" w:eastAsia="Times New Roman" w:hAnsi="Calibri" w:cs="Calibri"/>
                    <w:color w:val="000000"/>
                  </w:rPr>
                  <w:delText>hardware reset</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8AB3683" w14:textId="73923A16" w:rsidR="00614D51" w:rsidRPr="00614D51" w:rsidDel="00E27DD8" w:rsidRDefault="00614D51" w:rsidP="00614D51">
            <w:pPr>
              <w:spacing w:after="0"/>
              <w:jc w:val="center"/>
              <w:rPr>
                <w:del w:id="10543" w:author="Della Faille Philippe" w:date="2019-08-09T13:33:00Z"/>
                <w:moveFrom w:id="10544" w:author="Della Faille Philippe" w:date="2019-07-09T17:01:00Z"/>
                <w:rFonts w:ascii="Calibri" w:eastAsia="Times New Roman" w:hAnsi="Calibri" w:cs="Calibri"/>
                <w:color w:val="000000"/>
              </w:rPr>
            </w:pPr>
            <w:moveFrom w:id="10545" w:author="Della Faille Philippe" w:date="2019-07-09T17:01:00Z">
              <w:del w:id="10546"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B573647" w14:textId="52A4A499" w:rsidR="00614D51" w:rsidRPr="00614D51" w:rsidDel="00E27DD8" w:rsidRDefault="00614D51" w:rsidP="00614D51">
            <w:pPr>
              <w:spacing w:after="0"/>
              <w:jc w:val="center"/>
              <w:rPr>
                <w:del w:id="10547" w:author="Della Faille Philippe" w:date="2019-08-09T13:33:00Z"/>
                <w:moveFrom w:id="10548" w:author="Della Faille Philippe" w:date="2019-07-09T17:01:00Z"/>
                <w:rFonts w:ascii="Calibri" w:eastAsia="Times New Roman" w:hAnsi="Calibri" w:cs="Calibri"/>
                <w:color w:val="000000"/>
              </w:rPr>
            </w:pPr>
            <w:moveFrom w:id="10549" w:author="Della Faille Philippe" w:date="2019-07-09T17:01:00Z">
              <w:del w:id="10550"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BCA10D8" w14:textId="15D08F73" w:rsidR="00614D51" w:rsidRPr="00614D51" w:rsidDel="00E27DD8" w:rsidRDefault="00614D51" w:rsidP="00614D51">
            <w:pPr>
              <w:spacing w:after="0"/>
              <w:jc w:val="center"/>
              <w:rPr>
                <w:del w:id="10551" w:author="Della Faille Philippe" w:date="2019-08-09T13:33:00Z"/>
                <w:moveFrom w:id="10552" w:author="Della Faille Philippe" w:date="2019-07-09T17:01:00Z"/>
                <w:rFonts w:ascii="Calibri" w:eastAsia="Times New Roman" w:hAnsi="Calibri" w:cs="Calibri"/>
                <w:color w:val="000000"/>
              </w:rPr>
            </w:pPr>
            <w:moveFrom w:id="10553" w:author="Della Faille Philippe" w:date="2019-07-09T17:01:00Z">
              <w:del w:id="10554"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31F4FA26" w14:textId="31E9079B" w:rsidR="00614D51" w:rsidRPr="00614D51" w:rsidDel="00E27DD8" w:rsidRDefault="00614D51" w:rsidP="00614D51">
            <w:pPr>
              <w:spacing w:after="0"/>
              <w:jc w:val="center"/>
              <w:rPr>
                <w:del w:id="10555" w:author="Della Faille Philippe" w:date="2019-08-09T13:33:00Z"/>
                <w:moveFrom w:id="10556" w:author="Della Faille Philippe" w:date="2019-07-09T17:01:00Z"/>
                <w:rFonts w:ascii="Calibri" w:eastAsia="Times New Roman" w:hAnsi="Calibri" w:cs="Calibri"/>
                <w:color w:val="000000"/>
              </w:rPr>
            </w:pPr>
            <w:moveFrom w:id="10557" w:author="Della Faille Philippe" w:date="2019-07-09T17:01:00Z">
              <w:del w:id="10558" w:author="Della Faille Philippe" w:date="2019-08-09T13:33:00Z">
                <w:r w:rsidRPr="00614D51" w:rsidDel="00E27DD8">
                  <w:rPr>
                    <w:rFonts w:ascii="Calibri" w:eastAsia="Times New Roman" w:hAnsi="Calibri" w:cs="Calibri"/>
                    <w:color w:val="000000"/>
                  </w:rPr>
                  <w:delText>138</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1E2D48D1" w14:textId="42F16160" w:rsidR="00614D51" w:rsidRPr="00614D51" w:rsidDel="00E27DD8" w:rsidRDefault="00614D51" w:rsidP="00614D51">
            <w:pPr>
              <w:spacing w:after="0"/>
              <w:jc w:val="center"/>
              <w:rPr>
                <w:del w:id="10559" w:author="Della Faille Philippe" w:date="2019-08-09T13:33:00Z"/>
                <w:moveFrom w:id="10560" w:author="Della Faille Philippe" w:date="2019-07-09T17:01:00Z"/>
                <w:rFonts w:ascii="Calibri" w:eastAsia="Times New Roman" w:hAnsi="Calibri" w:cs="Calibri"/>
                <w:color w:val="000000"/>
              </w:rPr>
            </w:pPr>
            <w:moveFrom w:id="10561" w:author="Della Faille Philippe" w:date="2019-07-09T17:01:00Z">
              <w:del w:id="10562" w:author="Della Faille Philippe" w:date="2019-08-09T13:33:00Z">
                <w:r w:rsidRPr="00614D51" w:rsidDel="00E27DD8">
                  <w:rPr>
                    <w:rFonts w:ascii="Calibri" w:eastAsia="Times New Roman" w:hAnsi="Calibri" w:cs="Calibri"/>
                    <w:color w:val="000000"/>
                  </w:rPr>
                  <w:delText>0x008A</w:delText>
                </w:r>
              </w:del>
            </w:moveFrom>
          </w:p>
        </w:tc>
      </w:tr>
      <w:tr w:rsidR="00614D51" w:rsidRPr="00614D51" w:rsidDel="00E27DD8" w14:paraId="6CD91D67" w14:textId="0DF2E82D" w:rsidTr="00526E73">
        <w:trPr>
          <w:trHeight w:val="288"/>
          <w:del w:id="1056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C39E6D2" w14:textId="23FFDD2B" w:rsidR="00614D51" w:rsidRPr="00614D51" w:rsidDel="00E27DD8" w:rsidRDefault="00614D51" w:rsidP="00614D51">
            <w:pPr>
              <w:spacing w:after="0"/>
              <w:jc w:val="left"/>
              <w:rPr>
                <w:del w:id="10564" w:author="Della Faille Philippe" w:date="2019-08-09T13:33:00Z"/>
                <w:moveFrom w:id="1056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3458DF74" w14:textId="29D489F9" w:rsidR="00614D51" w:rsidRPr="00614D51" w:rsidDel="00E27DD8" w:rsidRDefault="00614D51" w:rsidP="00614D51">
            <w:pPr>
              <w:spacing w:after="0"/>
              <w:jc w:val="left"/>
              <w:rPr>
                <w:del w:id="10566" w:author="Della Faille Philippe" w:date="2019-08-09T13:33:00Z"/>
                <w:moveFrom w:id="1056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08144D3" w14:textId="62E052D4" w:rsidR="00614D51" w:rsidRPr="00614D51" w:rsidDel="00E27DD8" w:rsidRDefault="00614D51" w:rsidP="00614D51">
            <w:pPr>
              <w:spacing w:after="0"/>
              <w:jc w:val="center"/>
              <w:rPr>
                <w:del w:id="10568" w:author="Della Faille Philippe" w:date="2019-08-09T13:33:00Z"/>
                <w:moveFrom w:id="10569" w:author="Della Faille Philippe" w:date="2019-07-09T17:01:00Z"/>
                <w:rFonts w:ascii="Calibri" w:eastAsia="Times New Roman" w:hAnsi="Calibri" w:cs="Calibri"/>
                <w:color w:val="000000"/>
              </w:rPr>
            </w:pPr>
            <w:moveFrom w:id="10570" w:author="Della Faille Philippe" w:date="2019-07-09T17:01:00Z">
              <w:del w:id="10571" w:author="Della Faille Philippe" w:date="2019-08-09T13:33:00Z">
                <w:r w:rsidRPr="00614D51" w:rsidDel="00E27DD8">
                  <w:rPr>
                    <w:rFonts w:ascii="Calibri" w:eastAsia="Times New Roman" w:hAnsi="Calibri" w:cs="Calibri"/>
                    <w:color w:val="000000"/>
                  </w:rPr>
                  <w:delText>75</w:delText>
                </w:r>
              </w:del>
            </w:moveFrom>
          </w:p>
        </w:tc>
        <w:tc>
          <w:tcPr>
            <w:tcW w:w="2680" w:type="dxa"/>
            <w:tcBorders>
              <w:top w:val="nil"/>
              <w:left w:val="nil"/>
              <w:bottom w:val="nil"/>
              <w:right w:val="nil"/>
            </w:tcBorders>
            <w:shd w:val="clear" w:color="auto" w:fill="8DB3E2" w:themeFill="text2" w:themeFillTint="66"/>
            <w:noWrap/>
            <w:vAlign w:val="bottom"/>
            <w:hideMark/>
          </w:tcPr>
          <w:p w14:paraId="0A3A2AC6" w14:textId="08673561" w:rsidR="00614D51" w:rsidRPr="00614D51" w:rsidDel="00E27DD8" w:rsidRDefault="00614D51" w:rsidP="00614D51">
            <w:pPr>
              <w:spacing w:after="0"/>
              <w:jc w:val="left"/>
              <w:rPr>
                <w:del w:id="10572" w:author="Della Faille Philippe" w:date="2019-08-09T13:33:00Z"/>
                <w:moveFrom w:id="10573" w:author="Della Faille Philippe" w:date="2019-07-09T17:01:00Z"/>
                <w:rFonts w:ascii="Calibri" w:eastAsia="Times New Roman" w:hAnsi="Calibri" w:cs="Calibri"/>
                <w:color w:val="000000"/>
              </w:rPr>
            </w:pPr>
            <w:moveFrom w:id="10574" w:author="Della Faille Philippe" w:date="2019-07-09T17:01:00Z">
              <w:del w:id="10575" w:author="Della Faille Philippe" w:date="2019-08-09T13:33:00Z">
                <w:r w:rsidRPr="00614D51" w:rsidDel="00E27DD8">
                  <w:rPr>
                    <w:rFonts w:ascii="Calibri" w:eastAsia="Times New Roman" w:hAnsi="Calibri" w:cs="Calibri"/>
                    <w:color w:val="000000"/>
                  </w:rPr>
                  <w:delText>software reset</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487926B" w14:textId="542A5225" w:rsidR="00614D51" w:rsidRPr="00614D51" w:rsidDel="00E27DD8" w:rsidRDefault="00614D51" w:rsidP="00614D51">
            <w:pPr>
              <w:spacing w:after="0"/>
              <w:jc w:val="center"/>
              <w:rPr>
                <w:del w:id="10576" w:author="Della Faille Philippe" w:date="2019-08-09T13:33:00Z"/>
                <w:moveFrom w:id="10577" w:author="Della Faille Philippe" w:date="2019-07-09T17:01:00Z"/>
                <w:rFonts w:ascii="Calibri" w:eastAsia="Times New Roman" w:hAnsi="Calibri" w:cs="Calibri"/>
                <w:color w:val="000000"/>
              </w:rPr>
            </w:pPr>
            <w:moveFrom w:id="10578" w:author="Della Faille Philippe" w:date="2019-07-09T17:01:00Z">
              <w:del w:id="10579"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008FE52" w14:textId="2E3AE6D0" w:rsidR="00614D51" w:rsidRPr="00614D51" w:rsidDel="00E27DD8" w:rsidRDefault="00614D51" w:rsidP="00614D51">
            <w:pPr>
              <w:spacing w:after="0"/>
              <w:jc w:val="center"/>
              <w:rPr>
                <w:del w:id="10580" w:author="Della Faille Philippe" w:date="2019-08-09T13:33:00Z"/>
                <w:moveFrom w:id="10581" w:author="Della Faille Philippe" w:date="2019-07-09T17:01:00Z"/>
                <w:rFonts w:ascii="Calibri" w:eastAsia="Times New Roman" w:hAnsi="Calibri" w:cs="Calibri"/>
                <w:color w:val="000000"/>
              </w:rPr>
            </w:pPr>
            <w:moveFrom w:id="10582" w:author="Della Faille Philippe" w:date="2019-07-09T17:01:00Z">
              <w:del w:id="10583"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411558C" w14:textId="6107D494" w:rsidR="00614D51" w:rsidRPr="00614D51" w:rsidDel="00E27DD8" w:rsidRDefault="00614D51" w:rsidP="00614D51">
            <w:pPr>
              <w:spacing w:after="0"/>
              <w:jc w:val="center"/>
              <w:rPr>
                <w:del w:id="10584" w:author="Della Faille Philippe" w:date="2019-08-09T13:33:00Z"/>
                <w:moveFrom w:id="10585" w:author="Della Faille Philippe" w:date="2019-07-09T17:01:00Z"/>
                <w:rFonts w:ascii="Calibri" w:eastAsia="Times New Roman" w:hAnsi="Calibri" w:cs="Calibri"/>
                <w:color w:val="000000"/>
              </w:rPr>
            </w:pPr>
            <w:moveFrom w:id="10586" w:author="Della Faille Philippe" w:date="2019-07-09T17:01:00Z">
              <w:del w:id="10587"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80BB9D1" w14:textId="4C3ACEDC" w:rsidR="00614D51" w:rsidRPr="00614D51" w:rsidDel="00E27DD8" w:rsidRDefault="00614D51" w:rsidP="00614D51">
            <w:pPr>
              <w:spacing w:after="0"/>
              <w:jc w:val="center"/>
              <w:rPr>
                <w:del w:id="10588" w:author="Della Faille Philippe" w:date="2019-08-09T13:33:00Z"/>
                <w:moveFrom w:id="10589" w:author="Della Faille Philippe" w:date="2019-07-09T17:01:00Z"/>
                <w:rFonts w:ascii="Calibri" w:eastAsia="Times New Roman" w:hAnsi="Calibri" w:cs="Calibri"/>
                <w:color w:val="000000"/>
              </w:rPr>
            </w:pPr>
            <w:moveFrom w:id="10590" w:author="Della Faille Philippe" w:date="2019-07-09T17:01:00Z">
              <w:del w:id="10591" w:author="Della Faille Philippe" w:date="2019-08-09T13:33:00Z">
                <w:r w:rsidRPr="00614D51" w:rsidDel="00E27DD8">
                  <w:rPr>
                    <w:rFonts w:ascii="Calibri" w:eastAsia="Times New Roman" w:hAnsi="Calibri" w:cs="Calibri"/>
                    <w:color w:val="000000"/>
                  </w:rPr>
                  <w:delText>139</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4E47E97" w14:textId="3F4D278B" w:rsidR="00614D51" w:rsidRPr="00614D51" w:rsidDel="00E27DD8" w:rsidRDefault="00614D51" w:rsidP="00614D51">
            <w:pPr>
              <w:spacing w:after="0"/>
              <w:jc w:val="center"/>
              <w:rPr>
                <w:del w:id="10592" w:author="Della Faille Philippe" w:date="2019-08-09T13:33:00Z"/>
                <w:moveFrom w:id="10593" w:author="Della Faille Philippe" w:date="2019-07-09T17:01:00Z"/>
                <w:rFonts w:ascii="Calibri" w:eastAsia="Times New Roman" w:hAnsi="Calibri" w:cs="Calibri"/>
                <w:color w:val="000000"/>
              </w:rPr>
            </w:pPr>
            <w:moveFrom w:id="10594" w:author="Della Faille Philippe" w:date="2019-07-09T17:01:00Z">
              <w:del w:id="10595" w:author="Della Faille Philippe" w:date="2019-08-09T13:33:00Z">
                <w:r w:rsidRPr="00614D51" w:rsidDel="00E27DD8">
                  <w:rPr>
                    <w:rFonts w:ascii="Calibri" w:eastAsia="Times New Roman" w:hAnsi="Calibri" w:cs="Calibri"/>
                    <w:color w:val="000000"/>
                  </w:rPr>
                  <w:delText>0x008B</w:delText>
                </w:r>
              </w:del>
            </w:moveFrom>
          </w:p>
        </w:tc>
      </w:tr>
      <w:tr w:rsidR="00614D51" w:rsidRPr="00614D51" w:rsidDel="00E27DD8" w14:paraId="5ABBEDC0" w14:textId="5AE5F9C2" w:rsidTr="00526E73">
        <w:trPr>
          <w:trHeight w:val="288"/>
          <w:del w:id="1059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049DB3F" w14:textId="3AC1B04F" w:rsidR="00614D51" w:rsidRPr="00614D51" w:rsidDel="00E27DD8" w:rsidRDefault="00614D51" w:rsidP="00614D51">
            <w:pPr>
              <w:spacing w:after="0"/>
              <w:jc w:val="left"/>
              <w:rPr>
                <w:del w:id="10597" w:author="Della Faille Philippe" w:date="2019-08-09T13:33:00Z"/>
                <w:moveFrom w:id="1059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C6CF035" w14:textId="339595C0" w:rsidR="00614D51" w:rsidRPr="00614D51" w:rsidDel="00E27DD8" w:rsidRDefault="00614D51" w:rsidP="00614D51">
            <w:pPr>
              <w:spacing w:after="0"/>
              <w:jc w:val="left"/>
              <w:rPr>
                <w:del w:id="10599" w:author="Della Faille Philippe" w:date="2019-08-09T13:33:00Z"/>
                <w:moveFrom w:id="1060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A47DF72" w14:textId="3F2FEAF8" w:rsidR="00614D51" w:rsidRPr="00614D51" w:rsidDel="00E27DD8" w:rsidRDefault="00614D51" w:rsidP="00614D51">
            <w:pPr>
              <w:spacing w:after="0"/>
              <w:jc w:val="center"/>
              <w:rPr>
                <w:del w:id="10601" w:author="Della Faille Philippe" w:date="2019-08-09T13:33:00Z"/>
                <w:moveFrom w:id="10602" w:author="Della Faille Philippe" w:date="2019-07-09T17:01:00Z"/>
                <w:rFonts w:ascii="Calibri" w:eastAsia="Times New Roman" w:hAnsi="Calibri" w:cs="Calibri"/>
                <w:color w:val="000000"/>
              </w:rPr>
            </w:pPr>
            <w:moveFrom w:id="10603" w:author="Della Faille Philippe" w:date="2019-07-09T17:01:00Z">
              <w:del w:id="10604" w:author="Della Faille Philippe" w:date="2019-08-09T13:33:00Z">
                <w:r w:rsidRPr="00614D51" w:rsidDel="00E27DD8">
                  <w:rPr>
                    <w:rFonts w:ascii="Calibri" w:eastAsia="Times New Roman" w:hAnsi="Calibri" w:cs="Calibri"/>
                    <w:color w:val="000000"/>
                  </w:rPr>
                  <w:delText>76</w:delText>
                </w:r>
              </w:del>
            </w:moveFrom>
          </w:p>
        </w:tc>
        <w:tc>
          <w:tcPr>
            <w:tcW w:w="2680" w:type="dxa"/>
            <w:tcBorders>
              <w:top w:val="nil"/>
              <w:left w:val="nil"/>
              <w:bottom w:val="nil"/>
              <w:right w:val="nil"/>
            </w:tcBorders>
            <w:shd w:val="clear" w:color="auto" w:fill="8DB3E2" w:themeFill="text2" w:themeFillTint="66"/>
            <w:noWrap/>
            <w:vAlign w:val="bottom"/>
            <w:hideMark/>
          </w:tcPr>
          <w:p w14:paraId="4253E91D" w14:textId="7CDAC039" w:rsidR="00614D51" w:rsidRPr="00614D51" w:rsidDel="00E27DD8" w:rsidRDefault="00614D51" w:rsidP="00614D51">
            <w:pPr>
              <w:spacing w:after="0"/>
              <w:jc w:val="left"/>
              <w:rPr>
                <w:del w:id="10605" w:author="Della Faille Philippe" w:date="2019-08-09T13:33:00Z"/>
                <w:moveFrom w:id="10606" w:author="Della Faille Philippe" w:date="2019-07-09T17:01:00Z"/>
                <w:rFonts w:ascii="Calibri" w:eastAsia="Times New Roman" w:hAnsi="Calibri" w:cs="Calibri"/>
                <w:color w:val="000000"/>
              </w:rPr>
            </w:pPr>
            <w:moveFrom w:id="10607" w:author="Della Faille Philippe" w:date="2019-07-09T17:01:00Z">
              <w:del w:id="10608" w:author="Della Faille Philippe" w:date="2019-08-09T13:33:00Z">
                <w:r w:rsidRPr="00614D51" w:rsidDel="00E27DD8">
                  <w:rPr>
                    <w:rFonts w:ascii="Calibri" w:eastAsia="Times New Roman" w:hAnsi="Calibri" w:cs="Calibri"/>
                    <w:color w:val="000000"/>
                  </w:rPr>
                  <w:delText>watchdog reset</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822C911" w14:textId="6BE5BFA1" w:rsidR="00614D51" w:rsidRPr="00614D51" w:rsidDel="00E27DD8" w:rsidRDefault="00614D51" w:rsidP="00614D51">
            <w:pPr>
              <w:spacing w:after="0"/>
              <w:jc w:val="center"/>
              <w:rPr>
                <w:del w:id="10609" w:author="Della Faille Philippe" w:date="2019-08-09T13:33:00Z"/>
                <w:moveFrom w:id="10610" w:author="Della Faille Philippe" w:date="2019-07-09T17:01:00Z"/>
                <w:rFonts w:ascii="Calibri" w:eastAsia="Times New Roman" w:hAnsi="Calibri" w:cs="Calibri"/>
                <w:color w:val="000000"/>
              </w:rPr>
            </w:pPr>
            <w:moveFrom w:id="10611" w:author="Della Faille Philippe" w:date="2019-07-09T17:01:00Z">
              <w:del w:id="10612" w:author="Della Faille Philippe" w:date="2019-08-09T13:33:00Z">
                <w:r w:rsidRPr="00614D51" w:rsidDel="00E27DD8">
                  <w:rPr>
                    <w:rFonts w:ascii="Calibri" w:eastAsia="Times New Roman" w:hAnsi="Calibri" w:cs="Calibri"/>
                    <w:color w:val="000000"/>
                  </w:rPr>
                  <w:delText> </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988483F" w14:textId="4CE19C0D" w:rsidR="00614D51" w:rsidRPr="00614D51" w:rsidDel="00E27DD8" w:rsidRDefault="00614D51" w:rsidP="00614D51">
            <w:pPr>
              <w:spacing w:after="0"/>
              <w:jc w:val="center"/>
              <w:rPr>
                <w:del w:id="10613" w:author="Della Faille Philippe" w:date="2019-08-09T13:33:00Z"/>
                <w:moveFrom w:id="10614" w:author="Della Faille Philippe" w:date="2019-07-09T17:01:00Z"/>
                <w:rFonts w:ascii="Calibri" w:eastAsia="Times New Roman" w:hAnsi="Calibri" w:cs="Calibri"/>
                <w:color w:val="000000"/>
              </w:rPr>
            </w:pPr>
            <w:moveFrom w:id="10615" w:author="Della Faille Philippe" w:date="2019-07-09T17:01:00Z">
              <w:del w:id="10616"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C488621" w14:textId="76477962" w:rsidR="00614D51" w:rsidRPr="00614D51" w:rsidDel="00E27DD8" w:rsidRDefault="00614D51" w:rsidP="00614D51">
            <w:pPr>
              <w:spacing w:after="0"/>
              <w:jc w:val="center"/>
              <w:rPr>
                <w:del w:id="10617" w:author="Della Faille Philippe" w:date="2019-08-09T13:33:00Z"/>
                <w:moveFrom w:id="10618" w:author="Della Faille Philippe" w:date="2019-07-09T17:01:00Z"/>
                <w:rFonts w:ascii="Calibri" w:eastAsia="Times New Roman" w:hAnsi="Calibri" w:cs="Calibri"/>
                <w:color w:val="000000"/>
              </w:rPr>
            </w:pPr>
            <w:moveFrom w:id="10619" w:author="Della Faille Philippe" w:date="2019-07-09T17:01:00Z">
              <w:del w:id="10620"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54E99BF" w14:textId="7748BFCB" w:rsidR="00614D51" w:rsidRPr="00614D51" w:rsidDel="00E27DD8" w:rsidRDefault="00614D51" w:rsidP="00614D51">
            <w:pPr>
              <w:spacing w:after="0"/>
              <w:jc w:val="center"/>
              <w:rPr>
                <w:del w:id="10621" w:author="Della Faille Philippe" w:date="2019-08-09T13:33:00Z"/>
                <w:moveFrom w:id="10622" w:author="Della Faille Philippe" w:date="2019-07-09T17:01:00Z"/>
                <w:rFonts w:ascii="Calibri" w:eastAsia="Times New Roman" w:hAnsi="Calibri" w:cs="Calibri"/>
                <w:color w:val="000000"/>
              </w:rPr>
            </w:pPr>
            <w:moveFrom w:id="10623" w:author="Della Faille Philippe" w:date="2019-07-09T17:01:00Z">
              <w:del w:id="10624" w:author="Della Faille Philippe" w:date="2019-08-09T13:33:00Z">
                <w:r w:rsidRPr="00614D51" w:rsidDel="00E27DD8">
                  <w:rPr>
                    <w:rFonts w:ascii="Calibri" w:eastAsia="Times New Roman" w:hAnsi="Calibri" w:cs="Calibri"/>
                    <w:color w:val="000000"/>
                  </w:rPr>
                  <w:delText>140</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136D1499" w14:textId="47FD48FD" w:rsidR="00614D51" w:rsidRPr="00614D51" w:rsidDel="00E27DD8" w:rsidRDefault="00614D51" w:rsidP="00614D51">
            <w:pPr>
              <w:spacing w:after="0"/>
              <w:jc w:val="center"/>
              <w:rPr>
                <w:del w:id="10625" w:author="Della Faille Philippe" w:date="2019-08-09T13:33:00Z"/>
                <w:moveFrom w:id="10626" w:author="Della Faille Philippe" w:date="2019-07-09T17:01:00Z"/>
                <w:rFonts w:ascii="Calibri" w:eastAsia="Times New Roman" w:hAnsi="Calibri" w:cs="Calibri"/>
                <w:color w:val="000000"/>
              </w:rPr>
            </w:pPr>
            <w:moveFrom w:id="10627" w:author="Della Faille Philippe" w:date="2019-07-09T17:01:00Z">
              <w:del w:id="10628" w:author="Della Faille Philippe" w:date="2019-08-09T13:33:00Z">
                <w:r w:rsidRPr="00614D51" w:rsidDel="00E27DD8">
                  <w:rPr>
                    <w:rFonts w:ascii="Calibri" w:eastAsia="Times New Roman" w:hAnsi="Calibri" w:cs="Calibri"/>
                    <w:color w:val="000000"/>
                  </w:rPr>
                  <w:delText>0x008C</w:delText>
                </w:r>
              </w:del>
            </w:moveFrom>
          </w:p>
        </w:tc>
      </w:tr>
      <w:tr w:rsidR="00614D51" w:rsidRPr="00614D51" w:rsidDel="00E27DD8" w14:paraId="31723CC8" w14:textId="1D76106D" w:rsidTr="00526E73">
        <w:trPr>
          <w:trHeight w:val="288"/>
          <w:del w:id="1062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769CB31E" w14:textId="43AB7E3D" w:rsidR="00614D51" w:rsidRPr="00614D51" w:rsidDel="00E27DD8" w:rsidRDefault="00614D51" w:rsidP="00614D51">
            <w:pPr>
              <w:spacing w:after="0"/>
              <w:jc w:val="left"/>
              <w:rPr>
                <w:del w:id="10630" w:author="Della Faille Philippe" w:date="2019-08-09T13:33:00Z"/>
                <w:moveFrom w:id="1063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49073F7" w14:textId="2516C02E" w:rsidR="00614D51" w:rsidRPr="00614D51" w:rsidDel="00E27DD8" w:rsidRDefault="00614D51" w:rsidP="00614D51">
            <w:pPr>
              <w:spacing w:after="0"/>
              <w:jc w:val="left"/>
              <w:rPr>
                <w:del w:id="10632" w:author="Della Faille Philippe" w:date="2019-08-09T13:33:00Z"/>
                <w:moveFrom w:id="1063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4BDC47D" w14:textId="07615874" w:rsidR="00614D51" w:rsidRPr="00614D51" w:rsidDel="00E27DD8" w:rsidRDefault="00614D51" w:rsidP="00614D51">
            <w:pPr>
              <w:spacing w:after="0"/>
              <w:jc w:val="center"/>
              <w:rPr>
                <w:del w:id="10634" w:author="Della Faille Philippe" w:date="2019-08-09T13:33:00Z"/>
                <w:moveFrom w:id="10635" w:author="Della Faille Philippe" w:date="2019-07-09T17:01:00Z"/>
                <w:rFonts w:ascii="Calibri" w:eastAsia="Times New Roman" w:hAnsi="Calibri" w:cs="Calibri"/>
                <w:color w:val="000000"/>
              </w:rPr>
            </w:pPr>
            <w:moveFrom w:id="10636" w:author="Della Faille Philippe" w:date="2019-07-09T17:01:00Z">
              <w:del w:id="10637" w:author="Della Faille Philippe" w:date="2019-08-09T13:33:00Z">
                <w:r w:rsidRPr="00614D51" w:rsidDel="00E27DD8">
                  <w:rPr>
                    <w:rFonts w:ascii="Calibri" w:eastAsia="Times New Roman" w:hAnsi="Calibri" w:cs="Calibri"/>
                    <w:color w:val="000000"/>
                  </w:rPr>
                  <w:delText>77</w:delText>
                </w:r>
              </w:del>
            </w:moveFrom>
          </w:p>
        </w:tc>
        <w:tc>
          <w:tcPr>
            <w:tcW w:w="2680" w:type="dxa"/>
            <w:tcBorders>
              <w:top w:val="nil"/>
              <w:left w:val="nil"/>
              <w:bottom w:val="nil"/>
              <w:right w:val="nil"/>
            </w:tcBorders>
            <w:shd w:val="clear" w:color="auto" w:fill="8DB3E2" w:themeFill="text2" w:themeFillTint="66"/>
            <w:noWrap/>
            <w:vAlign w:val="bottom"/>
            <w:hideMark/>
          </w:tcPr>
          <w:p w14:paraId="5F27CFB1" w14:textId="3EC12A9F" w:rsidR="00614D51" w:rsidRPr="00614D51" w:rsidDel="00E27DD8" w:rsidRDefault="00614D51" w:rsidP="00614D51">
            <w:pPr>
              <w:spacing w:after="0"/>
              <w:jc w:val="left"/>
              <w:rPr>
                <w:del w:id="10638" w:author="Della Faille Philippe" w:date="2019-08-09T13:33:00Z"/>
                <w:moveFrom w:id="10639" w:author="Della Faille Philippe" w:date="2019-07-09T17:01:00Z"/>
                <w:rFonts w:ascii="Calibri" w:eastAsia="Times New Roman" w:hAnsi="Calibri" w:cs="Calibri"/>
                <w:color w:val="000000"/>
              </w:rPr>
            </w:pPr>
            <w:moveFrom w:id="10640" w:author="Della Faille Philippe" w:date="2019-07-09T17:01:00Z">
              <w:del w:id="10641" w:author="Della Faille Philippe" w:date="2019-08-09T13:33:00Z">
                <w:r w:rsidRPr="00614D51" w:rsidDel="00E27DD8">
                  <w:rPr>
                    <w:rFonts w:ascii="Calibri" w:eastAsia="Times New Roman" w:hAnsi="Calibri" w:cs="Calibri"/>
                    <w:color w:val="000000"/>
                  </w:rPr>
                  <w:delText>Sanity current open P1</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557A2CE" w14:textId="1FC284C7" w:rsidR="00614D51" w:rsidRPr="00614D51" w:rsidDel="00E27DD8" w:rsidRDefault="00614D51" w:rsidP="00614D51">
            <w:pPr>
              <w:spacing w:after="0"/>
              <w:jc w:val="center"/>
              <w:rPr>
                <w:del w:id="10642" w:author="Della Faille Philippe" w:date="2019-08-09T13:33:00Z"/>
                <w:moveFrom w:id="10643" w:author="Della Faille Philippe" w:date="2019-07-09T17:01:00Z"/>
                <w:rFonts w:ascii="Calibri" w:eastAsia="Times New Roman" w:hAnsi="Calibri" w:cs="Calibri"/>
                <w:color w:val="000000"/>
              </w:rPr>
            </w:pPr>
            <w:moveFrom w:id="10644" w:author="Della Faille Philippe" w:date="2019-07-09T17:01:00Z">
              <w:del w:id="10645"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E0D62B8" w14:textId="5106C68C" w:rsidR="00614D51" w:rsidRPr="00614D51" w:rsidDel="00E27DD8" w:rsidRDefault="00614D51" w:rsidP="00614D51">
            <w:pPr>
              <w:spacing w:after="0"/>
              <w:jc w:val="center"/>
              <w:rPr>
                <w:del w:id="10646" w:author="Della Faille Philippe" w:date="2019-08-09T13:33:00Z"/>
                <w:moveFrom w:id="10647" w:author="Della Faille Philippe" w:date="2019-07-09T17:01:00Z"/>
                <w:rFonts w:ascii="Calibri" w:eastAsia="Times New Roman" w:hAnsi="Calibri" w:cs="Calibri"/>
                <w:color w:val="000000"/>
              </w:rPr>
            </w:pPr>
            <w:moveFrom w:id="10648" w:author="Della Faille Philippe" w:date="2019-07-09T17:01:00Z">
              <w:del w:id="10649"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2911B4A" w14:textId="55EA4D5E" w:rsidR="00614D51" w:rsidRPr="00614D51" w:rsidDel="00E27DD8" w:rsidRDefault="00614D51" w:rsidP="00614D51">
            <w:pPr>
              <w:spacing w:after="0"/>
              <w:jc w:val="center"/>
              <w:rPr>
                <w:del w:id="10650" w:author="Della Faille Philippe" w:date="2019-08-09T13:33:00Z"/>
                <w:moveFrom w:id="10651" w:author="Della Faille Philippe" w:date="2019-07-09T17:01:00Z"/>
                <w:rFonts w:ascii="Calibri" w:eastAsia="Times New Roman" w:hAnsi="Calibri" w:cs="Calibri"/>
                <w:color w:val="000000"/>
              </w:rPr>
            </w:pPr>
            <w:moveFrom w:id="10652" w:author="Della Faille Philippe" w:date="2019-07-09T17:01:00Z">
              <w:del w:id="10653"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53D0B5AE" w14:textId="59AEDC44" w:rsidR="00614D51" w:rsidRPr="00614D51" w:rsidDel="00E27DD8" w:rsidRDefault="00614D51" w:rsidP="00614D51">
            <w:pPr>
              <w:spacing w:after="0"/>
              <w:jc w:val="center"/>
              <w:rPr>
                <w:del w:id="10654" w:author="Della Faille Philippe" w:date="2019-08-09T13:33:00Z"/>
                <w:moveFrom w:id="10655" w:author="Della Faille Philippe" w:date="2019-07-09T17:01:00Z"/>
                <w:rFonts w:ascii="Calibri" w:eastAsia="Times New Roman" w:hAnsi="Calibri" w:cs="Calibri"/>
                <w:color w:val="000000"/>
              </w:rPr>
            </w:pPr>
            <w:moveFrom w:id="10656" w:author="Della Faille Philippe" w:date="2019-07-09T17:01:00Z">
              <w:del w:id="10657" w:author="Della Faille Philippe" w:date="2019-08-09T13:33:00Z">
                <w:r w:rsidRPr="00614D51" w:rsidDel="00E27DD8">
                  <w:rPr>
                    <w:rFonts w:ascii="Calibri" w:eastAsia="Times New Roman" w:hAnsi="Calibri" w:cs="Calibri"/>
                    <w:color w:val="000000"/>
                  </w:rPr>
                  <w:delText>141</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08D6BF36" w14:textId="069BAE30" w:rsidR="00614D51" w:rsidRPr="00614D51" w:rsidDel="00E27DD8" w:rsidRDefault="00614D51" w:rsidP="00614D51">
            <w:pPr>
              <w:spacing w:after="0"/>
              <w:jc w:val="center"/>
              <w:rPr>
                <w:del w:id="10658" w:author="Della Faille Philippe" w:date="2019-08-09T13:33:00Z"/>
                <w:moveFrom w:id="10659" w:author="Della Faille Philippe" w:date="2019-07-09T17:01:00Z"/>
                <w:rFonts w:ascii="Calibri" w:eastAsia="Times New Roman" w:hAnsi="Calibri" w:cs="Calibri"/>
                <w:color w:val="000000"/>
              </w:rPr>
            </w:pPr>
            <w:moveFrom w:id="10660" w:author="Della Faille Philippe" w:date="2019-07-09T17:01:00Z">
              <w:del w:id="10661" w:author="Della Faille Philippe" w:date="2019-08-09T13:33:00Z">
                <w:r w:rsidRPr="00614D51" w:rsidDel="00E27DD8">
                  <w:rPr>
                    <w:rFonts w:ascii="Calibri" w:eastAsia="Times New Roman" w:hAnsi="Calibri" w:cs="Calibri"/>
                    <w:color w:val="000000"/>
                  </w:rPr>
                  <w:delText>0x008D</w:delText>
                </w:r>
              </w:del>
            </w:moveFrom>
          </w:p>
        </w:tc>
      </w:tr>
      <w:tr w:rsidR="00614D51" w:rsidRPr="00614D51" w:rsidDel="00E27DD8" w14:paraId="0FC92B6D" w14:textId="67B37D53" w:rsidTr="00526E73">
        <w:trPr>
          <w:trHeight w:val="288"/>
          <w:del w:id="1066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692870C" w14:textId="5560E6C9" w:rsidR="00614D51" w:rsidRPr="00614D51" w:rsidDel="00E27DD8" w:rsidRDefault="00614D51" w:rsidP="00614D51">
            <w:pPr>
              <w:spacing w:after="0"/>
              <w:jc w:val="left"/>
              <w:rPr>
                <w:del w:id="10663" w:author="Della Faille Philippe" w:date="2019-08-09T13:33:00Z"/>
                <w:moveFrom w:id="1066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3E53884A" w14:textId="018287E9" w:rsidR="00614D51" w:rsidRPr="00614D51" w:rsidDel="00E27DD8" w:rsidRDefault="00614D51" w:rsidP="00614D51">
            <w:pPr>
              <w:spacing w:after="0"/>
              <w:jc w:val="left"/>
              <w:rPr>
                <w:del w:id="10665" w:author="Della Faille Philippe" w:date="2019-08-09T13:33:00Z"/>
                <w:moveFrom w:id="1066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5A049D0" w14:textId="54DEA614" w:rsidR="00614D51" w:rsidRPr="00614D51" w:rsidDel="00E27DD8" w:rsidRDefault="00614D51" w:rsidP="00614D51">
            <w:pPr>
              <w:spacing w:after="0"/>
              <w:jc w:val="center"/>
              <w:rPr>
                <w:del w:id="10667" w:author="Della Faille Philippe" w:date="2019-08-09T13:33:00Z"/>
                <w:moveFrom w:id="10668" w:author="Della Faille Philippe" w:date="2019-07-09T17:01:00Z"/>
                <w:rFonts w:ascii="Calibri" w:eastAsia="Times New Roman" w:hAnsi="Calibri" w:cs="Calibri"/>
                <w:color w:val="000000"/>
              </w:rPr>
            </w:pPr>
            <w:moveFrom w:id="10669" w:author="Della Faille Philippe" w:date="2019-07-09T17:01:00Z">
              <w:del w:id="10670" w:author="Della Faille Philippe" w:date="2019-08-09T13:33:00Z">
                <w:r w:rsidRPr="00614D51" w:rsidDel="00E27DD8">
                  <w:rPr>
                    <w:rFonts w:ascii="Calibri" w:eastAsia="Times New Roman" w:hAnsi="Calibri" w:cs="Calibri"/>
                    <w:color w:val="000000"/>
                  </w:rPr>
                  <w:delText>78</w:delText>
                </w:r>
              </w:del>
            </w:moveFrom>
          </w:p>
        </w:tc>
        <w:tc>
          <w:tcPr>
            <w:tcW w:w="2680" w:type="dxa"/>
            <w:tcBorders>
              <w:top w:val="nil"/>
              <w:left w:val="nil"/>
              <w:bottom w:val="nil"/>
              <w:right w:val="nil"/>
            </w:tcBorders>
            <w:shd w:val="clear" w:color="auto" w:fill="8DB3E2" w:themeFill="text2" w:themeFillTint="66"/>
            <w:noWrap/>
            <w:vAlign w:val="bottom"/>
            <w:hideMark/>
          </w:tcPr>
          <w:p w14:paraId="113C7C9E" w14:textId="282BEF96" w:rsidR="00614D51" w:rsidRPr="00614D51" w:rsidDel="00E27DD8" w:rsidRDefault="00614D51" w:rsidP="00614D51">
            <w:pPr>
              <w:spacing w:after="0"/>
              <w:jc w:val="left"/>
              <w:rPr>
                <w:del w:id="10671" w:author="Della Faille Philippe" w:date="2019-08-09T13:33:00Z"/>
                <w:moveFrom w:id="10672" w:author="Della Faille Philippe" w:date="2019-07-09T17:01:00Z"/>
                <w:rFonts w:ascii="Calibri" w:eastAsia="Times New Roman" w:hAnsi="Calibri" w:cs="Calibri"/>
                <w:color w:val="000000"/>
              </w:rPr>
            </w:pPr>
            <w:moveFrom w:id="10673" w:author="Della Faille Philippe" w:date="2019-07-09T17:01:00Z">
              <w:del w:id="10674" w:author="Della Faille Philippe" w:date="2019-08-09T13:33:00Z">
                <w:r w:rsidRPr="00614D51" w:rsidDel="00E27DD8">
                  <w:rPr>
                    <w:rFonts w:ascii="Calibri" w:eastAsia="Times New Roman" w:hAnsi="Calibri" w:cs="Calibri"/>
                    <w:color w:val="000000"/>
                  </w:rPr>
                  <w:delText>Sanity current open P2</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8857AE2" w14:textId="7DB25811" w:rsidR="00614D51" w:rsidRPr="00614D51" w:rsidDel="00E27DD8" w:rsidRDefault="00614D51" w:rsidP="00614D51">
            <w:pPr>
              <w:spacing w:after="0"/>
              <w:jc w:val="center"/>
              <w:rPr>
                <w:del w:id="10675" w:author="Della Faille Philippe" w:date="2019-08-09T13:33:00Z"/>
                <w:moveFrom w:id="10676" w:author="Della Faille Philippe" w:date="2019-07-09T17:01:00Z"/>
                <w:rFonts w:ascii="Calibri" w:eastAsia="Times New Roman" w:hAnsi="Calibri" w:cs="Calibri"/>
                <w:color w:val="000000"/>
              </w:rPr>
            </w:pPr>
            <w:moveFrom w:id="10677" w:author="Della Faille Philippe" w:date="2019-07-09T17:01:00Z">
              <w:del w:id="10678"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3C826DE" w14:textId="447C787B" w:rsidR="00614D51" w:rsidRPr="00614D51" w:rsidDel="00E27DD8" w:rsidRDefault="00614D51" w:rsidP="00614D51">
            <w:pPr>
              <w:spacing w:after="0"/>
              <w:jc w:val="center"/>
              <w:rPr>
                <w:del w:id="10679" w:author="Della Faille Philippe" w:date="2019-08-09T13:33:00Z"/>
                <w:moveFrom w:id="10680" w:author="Della Faille Philippe" w:date="2019-07-09T17:01:00Z"/>
                <w:rFonts w:ascii="Calibri" w:eastAsia="Times New Roman" w:hAnsi="Calibri" w:cs="Calibri"/>
                <w:color w:val="000000"/>
              </w:rPr>
            </w:pPr>
            <w:moveFrom w:id="10681" w:author="Della Faille Philippe" w:date="2019-07-09T17:01:00Z">
              <w:del w:id="1068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087C24F" w14:textId="4F4086AB" w:rsidR="00614D51" w:rsidRPr="00614D51" w:rsidDel="00E27DD8" w:rsidRDefault="00614D51" w:rsidP="00614D51">
            <w:pPr>
              <w:spacing w:after="0"/>
              <w:jc w:val="center"/>
              <w:rPr>
                <w:del w:id="10683" w:author="Della Faille Philippe" w:date="2019-08-09T13:33:00Z"/>
                <w:moveFrom w:id="10684" w:author="Della Faille Philippe" w:date="2019-07-09T17:01:00Z"/>
                <w:rFonts w:ascii="Calibri" w:eastAsia="Times New Roman" w:hAnsi="Calibri" w:cs="Calibri"/>
                <w:color w:val="000000"/>
              </w:rPr>
            </w:pPr>
            <w:moveFrom w:id="10685" w:author="Della Faille Philippe" w:date="2019-07-09T17:01:00Z">
              <w:del w:id="1068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335F1E4" w14:textId="02D5EFC5" w:rsidR="00614D51" w:rsidRPr="00614D51" w:rsidDel="00E27DD8" w:rsidRDefault="00614D51" w:rsidP="00614D51">
            <w:pPr>
              <w:spacing w:after="0"/>
              <w:jc w:val="center"/>
              <w:rPr>
                <w:del w:id="10687" w:author="Della Faille Philippe" w:date="2019-08-09T13:33:00Z"/>
                <w:moveFrom w:id="10688" w:author="Della Faille Philippe" w:date="2019-07-09T17:01:00Z"/>
                <w:rFonts w:ascii="Calibri" w:eastAsia="Times New Roman" w:hAnsi="Calibri" w:cs="Calibri"/>
                <w:color w:val="000000"/>
              </w:rPr>
            </w:pPr>
            <w:moveFrom w:id="10689" w:author="Della Faille Philippe" w:date="2019-07-09T17:01:00Z">
              <w:del w:id="10690" w:author="Della Faille Philippe" w:date="2019-08-09T13:33:00Z">
                <w:r w:rsidRPr="00614D51" w:rsidDel="00E27DD8">
                  <w:rPr>
                    <w:rFonts w:ascii="Calibri" w:eastAsia="Times New Roman" w:hAnsi="Calibri" w:cs="Calibri"/>
                    <w:color w:val="000000"/>
                  </w:rPr>
                  <w:delText>143</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778DA393" w14:textId="3A805116" w:rsidR="00614D51" w:rsidRPr="00614D51" w:rsidDel="00E27DD8" w:rsidRDefault="00614D51" w:rsidP="00614D51">
            <w:pPr>
              <w:spacing w:after="0"/>
              <w:jc w:val="center"/>
              <w:rPr>
                <w:del w:id="10691" w:author="Della Faille Philippe" w:date="2019-08-09T13:33:00Z"/>
                <w:moveFrom w:id="10692" w:author="Della Faille Philippe" w:date="2019-07-09T17:01:00Z"/>
                <w:rFonts w:ascii="Calibri" w:eastAsia="Times New Roman" w:hAnsi="Calibri" w:cs="Calibri"/>
                <w:color w:val="000000"/>
              </w:rPr>
            </w:pPr>
            <w:moveFrom w:id="10693" w:author="Della Faille Philippe" w:date="2019-07-09T17:01:00Z">
              <w:del w:id="10694" w:author="Della Faille Philippe" w:date="2019-08-09T13:33:00Z">
                <w:r w:rsidRPr="00614D51" w:rsidDel="00E27DD8">
                  <w:rPr>
                    <w:rFonts w:ascii="Calibri" w:eastAsia="Times New Roman" w:hAnsi="Calibri" w:cs="Calibri"/>
                    <w:color w:val="000000"/>
                  </w:rPr>
                  <w:delText>0x008F</w:delText>
                </w:r>
              </w:del>
            </w:moveFrom>
          </w:p>
        </w:tc>
      </w:tr>
      <w:tr w:rsidR="00614D51" w:rsidRPr="00614D51" w:rsidDel="00E27DD8" w14:paraId="346C4E35" w14:textId="7147EF78" w:rsidTr="00526E73">
        <w:trPr>
          <w:trHeight w:val="288"/>
          <w:del w:id="1069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393B32A" w14:textId="6BDBCC2A" w:rsidR="00614D51" w:rsidRPr="00614D51" w:rsidDel="00E27DD8" w:rsidRDefault="00614D51" w:rsidP="00614D51">
            <w:pPr>
              <w:spacing w:after="0"/>
              <w:jc w:val="left"/>
              <w:rPr>
                <w:del w:id="10696" w:author="Della Faille Philippe" w:date="2019-08-09T13:33:00Z"/>
                <w:moveFrom w:id="1069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44D1F6F" w14:textId="6A34607D" w:rsidR="00614D51" w:rsidRPr="00614D51" w:rsidDel="00E27DD8" w:rsidRDefault="00614D51" w:rsidP="00614D51">
            <w:pPr>
              <w:spacing w:after="0"/>
              <w:jc w:val="left"/>
              <w:rPr>
                <w:del w:id="10698" w:author="Della Faille Philippe" w:date="2019-08-09T13:33:00Z"/>
                <w:moveFrom w:id="1069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DBBC29C" w14:textId="58D72E6E" w:rsidR="00614D51" w:rsidRPr="00614D51" w:rsidDel="00E27DD8" w:rsidRDefault="00614D51" w:rsidP="00614D51">
            <w:pPr>
              <w:spacing w:after="0"/>
              <w:jc w:val="center"/>
              <w:rPr>
                <w:del w:id="10700" w:author="Della Faille Philippe" w:date="2019-08-09T13:33:00Z"/>
                <w:moveFrom w:id="10701" w:author="Della Faille Philippe" w:date="2019-07-09T17:01:00Z"/>
                <w:rFonts w:ascii="Calibri" w:eastAsia="Times New Roman" w:hAnsi="Calibri" w:cs="Calibri"/>
                <w:color w:val="000000"/>
              </w:rPr>
            </w:pPr>
            <w:moveFrom w:id="10702" w:author="Della Faille Philippe" w:date="2019-07-09T17:01:00Z">
              <w:del w:id="10703" w:author="Della Faille Philippe" w:date="2019-08-09T13:33:00Z">
                <w:r w:rsidRPr="00614D51" w:rsidDel="00E27DD8">
                  <w:rPr>
                    <w:rFonts w:ascii="Calibri" w:eastAsia="Times New Roman" w:hAnsi="Calibri" w:cs="Calibri"/>
                    <w:color w:val="000000"/>
                  </w:rPr>
                  <w:delText>79</w:delText>
                </w:r>
              </w:del>
            </w:moveFrom>
          </w:p>
        </w:tc>
        <w:tc>
          <w:tcPr>
            <w:tcW w:w="2680" w:type="dxa"/>
            <w:tcBorders>
              <w:top w:val="nil"/>
              <w:left w:val="nil"/>
              <w:bottom w:val="nil"/>
              <w:right w:val="nil"/>
            </w:tcBorders>
            <w:shd w:val="clear" w:color="auto" w:fill="8DB3E2" w:themeFill="text2" w:themeFillTint="66"/>
            <w:noWrap/>
            <w:vAlign w:val="bottom"/>
            <w:hideMark/>
          </w:tcPr>
          <w:p w14:paraId="0725B9FC" w14:textId="42AD62DD" w:rsidR="00614D51" w:rsidRPr="00614D51" w:rsidDel="00E27DD8" w:rsidRDefault="00614D51" w:rsidP="00614D51">
            <w:pPr>
              <w:spacing w:after="0"/>
              <w:jc w:val="left"/>
              <w:rPr>
                <w:del w:id="10704" w:author="Della Faille Philippe" w:date="2019-08-09T13:33:00Z"/>
                <w:moveFrom w:id="10705" w:author="Della Faille Philippe" w:date="2019-07-09T17:01:00Z"/>
                <w:rFonts w:ascii="Calibri" w:eastAsia="Times New Roman" w:hAnsi="Calibri" w:cs="Calibri"/>
                <w:color w:val="000000"/>
              </w:rPr>
            </w:pPr>
            <w:moveFrom w:id="10706" w:author="Della Faille Philippe" w:date="2019-07-09T17:01:00Z">
              <w:del w:id="10707" w:author="Della Faille Philippe" w:date="2019-08-09T13:33:00Z">
                <w:r w:rsidRPr="00614D51" w:rsidDel="00E27DD8">
                  <w:rPr>
                    <w:rFonts w:ascii="Calibri" w:eastAsia="Times New Roman" w:hAnsi="Calibri" w:cs="Calibri"/>
                    <w:color w:val="000000"/>
                  </w:rPr>
                  <w:delText>Sanity current open P3</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D5CADD2" w14:textId="482A5A9F" w:rsidR="00614D51" w:rsidRPr="00614D51" w:rsidDel="00E27DD8" w:rsidRDefault="00614D51" w:rsidP="00614D51">
            <w:pPr>
              <w:spacing w:after="0"/>
              <w:jc w:val="center"/>
              <w:rPr>
                <w:del w:id="10708" w:author="Della Faille Philippe" w:date="2019-08-09T13:33:00Z"/>
                <w:moveFrom w:id="10709" w:author="Della Faille Philippe" w:date="2019-07-09T17:01:00Z"/>
                <w:rFonts w:ascii="Calibri" w:eastAsia="Times New Roman" w:hAnsi="Calibri" w:cs="Calibri"/>
                <w:color w:val="000000"/>
              </w:rPr>
            </w:pPr>
            <w:moveFrom w:id="10710" w:author="Della Faille Philippe" w:date="2019-07-09T17:01:00Z">
              <w:del w:id="10711"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78530BF" w14:textId="7F7DCA18" w:rsidR="00614D51" w:rsidRPr="00614D51" w:rsidDel="00E27DD8" w:rsidRDefault="00614D51" w:rsidP="00614D51">
            <w:pPr>
              <w:spacing w:after="0"/>
              <w:jc w:val="center"/>
              <w:rPr>
                <w:del w:id="10712" w:author="Della Faille Philippe" w:date="2019-08-09T13:33:00Z"/>
                <w:moveFrom w:id="10713" w:author="Della Faille Philippe" w:date="2019-07-09T17:01:00Z"/>
                <w:rFonts w:ascii="Calibri" w:eastAsia="Times New Roman" w:hAnsi="Calibri" w:cs="Calibri"/>
                <w:color w:val="000000"/>
              </w:rPr>
            </w:pPr>
            <w:moveFrom w:id="10714" w:author="Della Faille Philippe" w:date="2019-07-09T17:01:00Z">
              <w:del w:id="10715"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BABF8F6" w14:textId="1296598A" w:rsidR="00614D51" w:rsidRPr="00614D51" w:rsidDel="00E27DD8" w:rsidRDefault="00614D51" w:rsidP="00614D51">
            <w:pPr>
              <w:spacing w:after="0"/>
              <w:jc w:val="center"/>
              <w:rPr>
                <w:del w:id="10716" w:author="Della Faille Philippe" w:date="2019-08-09T13:33:00Z"/>
                <w:moveFrom w:id="10717" w:author="Della Faille Philippe" w:date="2019-07-09T17:01:00Z"/>
                <w:rFonts w:ascii="Calibri" w:eastAsia="Times New Roman" w:hAnsi="Calibri" w:cs="Calibri"/>
                <w:color w:val="000000"/>
              </w:rPr>
            </w:pPr>
            <w:moveFrom w:id="10718" w:author="Della Faille Philippe" w:date="2019-07-09T17:01:00Z">
              <w:del w:id="10719"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1F7ACCA9" w14:textId="6A48A662" w:rsidR="00614D51" w:rsidRPr="00614D51" w:rsidDel="00E27DD8" w:rsidRDefault="00614D51" w:rsidP="00614D51">
            <w:pPr>
              <w:spacing w:after="0"/>
              <w:jc w:val="center"/>
              <w:rPr>
                <w:del w:id="10720" w:author="Della Faille Philippe" w:date="2019-08-09T13:33:00Z"/>
                <w:moveFrom w:id="10721" w:author="Della Faille Philippe" w:date="2019-07-09T17:01:00Z"/>
                <w:rFonts w:ascii="Calibri" w:eastAsia="Times New Roman" w:hAnsi="Calibri" w:cs="Calibri"/>
                <w:color w:val="000000"/>
              </w:rPr>
            </w:pPr>
            <w:moveFrom w:id="10722" w:author="Della Faille Philippe" w:date="2019-07-09T17:01:00Z">
              <w:del w:id="10723" w:author="Della Faille Philippe" w:date="2019-08-09T13:33:00Z">
                <w:r w:rsidRPr="00614D51" w:rsidDel="00E27DD8">
                  <w:rPr>
                    <w:rFonts w:ascii="Calibri" w:eastAsia="Times New Roman" w:hAnsi="Calibri" w:cs="Calibri"/>
                    <w:color w:val="000000"/>
                  </w:rPr>
                  <w:delText>145</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450A3A53" w14:textId="7E2BCC42" w:rsidR="00614D51" w:rsidRPr="00614D51" w:rsidDel="00E27DD8" w:rsidRDefault="00614D51" w:rsidP="00614D51">
            <w:pPr>
              <w:spacing w:after="0"/>
              <w:jc w:val="center"/>
              <w:rPr>
                <w:del w:id="10724" w:author="Della Faille Philippe" w:date="2019-08-09T13:33:00Z"/>
                <w:moveFrom w:id="10725" w:author="Della Faille Philippe" w:date="2019-07-09T17:01:00Z"/>
                <w:rFonts w:ascii="Calibri" w:eastAsia="Times New Roman" w:hAnsi="Calibri" w:cs="Calibri"/>
                <w:color w:val="000000"/>
              </w:rPr>
            </w:pPr>
            <w:moveFrom w:id="10726" w:author="Della Faille Philippe" w:date="2019-07-09T17:01:00Z">
              <w:del w:id="10727" w:author="Della Faille Philippe" w:date="2019-08-09T13:33:00Z">
                <w:r w:rsidRPr="00614D51" w:rsidDel="00E27DD8">
                  <w:rPr>
                    <w:rFonts w:ascii="Calibri" w:eastAsia="Times New Roman" w:hAnsi="Calibri" w:cs="Calibri"/>
                    <w:color w:val="000000"/>
                  </w:rPr>
                  <w:delText>0x0091</w:delText>
                </w:r>
              </w:del>
            </w:moveFrom>
          </w:p>
        </w:tc>
      </w:tr>
      <w:tr w:rsidR="00614D51" w:rsidRPr="00614D51" w:rsidDel="00E27DD8" w14:paraId="3F9B7717" w14:textId="2DE15505" w:rsidTr="00526E73">
        <w:trPr>
          <w:trHeight w:val="288"/>
          <w:del w:id="1072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A0108BE" w14:textId="6FBAC19B" w:rsidR="00614D51" w:rsidRPr="00614D51" w:rsidDel="00E27DD8" w:rsidRDefault="00614D51" w:rsidP="00614D51">
            <w:pPr>
              <w:spacing w:after="0"/>
              <w:jc w:val="left"/>
              <w:rPr>
                <w:del w:id="10729" w:author="Della Faille Philippe" w:date="2019-08-09T13:33:00Z"/>
                <w:moveFrom w:id="1073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4B9316C" w14:textId="6AA2509D" w:rsidR="00614D51" w:rsidRPr="00614D51" w:rsidDel="00E27DD8" w:rsidRDefault="00614D51" w:rsidP="00614D51">
            <w:pPr>
              <w:spacing w:after="0"/>
              <w:jc w:val="left"/>
              <w:rPr>
                <w:del w:id="10731" w:author="Della Faille Philippe" w:date="2019-08-09T13:33:00Z"/>
                <w:moveFrom w:id="1073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FA9D240" w14:textId="2258CBA9" w:rsidR="00614D51" w:rsidRPr="00614D51" w:rsidDel="00E27DD8" w:rsidRDefault="00614D51" w:rsidP="00614D51">
            <w:pPr>
              <w:spacing w:after="0"/>
              <w:jc w:val="center"/>
              <w:rPr>
                <w:del w:id="10733" w:author="Della Faille Philippe" w:date="2019-08-09T13:33:00Z"/>
                <w:moveFrom w:id="10734" w:author="Della Faille Philippe" w:date="2019-07-09T17:01:00Z"/>
                <w:rFonts w:ascii="Calibri" w:eastAsia="Times New Roman" w:hAnsi="Calibri" w:cs="Calibri"/>
                <w:color w:val="000000"/>
              </w:rPr>
            </w:pPr>
            <w:moveFrom w:id="10735" w:author="Della Faille Philippe" w:date="2019-07-09T17:01:00Z">
              <w:del w:id="10736" w:author="Della Faille Philippe" w:date="2019-08-09T13:33:00Z">
                <w:r w:rsidRPr="00614D51" w:rsidDel="00E27DD8">
                  <w:rPr>
                    <w:rFonts w:ascii="Calibri" w:eastAsia="Times New Roman" w:hAnsi="Calibri" w:cs="Calibri"/>
                    <w:color w:val="000000"/>
                  </w:rPr>
                  <w:delText>80</w:delText>
                </w:r>
              </w:del>
            </w:moveFrom>
          </w:p>
        </w:tc>
        <w:tc>
          <w:tcPr>
            <w:tcW w:w="2680" w:type="dxa"/>
            <w:tcBorders>
              <w:top w:val="nil"/>
              <w:left w:val="nil"/>
              <w:bottom w:val="nil"/>
              <w:right w:val="nil"/>
            </w:tcBorders>
            <w:shd w:val="clear" w:color="auto" w:fill="8DB3E2" w:themeFill="text2" w:themeFillTint="66"/>
            <w:noWrap/>
            <w:vAlign w:val="bottom"/>
            <w:hideMark/>
          </w:tcPr>
          <w:p w14:paraId="10F3CF2C" w14:textId="1B781FA5" w:rsidR="00614D51" w:rsidRPr="00614D51" w:rsidDel="00E27DD8" w:rsidRDefault="00614D51" w:rsidP="00614D51">
            <w:pPr>
              <w:spacing w:after="0"/>
              <w:jc w:val="left"/>
              <w:rPr>
                <w:del w:id="10737" w:author="Della Faille Philippe" w:date="2019-08-09T13:33:00Z"/>
                <w:moveFrom w:id="10738" w:author="Della Faille Philippe" w:date="2019-07-09T17:01:00Z"/>
                <w:rFonts w:ascii="Calibri" w:eastAsia="Times New Roman" w:hAnsi="Calibri" w:cs="Calibri"/>
                <w:color w:val="000000"/>
              </w:rPr>
            </w:pPr>
            <w:moveFrom w:id="10739" w:author="Della Faille Philippe" w:date="2019-07-09T17:01:00Z">
              <w:del w:id="10740" w:author="Della Faille Philippe" w:date="2019-08-09T13:33:00Z">
                <w:r w:rsidRPr="00614D51" w:rsidDel="00E27DD8">
                  <w:rPr>
                    <w:rFonts w:ascii="Calibri" w:eastAsia="Times New Roman" w:hAnsi="Calibri" w:cs="Calibri"/>
                    <w:color w:val="000000"/>
                  </w:rPr>
                  <w:delText>Sanity current open P4</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45F905D" w14:textId="6B60D923" w:rsidR="00614D51" w:rsidRPr="00614D51" w:rsidDel="00E27DD8" w:rsidRDefault="00614D51" w:rsidP="00614D51">
            <w:pPr>
              <w:spacing w:after="0"/>
              <w:jc w:val="center"/>
              <w:rPr>
                <w:del w:id="10741" w:author="Della Faille Philippe" w:date="2019-08-09T13:33:00Z"/>
                <w:moveFrom w:id="10742" w:author="Della Faille Philippe" w:date="2019-07-09T17:01:00Z"/>
                <w:rFonts w:ascii="Calibri" w:eastAsia="Times New Roman" w:hAnsi="Calibri" w:cs="Calibri"/>
                <w:color w:val="000000"/>
              </w:rPr>
            </w:pPr>
            <w:moveFrom w:id="10743" w:author="Della Faille Philippe" w:date="2019-07-09T17:01:00Z">
              <w:del w:id="10744"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13247A2" w14:textId="5BFEF338" w:rsidR="00614D51" w:rsidRPr="00614D51" w:rsidDel="00E27DD8" w:rsidRDefault="00614D51" w:rsidP="00614D51">
            <w:pPr>
              <w:spacing w:after="0"/>
              <w:jc w:val="center"/>
              <w:rPr>
                <w:del w:id="10745" w:author="Della Faille Philippe" w:date="2019-08-09T13:33:00Z"/>
                <w:moveFrom w:id="10746" w:author="Della Faille Philippe" w:date="2019-07-09T17:01:00Z"/>
                <w:rFonts w:ascii="Calibri" w:eastAsia="Times New Roman" w:hAnsi="Calibri" w:cs="Calibri"/>
                <w:color w:val="000000"/>
              </w:rPr>
            </w:pPr>
            <w:moveFrom w:id="10747" w:author="Della Faille Philippe" w:date="2019-07-09T17:01:00Z">
              <w:del w:id="10748"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0F2D177" w14:textId="5EE2FC15" w:rsidR="00614D51" w:rsidRPr="00614D51" w:rsidDel="00E27DD8" w:rsidRDefault="00614D51" w:rsidP="00614D51">
            <w:pPr>
              <w:spacing w:after="0"/>
              <w:jc w:val="center"/>
              <w:rPr>
                <w:del w:id="10749" w:author="Della Faille Philippe" w:date="2019-08-09T13:33:00Z"/>
                <w:moveFrom w:id="10750" w:author="Della Faille Philippe" w:date="2019-07-09T17:01:00Z"/>
                <w:rFonts w:ascii="Calibri" w:eastAsia="Times New Roman" w:hAnsi="Calibri" w:cs="Calibri"/>
                <w:color w:val="000000"/>
              </w:rPr>
            </w:pPr>
            <w:moveFrom w:id="10751" w:author="Della Faille Philippe" w:date="2019-07-09T17:01:00Z">
              <w:del w:id="10752"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0E5AA43D" w14:textId="6C4ADB61" w:rsidR="00614D51" w:rsidRPr="00614D51" w:rsidDel="00E27DD8" w:rsidRDefault="00614D51" w:rsidP="00614D51">
            <w:pPr>
              <w:spacing w:after="0"/>
              <w:jc w:val="center"/>
              <w:rPr>
                <w:del w:id="10753" w:author="Della Faille Philippe" w:date="2019-08-09T13:33:00Z"/>
                <w:moveFrom w:id="10754" w:author="Della Faille Philippe" w:date="2019-07-09T17:01:00Z"/>
                <w:rFonts w:ascii="Calibri" w:eastAsia="Times New Roman" w:hAnsi="Calibri" w:cs="Calibri"/>
                <w:color w:val="000000"/>
              </w:rPr>
            </w:pPr>
            <w:moveFrom w:id="10755" w:author="Della Faille Philippe" w:date="2019-07-09T17:01:00Z">
              <w:del w:id="10756" w:author="Della Faille Philippe" w:date="2019-08-09T13:33:00Z">
                <w:r w:rsidRPr="00614D51" w:rsidDel="00E27DD8">
                  <w:rPr>
                    <w:rFonts w:ascii="Calibri" w:eastAsia="Times New Roman" w:hAnsi="Calibri" w:cs="Calibri"/>
                    <w:color w:val="000000"/>
                  </w:rPr>
                  <w:delText>147</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465B821D" w14:textId="365D21AA" w:rsidR="00614D51" w:rsidRPr="00614D51" w:rsidDel="00E27DD8" w:rsidRDefault="00614D51" w:rsidP="00614D51">
            <w:pPr>
              <w:spacing w:after="0"/>
              <w:jc w:val="center"/>
              <w:rPr>
                <w:del w:id="10757" w:author="Della Faille Philippe" w:date="2019-08-09T13:33:00Z"/>
                <w:moveFrom w:id="10758" w:author="Della Faille Philippe" w:date="2019-07-09T17:01:00Z"/>
                <w:rFonts w:ascii="Calibri" w:eastAsia="Times New Roman" w:hAnsi="Calibri" w:cs="Calibri"/>
                <w:color w:val="000000"/>
              </w:rPr>
            </w:pPr>
            <w:moveFrom w:id="10759" w:author="Della Faille Philippe" w:date="2019-07-09T17:01:00Z">
              <w:del w:id="10760" w:author="Della Faille Philippe" w:date="2019-08-09T13:33:00Z">
                <w:r w:rsidRPr="00614D51" w:rsidDel="00E27DD8">
                  <w:rPr>
                    <w:rFonts w:ascii="Calibri" w:eastAsia="Times New Roman" w:hAnsi="Calibri" w:cs="Calibri"/>
                    <w:color w:val="000000"/>
                  </w:rPr>
                  <w:delText>0x0093</w:delText>
                </w:r>
              </w:del>
            </w:moveFrom>
          </w:p>
        </w:tc>
      </w:tr>
      <w:tr w:rsidR="00614D51" w:rsidRPr="00614D51" w:rsidDel="00E27DD8" w14:paraId="59F0962A" w14:textId="4224FCFE" w:rsidTr="00526E73">
        <w:trPr>
          <w:trHeight w:val="288"/>
          <w:del w:id="1076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A347E0E" w14:textId="388767A0" w:rsidR="00614D51" w:rsidRPr="00614D51" w:rsidDel="00E27DD8" w:rsidRDefault="00614D51" w:rsidP="00614D51">
            <w:pPr>
              <w:spacing w:after="0"/>
              <w:jc w:val="left"/>
              <w:rPr>
                <w:del w:id="10762" w:author="Della Faille Philippe" w:date="2019-08-09T13:33:00Z"/>
                <w:moveFrom w:id="1076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AD4AA9D" w14:textId="3D9F318D" w:rsidR="00614D51" w:rsidRPr="00614D51" w:rsidDel="00E27DD8" w:rsidRDefault="00614D51" w:rsidP="00614D51">
            <w:pPr>
              <w:spacing w:after="0"/>
              <w:jc w:val="left"/>
              <w:rPr>
                <w:del w:id="10764" w:author="Della Faille Philippe" w:date="2019-08-09T13:33:00Z"/>
                <w:moveFrom w:id="1076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BA22679" w14:textId="7B664D60" w:rsidR="00614D51" w:rsidRPr="00614D51" w:rsidDel="00E27DD8" w:rsidRDefault="00614D51" w:rsidP="00614D51">
            <w:pPr>
              <w:spacing w:after="0"/>
              <w:jc w:val="center"/>
              <w:rPr>
                <w:del w:id="10766" w:author="Della Faille Philippe" w:date="2019-08-09T13:33:00Z"/>
                <w:moveFrom w:id="10767" w:author="Della Faille Philippe" w:date="2019-07-09T17:01:00Z"/>
                <w:rFonts w:ascii="Calibri" w:eastAsia="Times New Roman" w:hAnsi="Calibri" w:cs="Calibri"/>
                <w:color w:val="000000"/>
              </w:rPr>
            </w:pPr>
            <w:moveFrom w:id="10768" w:author="Della Faille Philippe" w:date="2019-07-09T17:01:00Z">
              <w:del w:id="10769" w:author="Della Faille Philippe" w:date="2019-08-09T13:33:00Z">
                <w:r w:rsidRPr="00614D51" w:rsidDel="00E27DD8">
                  <w:rPr>
                    <w:rFonts w:ascii="Calibri" w:eastAsia="Times New Roman" w:hAnsi="Calibri" w:cs="Calibri"/>
                    <w:color w:val="000000"/>
                  </w:rPr>
                  <w:delText>81</w:delText>
                </w:r>
              </w:del>
            </w:moveFrom>
          </w:p>
        </w:tc>
        <w:tc>
          <w:tcPr>
            <w:tcW w:w="2680" w:type="dxa"/>
            <w:tcBorders>
              <w:top w:val="nil"/>
              <w:left w:val="nil"/>
              <w:bottom w:val="nil"/>
              <w:right w:val="nil"/>
            </w:tcBorders>
            <w:shd w:val="clear" w:color="auto" w:fill="8DB3E2" w:themeFill="text2" w:themeFillTint="66"/>
            <w:noWrap/>
            <w:vAlign w:val="bottom"/>
            <w:hideMark/>
          </w:tcPr>
          <w:p w14:paraId="06AAB6D8" w14:textId="61958060" w:rsidR="00614D51" w:rsidRPr="00614D51" w:rsidDel="00E27DD8" w:rsidRDefault="00614D51" w:rsidP="00614D51">
            <w:pPr>
              <w:spacing w:after="0"/>
              <w:jc w:val="left"/>
              <w:rPr>
                <w:del w:id="10770" w:author="Della Faille Philippe" w:date="2019-08-09T13:33:00Z"/>
                <w:moveFrom w:id="10771" w:author="Della Faille Philippe" w:date="2019-07-09T17:01:00Z"/>
                <w:rFonts w:ascii="Calibri" w:eastAsia="Times New Roman" w:hAnsi="Calibri" w:cs="Calibri"/>
                <w:color w:val="000000"/>
              </w:rPr>
            </w:pPr>
            <w:moveFrom w:id="10772" w:author="Della Faille Philippe" w:date="2019-07-09T17:01:00Z">
              <w:del w:id="10773" w:author="Della Faille Philippe" w:date="2019-08-09T13:33:00Z">
                <w:r w:rsidRPr="00614D51" w:rsidDel="00E27DD8">
                  <w:rPr>
                    <w:rFonts w:ascii="Calibri" w:eastAsia="Times New Roman" w:hAnsi="Calibri" w:cs="Calibri"/>
                    <w:color w:val="000000"/>
                  </w:rPr>
                  <w:delText>Sanity current open P5</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E352980" w14:textId="7C9FEC9B" w:rsidR="00614D51" w:rsidRPr="00614D51" w:rsidDel="00E27DD8" w:rsidRDefault="00614D51" w:rsidP="00614D51">
            <w:pPr>
              <w:spacing w:after="0"/>
              <w:jc w:val="center"/>
              <w:rPr>
                <w:del w:id="10774" w:author="Della Faille Philippe" w:date="2019-08-09T13:33:00Z"/>
                <w:moveFrom w:id="10775" w:author="Della Faille Philippe" w:date="2019-07-09T17:01:00Z"/>
                <w:rFonts w:ascii="Calibri" w:eastAsia="Times New Roman" w:hAnsi="Calibri" w:cs="Calibri"/>
                <w:color w:val="000000"/>
              </w:rPr>
            </w:pPr>
            <w:moveFrom w:id="10776" w:author="Della Faille Philippe" w:date="2019-07-09T17:01:00Z">
              <w:del w:id="10777"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885F3B5" w14:textId="56DCEF78" w:rsidR="00614D51" w:rsidRPr="00614D51" w:rsidDel="00E27DD8" w:rsidRDefault="00614D51" w:rsidP="00614D51">
            <w:pPr>
              <w:spacing w:after="0"/>
              <w:jc w:val="center"/>
              <w:rPr>
                <w:del w:id="10778" w:author="Della Faille Philippe" w:date="2019-08-09T13:33:00Z"/>
                <w:moveFrom w:id="10779" w:author="Della Faille Philippe" w:date="2019-07-09T17:01:00Z"/>
                <w:rFonts w:ascii="Calibri" w:eastAsia="Times New Roman" w:hAnsi="Calibri" w:cs="Calibri"/>
                <w:color w:val="000000"/>
              </w:rPr>
            </w:pPr>
            <w:moveFrom w:id="10780" w:author="Della Faille Philippe" w:date="2019-07-09T17:01:00Z">
              <w:del w:id="10781"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5E3494A" w14:textId="2E1AEAFC" w:rsidR="00614D51" w:rsidRPr="00614D51" w:rsidDel="00E27DD8" w:rsidRDefault="00614D51" w:rsidP="00614D51">
            <w:pPr>
              <w:spacing w:after="0"/>
              <w:jc w:val="center"/>
              <w:rPr>
                <w:del w:id="10782" w:author="Della Faille Philippe" w:date="2019-08-09T13:33:00Z"/>
                <w:moveFrom w:id="10783" w:author="Della Faille Philippe" w:date="2019-07-09T17:01:00Z"/>
                <w:rFonts w:ascii="Calibri" w:eastAsia="Times New Roman" w:hAnsi="Calibri" w:cs="Calibri"/>
                <w:color w:val="000000"/>
              </w:rPr>
            </w:pPr>
            <w:moveFrom w:id="10784" w:author="Della Faille Philippe" w:date="2019-07-09T17:01:00Z">
              <w:del w:id="10785"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B7F49E3" w14:textId="2388DA7D" w:rsidR="00614D51" w:rsidRPr="00614D51" w:rsidDel="00E27DD8" w:rsidRDefault="00614D51" w:rsidP="00614D51">
            <w:pPr>
              <w:spacing w:after="0"/>
              <w:jc w:val="center"/>
              <w:rPr>
                <w:del w:id="10786" w:author="Della Faille Philippe" w:date="2019-08-09T13:33:00Z"/>
                <w:moveFrom w:id="10787" w:author="Della Faille Philippe" w:date="2019-07-09T17:01:00Z"/>
                <w:rFonts w:ascii="Calibri" w:eastAsia="Times New Roman" w:hAnsi="Calibri" w:cs="Calibri"/>
                <w:color w:val="000000"/>
              </w:rPr>
            </w:pPr>
            <w:moveFrom w:id="10788" w:author="Della Faille Philippe" w:date="2019-07-09T17:01:00Z">
              <w:del w:id="10789" w:author="Della Faille Philippe" w:date="2019-08-09T13:33:00Z">
                <w:r w:rsidRPr="00614D51" w:rsidDel="00E27DD8">
                  <w:rPr>
                    <w:rFonts w:ascii="Calibri" w:eastAsia="Times New Roman" w:hAnsi="Calibri" w:cs="Calibri"/>
                    <w:color w:val="000000"/>
                  </w:rPr>
                  <w:delText>149</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5D427788" w14:textId="398BC583" w:rsidR="00614D51" w:rsidRPr="00614D51" w:rsidDel="00E27DD8" w:rsidRDefault="00614D51" w:rsidP="00614D51">
            <w:pPr>
              <w:spacing w:after="0"/>
              <w:jc w:val="center"/>
              <w:rPr>
                <w:del w:id="10790" w:author="Della Faille Philippe" w:date="2019-08-09T13:33:00Z"/>
                <w:moveFrom w:id="10791" w:author="Della Faille Philippe" w:date="2019-07-09T17:01:00Z"/>
                <w:rFonts w:ascii="Calibri" w:eastAsia="Times New Roman" w:hAnsi="Calibri" w:cs="Calibri"/>
                <w:color w:val="000000"/>
              </w:rPr>
            </w:pPr>
            <w:moveFrom w:id="10792" w:author="Della Faille Philippe" w:date="2019-07-09T17:01:00Z">
              <w:del w:id="10793" w:author="Della Faille Philippe" w:date="2019-08-09T13:33:00Z">
                <w:r w:rsidRPr="00614D51" w:rsidDel="00E27DD8">
                  <w:rPr>
                    <w:rFonts w:ascii="Calibri" w:eastAsia="Times New Roman" w:hAnsi="Calibri" w:cs="Calibri"/>
                    <w:color w:val="000000"/>
                  </w:rPr>
                  <w:delText>0x0095</w:delText>
                </w:r>
              </w:del>
            </w:moveFrom>
          </w:p>
        </w:tc>
      </w:tr>
      <w:tr w:rsidR="00614D51" w:rsidRPr="00614D51" w:rsidDel="00E27DD8" w14:paraId="43CC71A6" w14:textId="7476D089" w:rsidTr="00526E73">
        <w:trPr>
          <w:trHeight w:val="288"/>
          <w:del w:id="1079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7DBDA976" w14:textId="200A8447" w:rsidR="00614D51" w:rsidRPr="00614D51" w:rsidDel="00E27DD8" w:rsidRDefault="00614D51" w:rsidP="00614D51">
            <w:pPr>
              <w:spacing w:after="0"/>
              <w:jc w:val="left"/>
              <w:rPr>
                <w:del w:id="10795" w:author="Della Faille Philippe" w:date="2019-08-09T13:33:00Z"/>
                <w:moveFrom w:id="1079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01B1CC2" w14:textId="4E814FC4" w:rsidR="00614D51" w:rsidRPr="00614D51" w:rsidDel="00E27DD8" w:rsidRDefault="00614D51" w:rsidP="00614D51">
            <w:pPr>
              <w:spacing w:after="0"/>
              <w:jc w:val="left"/>
              <w:rPr>
                <w:del w:id="10797" w:author="Della Faille Philippe" w:date="2019-08-09T13:33:00Z"/>
                <w:moveFrom w:id="1079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B2B3948" w14:textId="47E6687D" w:rsidR="00614D51" w:rsidRPr="00614D51" w:rsidDel="00E27DD8" w:rsidRDefault="00614D51" w:rsidP="00614D51">
            <w:pPr>
              <w:spacing w:after="0"/>
              <w:jc w:val="center"/>
              <w:rPr>
                <w:del w:id="10799" w:author="Della Faille Philippe" w:date="2019-08-09T13:33:00Z"/>
                <w:moveFrom w:id="10800" w:author="Della Faille Philippe" w:date="2019-07-09T17:01:00Z"/>
                <w:rFonts w:ascii="Calibri" w:eastAsia="Times New Roman" w:hAnsi="Calibri" w:cs="Calibri"/>
                <w:color w:val="000000"/>
              </w:rPr>
            </w:pPr>
            <w:moveFrom w:id="10801" w:author="Della Faille Philippe" w:date="2019-07-09T17:01:00Z">
              <w:del w:id="10802" w:author="Della Faille Philippe" w:date="2019-08-09T13:33:00Z">
                <w:r w:rsidRPr="00614D51" w:rsidDel="00E27DD8">
                  <w:rPr>
                    <w:rFonts w:ascii="Calibri" w:eastAsia="Times New Roman" w:hAnsi="Calibri" w:cs="Calibri"/>
                    <w:color w:val="000000"/>
                  </w:rPr>
                  <w:delText>82</w:delText>
                </w:r>
              </w:del>
            </w:moveFrom>
          </w:p>
        </w:tc>
        <w:tc>
          <w:tcPr>
            <w:tcW w:w="2680" w:type="dxa"/>
            <w:tcBorders>
              <w:top w:val="nil"/>
              <w:left w:val="nil"/>
              <w:bottom w:val="nil"/>
              <w:right w:val="nil"/>
            </w:tcBorders>
            <w:shd w:val="clear" w:color="auto" w:fill="8DB3E2" w:themeFill="text2" w:themeFillTint="66"/>
            <w:noWrap/>
            <w:vAlign w:val="bottom"/>
            <w:hideMark/>
          </w:tcPr>
          <w:p w14:paraId="24417445" w14:textId="4DFDFF2B" w:rsidR="00614D51" w:rsidRPr="00614D51" w:rsidDel="00E27DD8" w:rsidRDefault="00614D51" w:rsidP="00614D51">
            <w:pPr>
              <w:spacing w:after="0"/>
              <w:jc w:val="left"/>
              <w:rPr>
                <w:del w:id="10803" w:author="Della Faille Philippe" w:date="2019-08-09T13:33:00Z"/>
                <w:moveFrom w:id="10804" w:author="Della Faille Philippe" w:date="2019-07-09T17:01:00Z"/>
                <w:rFonts w:ascii="Calibri" w:eastAsia="Times New Roman" w:hAnsi="Calibri" w:cs="Calibri"/>
                <w:color w:val="000000"/>
              </w:rPr>
            </w:pPr>
            <w:moveFrom w:id="10805" w:author="Della Faille Philippe" w:date="2019-07-09T17:01:00Z">
              <w:del w:id="10806" w:author="Della Faille Philippe" w:date="2019-08-09T13:33:00Z">
                <w:r w:rsidRPr="00614D51" w:rsidDel="00E27DD8">
                  <w:rPr>
                    <w:rFonts w:ascii="Calibri" w:eastAsia="Times New Roman" w:hAnsi="Calibri" w:cs="Calibri"/>
                    <w:color w:val="000000"/>
                  </w:rPr>
                  <w:delText>Sanity current open P6</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E16513B" w14:textId="53545B1F" w:rsidR="00614D51" w:rsidRPr="00614D51" w:rsidDel="00E27DD8" w:rsidRDefault="00614D51" w:rsidP="00614D51">
            <w:pPr>
              <w:spacing w:after="0"/>
              <w:jc w:val="center"/>
              <w:rPr>
                <w:del w:id="10807" w:author="Della Faille Philippe" w:date="2019-08-09T13:33:00Z"/>
                <w:moveFrom w:id="10808" w:author="Della Faille Philippe" w:date="2019-07-09T17:01:00Z"/>
                <w:rFonts w:ascii="Calibri" w:eastAsia="Times New Roman" w:hAnsi="Calibri" w:cs="Calibri"/>
                <w:color w:val="000000"/>
              </w:rPr>
            </w:pPr>
            <w:moveFrom w:id="10809" w:author="Della Faille Philippe" w:date="2019-07-09T17:01:00Z">
              <w:del w:id="10810"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937404A" w14:textId="23EC7EE5" w:rsidR="00614D51" w:rsidRPr="00614D51" w:rsidDel="00E27DD8" w:rsidRDefault="00614D51" w:rsidP="00614D51">
            <w:pPr>
              <w:spacing w:after="0"/>
              <w:jc w:val="center"/>
              <w:rPr>
                <w:del w:id="10811" w:author="Della Faille Philippe" w:date="2019-08-09T13:33:00Z"/>
                <w:moveFrom w:id="10812" w:author="Della Faille Philippe" w:date="2019-07-09T17:01:00Z"/>
                <w:rFonts w:ascii="Calibri" w:eastAsia="Times New Roman" w:hAnsi="Calibri" w:cs="Calibri"/>
                <w:color w:val="000000"/>
              </w:rPr>
            </w:pPr>
            <w:moveFrom w:id="10813" w:author="Della Faille Philippe" w:date="2019-07-09T17:01:00Z">
              <w:del w:id="10814"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7AA3A77" w14:textId="4684C86A" w:rsidR="00614D51" w:rsidRPr="00614D51" w:rsidDel="00E27DD8" w:rsidRDefault="00614D51" w:rsidP="00614D51">
            <w:pPr>
              <w:spacing w:after="0"/>
              <w:jc w:val="center"/>
              <w:rPr>
                <w:del w:id="10815" w:author="Della Faille Philippe" w:date="2019-08-09T13:33:00Z"/>
                <w:moveFrom w:id="10816" w:author="Della Faille Philippe" w:date="2019-07-09T17:01:00Z"/>
                <w:rFonts w:ascii="Calibri" w:eastAsia="Times New Roman" w:hAnsi="Calibri" w:cs="Calibri"/>
                <w:color w:val="000000"/>
              </w:rPr>
            </w:pPr>
            <w:moveFrom w:id="10817" w:author="Della Faille Philippe" w:date="2019-07-09T17:01:00Z">
              <w:del w:id="10818"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891AA10" w14:textId="53AF5AC8" w:rsidR="00614D51" w:rsidRPr="00614D51" w:rsidDel="00E27DD8" w:rsidRDefault="00614D51" w:rsidP="00614D51">
            <w:pPr>
              <w:spacing w:after="0"/>
              <w:jc w:val="center"/>
              <w:rPr>
                <w:del w:id="10819" w:author="Della Faille Philippe" w:date="2019-08-09T13:33:00Z"/>
                <w:moveFrom w:id="10820" w:author="Della Faille Philippe" w:date="2019-07-09T17:01:00Z"/>
                <w:rFonts w:ascii="Calibri" w:eastAsia="Times New Roman" w:hAnsi="Calibri" w:cs="Calibri"/>
                <w:color w:val="000000"/>
              </w:rPr>
            </w:pPr>
            <w:moveFrom w:id="10821" w:author="Della Faille Philippe" w:date="2019-07-09T17:01:00Z">
              <w:del w:id="10822" w:author="Della Faille Philippe" w:date="2019-08-09T13:33:00Z">
                <w:r w:rsidRPr="00614D51" w:rsidDel="00E27DD8">
                  <w:rPr>
                    <w:rFonts w:ascii="Calibri" w:eastAsia="Times New Roman" w:hAnsi="Calibri" w:cs="Calibri"/>
                    <w:color w:val="000000"/>
                  </w:rPr>
                  <w:delText>151</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073628EB" w14:textId="282A2915" w:rsidR="00614D51" w:rsidRPr="00614D51" w:rsidDel="00E27DD8" w:rsidRDefault="00614D51" w:rsidP="00614D51">
            <w:pPr>
              <w:spacing w:after="0"/>
              <w:jc w:val="center"/>
              <w:rPr>
                <w:del w:id="10823" w:author="Della Faille Philippe" w:date="2019-08-09T13:33:00Z"/>
                <w:moveFrom w:id="10824" w:author="Della Faille Philippe" w:date="2019-07-09T17:01:00Z"/>
                <w:rFonts w:ascii="Calibri" w:eastAsia="Times New Roman" w:hAnsi="Calibri" w:cs="Calibri"/>
                <w:color w:val="000000"/>
              </w:rPr>
            </w:pPr>
            <w:moveFrom w:id="10825" w:author="Della Faille Philippe" w:date="2019-07-09T17:01:00Z">
              <w:del w:id="10826" w:author="Della Faille Philippe" w:date="2019-08-09T13:33:00Z">
                <w:r w:rsidRPr="00614D51" w:rsidDel="00E27DD8">
                  <w:rPr>
                    <w:rFonts w:ascii="Calibri" w:eastAsia="Times New Roman" w:hAnsi="Calibri" w:cs="Calibri"/>
                    <w:color w:val="000000"/>
                  </w:rPr>
                  <w:delText>0x0097</w:delText>
                </w:r>
              </w:del>
            </w:moveFrom>
          </w:p>
        </w:tc>
      </w:tr>
      <w:tr w:rsidR="00614D51" w:rsidRPr="00614D51" w:rsidDel="00E27DD8" w14:paraId="12A7F9EF" w14:textId="0E0C1D00" w:rsidTr="00526E73">
        <w:trPr>
          <w:trHeight w:val="288"/>
          <w:del w:id="1082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1530C293" w14:textId="0D2B03AB" w:rsidR="00614D51" w:rsidRPr="00614D51" w:rsidDel="00E27DD8" w:rsidRDefault="00614D51" w:rsidP="00614D51">
            <w:pPr>
              <w:spacing w:after="0"/>
              <w:jc w:val="left"/>
              <w:rPr>
                <w:del w:id="10828" w:author="Della Faille Philippe" w:date="2019-08-09T13:33:00Z"/>
                <w:moveFrom w:id="1082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AA55001" w14:textId="4638802D" w:rsidR="00614D51" w:rsidRPr="00614D51" w:rsidDel="00E27DD8" w:rsidRDefault="00614D51" w:rsidP="00614D51">
            <w:pPr>
              <w:spacing w:after="0"/>
              <w:jc w:val="left"/>
              <w:rPr>
                <w:del w:id="10830" w:author="Della Faille Philippe" w:date="2019-08-09T13:33:00Z"/>
                <w:moveFrom w:id="1083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02FAFE99" w14:textId="33315484" w:rsidR="00614D51" w:rsidRPr="00614D51" w:rsidDel="00E27DD8" w:rsidRDefault="00614D51" w:rsidP="00614D51">
            <w:pPr>
              <w:spacing w:after="0"/>
              <w:jc w:val="center"/>
              <w:rPr>
                <w:del w:id="10832" w:author="Della Faille Philippe" w:date="2019-08-09T13:33:00Z"/>
                <w:moveFrom w:id="10833" w:author="Della Faille Philippe" w:date="2019-07-09T17:01:00Z"/>
                <w:rFonts w:ascii="Calibri" w:eastAsia="Times New Roman" w:hAnsi="Calibri" w:cs="Calibri"/>
                <w:color w:val="000000"/>
              </w:rPr>
            </w:pPr>
            <w:moveFrom w:id="10834" w:author="Della Faille Philippe" w:date="2019-07-09T17:01:00Z">
              <w:del w:id="10835" w:author="Della Faille Philippe" w:date="2019-08-09T13:33:00Z">
                <w:r w:rsidRPr="00614D51" w:rsidDel="00E27DD8">
                  <w:rPr>
                    <w:rFonts w:ascii="Calibri" w:eastAsia="Times New Roman" w:hAnsi="Calibri" w:cs="Calibri"/>
                    <w:color w:val="000000"/>
                  </w:rPr>
                  <w:delText>83</w:delText>
                </w:r>
              </w:del>
            </w:moveFrom>
          </w:p>
        </w:tc>
        <w:tc>
          <w:tcPr>
            <w:tcW w:w="2680" w:type="dxa"/>
            <w:tcBorders>
              <w:top w:val="nil"/>
              <w:left w:val="nil"/>
              <w:bottom w:val="nil"/>
              <w:right w:val="nil"/>
            </w:tcBorders>
            <w:shd w:val="clear" w:color="auto" w:fill="8DB3E2" w:themeFill="text2" w:themeFillTint="66"/>
            <w:noWrap/>
            <w:vAlign w:val="bottom"/>
            <w:hideMark/>
          </w:tcPr>
          <w:p w14:paraId="7205EAF4" w14:textId="13D93A62" w:rsidR="00614D51" w:rsidRPr="00614D51" w:rsidDel="00E27DD8" w:rsidRDefault="00614D51" w:rsidP="00614D51">
            <w:pPr>
              <w:spacing w:after="0"/>
              <w:jc w:val="left"/>
              <w:rPr>
                <w:del w:id="10836" w:author="Della Faille Philippe" w:date="2019-08-09T13:33:00Z"/>
                <w:moveFrom w:id="10837" w:author="Della Faille Philippe" w:date="2019-07-09T17:01:00Z"/>
                <w:rFonts w:ascii="Calibri" w:eastAsia="Times New Roman" w:hAnsi="Calibri" w:cs="Calibri"/>
                <w:color w:val="000000"/>
              </w:rPr>
            </w:pPr>
            <w:moveFrom w:id="10838" w:author="Della Faille Philippe" w:date="2019-07-09T17:01:00Z">
              <w:del w:id="10839" w:author="Della Faille Philippe" w:date="2019-08-09T13:33:00Z">
                <w:r w:rsidRPr="00614D51" w:rsidDel="00E27DD8">
                  <w:rPr>
                    <w:rFonts w:ascii="Calibri" w:eastAsia="Times New Roman" w:hAnsi="Calibri" w:cs="Calibri"/>
                    <w:color w:val="000000"/>
                  </w:rPr>
                  <w:delText>Sanity current close P1</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8137565" w14:textId="41FF6BE3" w:rsidR="00614D51" w:rsidRPr="00614D51" w:rsidDel="00E27DD8" w:rsidRDefault="00614D51" w:rsidP="00614D51">
            <w:pPr>
              <w:spacing w:after="0"/>
              <w:jc w:val="center"/>
              <w:rPr>
                <w:del w:id="10840" w:author="Della Faille Philippe" w:date="2019-08-09T13:33:00Z"/>
                <w:moveFrom w:id="10841" w:author="Della Faille Philippe" w:date="2019-07-09T17:01:00Z"/>
                <w:rFonts w:ascii="Calibri" w:eastAsia="Times New Roman" w:hAnsi="Calibri" w:cs="Calibri"/>
                <w:color w:val="000000"/>
              </w:rPr>
            </w:pPr>
            <w:moveFrom w:id="10842" w:author="Della Faille Philippe" w:date="2019-07-09T17:01:00Z">
              <w:del w:id="10843"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D8BA40B" w14:textId="299B8F87" w:rsidR="00614D51" w:rsidRPr="00614D51" w:rsidDel="00E27DD8" w:rsidRDefault="00614D51" w:rsidP="00614D51">
            <w:pPr>
              <w:spacing w:after="0"/>
              <w:jc w:val="center"/>
              <w:rPr>
                <w:del w:id="10844" w:author="Della Faille Philippe" w:date="2019-08-09T13:33:00Z"/>
                <w:moveFrom w:id="10845" w:author="Della Faille Philippe" w:date="2019-07-09T17:01:00Z"/>
                <w:rFonts w:ascii="Calibri" w:eastAsia="Times New Roman" w:hAnsi="Calibri" w:cs="Calibri"/>
                <w:color w:val="000000"/>
              </w:rPr>
            </w:pPr>
            <w:moveFrom w:id="10846" w:author="Della Faille Philippe" w:date="2019-07-09T17:01:00Z">
              <w:del w:id="10847"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121199C" w14:textId="10606320" w:rsidR="00614D51" w:rsidRPr="00614D51" w:rsidDel="00E27DD8" w:rsidRDefault="00614D51" w:rsidP="00614D51">
            <w:pPr>
              <w:spacing w:after="0"/>
              <w:jc w:val="center"/>
              <w:rPr>
                <w:del w:id="10848" w:author="Della Faille Philippe" w:date="2019-08-09T13:33:00Z"/>
                <w:moveFrom w:id="10849" w:author="Della Faille Philippe" w:date="2019-07-09T17:01:00Z"/>
                <w:rFonts w:ascii="Calibri" w:eastAsia="Times New Roman" w:hAnsi="Calibri" w:cs="Calibri"/>
                <w:color w:val="000000"/>
              </w:rPr>
            </w:pPr>
            <w:moveFrom w:id="10850" w:author="Della Faille Philippe" w:date="2019-07-09T17:01:00Z">
              <w:del w:id="10851"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DE02074" w14:textId="6DF033C0" w:rsidR="00614D51" w:rsidRPr="00614D51" w:rsidDel="00E27DD8" w:rsidRDefault="00614D51" w:rsidP="00614D51">
            <w:pPr>
              <w:spacing w:after="0"/>
              <w:jc w:val="center"/>
              <w:rPr>
                <w:del w:id="10852" w:author="Della Faille Philippe" w:date="2019-08-09T13:33:00Z"/>
                <w:moveFrom w:id="10853" w:author="Della Faille Philippe" w:date="2019-07-09T17:01:00Z"/>
                <w:rFonts w:ascii="Calibri" w:eastAsia="Times New Roman" w:hAnsi="Calibri" w:cs="Calibri"/>
                <w:color w:val="000000"/>
              </w:rPr>
            </w:pPr>
            <w:moveFrom w:id="10854" w:author="Della Faille Philippe" w:date="2019-07-09T17:01:00Z">
              <w:del w:id="10855" w:author="Della Faille Philippe" w:date="2019-08-09T13:33:00Z">
                <w:r w:rsidRPr="00614D51" w:rsidDel="00E27DD8">
                  <w:rPr>
                    <w:rFonts w:ascii="Calibri" w:eastAsia="Times New Roman" w:hAnsi="Calibri" w:cs="Calibri"/>
                    <w:color w:val="000000"/>
                  </w:rPr>
                  <w:delText>153</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4A49F77B" w14:textId="5CADAE7F" w:rsidR="00614D51" w:rsidRPr="00614D51" w:rsidDel="00E27DD8" w:rsidRDefault="00614D51" w:rsidP="00614D51">
            <w:pPr>
              <w:spacing w:after="0"/>
              <w:jc w:val="center"/>
              <w:rPr>
                <w:del w:id="10856" w:author="Della Faille Philippe" w:date="2019-08-09T13:33:00Z"/>
                <w:moveFrom w:id="10857" w:author="Della Faille Philippe" w:date="2019-07-09T17:01:00Z"/>
                <w:rFonts w:ascii="Calibri" w:eastAsia="Times New Roman" w:hAnsi="Calibri" w:cs="Calibri"/>
                <w:color w:val="000000"/>
              </w:rPr>
            </w:pPr>
            <w:moveFrom w:id="10858" w:author="Della Faille Philippe" w:date="2019-07-09T17:01:00Z">
              <w:del w:id="10859" w:author="Della Faille Philippe" w:date="2019-08-09T13:33:00Z">
                <w:r w:rsidRPr="00614D51" w:rsidDel="00E27DD8">
                  <w:rPr>
                    <w:rFonts w:ascii="Calibri" w:eastAsia="Times New Roman" w:hAnsi="Calibri" w:cs="Calibri"/>
                    <w:color w:val="000000"/>
                  </w:rPr>
                  <w:delText>0x0099</w:delText>
                </w:r>
              </w:del>
            </w:moveFrom>
          </w:p>
        </w:tc>
      </w:tr>
      <w:tr w:rsidR="00614D51" w:rsidRPr="00614D51" w:rsidDel="00E27DD8" w14:paraId="0F2EB0EC" w14:textId="4EBC55D8" w:rsidTr="00526E73">
        <w:trPr>
          <w:trHeight w:val="288"/>
          <w:del w:id="1086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12C0DE8" w14:textId="01C13AD5" w:rsidR="00614D51" w:rsidRPr="00614D51" w:rsidDel="00E27DD8" w:rsidRDefault="00614D51" w:rsidP="00614D51">
            <w:pPr>
              <w:spacing w:after="0"/>
              <w:jc w:val="left"/>
              <w:rPr>
                <w:del w:id="10861" w:author="Della Faille Philippe" w:date="2019-08-09T13:33:00Z"/>
                <w:moveFrom w:id="1086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221E4D15" w14:textId="6CFAA8D6" w:rsidR="00614D51" w:rsidRPr="00614D51" w:rsidDel="00E27DD8" w:rsidRDefault="00614D51" w:rsidP="00614D51">
            <w:pPr>
              <w:spacing w:after="0"/>
              <w:jc w:val="left"/>
              <w:rPr>
                <w:del w:id="10863" w:author="Della Faille Philippe" w:date="2019-08-09T13:33:00Z"/>
                <w:moveFrom w:id="1086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F7FE342" w14:textId="1E31EC87" w:rsidR="00614D51" w:rsidRPr="00614D51" w:rsidDel="00E27DD8" w:rsidRDefault="00614D51" w:rsidP="00614D51">
            <w:pPr>
              <w:spacing w:after="0"/>
              <w:jc w:val="center"/>
              <w:rPr>
                <w:del w:id="10865" w:author="Della Faille Philippe" w:date="2019-08-09T13:33:00Z"/>
                <w:moveFrom w:id="10866" w:author="Della Faille Philippe" w:date="2019-07-09T17:01:00Z"/>
                <w:rFonts w:ascii="Calibri" w:eastAsia="Times New Roman" w:hAnsi="Calibri" w:cs="Calibri"/>
                <w:color w:val="000000"/>
              </w:rPr>
            </w:pPr>
            <w:moveFrom w:id="10867" w:author="Della Faille Philippe" w:date="2019-07-09T17:01:00Z">
              <w:del w:id="10868" w:author="Della Faille Philippe" w:date="2019-08-09T13:33:00Z">
                <w:r w:rsidRPr="00614D51" w:rsidDel="00E27DD8">
                  <w:rPr>
                    <w:rFonts w:ascii="Calibri" w:eastAsia="Times New Roman" w:hAnsi="Calibri" w:cs="Calibri"/>
                    <w:color w:val="000000"/>
                  </w:rPr>
                  <w:delText>84</w:delText>
                </w:r>
              </w:del>
            </w:moveFrom>
          </w:p>
        </w:tc>
        <w:tc>
          <w:tcPr>
            <w:tcW w:w="2680" w:type="dxa"/>
            <w:tcBorders>
              <w:top w:val="nil"/>
              <w:left w:val="nil"/>
              <w:bottom w:val="nil"/>
              <w:right w:val="nil"/>
            </w:tcBorders>
            <w:shd w:val="clear" w:color="auto" w:fill="8DB3E2" w:themeFill="text2" w:themeFillTint="66"/>
            <w:noWrap/>
            <w:vAlign w:val="bottom"/>
            <w:hideMark/>
          </w:tcPr>
          <w:p w14:paraId="683E69DD" w14:textId="003DC672" w:rsidR="00614D51" w:rsidRPr="00614D51" w:rsidDel="00E27DD8" w:rsidRDefault="00614D51" w:rsidP="00614D51">
            <w:pPr>
              <w:spacing w:after="0"/>
              <w:jc w:val="left"/>
              <w:rPr>
                <w:del w:id="10869" w:author="Della Faille Philippe" w:date="2019-08-09T13:33:00Z"/>
                <w:moveFrom w:id="10870" w:author="Della Faille Philippe" w:date="2019-07-09T17:01:00Z"/>
                <w:rFonts w:ascii="Calibri" w:eastAsia="Times New Roman" w:hAnsi="Calibri" w:cs="Calibri"/>
                <w:color w:val="000000"/>
              </w:rPr>
            </w:pPr>
            <w:moveFrom w:id="10871" w:author="Della Faille Philippe" w:date="2019-07-09T17:01:00Z">
              <w:del w:id="10872" w:author="Della Faille Philippe" w:date="2019-08-09T13:33:00Z">
                <w:r w:rsidRPr="00614D51" w:rsidDel="00E27DD8">
                  <w:rPr>
                    <w:rFonts w:ascii="Calibri" w:eastAsia="Times New Roman" w:hAnsi="Calibri" w:cs="Calibri"/>
                    <w:color w:val="000000"/>
                  </w:rPr>
                  <w:delText>Sanity current close P2</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D702C1C" w14:textId="67001342" w:rsidR="00614D51" w:rsidRPr="00614D51" w:rsidDel="00E27DD8" w:rsidRDefault="00614D51" w:rsidP="00614D51">
            <w:pPr>
              <w:spacing w:after="0"/>
              <w:jc w:val="center"/>
              <w:rPr>
                <w:del w:id="10873" w:author="Della Faille Philippe" w:date="2019-08-09T13:33:00Z"/>
                <w:moveFrom w:id="10874" w:author="Della Faille Philippe" w:date="2019-07-09T17:01:00Z"/>
                <w:rFonts w:ascii="Calibri" w:eastAsia="Times New Roman" w:hAnsi="Calibri" w:cs="Calibri"/>
                <w:color w:val="000000"/>
              </w:rPr>
            </w:pPr>
            <w:moveFrom w:id="10875" w:author="Della Faille Philippe" w:date="2019-07-09T17:01:00Z">
              <w:del w:id="10876"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3590C6F" w14:textId="6E926093" w:rsidR="00614D51" w:rsidRPr="00614D51" w:rsidDel="00E27DD8" w:rsidRDefault="00614D51" w:rsidP="00614D51">
            <w:pPr>
              <w:spacing w:after="0"/>
              <w:jc w:val="center"/>
              <w:rPr>
                <w:del w:id="10877" w:author="Della Faille Philippe" w:date="2019-08-09T13:33:00Z"/>
                <w:moveFrom w:id="10878" w:author="Della Faille Philippe" w:date="2019-07-09T17:01:00Z"/>
                <w:rFonts w:ascii="Calibri" w:eastAsia="Times New Roman" w:hAnsi="Calibri" w:cs="Calibri"/>
                <w:color w:val="000000"/>
              </w:rPr>
            </w:pPr>
            <w:moveFrom w:id="10879" w:author="Della Faille Philippe" w:date="2019-07-09T17:01:00Z">
              <w:del w:id="10880"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A3EC521" w14:textId="2AF17FDA" w:rsidR="00614D51" w:rsidRPr="00614D51" w:rsidDel="00E27DD8" w:rsidRDefault="00614D51" w:rsidP="00614D51">
            <w:pPr>
              <w:spacing w:after="0"/>
              <w:jc w:val="center"/>
              <w:rPr>
                <w:del w:id="10881" w:author="Della Faille Philippe" w:date="2019-08-09T13:33:00Z"/>
                <w:moveFrom w:id="10882" w:author="Della Faille Philippe" w:date="2019-07-09T17:01:00Z"/>
                <w:rFonts w:ascii="Calibri" w:eastAsia="Times New Roman" w:hAnsi="Calibri" w:cs="Calibri"/>
                <w:color w:val="000000"/>
              </w:rPr>
            </w:pPr>
            <w:moveFrom w:id="10883" w:author="Della Faille Philippe" w:date="2019-07-09T17:01:00Z">
              <w:del w:id="10884"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351D75C8" w14:textId="7CB0013A" w:rsidR="00614D51" w:rsidRPr="00614D51" w:rsidDel="00E27DD8" w:rsidRDefault="00614D51" w:rsidP="00614D51">
            <w:pPr>
              <w:spacing w:after="0"/>
              <w:jc w:val="center"/>
              <w:rPr>
                <w:del w:id="10885" w:author="Della Faille Philippe" w:date="2019-08-09T13:33:00Z"/>
                <w:moveFrom w:id="10886" w:author="Della Faille Philippe" w:date="2019-07-09T17:01:00Z"/>
                <w:rFonts w:ascii="Calibri" w:eastAsia="Times New Roman" w:hAnsi="Calibri" w:cs="Calibri"/>
                <w:color w:val="000000"/>
              </w:rPr>
            </w:pPr>
            <w:moveFrom w:id="10887" w:author="Della Faille Philippe" w:date="2019-07-09T17:01:00Z">
              <w:del w:id="10888" w:author="Della Faille Philippe" w:date="2019-08-09T13:33:00Z">
                <w:r w:rsidRPr="00614D51" w:rsidDel="00E27DD8">
                  <w:rPr>
                    <w:rFonts w:ascii="Calibri" w:eastAsia="Times New Roman" w:hAnsi="Calibri" w:cs="Calibri"/>
                    <w:color w:val="000000"/>
                  </w:rPr>
                  <w:delText>155</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463C379F" w14:textId="41B4C37C" w:rsidR="00614D51" w:rsidRPr="00614D51" w:rsidDel="00E27DD8" w:rsidRDefault="00614D51" w:rsidP="00614D51">
            <w:pPr>
              <w:spacing w:after="0"/>
              <w:jc w:val="center"/>
              <w:rPr>
                <w:del w:id="10889" w:author="Della Faille Philippe" w:date="2019-08-09T13:33:00Z"/>
                <w:moveFrom w:id="10890" w:author="Della Faille Philippe" w:date="2019-07-09T17:01:00Z"/>
                <w:rFonts w:ascii="Calibri" w:eastAsia="Times New Roman" w:hAnsi="Calibri" w:cs="Calibri"/>
                <w:color w:val="000000"/>
              </w:rPr>
            </w:pPr>
            <w:moveFrom w:id="10891" w:author="Della Faille Philippe" w:date="2019-07-09T17:01:00Z">
              <w:del w:id="10892" w:author="Della Faille Philippe" w:date="2019-08-09T13:33:00Z">
                <w:r w:rsidRPr="00614D51" w:rsidDel="00E27DD8">
                  <w:rPr>
                    <w:rFonts w:ascii="Calibri" w:eastAsia="Times New Roman" w:hAnsi="Calibri" w:cs="Calibri"/>
                    <w:color w:val="000000"/>
                  </w:rPr>
                  <w:delText>0x009B</w:delText>
                </w:r>
              </w:del>
            </w:moveFrom>
          </w:p>
        </w:tc>
      </w:tr>
      <w:tr w:rsidR="00614D51" w:rsidRPr="00614D51" w:rsidDel="00E27DD8" w14:paraId="18251A8E" w14:textId="658B08CA" w:rsidTr="00526E73">
        <w:trPr>
          <w:trHeight w:val="288"/>
          <w:del w:id="1089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D45FF44" w14:textId="2A362B98" w:rsidR="00614D51" w:rsidRPr="00614D51" w:rsidDel="00E27DD8" w:rsidRDefault="00614D51" w:rsidP="00614D51">
            <w:pPr>
              <w:spacing w:after="0"/>
              <w:jc w:val="left"/>
              <w:rPr>
                <w:del w:id="10894" w:author="Della Faille Philippe" w:date="2019-08-09T13:33:00Z"/>
                <w:moveFrom w:id="1089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15E89A7" w14:textId="7B331DD0" w:rsidR="00614D51" w:rsidRPr="00614D51" w:rsidDel="00E27DD8" w:rsidRDefault="00614D51" w:rsidP="00614D51">
            <w:pPr>
              <w:spacing w:after="0"/>
              <w:jc w:val="left"/>
              <w:rPr>
                <w:del w:id="10896" w:author="Della Faille Philippe" w:date="2019-08-09T13:33:00Z"/>
                <w:moveFrom w:id="1089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2D39D1E" w14:textId="21DAE3B2" w:rsidR="00614D51" w:rsidRPr="00614D51" w:rsidDel="00E27DD8" w:rsidRDefault="00614D51" w:rsidP="00614D51">
            <w:pPr>
              <w:spacing w:after="0"/>
              <w:jc w:val="center"/>
              <w:rPr>
                <w:del w:id="10898" w:author="Della Faille Philippe" w:date="2019-08-09T13:33:00Z"/>
                <w:moveFrom w:id="10899" w:author="Della Faille Philippe" w:date="2019-07-09T17:01:00Z"/>
                <w:rFonts w:ascii="Calibri" w:eastAsia="Times New Roman" w:hAnsi="Calibri" w:cs="Calibri"/>
                <w:color w:val="000000"/>
              </w:rPr>
            </w:pPr>
            <w:moveFrom w:id="10900" w:author="Della Faille Philippe" w:date="2019-07-09T17:01:00Z">
              <w:del w:id="10901" w:author="Della Faille Philippe" w:date="2019-08-09T13:33:00Z">
                <w:r w:rsidRPr="00614D51" w:rsidDel="00E27DD8">
                  <w:rPr>
                    <w:rFonts w:ascii="Calibri" w:eastAsia="Times New Roman" w:hAnsi="Calibri" w:cs="Calibri"/>
                    <w:color w:val="000000"/>
                  </w:rPr>
                  <w:delText>85</w:delText>
                </w:r>
              </w:del>
            </w:moveFrom>
          </w:p>
        </w:tc>
        <w:tc>
          <w:tcPr>
            <w:tcW w:w="2680" w:type="dxa"/>
            <w:tcBorders>
              <w:top w:val="nil"/>
              <w:left w:val="nil"/>
              <w:bottom w:val="nil"/>
              <w:right w:val="nil"/>
            </w:tcBorders>
            <w:shd w:val="clear" w:color="auto" w:fill="8DB3E2" w:themeFill="text2" w:themeFillTint="66"/>
            <w:noWrap/>
            <w:vAlign w:val="bottom"/>
            <w:hideMark/>
          </w:tcPr>
          <w:p w14:paraId="7B3F4C61" w14:textId="5E7A7613" w:rsidR="00614D51" w:rsidRPr="00614D51" w:rsidDel="00E27DD8" w:rsidRDefault="00614D51" w:rsidP="00614D51">
            <w:pPr>
              <w:spacing w:after="0"/>
              <w:jc w:val="left"/>
              <w:rPr>
                <w:del w:id="10902" w:author="Della Faille Philippe" w:date="2019-08-09T13:33:00Z"/>
                <w:moveFrom w:id="10903" w:author="Della Faille Philippe" w:date="2019-07-09T17:01:00Z"/>
                <w:rFonts w:ascii="Calibri" w:eastAsia="Times New Roman" w:hAnsi="Calibri" w:cs="Calibri"/>
                <w:color w:val="000000"/>
              </w:rPr>
            </w:pPr>
            <w:moveFrom w:id="10904" w:author="Della Faille Philippe" w:date="2019-07-09T17:01:00Z">
              <w:del w:id="10905" w:author="Della Faille Philippe" w:date="2019-08-09T13:33:00Z">
                <w:r w:rsidRPr="00614D51" w:rsidDel="00E27DD8">
                  <w:rPr>
                    <w:rFonts w:ascii="Calibri" w:eastAsia="Times New Roman" w:hAnsi="Calibri" w:cs="Calibri"/>
                    <w:color w:val="000000"/>
                  </w:rPr>
                  <w:delText>Sanity current close P3</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6622631" w14:textId="658D9AB1" w:rsidR="00614D51" w:rsidRPr="00614D51" w:rsidDel="00E27DD8" w:rsidRDefault="00614D51" w:rsidP="00614D51">
            <w:pPr>
              <w:spacing w:after="0"/>
              <w:jc w:val="center"/>
              <w:rPr>
                <w:del w:id="10906" w:author="Della Faille Philippe" w:date="2019-08-09T13:33:00Z"/>
                <w:moveFrom w:id="10907" w:author="Della Faille Philippe" w:date="2019-07-09T17:01:00Z"/>
                <w:rFonts w:ascii="Calibri" w:eastAsia="Times New Roman" w:hAnsi="Calibri" w:cs="Calibri"/>
                <w:color w:val="000000"/>
              </w:rPr>
            </w:pPr>
            <w:moveFrom w:id="10908" w:author="Della Faille Philippe" w:date="2019-07-09T17:01:00Z">
              <w:del w:id="10909"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E5FF081" w14:textId="032E7F51" w:rsidR="00614D51" w:rsidRPr="00614D51" w:rsidDel="00E27DD8" w:rsidRDefault="00614D51" w:rsidP="00614D51">
            <w:pPr>
              <w:spacing w:after="0"/>
              <w:jc w:val="center"/>
              <w:rPr>
                <w:del w:id="10910" w:author="Della Faille Philippe" w:date="2019-08-09T13:33:00Z"/>
                <w:moveFrom w:id="10911" w:author="Della Faille Philippe" w:date="2019-07-09T17:01:00Z"/>
                <w:rFonts w:ascii="Calibri" w:eastAsia="Times New Roman" w:hAnsi="Calibri" w:cs="Calibri"/>
                <w:color w:val="000000"/>
              </w:rPr>
            </w:pPr>
            <w:moveFrom w:id="10912" w:author="Della Faille Philippe" w:date="2019-07-09T17:01:00Z">
              <w:del w:id="10913"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19A6261" w14:textId="35217CE8" w:rsidR="00614D51" w:rsidRPr="00614D51" w:rsidDel="00E27DD8" w:rsidRDefault="00614D51" w:rsidP="00614D51">
            <w:pPr>
              <w:spacing w:after="0"/>
              <w:jc w:val="center"/>
              <w:rPr>
                <w:del w:id="10914" w:author="Della Faille Philippe" w:date="2019-08-09T13:33:00Z"/>
                <w:moveFrom w:id="10915" w:author="Della Faille Philippe" w:date="2019-07-09T17:01:00Z"/>
                <w:rFonts w:ascii="Calibri" w:eastAsia="Times New Roman" w:hAnsi="Calibri" w:cs="Calibri"/>
                <w:color w:val="000000"/>
              </w:rPr>
            </w:pPr>
            <w:moveFrom w:id="10916" w:author="Della Faille Philippe" w:date="2019-07-09T17:01:00Z">
              <w:del w:id="10917"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1ABCCABA" w14:textId="7F692749" w:rsidR="00614D51" w:rsidRPr="00614D51" w:rsidDel="00E27DD8" w:rsidRDefault="00614D51" w:rsidP="00614D51">
            <w:pPr>
              <w:spacing w:after="0"/>
              <w:jc w:val="center"/>
              <w:rPr>
                <w:del w:id="10918" w:author="Della Faille Philippe" w:date="2019-08-09T13:33:00Z"/>
                <w:moveFrom w:id="10919" w:author="Della Faille Philippe" w:date="2019-07-09T17:01:00Z"/>
                <w:rFonts w:ascii="Calibri" w:eastAsia="Times New Roman" w:hAnsi="Calibri" w:cs="Calibri"/>
                <w:color w:val="000000"/>
              </w:rPr>
            </w:pPr>
            <w:moveFrom w:id="10920" w:author="Della Faille Philippe" w:date="2019-07-09T17:01:00Z">
              <w:del w:id="10921" w:author="Della Faille Philippe" w:date="2019-08-09T13:33:00Z">
                <w:r w:rsidRPr="00614D51" w:rsidDel="00E27DD8">
                  <w:rPr>
                    <w:rFonts w:ascii="Calibri" w:eastAsia="Times New Roman" w:hAnsi="Calibri" w:cs="Calibri"/>
                    <w:color w:val="000000"/>
                  </w:rPr>
                  <w:delText>157</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57BA10D8" w14:textId="4453FFD9" w:rsidR="00614D51" w:rsidRPr="00614D51" w:rsidDel="00E27DD8" w:rsidRDefault="00614D51" w:rsidP="00614D51">
            <w:pPr>
              <w:spacing w:after="0"/>
              <w:jc w:val="center"/>
              <w:rPr>
                <w:del w:id="10922" w:author="Della Faille Philippe" w:date="2019-08-09T13:33:00Z"/>
                <w:moveFrom w:id="10923" w:author="Della Faille Philippe" w:date="2019-07-09T17:01:00Z"/>
                <w:rFonts w:ascii="Calibri" w:eastAsia="Times New Roman" w:hAnsi="Calibri" w:cs="Calibri"/>
                <w:color w:val="000000"/>
              </w:rPr>
            </w:pPr>
            <w:moveFrom w:id="10924" w:author="Della Faille Philippe" w:date="2019-07-09T17:01:00Z">
              <w:del w:id="10925" w:author="Della Faille Philippe" w:date="2019-08-09T13:33:00Z">
                <w:r w:rsidRPr="00614D51" w:rsidDel="00E27DD8">
                  <w:rPr>
                    <w:rFonts w:ascii="Calibri" w:eastAsia="Times New Roman" w:hAnsi="Calibri" w:cs="Calibri"/>
                    <w:color w:val="000000"/>
                  </w:rPr>
                  <w:delText>0x009D</w:delText>
                </w:r>
              </w:del>
            </w:moveFrom>
          </w:p>
        </w:tc>
      </w:tr>
      <w:tr w:rsidR="00614D51" w:rsidRPr="00614D51" w:rsidDel="00E27DD8" w14:paraId="7135CF6A" w14:textId="67E0E90A" w:rsidTr="00526E73">
        <w:trPr>
          <w:trHeight w:val="288"/>
          <w:del w:id="1092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27880EA" w14:textId="21DD1682" w:rsidR="00614D51" w:rsidRPr="00614D51" w:rsidDel="00E27DD8" w:rsidRDefault="00614D51" w:rsidP="00614D51">
            <w:pPr>
              <w:spacing w:after="0"/>
              <w:jc w:val="left"/>
              <w:rPr>
                <w:del w:id="10927" w:author="Della Faille Philippe" w:date="2019-08-09T13:33:00Z"/>
                <w:moveFrom w:id="1092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3F68E37" w14:textId="39B54CFF" w:rsidR="00614D51" w:rsidRPr="00614D51" w:rsidDel="00E27DD8" w:rsidRDefault="00614D51" w:rsidP="00614D51">
            <w:pPr>
              <w:spacing w:after="0"/>
              <w:jc w:val="left"/>
              <w:rPr>
                <w:del w:id="10929" w:author="Della Faille Philippe" w:date="2019-08-09T13:33:00Z"/>
                <w:moveFrom w:id="1093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4BA9B76" w14:textId="6DEDD113" w:rsidR="00614D51" w:rsidRPr="00614D51" w:rsidDel="00E27DD8" w:rsidRDefault="00614D51" w:rsidP="00614D51">
            <w:pPr>
              <w:spacing w:after="0"/>
              <w:jc w:val="center"/>
              <w:rPr>
                <w:del w:id="10931" w:author="Della Faille Philippe" w:date="2019-08-09T13:33:00Z"/>
                <w:moveFrom w:id="10932" w:author="Della Faille Philippe" w:date="2019-07-09T17:01:00Z"/>
                <w:rFonts w:ascii="Calibri" w:eastAsia="Times New Roman" w:hAnsi="Calibri" w:cs="Calibri"/>
                <w:color w:val="000000"/>
              </w:rPr>
            </w:pPr>
            <w:moveFrom w:id="10933" w:author="Della Faille Philippe" w:date="2019-07-09T17:01:00Z">
              <w:del w:id="10934" w:author="Della Faille Philippe" w:date="2019-08-09T13:33:00Z">
                <w:r w:rsidRPr="00614D51" w:rsidDel="00E27DD8">
                  <w:rPr>
                    <w:rFonts w:ascii="Calibri" w:eastAsia="Times New Roman" w:hAnsi="Calibri" w:cs="Calibri"/>
                    <w:color w:val="000000"/>
                  </w:rPr>
                  <w:delText>86</w:delText>
                </w:r>
              </w:del>
            </w:moveFrom>
          </w:p>
        </w:tc>
        <w:tc>
          <w:tcPr>
            <w:tcW w:w="2680" w:type="dxa"/>
            <w:tcBorders>
              <w:top w:val="nil"/>
              <w:left w:val="nil"/>
              <w:bottom w:val="nil"/>
              <w:right w:val="nil"/>
            </w:tcBorders>
            <w:shd w:val="clear" w:color="auto" w:fill="8DB3E2" w:themeFill="text2" w:themeFillTint="66"/>
            <w:noWrap/>
            <w:vAlign w:val="bottom"/>
            <w:hideMark/>
          </w:tcPr>
          <w:p w14:paraId="65EAE2A5" w14:textId="1B84D1C4" w:rsidR="00614D51" w:rsidRPr="00614D51" w:rsidDel="00E27DD8" w:rsidRDefault="00614D51" w:rsidP="00614D51">
            <w:pPr>
              <w:spacing w:after="0"/>
              <w:jc w:val="left"/>
              <w:rPr>
                <w:del w:id="10935" w:author="Della Faille Philippe" w:date="2019-08-09T13:33:00Z"/>
                <w:moveFrom w:id="10936" w:author="Della Faille Philippe" w:date="2019-07-09T17:01:00Z"/>
                <w:rFonts w:ascii="Calibri" w:eastAsia="Times New Roman" w:hAnsi="Calibri" w:cs="Calibri"/>
                <w:color w:val="000000"/>
              </w:rPr>
            </w:pPr>
            <w:moveFrom w:id="10937" w:author="Della Faille Philippe" w:date="2019-07-09T17:01:00Z">
              <w:del w:id="10938" w:author="Della Faille Philippe" w:date="2019-08-09T13:33:00Z">
                <w:r w:rsidRPr="00614D51" w:rsidDel="00E27DD8">
                  <w:rPr>
                    <w:rFonts w:ascii="Calibri" w:eastAsia="Times New Roman" w:hAnsi="Calibri" w:cs="Calibri"/>
                    <w:color w:val="000000"/>
                  </w:rPr>
                  <w:delText>Sanity current close P4</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F05B98A" w14:textId="52909249" w:rsidR="00614D51" w:rsidRPr="00614D51" w:rsidDel="00E27DD8" w:rsidRDefault="00614D51" w:rsidP="00614D51">
            <w:pPr>
              <w:spacing w:after="0"/>
              <w:jc w:val="center"/>
              <w:rPr>
                <w:del w:id="10939" w:author="Della Faille Philippe" w:date="2019-08-09T13:33:00Z"/>
                <w:moveFrom w:id="10940" w:author="Della Faille Philippe" w:date="2019-07-09T17:01:00Z"/>
                <w:rFonts w:ascii="Calibri" w:eastAsia="Times New Roman" w:hAnsi="Calibri" w:cs="Calibri"/>
                <w:color w:val="000000"/>
              </w:rPr>
            </w:pPr>
            <w:moveFrom w:id="10941" w:author="Della Faille Philippe" w:date="2019-07-09T17:01:00Z">
              <w:del w:id="10942"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9ABEF07" w14:textId="784F7BDC" w:rsidR="00614D51" w:rsidRPr="00614D51" w:rsidDel="00E27DD8" w:rsidRDefault="00614D51" w:rsidP="00614D51">
            <w:pPr>
              <w:spacing w:after="0"/>
              <w:jc w:val="center"/>
              <w:rPr>
                <w:del w:id="10943" w:author="Della Faille Philippe" w:date="2019-08-09T13:33:00Z"/>
                <w:moveFrom w:id="10944" w:author="Della Faille Philippe" w:date="2019-07-09T17:01:00Z"/>
                <w:rFonts w:ascii="Calibri" w:eastAsia="Times New Roman" w:hAnsi="Calibri" w:cs="Calibri"/>
                <w:color w:val="000000"/>
              </w:rPr>
            </w:pPr>
            <w:moveFrom w:id="10945" w:author="Della Faille Philippe" w:date="2019-07-09T17:01:00Z">
              <w:del w:id="10946"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3FD97D0" w14:textId="32C9169E" w:rsidR="00614D51" w:rsidRPr="00614D51" w:rsidDel="00E27DD8" w:rsidRDefault="00614D51" w:rsidP="00614D51">
            <w:pPr>
              <w:spacing w:after="0"/>
              <w:jc w:val="center"/>
              <w:rPr>
                <w:del w:id="10947" w:author="Della Faille Philippe" w:date="2019-08-09T13:33:00Z"/>
                <w:moveFrom w:id="10948" w:author="Della Faille Philippe" w:date="2019-07-09T17:01:00Z"/>
                <w:rFonts w:ascii="Calibri" w:eastAsia="Times New Roman" w:hAnsi="Calibri" w:cs="Calibri"/>
                <w:color w:val="000000"/>
              </w:rPr>
            </w:pPr>
            <w:moveFrom w:id="10949" w:author="Della Faille Philippe" w:date="2019-07-09T17:01:00Z">
              <w:del w:id="10950"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2B5F036" w14:textId="20CD7A9F" w:rsidR="00614D51" w:rsidRPr="00614D51" w:rsidDel="00E27DD8" w:rsidRDefault="00614D51" w:rsidP="00614D51">
            <w:pPr>
              <w:spacing w:after="0"/>
              <w:jc w:val="center"/>
              <w:rPr>
                <w:del w:id="10951" w:author="Della Faille Philippe" w:date="2019-08-09T13:33:00Z"/>
                <w:moveFrom w:id="10952" w:author="Della Faille Philippe" w:date="2019-07-09T17:01:00Z"/>
                <w:rFonts w:ascii="Calibri" w:eastAsia="Times New Roman" w:hAnsi="Calibri" w:cs="Calibri"/>
                <w:color w:val="000000"/>
              </w:rPr>
            </w:pPr>
            <w:moveFrom w:id="10953" w:author="Della Faille Philippe" w:date="2019-07-09T17:01:00Z">
              <w:del w:id="10954" w:author="Della Faille Philippe" w:date="2019-08-09T13:33:00Z">
                <w:r w:rsidRPr="00614D51" w:rsidDel="00E27DD8">
                  <w:rPr>
                    <w:rFonts w:ascii="Calibri" w:eastAsia="Times New Roman" w:hAnsi="Calibri" w:cs="Calibri"/>
                    <w:color w:val="000000"/>
                  </w:rPr>
                  <w:delText>159</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78CD25F3" w14:textId="603B8EC4" w:rsidR="00614D51" w:rsidRPr="00614D51" w:rsidDel="00E27DD8" w:rsidRDefault="00614D51" w:rsidP="00614D51">
            <w:pPr>
              <w:spacing w:after="0"/>
              <w:jc w:val="center"/>
              <w:rPr>
                <w:del w:id="10955" w:author="Della Faille Philippe" w:date="2019-08-09T13:33:00Z"/>
                <w:moveFrom w:id="10956" w:author="Della Faille Philippe" w:date="2019-07-09T17:01:00Z"/>
                <w:rFonts w:ascii="Calibri" w:eastAsia="Times New Roman" w:hAnsi="Calibri" w:cs="Calibri"/>
                <w:color w:val="000000"/>
              </w:rPr>
            </w:pPr>
            <w:moveFrom w:id="10957" w:author="Della Faille Philippe" w:date="2019-07-09T17:01:00Z">
              <w:del w:id="10958" w:author="Della Faille Philippe" w:date="2019-08-09T13:33:00Z">
                <w:r w:rsidRPr="00614D51" w:rsidDel="00E27DD8">
                  <w:rPr>
                    <w:rFonts w:ascii="Calibri" w:eastAsia="Times New Roman" w:hAnsi="Calibri" w:cs="Calibri"/>
                    <w:color w:val="000000"/>
                  </w:rPr>
                  <w:delText>0x009F</w:delText>
                </w:r>
              </w:del>
            </w:moveFrom>
          </w:p>
        </w:tc>
      </w:tr>
      <w:tr w:rsidR="00614D51" w:rsidRPr="00614D51" w:rsidDel="00E27DD8" w14:paraId="61E1960B" w14:textId="662223B5" w:rsidTr="00526E73">
        <w:trPr>
          <w:trHeight w:val="288"/>
          <w:del w:id="1095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38630454" w14:textId="3A591DCB" w:rsidR="00614D51" w:rsidRPr="00614D51" w:rsidDel="00E27DD8" w:rsidRDefault="00614D51" w:rsidP="00614D51">
            <w:pPr>
              <w:spacing w:after="0"/>
              <w:jc w:val="left"/>
              <w:rPr>
                <w:del w:id="10960" w:author="Della Faille Philippe" w:date="2019-08-09T13:33:00Z"/>
                <w:moveFrom w:id="1096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49A9D6DE" w14:textId="07D8C393" w:rsidR="00614D51" w:rsidRPr="00614D51" w:rsidDel="00E27DD8" w:rsidRDefault="00614D51" w:rsidP="00614D51">
            <w:pPr>
              <w:spacing w:after="0"/>
              <w:jc w:val="left"/>
              <w:rPr>
                <w:del w:id="10962" w:author="Della Faille Philippe" w:date="2019-08-09T13:33:00Z"/>
                <w:moveFrom w:id="1096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3A4E003" w14:textId="4D0EB0B8" w:rsidR="00614D51" w:rsidRPr="00614D51" w:rsidDel="00E27DD8" w:rsidRDefault="00614D51" w:rsidP="00614D51">
            <w:pPr>
              <w:spacing w:after="0"/>
              <w:jc w:val="center"/>
              <w:rPr>
                <w:del w:id="10964" w:author="Della Faille Philippe" w:date="2019-08-09T13:33:00Z"/>
                <w:moveFrom w:id="10965" w:author="Della Faille Philippe" w:date="2019-07-09T17:01:00Z"/>
                <w:rFonts w:ascii="Calibri" w:eastAsia="Times New Roman" w:hAnsi="Calibri" w:cs="Calibri"/>
                <w:color w:val="000000"/>
              </w:rPr>
            </w:pPr>
            <w:moveFrom w:id="10966" w:author="Della Faille Philippe" w:date="2019-07-09T17:01:00Z">
              <w:del w:id="10967" w:author="Della Faille Philippe" w:date="2019-08-09T13:33:00Z">
                <w:r w:rsidRPr="00614D51" w:rsidDel="00E27DD8">
                  <w:rPr>
                    <w:rFonts w:ascii="Calibri" w:eastAsia="Times New Roman" w:hAnsi="Calibri" w:cs="Calibri"/>
                    <w:color w:val="000000"/>
                  </w:rPr>
                  <w:delText>87</w:delText>
                </w:r>
              </w:del>
            </w:moveFrom>
          </w:p>
        </w:tc>
        <w:tc>
          <w:tcPr>
            <w:tcW w:w="2680" w:type="dxa"/>
            <w:tcBorders>
              <w:top w:val="nil"/>
              <w:left w:val="nil"/>
              <w:bottom w:val="nil"/>
              <w:right w:val="nil"/>
            </w:tcBorders>
            <w:shd w:val="clear" w:color="auto" w:fill="8DB3E2" w:themeFill="text2" w:themeFillTint="66"/>
            <w:noWrap/>
            <w:vAlign w:val="bottom"/>
            <w:hideMark/>
          </w:tcPr>
          <w:p w14:paraId="37329301" w14:textId="22D7A5EB" w:rsidR="00614D51" w:rsidRPr="00614D51" w:rsidDel="00E27DD8" w:rsidRDefault="00614D51" w:rsidP="00614D51">
            <w:pPr>
              <w:spacing w:after="0"/>
              <w:jc w:val="left"/>
              <w:rPr>
                <w:del w:id="10968" w:author="Della Faille Philippe" w:date="2019-08-09T13:33:00Z"/>
                <w:moveFrom w:id="10969" w:author="Della Faille Philippe" w:date="2019-07-09T17:01:00Z"/>
                <w:rFonts w:ascii="Calibri" w:eastAsia="Times New Roman" w:hAnsi="Calibri" w:cs="Calibri"/>
                <w:color w:val="000000"/>
              </w:rPr>
            </w:pPr>
            <w:moveFrom w:id="10970" w:author="Della Faille Philippe" w:date="2019-07-09T17:01:00Z">
              <w:del w:id="10971" w:author="Della Faille Philippe" w:date="2019-08-09T13:33:00Z">
                <w:r w:rsidRPr="00614D51" w:rsidDel="00E27DD8">
                  <w:rPr>
                    <w:rFonts w:ascii="Calibri" w:eastAsia="Times New Roman" w:hAnsi="Calibri" w:cs="Calibri"/>
                    <w:color w:val="000000"/>
                  </w:rPr>
                  <w:delText>Sanity current close P5</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A3E64E2" w14:textId="46DCBE30" w:rsidR="00614D51" w:rsidRPr="00614D51" w:rsidDel="00E27DD8" w:rsidRDefault="00614D51" w:rsidP="00614D51">
            <w:pPr>
              <w:spacing w:after="0"/>
              <w:jc w:val="center"/>
              <w:rPr>
                <w:del w:id="10972" w:author="Della Faille Philippe" w:date="2019-08-09T13:33:00Z"/>
                <w:moveFrom w:id="10973" w:author="Della Faille Philippe" w:date="2019-07-09T17:01:00Z"/>
                <w:rFonts w:ascii="Calibri" w:eastAsia="Times New Roman" w:hAnsi="Calibri" w:cs="Calibri"/>
                <w:color w:val="000000"/>
              </w:rPr>
            </w:pPr>
            <w:moveFrom w:id="10974" w:author="Della Faille Philippe" w:date="2019-07-09T17:01:00Z">
              <w:del w:id="10975"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6B0EB93" w14:textId="4A814C7B" w:rsidR="00614D51" w:rsidRPr="00614D51" w:rsidDel="00E27DD8" w:rsidRDefault="00614D51" w:rsidP="00614D51">
            <w:pPr>
              <w:spacing w:after="0"/>
              <w:jc w:val="center"/>
              <w:rPr>
                <w:del w:id="10976" w:author="Della Faille Philippe" w:date="2019-08-09T13:33:00Z"/>
                <w:moveFrom w:id="10977" w:author="Della Faille Philippe" w:date="2019-07-09T17:01:00Z"/>
                <w:rFonts w:ascii="Calibri" w:eastAsia="Times New Roman" w:hAnsi="Calibri" w:cs="Calibri"/>
                <w:color w:val="000000"/>
              </w:rPr>
            </w:pPr>
            <w:moveFrom w:id="10978" w:author="Della Faille Philippe" w:date="2019-07-09T17:01:00Z">
              <w:del w:id="10979"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C4A2618" w14:textId="413C4C75" w:rsidR="00614D51" w:rsidRPr="00614D51" w:rsidDel="00E27DD8" w:rsidRDefault="00614D51" w:rsidP="00614D51">
            <w:pPr>
              <w:spacing w:after="0"/>
              <w:jc w:val="center"/>
              <w:rPr>
                <w:del w:id="10980" w:author="Della Faille Philippe" w:date="2019-08-09T13:33:00Z"/>
                <w:moveFrom w:id="10981" w:author="Della Faille Philippe" w:date="2019-07-09T17:01:00Z"/>
                <w:rFonts w:ascii="Calibri" w:eastAsia="Times New Roman" w:hAnsi="Calibri" w:cs="Calibri"/>
                <w:color w:val="000000"/>
              </w:rPr>
            </w:pPr>
            <w:moveFrom w:id="10982" w:author="Della Faille Philippe" w:date="2019-07-09T17:01:00Z">
              <w:del w:id="10983"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03A42956" w14:textId="684B85D4" w:rsidR="00614D51" w:rsidRPr="00614D51" w:rsidDel="00E27DD8" w:rsidRDefault="00614D51" w:rsidP="00614D51">
            <w:pPr>
              <w:spacing w:after="0"/>
              <w:jc w:val="center"/>
              <w:rPr>
                <w:del w:id="10984" w:author="Della Faille Philippe" w:date="2019-08-09T13:33:00Z"/>
                <w:moveFrom w:id="10985" w:author="Della Faille Philippe" w:date="2019-07-09T17:01:00Z"/>
                <w:rFonts w:ascii="Calibri" w:eastAsia="Times New Roman" w:hAnsi="Calibri" w:cs="Calibri"/>
                <w:color w:val="000000"/>
              </w:rPr>
            </w:pPr>
            <w:moveFrom w:id="10986" w:author="Della Faille Philippe" w:date="2019-07-09T17:01:00Z">
              <w:del w:id="10987" w:author="Della Faille Philippe" w:date="2019-08-09T13:33:00Z">
                <w:r w:rsidRPr="00614D51" w:rsidDel="00E27DD8">
                  <w:rPr>
                    <w:rFonts w:ascii="Calibri" w:eastAsia="Times New Roman" w:hAnsi="Calibri" w:cs="Calibri"/>
                    <w:color w:val="000000"/>
                  </w:rPr>
                  <w:delText>161</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4BD267B6" w14:textId="7C1C5627" w:rsidR="00614D51" w:rsidRPr="00614D51" w:rsidDel="00E27DD8" w:rsidRDefault="00614D51" w:rsidP="00614D51">
            <w:pPr>
              <w:spacing w:after="0"/>
              <w:jc w:val="center"/>
              <w:rPr>
                <w:del w:id="10988" w:author="Della Faille Philippe" w:date="2019-08-09T13:33:00Z"/>
                <w:moveFrom w:id="10989" w:author="Della Faille Philippe" w:date="2019-07-09T17:01:00Z"/>
                <w:rFonts w:ascii="Calibri" w:eastAsia="Times New Roman" w:hAnsi="Calibri" w:cs="Calibri"/>
                <w:color w:val="000000"/>
              </w:rPr>
            </w:pPr>
            <w:moveFrom w:id="10990" w:author="Della Faille Philippe" w:date="2019-07-09T17:01:00Z">
              <w:del w:id="10991" w:author="Della Faille Philippe" w:date="2019-08-09T13:33:00Z">
                <w:r w:rsidRPr="00614D51" w:rsidDel="00E27DD8">
                  <w:rPr>
                    <w:rFonts w:ascii="Calibri" w:eastAsia="Times New Roman" w:hAnsi="Calibri" w:cs="Calibri"/>
                    <w:color w:val="000000"/>
                  </w:rPr>
                  <w:delText>0x00A1</w:delText>
                </w:r>
              </w:del>
            </w:moveFrom>
          </w:p>
        </w:tc>
      </w:tr>
      <w:tr w:rsidR="00614D51" w:rsidRPr="00614D51" w:rsidDel="00E27DD8" w14:paraId="7474FBF8" w14:textId="4AF3D1B7" w:rsidTr="00526E73">
        <w:trPr>
          <w:trHeight w:val="288"/>
          <w:del w:id="1099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2646178A" w14:textId="46C0B53D" w:rsidR="00614D51" w:rsidRPr="00614D51" w:rsidDel="00E27DD8" w:rsidRDefault="00614D51" w:rsidP="00614D51">
            <w:pPr>
              <w:spacing w:after="0"/>
              <w:jc w:val="left"/>
              <w:rPr>
                <w:del w:id="10993" w:author="Della Faille Philippe" w:date="2019-08-09T13:33:00Z"/>
                <w:moveFrom w:id="1099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A01C00E" w14:textId="69F5C0DF" w:rsidR="00614D51" w:rsidRPr="00614D51" w:rsidDel="00E27DD8" w:rsidRDefault="00614D51" w:rsidP="00614D51">
            <w:pPr>
              <w:spacing w:after="0"/>
              <w:jc w:val="left"/>
              <w:rPr>
                <w:del w:id="10995" w:author="Della Faille Philippe" w:date="2019-08-09T13:33:00Z"/>
                <w:moveFrom w:id="10996"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031B865" w14:textId="3BAADB24" w:rsidR="00614D51" w:rsidRPr="00614D51" w:rsidDel="00E27DD8" w:rsidRDefault="00614D51" w:rsidP="00614D51">
            <w:pPr>
              <w:spacing w:after="0"/>
              <w:jc w:val="center"/>
              <w:rPr>
                <w:del w:id="10997" w:author="Della Faille Philippe" w:date="2019-08-09T13:33:00Z"/>
                <w:moveFrom w:id="10998" w:author="Della Faille Philippe" w:date="2019-07-09T17:01:00Z"/>
                <w:rFonts w:ascii="Calibri" w:eastAsia="Times New Roman" w:hAnsi="Calibri" w:cs="Calibri"/>
                <w:color w:val="000000"/>
              </w:rPr>
            </w:pPr>
            <w:moveFrom w:id="10999" w:author="Della Faille Philippe" w:date="2019-07-09T17:01:00Z">
              <w:del w:id="11000" w:author="Della Faille Philippe" w:date="2019-08-09T13:33:00Z">
                <w:r w:rsidRPr="00614D51" w:rsidDel="00E27DD8">
                  <w:rPr>
                    <w:rFonts w:ascii="Calibri" w:eastAsia="Times New Roman" w:hAnsi="Calibri" w:cs="Calibri"/>
                    <w:color w:val="000000"/>
                  </w:rPr>
                  <w:delText>88</w:delText>
                </w:r>
              </w:del>
            </w:moveFrom>
          </w:p>
        </w:tc>
        <w:tc>
          <w:tcPr>
            <w:tcW w:w="2680" w:type="dxa"/>
            <w:tcBorders>
              <w:top w:val="nil"/>
              <w:left w:val="nil"/>
              <w:bottom w:val="nil"/>
              <w:right w:val="nil"/>
            </w:tcBorders>
            <w:shd w:val="clear" w:color="auto" w:fill="8DB3E2" w:themeFill="text2" w:themeFillTint="66"/>
            <w:noWrap/>
            <w:vAlign w:val="bottom"/>
            <w:hideMark/>
          </w:tcPr>
          <w:p w14:paraId="6E7BD654" w14:textId="078345ED" w:rsidR="00614D51" w:rsidRPr="00614D51" w:rsidDel="00E27DD8" w:rsidRDefault="00614D51" w:rsidP="00614D51">
            <w:pPr>
              <w:spacing w:after="0"/>
              <w:jc w:val="left"/>
              <w:rPr>
                <w:del w:id="11001" w:author="Della Faille Philippe" w:date="2019-08-09T13:33:00Z"/>
                <w:moveFrom w:id="11002" w:author="Della Faille Philippe" w:date="2019-07-09T17:01:00Z"/>
                <w:rFonts w:ascii="Calibri" w:eastAsia="Times New Roman" w:hAnsi="Calibri" w:cs="Calibri"/>
                <w:color w:val="000000"/>
              </w:rPr>
            </w:pPr>
            <w:moveFrom w:id="11003" w:author="Della Faille Philippe" w:date="2019-07-09T17:01:00Z">
              <w:del w:id="11004" w:author="Della Faille Philippe" w:date="2019-08-09T13:33:00Z">
                <w:r w:rsidRPr="00614D51" w:rsidDel="00E27DD8">
                  <w:rPr>
                    <w:rFonts w:ascii="Calibri" w:eastAsia="Times New Roman" w:hAnsi="Calibri" w:cs="Calibri"/>
                    <w:color w:val="000000"/>
                  </w:rPr>
                  <w:delText>Sanity current close P6</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FDA33FA" w14:textId="7009731B" w:rsidR="00614D51" w:rsidRPr="00614D51" w:rsidDel="00E27DD8" w:rsidRDefault="00614D51" w:rsidP="00614D51">
            <w:pPr>
              <w:spacing w:after="0"/>
              <w:jc w:val="center"/>
              <w:rPr>
                <w:del w:id="11005" w:author="Della Faille Philippe" w:date="2019-08-09T13:33:00Z"/>
                <w:moveFrom w:id="11006" w:author="Della Faille Philippe" w:date="2019-07-09T17:01:00Z"/>
                <w:rFonts w:ascii="Calibri" w:eastAsia="Times New Roman" w:hAnsi="Calibri" w:cs="Calibri"/>
                <w:color w:val="000000"/>
              </w:rPr>
            </w:pPr>
            <w:moveFrom w:id="11007" w:author="Della Faille Philippe" w:date="2019-07-09T17:01:00Z">
              <w:del w:id="11008" w:author="Della Faille Philippe" w:date="2019-08-09T13:33:00Z">
                <w:r w:rsidRPr="00614D51" w:rsidDel="00E27DD8">
                  <w:rPr>
                    <w:rFonts w:ascii="Calibri" w:eastAsia="Times New Roman" w:hAnsi="Calibri" w:cs="Calibri"/>
                    <w:color w:val="000000"/>
                  </w:rPr>
                  <w:delText>A</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108C12F" w14:textId="32D25472" w:rsidR="00614D51" w:rsidRPr="00614D51" w:rsidDel="00E27DD8" w:rsidRDefault="00614D51" w:rsidP="00614D51">
            <w:pPr>
              <w:spacing w:after="0"/>
              <w:jc w:val="center"/>
              <w:rPr>
                <w:del w:id="11009" w:author="Della Faille Philippe" w:date="2019-08-09T13:33:00Z"/>
                <w:moveFrom w:id="11010" w:author="Della Faille Philippe" w:date="2019-07-09T17:01:00Z"/>
                <w:rFonts w:ascii="Calibri" w:eastAsia="Times New Roman" w:hAnsi="Calibri" w:cs="Calibri"/>
                <w:color w:val="000000"/>
              </w:rPr>
            </w:pPr>
            <w:moveFrom w:id="11011" w:author="Della Faille Philippe" w:date="2019-07-09T17:01:00Z">
              <w:del w:id="11012"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7E7E6DE" w14:textId="4105BCE2" w:rsidR="00614D51" w:rsidRPr="00614D51" w:rsidDel="00E27DD8" w:rsidRDefault="00614D51" w:rsidP="00614D51">
            <w:pPr>
              <w:spacing w:after="0"/>
              <w:jc w:val="center"/>
              <w:rPr>
                <w:del w:id="11013" w:author="Della Faille Philippe" w:date="2019-08-09T13:33:00Z"/>
                <w:moveFrom w:id="11014" w:author="Della Faille Philippe" w:date="2019-07-09T17:01:00Z"/>
                <w:rFonts w:ascii="Calibri" w:eastAsia="Times New Roman" w:hAnsi="Calibri" w:cs="Calibri"/>
                <w:color w:val="000000"/>
              </w:rPr>
            </w:pPr>
            <w:moveFrom w:id="11015" w:author="Della Faille Philippe" w:date="2019-07-09T17:01:00Z">
              <w:del w:id="1101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36908E5E" w14:textId="748F4987" w:rsidR="00614D51" w:rsidRPr="00614D51" w:rsidDel="00E27DD8" w:rsidRDefault="00614D51" w:rsidP="00614D51">
            <w:pPr>
              <w:spacing w:after="0"/>
              <w:jc w:val="center"/>
              <w:rPr>
                <w:del w:id="11017" w:author="Della Faille Philippe" w:date="2019-08-09T13:33:00Z"/>
                <w:moveFrom w:id="11018" w:author="Della Faille Philippe" w:date="2019-07-09T17:01:00Z"/>
                <w:rFonts w:ascii="Calibri" w:eastAsia="Times New Roman" w:hAnsi="Calibri" w:cs="Calibri"/>
                <w:color w:val="000000"/>
              </w:rPr>
            </w:pPr>
            <w:moveFrom w:id="11019" w:author="Della Faille Philippe" w:date="2019-07-09T17:01:00Z">
              <w:del w:id="11020" w:author="Della Faille Philippe" w:date="2019-08-09T13:33:00Z">
                <w:r w:rsidRPr="00614D51" w:rsidDel="00E27DD8">
                  <w:rPr>
                    <w:rFonts w:ascii="Calibri" w:eastAsia="Times New Roman" w:hAnsi="Calibri" w:cs="Calibri"/>
                    <w:color w:val="000000"/>
                  </w:rPr>
                  <w:delText>163</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62B27D12" w14:textId="255F0FF4" w:rsidR="00614D51" w:rsidRPr="00614D51" w:rsidDel="00E27DD8" w:rsidRDefault="00614D51" w:rsidP="00614D51">
            <w:pPr>
              <w:spacing w:after="0"/>
              <w:jc w:val="center"/>
              <w:rPr>
                <w:del w:id="11021" w:author="Della Faille Philippe" w:date="2019-08-09T13:33:00Z"/>
                <w:moveFrom w:id="11022" w:author="Della Faille Philippe" w:date="2019-07-09T17:01:00Z"/>
                <w:rFonts w:ascii="Calibri" w:eastAsia="Times New Roman" w:hAnsi="Calibri" w:cs="Calibri"/>
                <w:color w:val="000000"/>
              </w:rPr>
            </w:pPr>
            <w:moveFrom w:id="11023" w:author="Della Faille Philippe" w:date="2019-07-09T17:01:00Z">
              <w:del w:id="11024" w:author="Della Faille Philippe" w:date="2019-08-09T13:33:00Z">
                <w:r w:rsidRPr="00614D51" w:rsidDel="00E27DD8">
                  <w:rPr>
                    <w:rFonts w:ascii="Calibri" w:eastAsia="Times New Roman" w:hAnsi="Calibri" w:cs="Calibri"/>
                    <w:color w:val="000000"/>
                  </w:rPr>
                  <w:delText>0x00A3</w:delText>
                </w:r>
              </w:del>
            </w:moveFrom>
          </w:p>
        </w:tc>
      </w:tr>
      <w:tr w:rsidR="00614D51" w:rsidRPr="00614D51" w:rsidDel="00E27DD8" w14:paraId="4EA8E711" w14:textId="24CEFEF9" w:rsidTr="00526E73">
        <w:trPr>
          <w:trHeight w:val="288"/>
          <w:del w:id="11025"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6F35088" w14:textId="06C13DAA" w:rsidR="00614D51" w:rsidRPr="00614D51" w:rsidDel="00E27DD8" w:rsidRDefault="00614D51" w:rsidP="00614D51">
            <w:pPr>
              <w:spacing w:after="0"/>
              <w:jc w:val="left"/>
              <w:rPr>
                <w:del w:id="11026" w:author="Della Faille Philippe" w:date="2019-08-09T13:33:00Z"/>
                <w:moveFrom w:id="11027"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F65398F" w14:textId="3E67509D" w:rsidR="00614D51" w:rsidRPr="00614D51" w:rsidDel="00E27DD8" w:rsidRDefault="00614D51" w:rsidP="00614D51">
            <w:pPr>
              <w:spacing w:after="0"/>
              <w:jc w:val="left"/>
              <w:rPr>
                <w:del w:id="11028" w:author="Della Faille Philippe" w:date="2019-08-09T13:33:00Z"/>
                <w:moveFrom w:id="11029"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95E2014" w14:textId="53C4882F" w:rsidR="00614D51" w:rsidRPr="00614D51" w:rsidDel="00E27DD8" w:rsidRDefault="00614D51" w:rsidP="00614D51">
            <w:pPr>
              <w:spacing w:after="0"/>
              <w:jc w:val="center"/>
              <w:rPr>
                <w:del w:id="11030" w:author="Della Faille Philippe" w:date="2019-08-09T13:33:00Z"/>
                <w:moveFrom w:id="11031" w:author="Della Faille Philippe" w:date="2019-07-09T17:01:00Z"/>
                <w:rFonts w:ascii="Calibri" w:eastAsia="Times New Roman" w:hAnsi="Calibri" w:cs="Calibri"/>
                <w:color w:val="000000"/>
              </w:rPr>
            </w:pPr>
            <w:moveFrom w:id="11032" w:author="Della Faille Philippe" w:date="2019-07-09T17:01:00Z">
              <w:del w:id="11033" w:author="Della Faille Philippe" w:date="2019-08-09T13:33:00Z">
                <w:r w:rsidRPr="00614D51" w:rsidDel="00E27DD8">
                  <w:rPr>
                    <w:rFonts w:ascii="Calibri" w:eastAsia="Times New Roman" w:hAnsi="Calibri" w:cs="Calibri"/>
                    <w:color w:val="000000"/>
                  </w:rPr>
                  <w:delText>89</w:delText>
                </w:r>
              </w:del>
            </w:moveFrom>
          </w:p>
        </w:tc>
        <w:tc>
          <w:tcPr>
            <w:tcW w:w="2680" w:type="dxa"/>
            <w:tcBorders>
              <w:top w:val="nil"/>
              <w:left w:val="nil"/>
              <w:bottom w:val="nil"/>
              <w:right w:val="nil"/>
            </w:tcBorders>
            <w:shd w:val="clear" w:color="auto" w:fill="8DB3E2" w:themeFill="text2" w:themeFillTint="66"/>
            <w:noWrap/>
            <w:vAlign w:val="bottom"/>
            <w:hideMark/>
          </w:tcPr>
          <w:p w14:paraId="5B01864A" w14:textId="3AC4C102" w:rsidR="00614D51" w:rsidRPr="00614D51" w:rsidDel="00E27DD8" w:rsidRDefault="00614D51" w:rsidP="00614D51">
            <w:pPr>
              <w:spacing w:after="0"/>
              <w:jc w:val="left"/>
              <w:rPr>
                <w:del w:id="11034" w:author="Della Faille Philippe" w:date="2019-08-09T13:33:00Z"/>
                <w:moveFrom w:id="11035" w:author="Della Faille Philippe" w:date="2019-07-09T17:01:00Z"/>
                <w:rFonts w:ascii="Calibri" w:eastAsia="Times New Roman" w:hAnsi="Calibri" w:cs="Calibri"/>
                <w:color w:val="000000"/>
              </w:rPr>
            </w:pPr>
            <w:moveFrom w:id="11036" w:author="Della Faille Philippe" w:date="2019-07-09T17:01:00Z">
              <w:del w:id="11037" w:author="Della Faille Philippe" w:date="2019-08-09T13:33:00Z">
                <w:r w:rsidRPr="00614D51" w:rsidDel="00E27DD8">
                  <w:rPr>
                    <w:rFonts w:ascii="Calibri" w:eastAsia="Times New Roman" w:hAnsi="Calibri" w:cs="Calibri"/>
                    <w:color w:val="000000"/>
                  </w:rPr>
                  <w:delText>Bias P1</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489BBB8" w14:textId="4812E885" w:rsidR="00614D51" w:rsidRPr="00614D51" w:rsidDel="00E27DD8" w:rsidRDefault="00614D51" w:rsidP="00614D51">
            <w:pPr>
              <w:spacing w:after="0"/>
              <w:jc w:val="center"/>
              <w:rPr>
                <w:del w:id="11038" w:author="Della Faille Philippe" w:date="2019-08-09T13:33:00Z"/>
                <w:moveFrom w:id="11039" w:author="Della Faille Philippe" w:date="2019-07-09T17:01:00Z"/>
                <w:rFonts w:ascii="Calibri" w:eastAsia="Times New Roman" w:hAnsi="Calibri" w:cs="Calibri"/>
                <w:color w:val="000000"/>
              </w:rPr>
            </w:pPr>
            <w:moveFrom w:id="11040" w:author="Della Faille Philippe" w:date="2019-07-09T17:01:00Z">
              <w:del w:id="11041"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2F35ED5" w14:textId="796F4D51" w:rsidR="00614D51" w:rsidRPr="00614D51" w:rsidDel="00E27DD8" w:rsidRDefault="00614D51" w:rsidP="00614D51">
            <w:pPr>
              <w:spacing w:after="0"/>
              <w:jc w:val="center"/>
              <w:rPr>
                <w:del w:id="11042" w:author="Della Faille Philippe" w:date="2019-08-09T13:33:00Z"/>
                <w:moveFrom w:id="11043" w:author="Della Faille Philippe" w:date="2019-07-09T17:01:00Z"/>
                <w:rFonts w:ascii="Calibri" w:eastAsia="Times New Roman" w:hAnsi="Calibri" w:cs="Calibri"/>
                <w:color w:val="000000"/>
              </w:rPr>
            </w:pPr>
            <w:moveFrom w:id="11044" w:author="Della Faille Philippe" w:date="2019-07-09T17:01:00Z">
              <w:del w:id="11045"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D89D4D1" w14:textId="27758A10" w:rsidR="00614D51" w:rsidRPr="00614D51" w:rsidDel="00E27DD8" w:rsidRDefault="00614D51" w:rsidP="00614D51">
            <w:pPr>
              <w:spacing w:after="0"/>
              <w:jc w:val="center"/>
              <w:rPr>
                <w:del w:id="11046" w:author="Della Faille Philippe" w:date="2019-08-09T13:33:00Z"/>
                <w:moveFrom w:id="11047" w:author="Della Faille Philippe" w:date="2019-07-09T17:01:00Z"/>
                <w:rFonts w:ascii="Calibri" w:eastAsia="Times New Roman" w:hAnsi="Calibri" w:cs="Calibri"/>
                <w:color w:val="000000"/>
              </w:rPr>
            </w:pPr>
            <w:moveFrom w:id="11048" w:author="Della Faille Philippe" w:date="2019-07-09T17:01:00Z">
              <w:del w:id="11049"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4BB61BAF" w14:textId="67D3DC44" w:rsidR="00614D51" w:rsidRPr="00614D51" w:rsidDel="00E27DD8" w:rsidRDefault="00614D51" w:rsidP="00614D51">
            <w:pPr>
              <w:spacing w:after="0"/>
              <w:jc w:val="center"/>
              <w:rPr>
                <w:del w:id="11050" w:author="Della Faille Philippe" w:date="2019-08-09T13:33:00Z"/>
                <w:moveFrom w:id="11051" w:author="Della Faille Philippe" w:date="2019-07-09T17:01:00Z"/>
                <w:rFonts w:ascii="Calibri" w:eastAsia="Times New Roman" w:hAnsi="Calibri" w:cs="Calibri"/>
                <w:color w:val="000000"/>
              </w:rPr>
            </w:pPr>
            <w:moveFrom w:id="11052" w:author="Della Faille Philippe" w:date="2019-07-09T17:01:00Z">
              <w:del w:id="11053" w:author="Della Faille Philippe" w:date="2019-08-09T13:33:00Z">
                <w:r w:rsidRPr="00614D51" w:rsidDel="00E27DD8">
                  <w:rPr>
                    <w:rFonts w:ascii="Calibri" w:eastAsia="Times New Roman" w:hAnsi="Calibri" w:cs="Calibri"/>
                    <w:color w:val="000000"/>
                  </w:rPr>
                  <w:delText>165</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450E689" w14:textId="729A4ED4" w:rsidR="00614D51" w:rsidRPr="00614D51" w:rsidDel="00E27DD8" w:rsidRDefault="00614D51" w:rsidP="00614D51">
            <w:pPr>
              <w:spacing w:after="0"/>
              <w:jc w:val="center"/>
              <w:rPr>
                <w:del w:id="11054" w:author="Della Faille Philippe" w:date="2019-08-09T13:33:00Z"/>
                <w:moveFrom w:id="11055" w:author="Della Faille Philippe" w:date="2019-07-09T17:01:00Z"/>
                <w:rFonts w:ascii="Calibri" w:eastAsia="Times New Roman" w:hAnsi="Calibri" w:cs="Calibri"/>
                <w:color w:val="000000"/>
              </w:rPr>
            </w:pPr>
            <w:moveFrom w:id="11056" w:author="Della Faille Philippe" w:date="2019-07-09T17:01:00Z">
              <w:del w:id="11057" w:author="Della Faille Philippe" w:date="2019-08-09T13:33:00Z">
                <w:r w:rsidRPr="00614D51" w:rsidDel="00E27DD8">
                  <w:rPr>
                    <w:rFonts w:ascii="Calibri" w:eastAsia="Times New Roman" w:hAnsi="Calibri" w:cs="Calibri"/>
                    <w:color w:val="000000"/>
                  </w:rPr>
                  <w:delText>0x00A5</w:delText>
                </w:r>
              </w:del>
            </w:moveFrom>
          </w:p>
        </w:tc>
      </w:tr>
      <w:tr w:rsidR="00614D51" w:rsidRPr="00614D51" w:rsidDel="00E27DD8" w14:paraId="526D5353" w14:textId="4B06DC16" w:rsidTr="00526E73">
        <w:trPr>
          <w:trHeight w:val="288"/>
          <w:del w:id="11058"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0B55416" w14:textId="341855EC" w:rsidR="00614D51" w:rsidRPr="00614D51" w:rsidDel="00E27DD8" w:rsidRDefault="00614D51" w:rsidP="00614D51">
            <w:pPr>
              <w:spacing w:after="0"/>
              <w:jc w:val="left"/>
              <w:rPr>
                <w:del w:id="11059" w:author="Della Faille Philippe" w:date="2019-08-09T13:33:00Z"/>
                <w:moveFrom w:id="11060"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767B2D4" w14:textId="24A512CE" w:rsidR="00614D51" w:rsidRPr="00614D51" w:rsidDel="00E27DD8" w:rsidRDefault="00614D51" w:rsidP="00614D51">
            <w:pPr>
              <w:spacing w:after="0"/>
              <w:jc w:val="left"/>
              <w:rPr>
                <w:del w:id="11061" w:author="Della Faille Philippe" w:date="2019-08-09T13:33:00Z"/>
                <w:moveFrom w:id="11062"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0441288" w14:textId="081885B7" w:rsidR="00614D51" w:rsidRPr="00614D51" w:rsidDel="00E27DD8" w:rsidRDefault="00614D51" w:rsidP="00614D51">
            <w:pPr>
              <w:spacing w:after="0"/>
              <w:jc w:val="center"/>
              <w:rPr>
                <w:del w:id="11063" w:author="Della Faille Philippe" w:date="2019-08-09T13:33:00Z"/>
                <w:moveFrom w:id="11064" w:author="Della Faille Philippe" w:date="2019-07-09T17:01:00Z"/>
                <w:rFonts w:ascii="Calibri" w:eastAsia="Times New Roman" w:hAnsi="Calibri" w:cs="Calibri"/>
                <w:color w:val="000000"/>
              </w:rPr>
            </w:pPr>
            <w:moveFrom w:id="11065" w:author="Della Faille Philippe" w:date="2019-07-09T17:01:00Z">
              <w:del w:id="11066" w:author="Della Faille Philippe" w:date="2019-08-09T13:33:00Z">
                <w:r w:rsidRPr="00614D51" w:rsidDel="00E27DD8">
                  <w:rPr>
                    <w:rFonts w:ascii="Calibri" w:eastAsia="Times New Roman" w:hAnsi="Calibri" w:cs="Calibri"/>
                    <w:color w:val="000000"/>
                  </w:rPr>
                  <w:delText>90</w:delText>
                </w:r>
              </w:del>
            </w:moveFrom>
          </w:p>
        </w:tc>
        <w:tc>
          <w:tcPr>
            <w:tcW w:w="2680" w:type="dxa"/>
            <w:tcBorders>
              <w:top w:val="nil"/>
              <w:left w:val="nil"/>
              <w:bottom w:val="nil"/>
              <w:right w:val="nil"/>
            </w:tcBorders>
            <w:shd w:val="clear" w:color="auto" w:fill="8DB3E2" w:themeFill="text2" w:themeFillTint="66"/>
            <w:noWrap/>
            <w:vAlign w:val="bottom"/>
            <w:hideMark/>
          </w:tcPr>
          <w:p w14:paraId="3E87C8FE" w14:textId="1D7FBC4D" w:rsidR="00614D51" w:rsidRPr="00614D51" w:rsidDel="00E27DD8" w:rsidRDefault="00614D51" w:rsidP="00614D51">
            <w:pPr>
              <w:spacing w:after="0"/>
              <w:jc w:val="left"/>
              <w:rPr>
                <w:del w:id="11067" w:author="Della Faille Philippe" w:date="2019-08-09T13:33:00Z"/>
                <w:moveFrom w:id="11068" w:author="Della Faille Philippe" w:date="2019-07-09T17:01:00Z"/>
                <w:rFonts w:ascii="Calibri" w:eastAsia="Times New Roman" w:hAnsi="Calibri" w:cs="Calibri"/>
                <w:color w:val="000000"/>
              </w:rPr>
            </w:pPr>
            <w:moveFrom w:id="11069" w:author="Della Faille Philippe" w:date="2019-07-09T17:01:00Z">
              <w:del w:id="11070" w:author="Della Faille Philippe" w:date="2019-08-09T13:33:00Z">
                <w:r w:rsidRPr="00614D51" w:rsidDel="00E27DD8">
                  <w:rPr>
                    <w:rFonts w:ascii="Calibri" w:eastAsia="Times New Roman" w:hAnsi="Calibri" w:cs="Calibri"/>
                    <w:color w:val="000000"/>
                  </w:rPr>
                  <w:delText>Bias P2</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A368D17" w14:textId="470B12B5" w:rsidR="00614D51" w:rsidRPr="00614D51" w:rsidDel="00E27DD8" w:rsidRDefault="00614D51" w:rsidP="00614D51">
            <w:pPr>
              <w:spacing w:after="0"/>
              <w:jc w:val="center"/>
              <w:rPr>
                <w:del w:id="11071" w:author="Della Faille Philippe" w:date="2019-08-09T13:33:00Z"/>
                <w:moveFrom w:id="11072" w:author="Della Faille Philippe" w:date="2019-07-09T17:01:00Z"/>
                <w:rFonts w:ascii="Calibri" w:eastAsia="Times New Roman" w:hAnsi="Calibri" w:cs="Calibri"/>
                <w:color w:val="000000"/>
              </w:rPr>
            </w:pPr>
            <w:moveFrom w:id="11073" w:author="Della Faille Philippe" w:date="2019-07-09T17:01:00Z">
              <w:del w:id="11074"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9CF9CE0" w14:textId="4AC52271" w:rsidR="00614D51" w:rsidRPr="00614D51" w:rsidDel="00E27DD8" w:rsidRDefault="00614D51" w:rsidP="00614D51">
            <w:pPr>
              <w:spacing w:after="0"/>
              <w:jc w:val="center"/>
              <w:rPr>
                <w:del w:id="11075" w:author="Della Faille Philippe" w:date="2019-08-09T13:33:00Z"/>
                <w:moveFrom w:id="11076" w:author="Della Faille Philippe" w:date="2019-07-09T17:01:00Z"/>
                <w:rFonts w:ascii="Calibri" w:eastAsia="Times New Roman" w:hAnsi="Calibri" w:cs="Calibri"/>
                <w:color w:val="000000"/>
              </w:rPr>
            </w:pPr>
            <w:moveFrom w:id="11077" w:author="Della Faille Philippe" w:date="2019-07-09T17:01:00Z">
              <w:del w:id="11078"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CC1F80B" w14:textId="7C8422A7" w:rsidR="00614D51" w:rsidRPr="00614D51" w:rsidDel="00E27DD8" w:rsidRDefault="00614D51" w:rsidP="00614D51">
            <w:pPr>
              <w:spacing w:after="0"/>
              <w:jc w:val="center"/>
              <w:rPr>
                <w:del w:id="11079" w:author="Della Faille Philippe" w:date="2019-08-09T13:33:00Z"/>
                <w:moveFrom w:id="11080" w:author="Della Faille Philippe" w:date="2019-07-09T17:01:00Z"/>
                <w:rFonts w:ascii="Calibri" w:eastAsia="Times New Roman" w:hAnsi="Calibri" w:cs="Calibri"/>
                <w:color w:val="000000"/>
              </w:rPr>
            </w:pPr>
            <w:moveFrom w:id="11081" w:author="Della Faille Philippe" w:date="2019-07-09T17:01:00Z">
              <w:del w:id="11082"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4855A074" w14:textId="4C399711" w:rsidR="00614D51" w:rsidRPr="00614D51" w:rsidDel="00E27DD8" w:rsidRDefault="00614D51" w:rsidP="00614D51">
            <w:pPr>
              <w:spacing w:after="0"/>
              <w:jc w:val="center"/>
              <w:rPr>
                <w:del w:id="11083" w:author="Della Faille Philippe" w:date="2019-08-09T13:33:00Z"/>
                <w:moveFrom w:id="11084" w:author="Della Faille Philippe" w:date="2019-07-09T17:01:00Z"/>
                <w:rFonts w:ascii="Calibri" w:eastAsia="Times New Roman" w:hAnsi="Calibri" w:cs="Calibri"/>
                <w:color w:val="000000"/>
              </w:rPr>
            </w:pPr>
            <w:moveFrom w:id="11085" w:author="Della Faille Philippe" w:date="2019-07-09T17:01:00Z">
              <w:del w:id="11086" w:author="Della Faille Philippe" w:date="2019-08-09T13:33:00Z">
                <w:r w:rsidRPr="00614D51" w:rsidDel="00E27DD8">
                  <w:rPr>
                    <w:rFonts w:ascii="Calibri" w:eastAsia="Times New Roman" w:hAnsi="Calibri" w:cs="Calibri"/>
                    <w:color w:val="000000"/>
                  </w:rPr>
                  <w:delText>166</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17F94F8B" w14:textId="420B6AA4" w:rsidR="00614D51" w:rsidRPr="00614D51" w:rsidDel="00E27DD8" w:rsidRDefault="00614D51" w:rsidP="00614D51">
            <w:pPr>
              <w:spacing w:after="0"/>
              <w:jc w:val="center"/>
              <w:rPr>
                <w:del w:id="11087" w:author="Della Faille Philippe" w:date="2019-08-09T13:33:00Z"/>
                <w:moveFrom w:id="11088" w:author="Della Faille Philippe" w:date="2019-07-09T17:01:00Z"/>
                <w:rFonts w:ascii="Calibri" w:eastAsia="Times New Roman" w:hAnsi="Calibri" w:cs="Calibri"/>
                <w:color w:val="000000"/>
              </w:rPr>
            </w:pPr>
            <w:moveFrom w:id="11089" w:author="Della Faille Philippe" w:date="2019-07-09T17:01:00Z">
              <w:del w:id="11090" w:author="Della Faille Philippe" w:date="2019-08-09T13:33:00Z">
                <w:r w:rsidRPr="00614D51" w:rsidDel="00E27DD8">
                  <w:rPr>
                    <w:rFonts w:ascii="Calibri" w:eastAsia="Times New Roman" w:hAnsi="Calibri" w:cs="Calibri"/>
                    <w:color w:val="000000"/>
                  </w:rPr>
                  <w:delText>0x00A6</w:delText>
                </w:r>
              </w:del>
            </w:moveFrom>
          </w:p>
        </w:tc>
      </w:tr>
      <w:tr w:rsidR="00614D51" w:rsidRPr="00614D51" w:rsidDel="00E27DD8" w14:paraId="28168C47" w14:textId="5DE9BB90" w:rsidTr="00526E73">
        <w:trPr>
          <w:trHeight w:val="288"/>
          <w:del w:id="11091"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7226A19" w14:textId="61360EE8" w:rsidR="00614D51" w:rsidRPr="00614D51" w:rsidDel="00E27DD8" w:rsidRDefault="00614D51" w:rsidP="00614D51">
            <w:pPr>
              <w:spacing w:after="0"/>
              <w:jc w:val="left"/>
              <w:rPr>
                <w:del w:id="11092" w:author="Della Faille Philippe" w:date="2019-08-09T13:33:00Z"/>
                <w:moveFrom w:id="11093"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E4D1DD9" w14:textId="71E6CF17" w:rsidR="00614D51" w:rsidRPr="00614D51" w:rsidDel="00E27DD8" w:rsidRDefault="00614D51" w:rsidP="00614D51">
            <w:pPr>
              <w:spacing w:after="0"/>
              <w:jc w:val="left"/>
              <w:rPr>
                <w:del w:id="11094" w:author="Della Faille Philippe" w:date="2019-08-09T13:33:00Z"/>
                <w:moveFrom w:id="11095"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F7EBC5D" w14:textId="2818C501" w:rsidR="00614D51" w:rsidRPr="00614D51" w:rsidDel="00E27DD8" w:rsidRDefault="00614D51" w:rsidP="00614D51">
            <w:pPr>
              <w:spacing w:after="0"/>
              <w:jc w:val="center"/>
              <w:rPr>
                <w:del w:id="11096" w:author="Della Faille Philippe" w:date="2019-08-09T13:33:00Z"/>
                <w:moveFrom w:id="11097" w:author="Della Faille Philippe" w:date="2019-07-09T17:01:00Z"/>
                <w:rFonts w:ascii="Calibri" w:eastAsia="Times New Roman" w:hAnsi="Calibri" w:cs="Calibri"/>
                <w:color w:val="000000"/>
              </w:rPr>
            </w:pPr>
            <w:moveFrom w:id="11098" w:author="Della Faille Philippe" w:date="2019-07-09T17:01:00Z">
              <w:del w:id="11099" w:author="Della Faille Philippe" w:date="2019-08-09T13:33:00Z">
                <w:r w:rsidRPr="00614D51" w:rsidDel="00E27DD8">
                  <w:rPr>
                    <w:rFonts w:ascii="Calibri" w:eastAsia="Times New Roman" w:hAnsi="Calibri" w:cs="Calibri"/>
                    <w:color w:val="000000"/>
                  </w:rPr>
                  <w:delText>91</w:delText>
                </w:r>
              </w:del>
            </w:moveFrom>
          </w:p>
        </w:tc>
        <w:tc>
          <w:tcPr>
            <w:tcW w:w="2680" w:type="dxa"/>
            <w:tcBorders>
              <w:top w:val="nil"/>
              <w:left w:val="nil"/>
              <w:bottom w:val="nil"/>
              <w:right w:val="nil"/>
            </w:tcBorders>
            <w:shd w:val="clear" w:color="auto" w:fill="8DB3E2" w:themeFill="text2" w:themeFillTint="66"/>
            <w:noWrap/>
            <w:vAlign w:val="bottom"/>
            <w:hideMark/>
          </w:tcPr>
          <w:p w14:paraId="7C0D0DE7" w14:textId="1A4185A1" w:rsidR="00614D51" w:rsidRPr="00614D51" w:rsidDel="00E27DD8" w:rsidRDefault="00614D51" w:rsidP="00614D51">
            <w:pPr>
              <w:spacing w:after="0"/>
              <w:jc w:val="left"/>
              <w:rPr>
                <w:del w:id="11100" w:author="Della Faille Philippe" w:date="2019-08-09T13:33:00Z"/>
                <w:moveFrom w:id="11101" w:author="Della Faille Philippe" w:date="2019-07-09T17:01:00Z"/>
                <w:rFonts w:ascii="Calibri" w:eastAsia="Times New Roman" w:hAnsi="Calibri" w:cs="Calibri"/>
                <w:color w:val="000000"/>
              </w:rPr>
            </w:pPr>
            <w:moveFrom w:id="11102" w:author="Della Faille Philippe" w:date="2019-07-09T17:01:00Z">
              <w:del w:id="11103" w:author="Della Faille Philippe" w:date="2019-08-09T13:33:00Z">
                <w:r w:rsidRPr="00614D51" w:rsidDel="00E27DD8">
                  <w:rPr>
                    <w:rFonts w:ascii="Calibri" w:eastAsia="Times New Roman" w:hAnsi="Calibri" w:cs="Calibri"/>
                    <w:color w:val="000000"/>
                  </w:rPr>
                  <w:delText>Bias P3</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BDB5A1F" w14:textId="283EB59E" w:rsidR="00614D51" w:rsidRPr="00614D51" w:rsidDel="00E27DD8" w:rsidRDefault="00614D51" w:rsidP="00614D51">
            <w:pPr>
              <w:spacing w:after="0"/>
              <w:jc w:val="center"/>
              <w:rPr>
                <w:del w:id="11104" w:author="Della Faille Philippe" w:date="2019-08-09T13:33:00Z"/>
                <w:moveFrom w:id="11105" w:author="Della Faille Philippe" w:date="2019-07-09T17:01:00Z"/>
                <w:rFonts w:ascii="Calibri" w:eastAsia="Times New Roman" w:hAnsi="Calibri" w:cs="Calibri"/>
                <w:color w:val="000000"/>
              </w:rPr>
            </w:pPr>
            <w:moveFrom w:id="11106" w:author="Della Faille Philippe" w:date="2019-07-09T17:01:00Z">
              <w:del w:id="11107"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91D0CD6" w14:textId="50AFDB72" w:rsidR="00614D51" w:rsidRPr="00614D51" w:rsidDel="00E27DD8" w:rsidRDefault="00614D51" w:rsidP="00614D51">
            <w:pPr>
              <w:spacing w:after="0"/>
              <w:jc w:val="center"/>
              <w:rPr>
                <w:del w:id="11108" w:author="Della Faille Philippe" w:date="2019-08-09T13:33:00Z"/>
                <w:moveFrom w:id="11109" w:author="Della Faille Philippe" w:date="2019-07-09T17:01:00Z"/>
                <w:rFonts w:ascii="Calibri" w:eastAsia="Times New Roman" w:hAnsi="Calibri" w:cs="Calibri"/>
                <w:color w:val="000000"/>
              </w:rPr>
            </w:pPr>
            <w:moveFrom w:id="11110" w:author="Della Faille Philippe" w:date="2019-07-09T17:01:00Z">
              <w:del w:id="11111"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A8242B5" w14:textId="7D938E5B" w:rsidR="00614D51" w:rsidRPr="00614D51" w:rsidDel="00E27DD8" w:rsidRDefault="00614D51" w:rsidP="00614D51">
            <w:pPr>
              <w:spacing w:after="0"/>
              <w:jc w:val="center"/>
              <w:rPr>
                <w:del w:id="11112" w:author="Della Faille Philippe" w:date="2019-08-09T13:33:00Z"/>
                <w:moveFrom w:id="11113" w:author="Della Faille Philippe" w:date="2019-07-09T17:01:00Z"/>
                <w:rFonts w:ascii="Calibri" w:eastAsia="Times New Roman" w:hAnsi="Calibri" w:cs="Calibri"/>
                <w:color w:val="000000"/>
              </w:rPr>
            </w:pPr>
            <w:moveFrom w:id="11114" w:author="Della Faille Philippe" w:date="2019-07-09T17:01:00Z">
              <w:del w:id="11115"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2461934" w14:textId="60A9C80D" w:rsidR="00614D51" w:rsidRPr="00614D51" w:rsidDel="00E27DD8" w:rsidRDefault="00614D51" w:rsidP="00614D51">
            <w:pPr>
              <w:spacing w:after="0"/>
              <w:jc w:val="center"/>
              <w:rPr>
                <w:del w:id="11116" w:author="Della Faille Philippe" w:date="2019-08-09T13:33:00Z"/>
                <w:moveFrom w:id="11117" w:author="Della Faille Philippe" w:date="2019-07-09T17:01:00Z"/>
                <w:rFonts w:ascii="Calibri" w:eastAsia="Times New Roman" w:hAnsi="Calibri" w:cs="Calibri"/>
                <w:color w:val="000000"/>
              </w:rPr>
            </w:pPr>
            <w:moveFrom w:id="11118" w:author="Della Faille Philippe" w:date="2019-07-09T17:01:00Z">
              <w:del w:id="11119" w:author="Della Faille Philippe" w:date="2019-08-09T13:33:00Z">
                <w:r w:rsidRPr="00614D51" w:rsidDel="00E27DD8">
                  <w:rPr>
                    <w:rFonts w:ascii="Calibri" w:eastAsia="Times New Roman" w:hAnsi="Calibri" w:cs="Calibri"/>
                    <w:color w:val="000000"/>
                  </w:rPr>
                  <w:delText>167</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0641DF0C" w14:textId="19DA11CE" w:rsidR="00614D51" w:rsidRPr="00614D51" w:rsidDel="00E27DD8" w:rsidRDefault="00614D51" w:rsidP="00614D51">
            <w:pPr>
              <w:spacing w:after="0"/>
              <w:jc w:val="center"/>
              <w:rPr>
                <w:del w:id="11120" w:author="Della Faille Philippe" w:date="2019-08-09T13:33:00Z"/>
                <w:moveFrom w:id="11121" w:author="Della Faille Philippe" w:date="2019-07-09T17:01:00Z"/>
                <w:rFonts w:ascii="Calibri" w:eastAsia="Times New Roman" w:hAnsi="Calibri" w:cs="Calibri"/>
                <w:color w:val="000000"/>
              </w:rPr>
            </w:pPr>
            <w:moveFrom w:id="11122" w:author="Della Faille Philippe" w:date="2019-07-09T17:01:00Z">
              <w:del w:id="11123" w:author="Della Faille Philippe" w:date="2019-08-09T13:33:00Z">
                <w:r w:rsidRPr="00614D51" w:rsidDel="00E27DD8">
                  <w:rPr>
                    <w:rFonts w:ascii="Calibri" w:eastAsia="Times New Roman" w:hAnsi="Calibri" w:cs="Calibri"/>
                    <w:color w:val="000000"/>
                  </w:rPr>
                  <w:delText>0x00A7</w:delText>
                </w:r>
              </w:del>
            </w:moveFrom>
          </w:p>
        </w:tc>
      </w:tr>
      <w:tr w:rsidR="00614D51" w:rsidRPr="00614D51" w:rsidDel="00E27DD8" w14:paraId="1921DD74" w14:textId="3B8ECBE5" w:rsidTr="00526E73">
        <w:trPr>
          <w:trHeight w:val="288"/>
          <w:del w:id="11124"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04104D1F" w14:textId="6ACD7833" w:rsidR="00614D51" w:rsidRPr="00614D51" w:rsidDel="00E27DD8" w:rsidRDefault="00614D51" w:rsidP="00614D51">
            <w:pPr>
              <w:spacing w:after="0"/>
              <w:jc w:val="left"/>
              <w:rPr>
                <w:del w:id="11125" w:author="Della Faille Philippe" w:date="2019-08-09T13:33:00Z"/>
                <w:moveFrom w:id="11126"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06B6320" w14:textId="67892427" w:rsidR="00614D51" w:rsidRPr="00614D51" w:rsidDel="00E27DD8" w:rsidRDefault="00614D51" w:rsidP="00614D51">
            <w:pPr>
              <w:spacing w:after="0"/>
              <w:jc w:val="left"/>
              <w:rPr>
                <w:del w:id="11127" w:author="Della Faille Philippe" w:date="2019-08-09T13:33:00Z"/>
                <w:moveFrom w:id="11128"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2C67354" w14:textId="1EBB7E6F" w:rsidR="00614D51" w:rsidRPr="00614D51" w:rsidDel="00E27DD8" w:rsidRDefault="00614D51" w:rsidP="00614D51">
            <w:pPr>
              <w:spacing w:after="0"/>
              <w:jc w:val="center"/>
              <w:rPr>
                <w:del w:id="11129" w:author="Della Faille Philippe" w:date="2019-08-09T13:33:00Z"/>
                <w:moveFrom w:id="11130" w:author="Della Faille Philippe" w:date="2019-07-09T17:01:00Z"/>
                <w:rFonts w:ascii="Calibri" w:eastAsia="Times New Roman" w:hAnsi="Calibri" w:cs="Calibri"/>
                <w:color w:val="000000"/>
              </w:rPr>
            </w:pPr>
            <w:moveFrom w:id="11131" w:author="Della Faille Philippe" w:date="2019-07-09T17:01:00Z">
              <w:del w:id="11132" w:author="Della Faille Philippe" w:date="2019-08-09T13:33:00Z">
                <w:r w:rsidRPr="00614D51" w:rsidDel="00E27DD8">
                  <w:rPr>
                    <w:rFonts w:ascii="Calibri" w:eastAsia="Times New Roman" w:hAnsi="Calibri" w:cs="Calibri"/>
                    <w:color w:val="000000"/>
                  </w:rPr>
                  <w:delText>92</w:delText>
                </w:r>
              </w:del>
            </w:moveFrom>
          </w:p>
        </w:tc>
        <w:tc>
          <w:tcPr>
            <w:tcW w:w="2680" w:type="dxa"/>
            <w:tcBorders>
              <w:top w:val="nil"/>
              <w:left w:val="nil"/>
              <w:bottom w:val="nil"/>
              <w:right w:val="nil"/>
            </w:tcBorders>
            <w:shd w:val="clear" w:color="auto" w:fill="8DB3E2" w:themeFill="text2" w:themeFillTint="66"/>
            <w:noWrap/>
            <w:vAlign w:val="bottom"/>
            <w:hideMark/>
          </w:tcPr>
          <w:p w14:paraId="024339E8" w14:textId="60E67F89" w:rsidR="00614D51" w:rsidRPr="00614D51" w:rsidDel="00E27DD8" w:rsidRDefault="00614D51" w:rsidP="00614D51">
            <w:pPr>
              <w:spacing w:after="0"/>
              <w:jc w:val="left"/>
              <w:rPr>
                <w:del w:id="11133" w:author="Della Faille Philippe" w:date="2019-08-09T13:33:00Z"/>
                <w:moveFrom w:id="11134" w:author="Della Faille Philippe" w:date="2019-07-09T17:01:00Z"/>
                <w:rFonts w:ascii="Calibri" w:eastAsia="Times New Roman" w:hAnsi="Calibri" w:cs="Calibri"/>
                <w:color w:val="000000"/>
              </w:rPr>
            </w:pPr>
            <w:moveFrom w:id="11135" w:author="Della Faille Philippe" w:date="2019-07-09T17:01:00Z">
              <w:del w:id="11136" w:author="Della Faille Philippe" w:date="2019-08-09T13:33:00Z">
                <w:r w:rsidRPr="00614D51" w:rsidDel="00E27DD8">
                  <w:rPr>
                    <w:rFonts w:ascii="Calibri" w:eastAsia="Times New Roman" w:hAnsi="Calibri" w:cs="Calibri"/>
                    <w:color w:val="000000"/>
                  </w:rPr>
                  <w:delText>Bias P4</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681136D5" w14:textId="7088F6C0" w:rsidR="00614D51" w:rsidRPr="00614D51" w:rsidDel="00E27DD8" w:rsidRDefault="00614D51" w:rsidP="00614D51">
            <w:pPr>
              <w:spacing w:after="0"/>
              <w:jc w:val="center"/>
              <w:rPr>
                <w:del w:id="11137" w:author="Della Faille Philippe" w:date="2019-08-09T13:33:00Z"/>
                <w:moveFrom w:id="11138" w:author="Della Faille Philippe" w:date="2019-07-09T17:01:00Z"/>
                <w:rFonts w:ascii="Calibri" w:eastAsia="Times New Roman" w:hAnsi="Calibri" w:cs="Calibri"/>
                <w:color w:val="000000"/>
              </w:rPr>
            </w:pPr>
            <w:moveFrom w:id="11139" w:author="Della Faille Philippe" w:date="2019-07-09T17:01:00Z">
              <w:del w:id="11140"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7717EC1" w14:textId="2CA3FD57" w:rsidR="00614D51" w:rsidRPr="00614D51" w:rsidDel="00E27DD8" w:rsidRDefault="00614D51" w:rsidP="00614D51">
            <w:pPr>
              <w:spacing w:after="0"/>
              <w:jc w:val="center"/>
              <w:rPr>
                <w:del w:id="11141" w:author="Della Faille Philippe" w:date="2019-08-09T13:33:00Z"/>
                <w:moveFrom w:id="11142" w:author="Della Faille Philippe" w:date="2019-07-09T17:01:00Z"/>
                <w:rFonts w:ascii="Calibri" w:eastAsia="Times New Roman" w:hAnsi="Calibri" w:cs="Calibri"/>
                <w:color w:val="000000"/>
              </w:rPr>
            </w:pPr>
            <w:moveFrom w:id="11143" w:author="Della Faille Philippe" w:date="2019-07-09T17:01:00Z">
              <w:del w:id="11144"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5818A474" w14:textId="2CF2E0E4" w:rsidR="00614D51" w:rsidRPr="00614D51" w:rsidDel="00E27DD8" w:rsidRDefault="00614D51" w:rsidP="00614D51">
            <w:pPr>
              <w:spacing w:after="0"/>
              <w:jc w:val="center"/>
              <w:rPr>
                <w:del w:id="11145" w:author="Della Faille Philippe" w:date="2019-08-09T13:33:00Z"/>
                <w:moveFrom w:id="11146" w:author="Della Faille Philippe" w:date="2019-07-09T17:01:00Z"/>
                <w:rFonts w:ascii="Calibri" w:eastAsia="Times New Roman" w:hAnsi="Calibri" w:cs="Calibri"/>
                <w:color w:val="000000"/>
              </w:rPr>
            </w:pPr>
            <w:moveFrom w:id="11147" w:author="Della Faille Philippe" w:date="2019-07-09T17:01:00Z">
              <w:del w:id="11148"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4469D72C" w14:textId="2B139D46" w:rsidR="00614D51" w:rsidRPr="00614D51" w:rsidDel="00E27DD8" w:rsidRDefault="00614D51" w:rsidP="00614D51">
            <w:pPr>
              <w:spacing w:after="0"/>
              <w:jc w:val="center"/>
              <w:rPr>
                <w:del w:id="11149" w:author="Della Faille Philippe" w:date="2019-08-09T13:33:00Z"/>
                <w:moveFrom w:id="11150" w:author="Della Faille Philippe" w:date="2019-07-09T17:01:00Z"/>
                <w:rFonts w:ascii="Calibri" w:eastAsia="Times New Roman" w:hAnsi="Calibri" w:cs="Calibri"/>
                <w:color w:val="000000"/>
              </w:rPr>
            </w:pPr>
            <w:moveFrom w:id="11151" w:author="Della Faille Philippe" w:date="2019-07-09T17:01:00Z">
              <w:del w:id="11152" w:author="Della Faille Philippe" w:date="2019-08-09T13:33:00Z">
                <w:r w:rsidRPr="00614D51" w:rsidDel="00E27DD8">
                  <w:rPr>
                    <w:rFonts w:ascii="Calibri" w:eastAsia="Times New Roman" w:hAnsi="Calibri" w:cs="Calibri"/>
                    <w:color w:val="000000"/>
                  </w:rPr>
                  <w:delText>168</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B709571" w14:textId="5A3843D3" w:rsidR="00614D51" w:rsidRPr="00614D51" w:rsidDel="00E27DD8" w:rsidRDefault="00614D51" w:rsidP="00614D51">
            <w:pPr>
              <w:spacing w:after="0"/>
              <w:jc w:val="center"/>
              <w:rPr>
                <w:del w:id="11153" w:author="Della Faille Philippe" w:date="2019-08-09T13:33:00Z"/>
                <w:moveFrom w:id="11154" w:author="Della Faille Philippe" w:date="2019-07-09T17:01:00Z"/>
                <w:rFonts w:ascii="Calibri" w:eastAsia="Times New Roman" w:hAnsi="Calibri" w:cs="Calibri"/>
                <w:color w:val="000000"/>
              </w:rPr>
            </w:pPr>
            <w:moveFrom w:id="11155" w:author="Della Faille Philippe" w:date="2019-07-09T17:01:00Z">
              <w:del w:id="11156" w:author="Della Faille Philippe" w:date="2019-08-09T13:33:00Z">
                <w:r w:rsidRPr="00614D51" w:rsidDel="00E27DD8">
                  <w:rPr>
                    <w:rFonts w:ascii="Calibri" w:eastAsia="Times New Roman" w:hAnsi="Calibri" w:cs="Calibri"/>
                    <w:color w:val="000000"/>
                  </w:rPr>
                  <w:delText>0x00A8</w:delText>
                </w:r>
              </w:del>
            </w:moveFrom>
          </w:p>
        </w:tc>
      </w:tr>
      <w:tr w:rsidR="00614D51" w:rsidRPr="00614D51" w:rsidDel="00E27DD8" w14:paraId="4FF03E9C" w14:textId="207B294A" w:rsidTr="00526E73">
        <w:trPr>
          <w:trHeight w:val="288"/>
          <w:del w:id="11157"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33976F8" w14:textId="7030ECA6" w:rsidR="00614D51" w:rsidRPr="00614D51" w:rsidDel="00E27DD8" w:rsidRDefault="00614D51" w:rsidP="00614D51">
            <w:pPr>
              <w:spacing w:after="0"/>
              <w:jc w:val="left"/>
              <w:rPr>
                <w:del w:id="11158" w:author="Della Faille Philippe" w:date="2019-08-09T13:33:00Z"/>
                <w:moveFrom w:id="11159"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E95DB0B" w14:textId="1FF3A20E" w:rsidR="00614D51" w:rsidRPr="00614D51" w:rsidDel="00E27DD8" w:rsidRDefault="00614D51" w:rsidP="00614D51">
            <w:pPr>
              <w:spacing w:after="0"/>
              <w:jc w:val="left"/>
              <w:rPr>
                <w:del w:id="11160" w:author="Della Faille Philippe" w:date="2019-08-09T13:33:00Z"/>
                <w:moveFrom w:id="11161"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600EB65" w14:textId="7601E4B9" w:rsidR="00614D51" w:rsidRPr="00614D51" w:rsidDel="00E27DD8" w:rsidRDefault="00614D51" w:rsidP="00614D51">
            <w:pPr>
              <w:spacing w:after="0"/>
              <w:jc w:val="center"/>
              <w:rPr>
                <w:del w:id="11162" w:author="Della Faille Philippe" w:date="2019-08-09T13:33:00Z"/>
                <w:moveFrom w:id="11163" w:author="Della Faille Philippe" w:date="2019-07-09T17:01:00Z"/>
                <w:rFonts w:ascii="Calibri" w:eastAsia="Times New Roman" w:hAnsi="Calibri" w:cs="Calibri"/>
                <w:color w:val="000000"/>
              </w:rPr>
            </w:pPr>
            <w:moveFrom w:id="11164" w:author="Della Faille Philippe" w:date="2019-07-09T17:01:00Z">
              <w:del w:id="11165" w:author="Della Faille Philippe" w:date="2019-08-09T13:33:00Z">
                <w:r w:rsidRPr="00614D51" w:rsidDel="00E27DD8">
                  <w:rPr>
                    <w:rFonts w:ascii="Calibri" w:eastAsia="Times New Roman" w:hAnsi="Calibri" w:cs="Calibri"/>
                    <w:color w:val="000000"/>
                  </w:rPr>
                  <w:delText>93</w:delText>
                </w:r>
              </w:del>
            </w:moveFrom>
          </w:p>
        </w:tc>
        <w:tc>
          <w:tcPr>
            <w:tcW w:w="2680" w:type="dxa"/>
            <w:tcBorders>
              <w:top w:val="nil"/>
              <w:left w:val="nil"/>
              <w:bottom w:val="nil"/>
              <w:right w:val="nil"/>
            </w:tcBorders>
            <w:shd w:val="clear" w:color="auto" w:fill="8DB3E2" w:themeFill="text2" w:themeFillTint="66"/>
            <w:noWrap/>
            <w:vAlign w:val="bottom"/>
            <w:hideMark/>
          </w:tcPr>
          <w:p w14:paraId="0C535697" w14:textId="2939F46A" w:rsidR="00614D51" w:rsidRPr="00614D51" w:rsidDel="00E27DD8" w:rsidRDefault="00614D51" w:rsidP="00614D51">
            <w:pPr>
              <w:spacing w:after="0"/>
              <w:jc w:val="left"/>
              <w:rPr>
                <w:del w:id="11166" w:author="Della Faille Philippe" w:date="2019-08-09T13:33:00Z"/>
                <w:moveFrom w:id="11167" w:author="Della Faille Philippe" w:date="2019-07-09T17:01:00Z"/>
                <w:rFonts w:ascii="Calibri" w:eastAsia="Times New Roman" w:hAnsi="Calibri" w:cs="Calibri"/>
                <w:color w:val="000000"/>
              </w:rPr>
            </w:pPr>
            <w:moveFrom w:id="11168" w:author="Della Faille Philippe" w:date="2019-07-09T17:01:00Z">
              <w:del w:id="11169" w:author="Della Faille Philippe" w:date="2019-08-09T13:33:00Z">
                <w:r w:rsidRPr="00614D51" w:rsidDel="00E27DD8">
                  <w:rPr>
                    <w:rFonts w:ascii="Calibri" w:eastAsia="Times New Roman" w:hAnsi="Calibri" w:cs="Calibri"/>
                    <w:color w:val="000000"/>
                  </w:rPr>
                  <w:delText>Bias P5</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42D8A9C" w14:textId="6BFD292A" w:rsidR="00614D51" w:rsidRPr="00614D51" w:rsidDel="00E27DD8" w:rsidRDefault="00614D51" w:rsidP="00614D51">
            <w:pPr>
              <w:spacing w:after="0"/>
              <w:jc w:val="center"/>
              <w:rPr>
                <w:del w:id="11170" w:author="Della Faille Philippe" w:date="2019-08-09T13:33:00Z"/>
                <w:moveFrom w:id="11171" w:author="Della Faille Philippe" w:date="2019-07-09T17:01:00Z"/>
                <w:rFonts w:ascii="Calibri" w:eastAsia="Times New Roman" w:hAnsi="Calibri" w:cs="Calibri"/>
                <w:color w:val="000000"/>
              </w:rPr>
            </w:pPr>
            <w:moveFrom w:id="11172" w:author="Della Faille Philippe" w:date="2019-07-09T17:01:00Z">
              <w:del w:id="11173"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122B85E0" w14:textId="160AD384" w:rsidR="00614D51" w:rsidRPr="00614D51" w:rsidDel="00E27DD8" w:rsidRDefault="00614D51" w:rsidP="00614D51">
            <w:pPr>
              <w:spacing w:after="0"/>
              <w:jc w:val="center"/>
              <w:rPr>
                <w:del w:id="11174" w:author="Della Faille Philippe" w:date="2019-08-09T13:33:00Z"/>
                <w:moveFrom w:id="11175" w:author="Della Faille Philippe" w:date="2019-07-09T17:01:00Z"/>
                <w:rFonts w:ascii="Calibri" w:eastAsia="Times New Roman" w:hAnsi="Calibri" w:cs="Calibri"/>
                <w:color w:val="000000"/>
              </w:rPr>
            </w:pPr>
            <w:moveFrom w:id="11176" w:author="Della Faille Philippe" w:date="2019-07-09T17:01:00Z">
              <w:del w:id="11177"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2ABB97F3" w14:textId="0416293F" w:rsidR="00614D51" w:rsidRPr="00614D51" w:rsidDel="00E27DD8" w:rsidRDefault="00614D51" w:rsidP="00614D51">
            <w:pPr>
              <w:spacing w:after="0"/>
              <w:jc w:val="center"/>
              <w:rPr>
                <w:del w:id="11178" w:author="Della Faille Philippe" w:date="2019-08-09T13:33:00Z"/>
                <w:moveFrom w:id="11179" w:author="Della Faille Philippe" w:date="2019-07-09T17:01:00Z"/>
                <w:rFonts w:ascii="Calibri" w:eastAsia="Times New Roman" w:hAnsi="Calibri" w:cs="Calibri"/>
                <w:color w:val="000000"/>
              </w:rPr>
            </w:pPr>
            <w:moveFrom w:id="11180" w:author="Della Faille Philippe" w:date="2019-07-09T17:01:00Z">
              <w:del w:id="11181"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79C11A3E" w14:textId="62B07766" w:rsidR="00614D51" w:rsidRPr="00614D51" w:rsidDel="00E27DD8" w:rsidRDefault="00614D51" w:rsidP="00614D51">
            <w:pPr>
              <w:spacing w:after="0"/>
              <w:jc w:val="center"/>
              <w:rPr>
                <w:del w:id="11182" w:author="Della Faille Philippe" w:date="2019-08-09T13:33:00Z"/>
                <w:moveFrom w:id="11183" w:author="Della Faille Philippe" w:date="2019-07-09T17:01:00Z"/>
                <w:rFonts w:ascii="Calibri" w:eastAsia="Times New Roman" w:hAnsi="Calibri" w:cs="Calibri"/>
                <w:color w:val="000000"/>
              </w:rPr>
            </w:pPr>
            <w:moveFrom w:id="11184" w:author="Della Faille Philippe" w:date="2019-07-09T17:01:00Z">
              <w:del w:id="11185" w:author="Della Faille Philippe" w:date="2019-08-09T13:33:00Z">
                <w:r w:rsidRPr="00614D51" w:rsidDel="00E27DD8">
                  <w:rPr>
                    <w:rFonts w:ascii="Calibri" w:eastAsia="Times New Roman" w:hAnsi="Calibri" w:cs="Calibri"/>
                    <w:color w:val="000000"/>
                  </w:rPr>
                  <w:delText>169</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0018BBFB" w14:textId="2F3507DB" w:rsidR="00614D51" w:rsidRPr="00614D51" w:rsidDel="00E27DD8" w:rsidRDefault="00614D51" w:rsidP="00614D51">
            <w:pPr>
              <w:spacing w:after="0"/>
              <w:jc w:val="center"/>
              <w:rPr>
                <w:del w:id="11186" w:author="Della Faille Philippe" w:date="2019-08-09T13:33:00Z"/>
                <w:moveFrom w:id="11187" w:author="Della Faille Philippe" w:date="2019-07-09T17:01:00Z"/>
                <w:rFonts w:ascii="Calibri" w:eastAsia="Times New Roman" w:hAnsi="Calibri" w:cs="Calibri"/>
                <w:color w:val="000000"/>
              </w:rPr>
            </w:pPr>
            <w:moveFrom w:id="11188" w:author="Della Faille Philippe" w:date="2019-07-09T17:01:00Z">
              <w:del w:id="11189" w:author="Della Faille Philippe" w:date="2019-08-09T13:33:00Z">
                <w:r w:rsidRPr="00614D51" w:rsidDel="00E27DD8">
                  <w:rPr>
                    <w:rFonts w:ascii="Calibri" w:eastAsia="Times New Roman" w:hAnsi="Calibri" w:cs="Calibri"/>
                    <w:color w:val="000000"/>
                  </w:rPr>
                  <w:delText>0x00A9</w:delText>
                </w:r>
              </w:del>
            </w:moveFrom>
          </w:p>
        </w:tc>
      </w:tr>
      <w:tr w:rsidR="00614D51" w:rsidRPr="00614D51" w:rsidDel="00E27DD8" w14:paraId="7B2F5345" w14:textId="29F39D16" w:rsidTr="00526E73">
        <w:trPr>
          <w:trHeight w:val="288"/>
          <w:del w:id="11190"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4E9EC9E1" w14:textId="2FEBAF5C" w:rsidR="00614D51" w:rsidRPr="00614D51" w:rsidDel="00E27DD8" w:rsidRDefault="00614D51" w:rsidP="00614D51">
            <w:pPr>
              <w:spacing w:after="0"/>
              <w:jc w:val="left"/>
              <w:rPr>
                <w:del w:id="11191" w:author="Della Faille Philippe" w:date="2019-08-09T13:33:00Z"/>
                <w:moveFrom w:id="11192"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3CB390BC" w14:textId="7FB32E17" w:rsidR="00614D51" w:rsidRPr="00614D51" w:rsidDel="00E27DD8" w:rsidRDefault="00614D51" w:rsidP="00614D51">
            <w:pPr>
              <w:spacing w:after="0"/>
              <w:jc w:val="left"/>
              <w:rPr>
                <w:del w:id="11193" w:author="Della Faille Philippe" w:date="2019-08-09T13:33:00Z"/>
                <w:moveFrom w:id="11194"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4FC44786" w14:textId="3F9B8879" w:rsidR="00614D51" w:rsidRPr="00614D51" w:rsidDel="00E27DD8" w:rsidRDefault="00614D51" w:rsidP="00614D51">
            <w:pPr>
              <w:spacing w:after="0"/>
              <w:jc w:val="center"/>
              <w:rPr>
                <w:del w:id="11195" w:author="Della Faille Philippe" w:date="2019-08-09T13:33:00Z"/>
                <w:moveFrom w:id="11196" w:author="Della Faille Philippe" w:date="2019-07-09T17:01:00Z"/>
                <w:rFonts w:ascii="Calibri" w:eastAsia="Times New Roman" w:hAnsi="Calibri" w:cs="Calibri"/>
                <w:color w:val="000000"/>
              </w:rPr>
            </w:pPr>
            <w:moveFrom w:id="11197" w:author="Della Faille Philippe" w:date="2019-07-09T17:01:00Z">
              <w:del w:id="11198" w:author="Della Faille Philippe" w:date="2019-08-09T13:33:00Z">
                <w:r w:rsidRPr="00614D51" w:rsidDel="00E27DD8">
                  <w:rPr>
                    <w:rFonts w:ascii="Calibri" w:eastAsia="Times New Roman" w:hAnsi="Calibri" w:cs="Calibri"/>
                    <w:color w:val="000000"/>
                  </w:rPr>
                  <w:delText>94</w:delText>
                </w:r>
              </w:del>
            </w:moveFrom>
          </w:p>
        </w:tc>
        <w:tc>
          <w:tcPr>
            <w:tcW w:w="2680" w:type="dxa"/>
            <w:tcBorders>
              <w:top w:val="nil"/>
              <w:left w:val="nil"/>
              <w:bottom w:val="nil"/>
              <w:right w:val="nil"/>
            </w:tcBorders>
            <w:shd w:val="clear" w:color="auto" w:fill="8DB3E2" w:themeFill="text2" w:themeFillTint="66"/>
            <w:noWrap/>
            <w:vAlign w:val="bottom"/>
            <w:hideMark/>
          </w:tcPr>
          <w:p w14:paraId="37F8C79B" w14:textId="4A234711" w:rsidR="00614D51" w:rsidRPr="00614D51" w:rsidDel="00E27DD8" w:rsidRDefault="00614D51" w:rsidP="00614D51">
            <w:pPr>
              <w:spacing w:after="0"/>
              <w:jc w:val="left"/>
              <w:rPr>
                <w:del w:id="11199" w:author="Della Faille Philippe" w:date="2019-08-09T13:33:00Z"/>
                <w:moveFrom w:id="11200" w:author="Della Faille Philippe" w:date="2019-07-09T17:01:00Z"/>
                <w:rFonts w:ascii="Calibri" w:eastAsia="Times New Roman" w:hAnsi="Calibri" w:cs="Calibri"/>
                <w:color w:val="000000"/>
              </w:rPr>
            </w:pPr>
            <w:moveFrom w:id="11201" w:author="Della Faille Philippe" w:date="2019-07-09T17:01:00Z">
              <w:del w:id="11202" w:author="Della Faille Philippe" w:date="2019-08-09T13:33:00Z">
                <w:r w:rsidRPr="00614D51" w:rsidDel="00E27DD8">
                  <w:rPr>
                    <w:rFonts w:ascii="Calibri" w:eastAsia="Times New Roman" w:hAnsi="Calibri" w:cs="Calibri"/>
                    <w:color w:val="000000"/>
                  </w:rPr>
                  <w:delText>Bias P6</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5E0E5CAC" w14:textId="7403CB52" w:rsidR="00614D51" w:rsidRPr="00614D51" w:rsidDel="00E27DD8" w:rsidRDefault="00614D51" w:rsidP="00614D51">
            <w:pPr>
              <w:spacing w:after="0"/>
              <w:jc w:val="center"/>
              <w:rPr>
                <w:del w:id="11203" w:author="Della Faille Philippe" w:date="2019-08-09T13:33:00Z"/>
                <w:moveFrom w:id="11204" w:author="Della Faille Philippe" w:date="2019-07-09T17:01:00Z"/>
                <w:rFonts w:ascii="Calibri" w:eastAsia="Times New Roman" w:hAnsi="Calibri" w:cs="Calibri"/>
                <w:color w:val="000000"/>
              </w:rPr>
            </w:pPr>
            <w:moveFrom w:id="11205" w:author="Della Faille Philippe" w:date="2019-07-09T17:01:00Z">
              <w:del w:id="11206" w:author="Della Faille Philippe" w:date="2019-08-09T13:33:00Z">
                <w:r w:rsidRPr="00614D51" w:rsidDel="00E27DD8">
                  <w:rPr>
                    <w:rFonts w:ascii="Calibri" w:eastAsia="Times New Roman" w:hAnsi="Calibri" w:cs="Calibri"/>
                    <w:color w:val="000000"/>
                  </w:rPr>
                  <w:delText>digit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68062ABE" w14:textId="095A54C1" w:rsidR="00614D51" w:rsidRPr="00614D51" w:rsidDel="00E27DD8" w:rsidRDefault="00614D51" w:rsidP="00614D51">
            <w:pPr>
              <w:spacing w:after="0"/>
              <w:jc w:val="center"/>
              <w:rPr>
                <w:del w:id="11207" w:author="Della Faille Philippe" w:date="2019-08-09T13:33:00Z"/>
                <w:moveFrom w:id="11208" w:author="Della Faille Philippe" w:date="2019-07-09T17:01:00Z"/>
                <w:rFonts w:ascii="Calibri" w:eastAsia="Times New Roman" w:hAnsi="Calibri" w:cs="Calibri"/>
                <w:color w:val="000000"/>
              </w:rPr>
            </w:pPr>
            <w:moveFrom w:id="11209" w:author="Della Faille Philippe" w:date="2019-07-09T17:01:00Z">
              <w:del w:id="11210"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4FA2A951" w14:textId="5DEE2572" w:rsidR="00614D51" w:rsidRPr="00614D51" w:rsidDel="00E27DD8" w:rsidRDefault="00614D51" w:rsidP="00614D51">
            <w:pPr>
              <w:spacing w:after="0"/>
              <w:jc w:val="center"/>
              <w:rPr>
                <w:del w:id="11211" w:author="Della Faille Philippe" w:date="2019-08-09T13:33:00Z"/>
                <w:moveFrom w:id="11212" w:author="Della Faille Philippe" w:date="2019-07-09T17:01:00Z"/>
                <w:rFonts w:ascii="Calibri" w:eastAsia="Times New Roman" w:hAnsi="Calibri" w:cs="Calibri"/>
                <w:color w:val="000000"/>
              </w:rPr>
            </w:pPr>
            <w:moveFrom w:id="11213" w:author="Della Faille Philippe" w:date="2019-07-09T17:01:00Z">
              <w:del w:id="11214" w:author="Della Faille Philippe" w:date="2019-08-09T13:33:00Z">
                <w:r w:rsidRPr="00614D51" w:rsidDel="00E27DD8">
                  <w:rPr>
                    <w:rFonts w:ascii="Calibri" w:eastAsia="Times New Roman" w:hAnsi="Calibri" w:cs="Calibri"/>
                    <w:color w:val="000000"/>
                  </w:rPr>
                  <w:delText>1</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2E4670A7" w14:textId="12D64E20" w:rsidR="00614D51" w:rsidRPr="00614D51" w:rsidDel="00E27DD8" w:rsidRDefault="00614D51" w:rsidP="00614D51">
            <w:pPr>
              <w:spacing w:after="0"/>
              <w:jc w:val="center"/>
              <w:rPr>
                <w:del w:id="11215" w:author="Della Faille Philippe" w:date="2019-08-09T13:33:00Z"/>
                <w:moveFrom w:id="11216" w:author="Della Faille Philippe" w:date="2019-07-09T17:01:00Z"/>
                <w:rFonts w:ascii="Calibri" w:eastAsia="Times New Roman" w:hAnsi="Calibri" w:cs="Calibri"/>
                <w:color w:val="000000"/>
              </w:rPr>
            </w:pPr>
            <w:moveFrom w:id="11217" w:author="Della Faille Philippe" w:date="2019-07-09T17:01:00Z">
              <w:del w:id="11218" w:author="Della Faille Philippe" w:date="2019-08-09T13:33:00Z">
                <w:r w:rsidRPr="00614D51" w:rsidDel="00E27DD8">
                  <w:rPr>
                    <w:rFonts w:ascii="Calibri" w:eastAsia="Times New Roman" w:hAnsi="Calibri" w:cs="Calibri"/>
                    <w:color w:val="000000"/>
                  </w:rPr>
                  <w:delText>170</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5F5C838B" w14:textId="3D3EB6B2" w:rsidR="00614D51" w:rsidRPr="00614D51" w:rsidDel="00E27DD8" w:rsidRDefault="00614D51" w:rsidP="00614D51">
            <w:pPr>
              <w:spacing w:after="0"/>
              <w:jc w:val="center"/>
              <w:rPr>
                <w:del w:id="11219" w:author="Della Faille Philippe" w:date="2019-08-09T13:33:00Z"/>
                <w:moveFrom w:id="11220" w:author="Della Faille Philippe" w:date="2019-07-09T17:01:00Z"/>
                <w:rFonts w:ascii="Calibri" w:eastAsia="Times New Roman" w:hAnsi="Calibri" w:cs="Calibri"/>
                <w:color w:val="000000"/>
              </w:rPr>
            </w:pPr>
            <w:moveFrom w:id="11221" w:author="Della Faille Philippe" w:date="2019-07-09T17:01:00Z">
              <w:del w:id="11222" w:author="Della Faille Philippe" w:date="2019-08-09T13:33:00Z">
                <w:r w:rsidRPr="00614D51" w:rsidDel="00E27DD8">
                  <w:rPr>
                    <w:rFonts w:ascii="Calibri" w:eastAsia="Times New Roman" w:hAnsi="Calibri" w:cs="Calibri"/>
                    <w:color w:val="000000"/>
                  </w:rPr>
                  <w:delText>0x00AA</w:delText>
                </w:r>
              </w:del>
            </w:moveFrom>
          </w:p>
        </w:tc>
      </w:tr>
      <w:tr w:rsidR="00614D51" w:rsidRPr="00614D51" w:rsidDel="00E27DD8" w14:paraId="422E0B3B" w14:textId="727A4C89" w:rsidTr="00526E73">
        <w:trPr>
          <w:trHeight w:val="288"/>
          <w:del w:id="11223"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19A6DDC" w14:textId="01DE2758" w:rsidR="00614D51" w:rsidRPr="00614D51" w:rsidDel="00E27DD8" w:rsidRDefault="00614D51" w:rsidP="00614D51">
            <w:pPr>
              <w:spacing w:after="0"/>
              <w:jc w:val="left"/>
              <w:rPr>
                <w:del w:id="11224" w:author="Della Faille Philippe" w:date="2019-08-09T13:33:00Z"/>
                <w:moveFrom w:id="11225"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7C756B0F" w14:textId="4297FFFC" w:rsidR="00614D51" w:rsidRPr="00614D51" w:rsidDel="00E27DD8" w:rsidRDefault="00614D51" w:rsidP="00614D51">
            <w:pPr>
              <w:spacing w:after="0"/>
              <w:jc w:val="left"/>
              <w:rPr>
                <w:del w:id="11226" w:author="Della Faille Philippe" w:date="2019-08-09T13:33:00Z"/>
                <w:moveFrom w:id="11227"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F990BFF" w14:textId="3FDA507D" w:rsidR="00614D51" w:rsidRPr="00614D51" w:rsidDel="00E27DD8" w:rsidRDefault="00614D51" w:rsidP="00614D51">
            <w:pPr>
              <w:spacing w:after="0"/>
              <w:jc w:val="center"/>
              <w:rPr>
                <w:del w:id="11228" w:author="Della Faille Philippe" w:date="2019-08-09T13:33:00Z"/>
                <w:moveFrom w:id="11229" w:author="Della Faille Philippe" w:date="2019-07-09T17:01:00Z"/>
                <w:rFonts w:ascii="Calibri" w:eastAsia="Times New Roman" w:hAnsi="Calibri" w:cs="Calibri"/>
                <w:color w:val="000000"/>
              </w:rPr>
            </w:pPr>
            <w:moveFrom w:id="11230" w:author="Della Faille Philippe" w:date="2019-07-09T17:01:00Z">
              <w:del w:id="11231" w:author="Della Faille Philippe" w:date="2019-08-09T13:33:00Z">
                <w:r w:rsidRPr="00614D51" w:rsidDel="00E27DD8">
                  <w:rPr>
                    <w:rFonts w:ascii="Calibri" w:eastAsia="Times New Roman" w:hAnsi="Calibri" w:cs="Calibri"/>
                    <w:color w:val="000000"/>
                  </w:rPr>
                  <w:delText>95</w:delText>
                </w:r>
              </w:del>
            </w:moveFrom>
          </w:p>
        </w:tc>
        <w:tc>
          <w:tcPr>
            <w:tcW w:w="2680" w:type="dxa"/>
            <w:tcBorders>
              <w:top w:val="nil"/>
              <w:left w:val="nil"/>
              <w:bottom w:val="nil"/>
              <w:right w:val="nil"/>
            </w:tcBorders>
            <w:shd w:val="clear" w:color="auto" w:fill="8DB3E2" w:themeFill="text2" w:themeFillTint="66"/>
            <w:noWrap/>
            <w:vAlign w:val="bottom"/>
            <w:hideMark/>
          </w:tcPr>
          <w:p w14:paraId="6D6DFEB0" w14:textId="22B695FD" w:rsidR="00614D51" w:rsidRPr="00614D51" w:rsidDel="00E27DD8" w:rsidRDefault="00614D51" w:rsidP="00614D51">
            <w:pPr>
              <w:spacing w:after="0"/>
              <w:jc w:val="left"/>
              <w:rPr>
                <w:del w:id="11232" w:author="Della Faille Philippe" w:date="2019-08-09T13:33:00Z"/>
                <w:moveFrom w:id="11233" w:author="Della Faille Philippe" w:date="2019-07-09T17:01:00Z"/>
                <w:rFonts w:ascii="Calibri" w:eastAsia="Times New Roman" w:hAnsi="Calibri" w:cs="Calibri"/>
                <w:color w:val="000000"/>
              </w:rPr>
            </w:pPr>
            <w:moveFrom w:id="11234" w:author="Della Faille Philippe" w:date="2019-07-09T17:01:00Z">
              <w:del w:id="11235" w:author="Della Faille Philippe" w:date="2019-08-09T13:33:00Z">
                <w:r w:rsidRPr="00614D51" w:rsidDel="00E27DD8">
                  <w:rPr>
                    <w:rFonts w:ascii="Calibri" w:eastAsia="Times New Roman" w:hAnsi="Calibri" w:cs="Calibri"/>
                    <w:color w:val="000000"/>
                  </w:rPr>
                  <w:delText>Flow rate on request</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FD0A9F6" w14:textId="39E079DA" w:rsidR="00614D51" w:rsidRPr="00614D51" w:rsidDel="00E27DD8" w:rsidRDefault="00614D51" w:rsidP="00614D51">
            <w:pPr>
              <w:spacing w:after="0"/>
              <w:jc w:val="center"/>
              <w:rPr>
                <w:del w:id="11236" w:author="Della Faille Philippe" w:date="2019-08-09T13:33:00Z"/>
                <w:moveFrom w:id="11237" w:author="Della Faille Philippe" w:date="2019-07-09T17:01:00Z"/>
                <w:rFonts w:ascii="Calibri" w:eastAsia="Times New Roman" w:hAnsi="Calibri" w:cs="Calibri"/>
                <w:color w:val="000000"/>
              </w:rPr>
            </w:pPr>
            <w:moveFrom w:id="11238" w:author="Della Faille Philippe" w:date="2019-07-09T17:01:00Z">
              <w:del w:id="11239" w:author="Della Faille Philippe" w:date="2019-08-09T13:33:00Z">
                <w:r w:rsidRPr="00614D51" w:rsidDel="00E27DD8">
                  <w:rPr>
                    <w:rFonts w:ascii="Calibri" w:eastAsia="Times New Roman" w:hAnsi="Calibri" w:cs="Calibri"/>
                    <w:color w:val="000000"/>
                  </w:rPr>
                  <w:delText>l/min</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3151E4D" w14:textId="2B573A8F" w:rsidR="00614D51" w:rsidRPr="00614D51" w:rsidDel="00E27DD8" w:rsidRDefault="00614D51" w:rsidP="00614D51">
            <w:pPr>
              <w:spacing w:after="0"/>
              <w:jc w:val="center"/>
              <w:rPr>
                <w:del w:id="11240" w:author="Della Faille Philippe" w:date="2019-08-09T13:33:00Z"/>
                <w:moveFrom w:id="11241" w:author="Della Faille Philippe" w:date="2019-07-09T17:01:00Z"/>
                <w:rFonts w:ascii="Calibri" w:eastAsia="Times New Roman" w:hAnsi="Calibri" w:cs="Calibri"/>
                <w:color w:val="000000"/>
              </w:rPr>
            </w:pPr>
            <w:moveFrom w:id="11242" w:author="Della Faille Philippe" w:date="2019-07-09T17:01:00Z">
              <w:del w:id="11243"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C386B4F" w14:textId="3E1BC737" w:rsidR="00614D51" w:rsidRPr="00614D51" w:rsidDel="00E27DD8" w:rsidRDefault="00614D51" w:rsidP="00614D51">
            <w:pPr>
              <w:spacing w:after="0"/>
              <w:jc w:val="center"/>
              <w:rPr>
                <w:del w:id="11244" w:author="Della Faille Philippe" w:date="2019-08-09T13:33:00Z"/>
                <w:moveFrom w:id="11245" w:author="Della Faille Philippe" w:date="2019-07-09T17:01:00Z"/>
                <w:rFonts w:ascii="Calibri" w:eastAsia="Times New Roman" w:hAnsi="Calibri" w:cs="Calibri"/>
                <w:color w:val="000000"/>
              </w:rPr>
            </w:pPr>
            <w:moveFrom w:id="11246" w:author="Della Faille Philippe" w:date="2019-07-09T17:01:00Z">
              <w:del w:id="11247"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6B796893" w14:textId="4F5F01F7" w:rsidR="00614D51" w:rsidRPr="00614D51" w:rsidDel="00E27DD8" w:rsidRDefault="00614D51" w:rsidP="00614D51">
            <w:pPr>
              <w:spacing w:after="0"/>
              <w:jc w:val="center"/>
              <w:rPr>
                <w:del w:id="11248" w:author="Della Faille Philippe" w:date="2019-08-09T13:33:00Z"/>
                <w:moveFrom w:id="11249" w:author="Della Faille Philippe" w:date="2019-07-09T17:01:00Z"/>
                <w:rFonts w:ascii="Calibri" w:eastAsia="Times New Roman" w:hAnsi="Calibri" w:cs="Calibri"/>
                <w:color w:val="000000"/>
              </w:rPr>
            </w:pPr>
            <w:moveFrom w:id="11250" w:author="Della Faille Philippe" w:date="2019-07-09T17:01:00Z">
              <w:del w:id="11251" w:author="Della Faille Philippe" w:date="2019-08-09T13:33:00Z">
                <w:r w:rsidRPr="00614D51" w:rsidDel="00E27DD8">
                  <w:rPr>
                    <w:rFonts w:ascii="Calibri" w:eastAsia="Times New Roman" w:hAnsi="Calibri" w:cs="Calibri"/>
                    <w:color w:val="000000"/>
                  </w:rPr>
                  <w:delText>171</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2BADB60E" w14:textId="16DE8AAA" w:rsidR="00614D51" w:rsidRPr="00614D51" w:rsidDel="00E27DD8" w:rsidRDefault="00614D51" w:rsidP="00614D51">
            <w:pPr>
              <w:spacing w:after="0"/>
              <w:jc w:val="center"/>
              <w:rPr>
                <w:del w:id="11252" w:author="Della Faille Philippe" w:date="2019-08-09T13:33:00Z"/>
                <w:moveFrom w:id="11253" w:author="Della Faille Philippe" w:date="2019-07-09T17:01:00Z"/>
                <w:rFonts w:ascii="Calibri" w:eastAsia="Times New Roman" w:hAnsi="Calibri" w:cs="Calibri"/>
                <w:color w:val="000000"/>
              </w:rPr>
            </w:pPr>
            <w:moveFrom w:id="11254" w:author="Della Faille Philippe" w:date="2019-07-09T17:01:00Z">
              <w:del w:id="11255" w:author="Della Faille Philippe" w:date="2019-08-09T13:33:00Z">
                <w:r w:rsidRPr="00614D51" w:rsidDel="00E27DD8">
                  <w:rPr>
                    <w:rFonts w:ascii="Calibri" w:eastAsia="Times New Roman" w:hAnsi="Calibri" w:cs="Calibri"/>
                    <w:color w:val="000000"/>
                  </w:rPr>
                  <w:delText>0x00AB</w:delText>
                </w:r>
              </w:del>
            </w:moveFrom>
          </w:p>
        </w:tc>
      </w:tr>
      <w:tr w:rsidR="00614D51" w:rsidRPr="00614D51" w:rsidDel="00E27DD8" w14:paraId="5B227380" w14:textId="4B113C81" w:rsidTr="00526E73">
        <w:trPr>
          <w:trHeight w:val="288"/>
          <w:del w:id="11256"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7B71AF98" w14:textId="58D70720" w:rsidR="00614D51" w:rsidRPr="00614D51" w:rsidDel="00E27DD8" w:rsidRDefault="00614D51" w:rsidP="00614D51">
            <w:pPr>
              <w:spacing w:after="0"/>
              <w:jc w:val="left"/>
              <w:rPr>
                <w:del w:id="11257" w:author="Della Faille Philippe" w:date="2019-08-09T13:33:00Z"/>
                <w:moveFrom w:id="11258"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536A6044" w14:textId="4C392B12" w:rsidR="00614D51" w:rsidRPr="00614D51" w:rsidDel="00E27DD8" w:rsidRDefault="00614D51" w:rsidP="00614D51">
            <w:pPr>
              <w:spacing w:after="0"/>
              <w:jc w:val="left"/>
              <w:rPr>
                <w:del w:id="11259" w:author="Della Faille Philippe" w:date="2019-08-09T13:33:00Z"/>
                <w:moveFrom w:id="11260"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32FBE8E5" w14:textId="5F7EAD2E" w:rsidR="00614D51" w:rsidRPr="00614D51" w:rsidDel="00E27DD8" w:rsidRDefault="00614D51" w:rsidP="00614D51">
            <w:pPr>
              <w:spacing w:after="0"/>
              <w:jc w:val="center"/>
              <w:rPr>
                <w:del w:id="11261" w:author="Della Faille Philippe" w:date="2019-08-09T13:33:00Z"/>
                <w:moveFrom w:id="11262" w:author="Della Faille Philippe" w:date="2019-07-09T17:01:00Z"/>
                <w:rFonts w:ascii="Calibri" w:eastAsia="Times New Roman" w:hAnsi="Calibri" w:cs="Calibri"/>
                <w:color w:val="000000"/>
              </w:rPr>
            </w:pPr>
            <w:moveFrom w:id="11263" w:author="Della Faille Philippe" w:date="2019-07-09T17:01:00Z">
              <w:del w:id="11264" w:author="Della Faille Philippe" w:date="2019-08-09T13:33:00Z">
                <w:r w:rsidRPr="00614D51" w:rsidDel="00E27DD8">
                  <w:rPr>
                    <w:rFonts w:ascii="Calibri" w:eastAsia="Times New Roman" w:hAnsi="Calibri" w:cs="Calibri"/>
                    <w:color w:val="000000"/>
                  </w:rPr>
                  <w:delText>96</w:delText>
                </w:r>
              </w:del>
            </w:moveFrom>
          </w:p>
        </w:tc>
        <w:tc>
          <w:tcPr>
            <w:tcW w:w="2680" w:type="dxa"/>
            <w:tcBorders>
              <w:top w:val="nil"/>
              <w:left w:val="nil"/>
              <w:bottom w:val="nil"/>
              <w:right w:val="nil"/>
            </w:tcBorders>
            <w:shd w:val="clear" w:color="auto" w:fill="8DB3E2" w:themeFill="text2" w:themeFillTint="66"/>
            <w:noWrap/>
            <w:vAlign w:val="bottom"/>
            <w:hideMark/>
          </w:tcPr>
          <w:p w14:paraId="05226B04" w14:textId="72A82E48" w:rsidR="00614D51" w:rsidRPr="00614D51" w:rsidDel="00E27DD8" w:rsidRDefault="00614D51" w:rsidP="00614D51">
            <w:pPr>
              <w:spacing w:after="0"/>
              <w:jc w:val="left"/>
              <w:rPr>
                <w:del w:id="11265" w:author="Della Faille Philippe" w:date="2019-08-09T13:33:00Z"/>
                <w:moveFrom w:id="11266" w:author="Della Faille Philippe" w:date="2019-07-09T17:01:00Z"/>
                <w:rFonts w:ascii="Calibri" w:eastAsia="Times New Roman" w:hAnsi="Calibri" w:cs="Calibri"/>
                <w:color w:val="000000"/>
              </w:rPr>
            </w:pPr>
            <w:moveFrom w:id="11267" w:author="Della Faille Philippe" w:date="2019-07-09T17:01:00Z">
              <w:del w:id="11268" w:author="Della Faille Philippe" w:date="2019-08-09T13:33:00Z">
                <w:r w:rsidRPr="00614D51" w:rsidDel="00E27DD8">
                  <w:rPr>
                    <w:rFonts w:ascii="Calibri" w:eastAsia="Times New Roman" w:hAnsi="Calibri" w:cs="Calibri"/>
                    <w:color w:val="000000"/>
                  </w:rPr>
                  <w:delText>Flow rate</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1470396B" w14:textId="78C668E4" w:rsidR="00614D51" w:rsidRPr="00614D51" w:rsidDel="00E27DD8" w:rsidRDefault="00614D51" w:rsidP="00614D51">
            <w:pPr>
              <w:spacing w:after="0"/>
              <w:jc w:val="center"/>
              <w:rPr>
                <w:del w:id="11269" w:author="Della Faille Philippe" w:date="2019-08-09T13:33:00Z"/>
                <w:moveFrom w:id="11270" w:author="Della Faille Philippe" w:date="2019-07-09T17:01:00Z"/>
                <w:rFonts w:ascii="Calibri" w:eastAsia="Times New Roman" w:hAnsi="Calibri" w:cs="Calibri"/>
                <w:color w:val="000000"/>
              </w:rPr>
            </w:pPr>
            <w:moveFrom w:id="11271" w:author="Della Faille Philippe" w:date="2019-07-09T17:01:00Z">
              <w:del w:id="11272" w:author="Della Faille Philippe" w:date="2019-08-09T13:33:00Z">
                <w:r w:rsidRPr="00614D51" w:rsidDel="00E27DD8">
                  <w:rPr>
                    <w:rFonts w:ascii="Calibri" w:eastAsia="Times New Roman" w:hAnsi="Calibri" w:cs="Calibri"/>
                    <w:color w:val="000000"/>
                  </w:rPr>
                  <w:delText>l/min</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305783DB" w14:textId="63B1D9C0" w:rsidR="00614D51" w:rsidRPr="00614D51" w:rsidDel="00E27DD8" w:rsidRDefault="00614D51" w:rsidP="00614D51">
            <w:pPr>
              <w:spacing w:after="0"/>
              <w:jc w:val="center"/>
              <w:rPr>
                <w:del w:id="11273" w:author="Della Faille Philippe" w:date="2019-08-09T13:33:00Z"/>
                <w:moveFrom w:id="11274" w:author="Della Faille Philippe" w:date="2019-07-09T17:01:00Z"/>
                <w:rFonts w:ascii="Calibri" w:eastAsia="Times New Roman" w:hAnsi="Calibri" w:cs="Calibri"/>
                <w:color w:val="000000"/>
              </w:rPr>
            </w:pPr>
            <w:moveFrom w:id="11275" w:author="Della Faille Philippe" w:date="2019-07-09T17:01:00Z">
              <w:del w:id="11276" w:author="Della Faille Philippe" w:date="2019-08-09T13:33:00Z">
                <w:r w:rsidRPr="00614D51" w:rsidDel="00E27DD8">
                  <w:rPr>
                    <w:rFonts w:ascii="Calibri" w:eastAsia="Times New Roman" w:hAnsi="Calibri" w:cs="Calibri"/>
                    <w:color w:val="000000"/>
                  </w:rPr>
                  <w:delText>float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286A3510" w14:textId="24217A98" w:rsidR="00614D51" w:rsidRPr="00614D51" w:rsidDel="00E27DD8" w:rsidRDefault="00614D51" w:rsidP="00614D51">
            <w:pPr>
              <w:spacing w:after="0"/>
              <w:jc w:val="center"/>
              <w:rPr>
                <w:del w:id="11277" w:author="Della Faille Philippe" w:date="2019-08-09T13:33:00Z"/>
                <w:moveFrom w:id="11278" w:author="Della Faille Philippe" w:date="2019-07-09T17:01:00Z"/>
                <w:rFonts w:ascii="Calibri" w:eastAsia="Times New Roman" w:hAnsi="Calibri" w:cs="Calibri"/>
                <w:color w:val="000000"/>
              </w:rPr>
            </w:pPr>
            <w:moveFrom w:id="11279" w:author="Della Faille Philippe" w:date="2019-07-09T17:01:00Z">
              <w:del w:id="11280"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0D826BC0" w14:textId="5B052658" w:rsidR="00614D51" w:rsidRPr="00614D51" w:rsidDel="00E27DD8" w:rsidRDefault="00614D51" w:rsidP="00614D51">
            <w:pPr>
              <w:spacing w:after="0"/>
              <w:jc w:val="center"/>
              <w:rPr>
                <w:del w:id="11281" w:author="Della Faille Philippe" w:date="2019-08-09T13:33:00Z"/>
                <w:moveFrom w:id="11282" w:author="Della Faille Philippe" w:date="2019-07-09T17:01:00Z"/>
                <w:rFonts w:ascii="Calibri" w:eastAsia="Times New Roman" w:hAnsi="Calibri" w:cs="Calibri"/>
                <w:color w:val="000000"/>
              </w:rPr>
            </w:pPr>
            <w:moveFrom w:id="11283" w:author="Della Faille Philippe" w:date="2019-07-09T17:01:00Z">
              <w:del w:id="11284" w:author="Della Faille Philippe" w:date="2019-08-09T13:33:00Z">
                <w:r w:rsidRPr="00614D51" w:rsidDel="00E27DD8">
                  <w:rPr>
                    <w:rFonts w:ascii="Calibri" w:eastAsia="Times New Roman" w:hAnsi="Calibri" w:cs="Calibri"/>
                    <w:color w:val="000000"/>
                  </w:rPr>
                  <w:delText>173</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5F6C5C6C" w14:textId="73B03C96" w:rsidR="00614D51" w:rsidRPr="00614D51" w:rsidDel="00E27DD8" w:rsidRDefault="00614D51" w:rsidP="00614D51">
            <w:pPr>
              <w:spacing w:after="0"/>
              <w:jc w:val="center"/>
              <w:rPr>
                <w:del w:id="11285" w:author="Della Faille Philippe" w:date="2019-08-09T13:33:00Z"/>
                <w:moveFrom w:id="11286" w:author="Della Faille Philippe" w:date="2019-07-09T17:01:00Z"/>
                <w:rFonts w:ascii="Calibri" w:eastAsia="Times New Roman" w:hAnsi="Calibri" w:cs="Calibri"/>
                <w:color w:val="000000"/>
              </w:rPr>
            </w:pPr>
            <w:moveFrom w:id="11287" w:author="Della Faille Philippe" w:date="2019-07-09T17:01:00Z">
              <w:del w:id="11288" w:author="Della Faille Philippe" w:date="2019-08-09T13:33:00Z">
                <w:r w:rsidRPr="00614D51" w:rsidDel="00E27DD8">
                  <w:rPr>
                    <w:rFonts w:ascii="Calibri" w:eastAsia="Times New Roman" w:hAnsi="Calibri" w:cs="Calibri"/>
                    <w:color w:val="000000"/>
                  </w:rPr>
                  <w:delText>0x00AD</w:delText>
                </w:r>
              </w:del>
            </w:moveFrom>
          </w:p>
        </w:tc>
      </w:tr>
      <w:tr w:rsidR="00614D51" w:rsidRPr="00614D51" w:rsidDel="00E27DD8" w14:paraId="2EE00AAE" w14:textId="47AC65E7" w:rsidTr="00526E73">
        <w:trPr>
          <w:trHeight w:val="288"/>
          <w:del w:id="11289"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53B5CE4A" w14:textId="6F4AFDFF" w:rsidR="00614D51" w:rsidRPr="00614D51" w:rsidDel="00E27DD8" w:rsidRDefault="00614D51" w:rsidP="00614D51">
            <w:pPr>
              <w:spacing w:after="0"/>
              <w:jc w:val="left"/>
              <w:rPr>
                <w:del w:id="11290" w:author="Della Faille Philippe" w:date="2019-08-09T13:33:00Z"/>
                <w:moveFrom w:id="11291"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00B7D018" w14:textId="2AFF1760" w:rsidR="00614D51" w:rsidRPr="00614D51" w:rsidDel="00E27DD8" w:rsidRDefault="00614D51" w:rsidP="00614D51">
            <w:pPr>
              <w:spacing w:after="0"/>
              <w:jc w:val="left"/>
              <w:rPr>
                <w:del w:id="11292" w:author="Della Faille Philippe" w:date="2019-08-09T13:33:00Z"/>
                <w:moveFrom w:id="11293" w:author="Della Faille Philippe" w:date="2019-07-09T17:01:00Z"/>
                <w:rFonts w:ascii="Calibri" w:eastAsia="Times New Roman" w:hAnsi="Calibri" w:cs="Calibri"/>
                <w:color w:val="000000"/>
              </w:rPr>
            </w:pPr>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26B6C8B7" w14:textId="3A0049C8" w:rsidR="00614D51" w:rsidRPr="00614D51" w:rsidDel="00E27DD8" w:rsidRDefault="00614D51" w:rsidP="00614D51">
            <w:pPr>
              <w:spacing w:after="0"/>
              <w:jc w:val="center"/>
              <w:rPr>
                <w:del w:id="11294" w:author="Della Faille Philippe" w:date="2019-08-09T13:33:00Z"/>
                <w:moveFrom w:id="11295" w:author="Della Faille Philippe" w:date="2019-07-09T17:01:00Z"/>
                <w:rFonts w:ascii="Calibri" w:eastAsia="Times New Roman" w:hAnsi="Calibri" w:cs="Calibri"/>
                <w:color w:val="000000"/>
              </w:rPr>
            </w:pPr>
            <w:moveFrom w:id="11296" w:author="Della Faille Philippe" w:date="2019-07-09T17:01:00Z">
              <w:del w:id="11297" w:author="Della Faille Philippe" w:date="2019-08-09T13:33:00Z">
                <w:r w:rsidRPr="00614D51" w:rsidDel="00E27DD8">
                  <w:rPr>
                    <w:rFonts w:ascii="Calibri" w:eastAsia="Times New Roman" w:hAnsi="Calibri" w:cs="Calibri"/>
                    <w:color w:val="000000"/>
                  </w:rPr>
                  <w:delText>97</w:delText>
                </w:r>
              </w:del>
            </w:moveFrom>
          </w:p>
        </w:tc>
        <w:tc>
          <w:tcPr>
            <w:tcW w:w="2680" w:type="dxa"/>
            <w:tcBorders>
              <w:top w:val="nil"/>
              <w:left w:val="nil"/>
              <w:bottom w:val="nil"/>
              <w:right w:val="nil"/>
            </w:tcBorders>
            <w:shd w:val="clear" w:color="auto" w:fill="8DB3E2" w:themeFill="text2" w:themeFillTint="66"/>
            <w:noWrap/>
            <w:vAlign w:val="bottom"/>
            <w:hideMark/>
          </w:tcPr>
          <w:p w14:paraId="4D3EDD76" w14:textId="08665DF0" w:rsidR="00614D51" w:rsidRPr="00614D51" w:rsidDel="00E27DD8" w:rsidRDefault="00614D51" w:rsidP="00614D51">
            <w:pPr>
              <w:spacing w:after="0"/>
              <w:jc w:val="left"/>
              <w:rPr>
                <w:del w:id="11298" w:author="Della Faille Philippe" w:date="2019-08-09T13:33:00Z"/>
                <w:moveFrom w:id="11299" w:author="Della Faille Philippe" w:date="2019-07-09T17:01:00Z"/>
                <w:rFonts w:ascii="Calibri" w:eastAsia="Times New Roman" w:hAnsi="Calibri" w:cs="Calibri"/>
                <w:color w:val="000000"/>
              </w:rPr>
            </w:pPr>
            <w:moveFrom w:id="11300" w:author="Della Faille Philippe" w:date="2019-07-09T17:01:00Z">
              <w:del w:id="11301" w:author="Della Faille Philippe" w:date="2019-08-09T13:33:00Z">
                <w:r w:rsidRPr="00614D51" w:rsidDel="00E27DD8">
                  <w:rPr>
                    <w:rFonts w:ascii="Calibri" w:eastAsia="Times New Roman" w:hAnsi="Calibri" w:cs="Calibri"/>
                    <w:color w:val="000000"/>
                  </w:rPr>
                  <w:delText>Time stamp</w:delText>
                </w:r>
              </w:del>
            </w:moveFrom>
          </w:p>
        </w:tc>
        <w:tc>
          <w:tcPr>
            <w:tcW w:w="960" w:type="dxa"/>
            <w:tcBorders>
              <w:top w:val="nil"/>
              <w:left w:val="single" w:sz="4" w:space="0" w:color="auto"/>
              <w:bottom w:val="nil"/>
              <w:right w:val="single" w:sz="4" w:space="0" w:color="auto"/>
            </w:tcBorders>
            <w:shd w:val="clear" w:color="auto" w:fill="8DB3E2" w:themeFill="text2" w:themeFillTint="66"/>
            <w:noWrap/>
            <w:vAlign w:val="bottom"/>
            <w:hideMark/>
          </w:tcPr>
          <w:p w14:paraId="7FC2DA0F" w14:textId="43F2889A" w:rsidR="00614D51" w:rsidRPr="00614D51" w:rsidDel="00E27DD8" w:rsidRDefault="00614D51" w:rsidP="00614D51">
            <w:pPr>
              <w:spacing w:after="0"/>
              <w:jc w:val="center"/>
              <w:rPr>
                <w:del w:id="11302" w:author="Della Faille Philippe" w:date="2019-08-09T13:33:00Z"/>
                <w:moveFrom w:id="11303" w:author="Della Faille Philippe" w:date="2019-07-09T17:01:00Z"/>
                <w:rFonts w:ascii="Calibri" w:eastAsia="Times New Roman" w:hAnsi="Calibri" w:cs="Calibri"/>
                <w:color w:val="000000"/>
              </w:rPr>
            </w:pPr>
            <w:moveFrom w:id="11304" w:author="Della Faille Philippe" w:date="2019-07-09T17:01:00Z">
              <w:del w:id="11305" w:author="Della Faille Philippe" w:date="2019-08-09T13:33:00Z">
                <w:r w:rsidRPr="00614D51" w:rsidDel="00E27DD8">
                  <w:rPr>
                    <w:rFonts w:ascii="Calibri" w:eastAsia="Times New Roman" w:hAnsi="Calibri" w:cs="Calibri"/>
                    <w:color w:val="000000"/>
                  </w:rPr>
                  <w:delText>s</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7134600A" w14:textId="2B381D55" w:rsidR="00614D51" w:rsidRPr="00614D51" w:rsidDel="00E27DD8" w:rsidRDefault="00614D51" w:rsidP="00614D51">
            <w:pPr>
              <w:spacing w:after="0"/>
              <w:jc w:val="center"/>
              <w:rPr>
                <w:del w:id="11306" w:author="Della Faille Philippe" w:date="2019-08-09T13:33:00Z"/>
                <w:moveFrom w:id="11307" w:author="Della Faille Philippe" w:date="2019-07-09T17:01:00Z"/>
                <w:rFonts w:ascii="Calibri" w:eastAsia="Times New Roman" w:hAnsi="Calibri" w:cs="Calibri"/>
                <w:color w:val="000000"/>
              </w:rPr>
            </w:pPr>
            <w:moveFrom w:id="11308" w:author="Della Faille Philippe" w:date="2019-07-09T17:01:00Z">
              <w:del w:id="11309" w:author="Della Faille Philippe" w:date="2019-08-09T13:33:00Z">
                <w:r w:rsidRPr="00614D51" w:rsidDel="00E27DD8">
                  <w:rPr>
                    <w:rFonts w:ascii="Calibri" w:eastAsia="Times New Roman" w:hAnsi="Calibri" w:cs="Calibri"/>
                    <w:color w:val="000000"/>
                  </w:rPr>
                  <w:delText>uint64_t</w:delText>
                </w:r>
              </w:del>
            </w:moveFrom>
          </w:p>
        </w:tc>
        <w:tc>
          <w:tcPr>
            <w:tcW w:w="960" w:type="dxa"/>
            <w:tcBorders>
              <w:top w:val="nil"/>
              <w:left w:val="nil"/>
              <w:bottom w:val="nil"/>
              <w:right w:val="single" w:sz="4" w:space="0" w:color="auto"/>
            </w:tcBorders>
            <w:shd w:val="clear" w:color="auto" w:fill="8DB3E2" w:themeFill="text2" w:themeFillTint="66"/>
            <w:noWrap/>
            <w:vAlign w:val="bottom"/>
            <w:hideMark/>
          </w:tcPr>
          <w:p w14:paraId="015563BC" w14:textId="3D35BE47" w:rsidR="00614D51" w:rsidRPr="00614D51" w:rsidDel="00E27DD8" w:rsidRDefault="00614D51" w:rsidP="00614D51">
            <w:pPr>
              <w:spacing w:after="0"/>
              <w:jc w:val="center"/>
              <w:rPr>
                <w:del w:id="11310" w:author="Della Faille Philippe" w:date="2019-08-09T13:33:00Z"/>
                <w:moveFrom w:id="11311" w:author="Della Faille Philippe" w:date="2019-07-09T17:01:00Z"/>
                <w:rFonts w:ascii="Calibri" w:eastAsia="Times New Roman" w:hAnsi="Calibri" w:cs="Calibri"/>
                <w:color w:val="000000"/>
              </w:rPr>
            </w:pPr>
            <w:moveFrom w:id="11312" w:author="Della Faille Philippe" w:date="2019-07-09T17:01:00Z">
              <w:del w:id="11313" w:author="Della Faille Philippe" w:date="2019-08-09T13:33:00Z">
                <w:r w:rsidRPr="00614D51" w:rsidDel="00E27DD8">
                  <w:rPr>
                    <w:rFonts w:ascii="Calibri" w:eastAsia="Times New Roman" w:hAnsi="Calibri" w:cs="Calibri"/>
                    <w:color w:val="000000"/>
                  </w:rPr>
                  <w:delText>4</w:delText>
                </w:r>
              </w:del>
            </w:moveFrom>
          </w:p>
        </w:tc>
        <w:tc>
          <w:tcPr>
            <w:tcW w:w="644" w:type="dxa"/>
            <w:tcBorders>
              <w:top w:val="nil"/>
              <w:left w:val="nil"/>
              <w:bottom w:val="nil"/>
              <w:right w:val="single" w:sz="4" w:space="0" w:color="auto"/>
            </w:tcBorders>
            <w:shd w:val="clear" w:color="auto" w:fill="8DB3E2" w:themeFill="text2" w:themeFillTint="66"/>
            <w:noWrap/>
            <w:vAlign w:val="bottom"/>
            <w:hideMark/>
          </w:tcPr>
          <w:p w14:paraId="43DFDFC4" w14:textId="6D187681" w:rsidR="00614D51" w:rsidRPr="00614D51" w:rsidDel="00E27DD8" w:rsidRDefault="00614D51" w:rsidP="00614D51">
            <w:pPr>
              <w:spacing w:after="0"/>
              <w:jc w:val="center"/>
              <w:rPr>
                <w:del w:id="11314" w:author="Della Faille Philippe" w:date="2019-08-09T13:33:00Z"/>
                <w:moveFrom w:id="11315" w:author="Della Faille Philippe" w:date="2019-07-09T17:01:00Z"/>
                <w:rFonts w:ascii="Calibri" w:eastAsia="Times New Roman" w:hAnsi="Calibri" w:cs="Calibri"/>
                <w:color w:val="000000"/>
              </w:rPr>
            </w:pPr>
            <w:moveFrom w:id="11316" w:author="Della Faille Philippe" w:date="2019-07-09T17:01:00Z">
              <w:del w:id="11317" w:author="Della Faille Philippe" w:date="2019-08-09T13:33:00Z">
                <w:r w:rsidRPr="00614D51" w:rsidDel="00E27DD8">
                  <w:rPr>
                    <w:rFonts w:ascii="Calibri" w:eastAsia="Times New Roman" w:hAnsi="Calibri" w:cs="Calibri"/>
                    <w:color w:val="000000"/>
                  </w:rPr>
                  <w:delText>175</w:delText>
                </w:r>
              </w:del>
            </w:moveFrom>
          </w:p>
        </w:tc>
        <w:tc>
          <w:tcPr>
            <w:tcW w:w="1276" w:type="dxa"/>
            <w:tcBorders>
              <w:top w:val="nil"/>
              <w:left w:val="nil"/>
              <w:bottom w:val="nil"/>
              <w:right w:val="single" w:sz="4" w:space="0" w:color="auto"/>
            </w:tcBorders>
            <w:shd w:val="clear" w:color="auto" w:fill="8DB3E2" w:themeFill="text2" w:themeFillTint="66"/>
            <w:noWrap/>
            <w:vAlign w:val="bottom"/>
            <w:hideMark/>
          </w:tcPr>
          <w:p w14:paraId="7E982C15" w14:textId="028872E5" w:rsidR="00614D51" w:rsidRPr="00614D51" w:rsidDel="00E27DD8" w:rsidRDefault="00614D51" w:rsidP="00614D51">
            <w:pPr>
              <w:spacing w:after="0"/>
              <w:jc w:val="center"/>
              <w:rPr>
                <w:del w:id="11318" w:author="Della Faille Philippe" w:date="2019-08-09T13:33:00Z"/>
                <w:moveFrom w:id="11319" w:author="Della Faille Philippe" w:date="2019-07-09T17:01:00Z"/>
                <w:rFonts w:ascii="Calibri" w:eastAsia="Times New Roman" w:hAnsi="Calibri" w:cs="Calibri"/>
                <w:color w:val="000000"/>
              </w:rPr>
            </w:pPr>
            <w:moveFrom w:id="11320" w:author="Della Faille Philippe" w:date="2019-07-09T17:01:00Z">
              <w:del w:id="11321" w:author="Della Faille Philippe" w:date="2019-08-09T13:33:00Z">
                <w:r w:rsidRPr="00614D51" w:rsidDel="00E27DD8">
                  <w:rPr>
                    <w:rFonts w:ascii="Calibri" w:eastAsia="Times New Roman" w:hAnsi="Calibri" w:cs="Calibri"/>
                    <w:color w:val="000000"/>
                  </w:rPr>
                  <w:delText>0x00AF</w:delText>
                </w:r>
              </w:del>
            </w:moveFrom>
          </w:p>
        </w:tc>
      </w:tr>
      <w:tr w:rsidR="00614D51" w:rsidRPr="00614D51" w:rsidDel="00E27DD8" w14:paraId="26E38441" w14:textId="11F88C5E" w:rsidTr="00526E73">
        <w:trPr>
          <w:trHeight w:val="300"/>
          <w:del w:id="11322" w:author="Della Faille Philippe" w:date="2019-08-09T13:33:00Z"/>
        </w:trPr>
        <w:tc>
          <w:tcPr>
            <w:tcW w:w="960" w:type="dxa"/>
            <w:vMerge/>
            <w:tcBorders>
              <w:top w:val="nil"/>
              <w:left w:val="nil"/>
              <w:bottom w:val="single" w:sz="8" w:space="0" w:color="000000"/>
              <w:right w:val="nil"/>
            </w:tcBorders>
            <w:shd w:val="clear" w:color="auto" w:fill="8DB3E2" w:themeFill="text2" w:themeFillTint="66"/>
            <w:vAlign w:val="center"/>
            <w:hideMark/>
          </w:tcPr>
          <w:p w14:paraId="64068229" w14:textId="3BCE16ED" w:rsidR="00614D51" w:rsidRPr="00614D51" w:rsidDel="00E27DD8" w:rsidRDefault="00614D51" w:rsidP="00614D51">
            <w:pPr>
              <w:spacing w:after="0"/>
              <w:jc w:val="left"/>
              <w:rPr>
                <w:del w:id="11323" w:author="Della Faille Philippe" w:date="2019-08-09T13:33:00Z"/>
                <w:moveFrom w:id="11324" w:author="Della Faille Philippe" w:date="2019-07-09T17:01:00Z"/>
                <w:rFonts w:ascii="Calibri" w:eastAsia="Times New Roman" w:hAnsi="Calibri" w:cs="Calibri"/>
                <w:color w:val="000000"/>
              </w:rPr>
            </w:pPr>
          </w:p>
        </w:tc>
        <w:tc>
          <w:tcPr>
            <w:tcW w:w="960" w:type="dxa"/>
            <w:vMerge/>
            <w:tcBorders>
              <w:top w:val="single" w:sz="4" w:space="0" w:color="auto"/>
              <w:left w:val="nil"/>
              <w:bottom w:val="single" w:sz="12" w:space="0" w:color="000000"/>
              <w:right w:val="nil"/>
            </w:tcBorders>
            <w:shd w:val="clear" w:color="auto" w:fill="8DB3E2" w:themeFill="text2" w:themeFillTint="66"/>
            <w:vAlign w:val="center"/>
            <w:hideMark/>
          </w:tcPr>
          <w:p w14:paraId="68BC4DA3" w14:textId="6C5261EE" w:rsidR="00614D51" w:rsidRPr="00614D51" w:rsidDel="00E27DD8" w:rsidRDefault="00614D51" w:rsidP="00614D51">
            <w:pPr>
              <w:spacing w:after="0"/>
              <w:jc w:val="left"/>
              <w:rPr>
                <w:del w:id="11325" w:author="Della Faille Philippe" w:date="2019-08-09T13:33:00Z"/>
                <w:moveFrom w:id="11326" w:author="Della Faille Philippe" w:date="2019-07-09T17:01:00Z"/>
                <w:rFonts w:ascii="Calibri" w:eastAsia="Times New Roman" w:hAnsi="Calibri" w:cs="Calibri"/>
                <w:color w:val="000000"/>
              </w:rPr>
            </w:pPr>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p w14:paraId="1AFB51E4" w14:textId="6E7003B6" w:rsidR="00614D51" w:rsidRPr="00614D51" w:rsidDel="00E27DD8" w:rsidRDefault="00614D51" w:rsidP="00614D51">
            <w:pPr>
              <w:spacing w:after="0"/>
              <w:jc w:val="center"/>
              <w:rPr>
                <w:del w:id="11327" w:author="Della Faille Philippe" w:date="2019-08-09T13:33:00Z"/>
                <w:moveFrom w:id="11328" w:author="Della Faille Philippe" w:date="2019-07-09T17:01:00Z"/>
                <w:rFonts w:ascii="Calibri" w:eastAsia="Times New Roman" w:hAnsi="Calibri" w:cs="Calibri"/>
                <w:color w:val="000000"/>
              </w:rPr>
            </w:pPr>
            <w:moveFrom w:id="11329" w:author="Della Faille Philippe" w:date="2019-07-09T17:01:00Z">
              <w:del w:id="11330" w:author="Della Faille Philippe" w:date="2019-08-09T13:33:00Z">
                <w:r w:rsidRPr="00614D51" w:rsidDel="00E27DD8">
                  <w:rPr>
                    <w:rFonts w:ascii="Calibri" w:eastAsia="Times New Roman" w:hAnsi="Calibri" w:cs="Calibri"/>
                    <w:color w:val="000000"/>
                  </w:rPr>
                  <w:delText>98</w:delText>
                </w:r>
              </w:del>
            </w:moveFrom>
          </w:p>
        </w:tc>
        <w:tc>
          <w:tcPr>
            <w:tcW w:w="2680" w:type="dxa"/>
            <w:tcBorders>
              <w:top w:val="nil"/>
              <w:left w:val="nil"/>
              <w:bottom w:val="single" w:sz="12" w:space="0" w:color="auto"/>
              <w:right w:val="nil"/>
            </w:tcBorders>
            <w:shd w:val="clear" w:color="auto" w:fill="8DB3E2" w:themeFill="text2" w:themeFillTint="66"/>
            <w:noWrap/>
            <w:vAlign w:val="bottom"/>
            <w:hideMark/>
          </w:tcPr>
          <w:p w14:paraId="36814BFB" w14:textId="175F0F17" w:rsidR="00614D51" w:rsidRPr="00614D51" w:rsidDel="00E27DD8" w:rsidRDefault="00614D51" w:rsidP="00614D51">
            <w:pPr>
              <w:spacing w:after="0"/>
              <w:jc w:val="left"/>
              <w:rPr>
                <w:del w:id="11331" w:author="Della Faille Philippe" w:date="2019-08-09T13:33:00Z"/>
                <w:moveFrom w:id="11332" w:author="Della Faille Philippe" w:date="2019-07-09T17:01:00Z"/>
                <w:rFonts w:ascii="Calibri" w:eastAsia="Times New Roman" w:hAnsi="Calibri" w:cs="Calibri"/>
                <w:color w:val="000000"/>
              </w:rPr>
            </w:pPr>
            <w:moveFrom w:id="11333" w:author="Della Faille Philippe" w:date="2019-07-09T17:01:00Z">
              <w:del w:id="11334" w:author="Della Faille Philippe" w:date="2019-08-09T13:33:00Z">
                <w:r w:rsidRPr="00614D51" w:rsidDel="00E27DD8">
                  <w:rPr>
                    <w:rFonts w:ascii="Calibri" w:eastAsia="Times New Roman" w:hAnsi="Calibri" w:cs="Calibri"/>
                    <w:color w:val="000000"/>
                  </w:rPr>
                  <w:delText>Time stamp ms</w:delText>
                </w:r>
              </w:del>
            </w:moveFrom>
          </w:p>
        </w:tc>
        <w:tc>
          <w:tcPr>
            <w:tcW w:w="960" w:type="dxa"/>
            <w:tcBorders>
              <w:top w:val="nil"/>
              <w:left w:val="single" w:sz="4" w:space="0" w:color="auto"/>
              <w:bottom w:val="single" w:sz="12" w:space="0" w:color="auto"/>
              <w:right w:val="single" w:sz="4" w:space="0" w:color="auto"/>
            </w:tcBorders>
            <w:shd w:val="clear" w:color="auto" w:fill="8DB3E2" w:themeFill="text2" w:themeFillTint="66"/>
            <w:noWrap/>
            <w:vAlign w:val="bottom"/>
            <w:hideMark/>
          </w:tcPr>
          <w:p w14:paraId="194C9FD9" w14:textId="0E8B9190" w:rsidR="00614D51" w:rsidRPr="00614D51" w:rsidDel="00E27DD8" w:rsidRDefault="00614D51" w:rsidP="00614D51">
            <w:pPr>
              <w:spacing w:after="0"/>
              <w:jc w:val="center"/>
              <w:rPr>
                <w:del w:id="11335" w:author="Della Faille Philippe" w:date="2019-08-09T13:33:00Z"/>
                <w:moveFrom w:id="11336" w:author="Della Faille Philippe" w:date="2019-07-09T17:01:00Z"/>
                <w:rFonts w:ascii="Calibri" w:eastAsia="Times New Roman" w:hAnsi="Calibri" w:cs="Calibri"/>
                <w:color w:val="000000"/>
              </w:rPr>
            </w:pPr>
            <w:moveFrom w:id="11337" w:author="Della Faille Philippe" w:date="2019-07-09T17:01:00Z">
              <w:del w:id="11338" w:author="Della Faille Philippe" w:date="2019-08-09T13:33:00Z">
                <w:r w:rsidRPr="00614D51" w:rsidDel="00E27DD8">
                  <w:rPr>
                    <w:rFonts w:ascii="Calibri" w:eastAsia="Times New Roman" w:hAnsi="Calibri" w:cs="Calibri"/>
                    <w:color w:val="000000"/>
                  </w:rPr>
                  <w:delText>ms</w:delText>
                </w:r>
              </w:del>
            </w:moveFrom>
          </w:p>
        </w:tc>
        <w:tc>
          <w:tcPr>
            <w:tcW w:w="960" w:type="dxa"/>
            <w:tcBorders>
              <w:top w:val="nil"/>
              <w:left w:val="nil"/>
              <w:bottom w:val="single" w:sz="12" w:space="0" w:color="auto"/>
              <w:right w:val="single" w:sz="4" w:space="0" w:color="auto"/>
            </w:tcBorders>
            <w:shd w:val="clear" w:color="auto" w:fill="8DB3E2" w:themeFill="text2" w:themeFillTint="66"/>
            <w:noWrap/>
            <w:vAlign w:val="bottom"/>
            <w:hideMark/>
          </w:tcPr>
          <w:p w14:paraId="2B9CFC22" w14:textId="324C153C" w:rsidR="00614D51" w:rsidRPr="00614D51" w:rsidDel="00E27DD8" w:rsidRDefault="00614D51" w:rsidP="00614D51">
            <w:pPr>
              <w:spacing w:after="0"/>
              <w:jc w:val="center"/>
              <w:rPr>
                <w:del w:id="11339" w:author="Della Faille Philippe" w:date="2019-08-09T13:33:00Z"/>
                <w:moveFrom w:id="11340" w:author="Della Faille Philippe" w:date="2019-07-09T17:01:00Z"/>
                <w:rFonts w:ascii="Calibri" w:eastAsia="Times New Roman" w:hAnsi="Calibri" w:cs="Calibri"/>
                <w:color w:val="000000"/>
              </w:rPr>
            </w:pPr>
            <w:moveFrom w:id="11341" w:author="Della Faille Philippe" w:date="2019-07-09T17:01:00Z">
              <w:del w:id="11342" w:author="Della Faille Philippe" w:date="2019-08-09T13:33:00Z">
                <w:r w:rsidRPr="00614D51" w:rsidDel="00E27DD8">
                  <w:rPr>
                    <w:rFonts w:ascii="Calibri" w:eastAsia="Times New Roman" w:hAnsi="Calibri" w:cs="Calibri"/>
                    <w:color w:val="000000"/>
                  </w:rPr>
                  <w:delText>uint16_t</w:delText>
                </w:r>
              </w:del>
            </w:moveFrom>
          </w:p>
        </w:tc>
        <w:tc>
          <w:tcPr>
            <w:tcW w:w="960" w:type="dxa"/>
            <w:tcBorders>
              <w:top w:val="nil"/>
              <w:left w:val="nil"/>
              <w:bottom w:val="single" w:sz="12" w:space="0" w:color="auto"/>
              <w:right w:val="single" w:sz="4" w:space="0" w:color="auto"/>
            </w:tcBorders>
            <w:shd w:val="clear" w:color="auto" w:fill="8DB3E2" w:themeFill="text2" w:themeFillTint="66"/>
            <w:noWrap/>
            <w:vAlign w:val="bottom"/>
            <w:hideMark/>
          </w:tcPr>
          <w:p w14:paraId="408175F3" w14:textId="051EECAD" w:rsidR="00614D51" w:rsidRPr="00614D51" w:rsidDel="00E27DD8" w:rsidRDefault="00614D51" w:rsidP="00614D51">
            <w:pPr>
              <w:spacing w:after="0"/>
              <w:jc w:val="center"/>
              <w:rPr>
                <w:del w:id="11343" w:author="Della Faille Philippe" w:date="2019-08-09T13:33:00Z"/>
                <w:moveFrom w:id="11344" w:author="Della Faille Philippe" w:date="2019-07-09T17:01:00Z"/>
                <w:rFonts w:ascii="Calibri" w:eastAsia="Times New Roman" w:hAnsi="Calibri" w:cs="Calibri"/>
                <w:color w:val="000000"/>
              </w:rPr>
            </w:pPr>
            <w:moveFrom w:id="11345" w:author="Della Faille Philippe" w:date="2019-07-09T17:01:00Z">
              <w:del w:id="11346" w:author="Della Faille Philippe" w:date="2019-08-09T13:33:00Z">
                <w:r w:rsidRPr="00614D51" w:rsidDel="00E27DD8">
                  <w:rPr>
                    <w:rFonts w:ascii="Calibri" w:eastAsia="Times New Roman" w:hAnsi="Calibri" w:cs="Calibri"/>
                    <w:color w:val="000000"/>
                  </w:rPr>
                  <w:delText>2</w:delText>
                </w:r>
              </w:del>
            </w:moveFrom>
          </w:p>
        </w:tc>
        <w:tc>
          <w:tcPr>
            <w:tcW w:w="644" w:type="dxa"/>
            <w:tcBorders>
              <w:top w:val="nil"/>
              <w:left w:val="nil"/>
              <w:bottom w:val="single" w:sz="12" w:space="0" w:color="auto"/>
              <w:right w:val="single" w:sz="4" w:space="0" w:color="auto"/>
            </w:tcBorders>
            <w:shd w:val="clear" w:color="auto" w:fill="8DB3E2" w:themeFill="text2" w:themeFillTint="66"/>
            <w:noWrap/>
            <w:vAlign w:val="bottom"/>
            <w:hideMark/>
          </w:tcPr>
          <w:p w14:paraId="4196BDB3" w14:textId="1E87AECE" w:rsidR="00614D51" w:rsidRPr="00614D51" w:rsidDel="00E27DD8" w:rsidRDefault="00614D51" w:rsidP="00614D51">
            <w:pPr>
              <w:spacing w:after="0"/>
              <w:jc w:val="center"/>
              <w:rPr>
                <w:del w:id="11347" w:author="Della Faille Philippe" w:date="2019-08-09T13:33:00Z"/>
                <w:moveFrom w:id="11348" w:author="Della Faille Philippe" w:date="2019-07-09T17:01:00Z"/>
                <w:rFonts w:ascii="Calibri" w:eastAsia="Times New Roman" w:hAnsi="Calibri" w:cs="Calibri"/>
                <w:color w:val="000000"/>
              </w:rPr>
            </w:pPr>
            <w:moveFrom w:id="11349" w:author="Della Faille Philippe" w:date="2019-07-09T17:01:00Z">
              <w:del w:id="11350" w:author="Della Faille Philippe" w:date="2019-08-09T13:33:00Z">
                <w:r w:rsidRPr="00614D51" w:rsidDel="00E27DD8">
                  <w:rPr>
                    <w:rFonts w:ascii="Calibri" w:eastAsia="Times New Roman" w:hAnsi="Calibri" w:cs="Calibri"/>
                    <w:color w:val="000000"/>
                  </w:rPr>
                  <w:delText>179</w:delText>
                </w:r>
              </w:del>
            </w:moveFrom>
          </w:p>
        </w:tc>
        <w:tc>
          <w:tcPr>
            <w:tcW w:w="1276" w:type="dxa"/>
            <w:tcBorders>
              <w:top w:val="nil"/>
              <w:left w:val="nil"/>
              <w:bottom w:val="single" w:sz="12" w:space="0" w:color="auto"/>
              <w:right w:val="single" w:sz="4" w:space="0" w:color="auto"/>
            </w:tcBorders>
            <w:shd w:val="clear" w:color="auto" w:fill="8DB3E2" w:themeFill="text2" w:themeFillTint="66"/>
            <w:noWrap/>
            <w:vAlign w:val="bottom"/>
            <w:hideMark/>
          </w:tcPr>
          <w:p w14:paraId="4EF84E5F" w14:textId="69C6FD83" w:rsidR="00614D51" w:rsidRPr="00614D51" w:rsidDel="00E27DD8" w:rsidRDefault="00614D51" w:rsidP="00CB1C3D">
            <w:pPr>
              <w:keepNext/>
              <w:spacing w:after="0"/>
              <w:jc w:val="center"/>
              <w:rPr>
                <w:del w:id="11351" w:author="Della Faille Philippe" w:date="2019-08-09T13:33:00Z"/>
                <w:moveFrom w:id="11352" w:author="Della Faille Philippe" w:date="2019-07-09T17:01:00Z"/>
                <w:rFonts w:ascii="Calibri" w:eastAsia="Times New Roman" w:hAnsi="Calibri" w:cs="Calibri"/>
                <w:color w:val="000000"/>
              </w:rPr>
            </w:pPr>
            <w:moveFrom w:id="11353" w:author="Della Faille Philippe" w:date="2019-07-09T17:01:00Z">
              <w:del w:id="11354" w:author="Della Faille Philippe" w:date="2019-08-09T13:33:00Z">
                <w:r w:rsidRPr="00614D51" w:rsidDel="00E27DD8">
                  <w:rPr>
                    <w:rFonts w:ascii="Calibri" w:eastAsia="Times New Roman" w:hAnsi="Calibri" w:cs="Calibri"/>
                    <w:color w:val="000000"/>
                  </w:rPr>
                  <w:delText>0x00B3</w:delText>
                </w:r>
              </w:del>
            </w:moveFrom>
          </w:p>
        </w:tc>
      </w:tr>
    </w:tbl>
    <w:p w14:paraId="044E6F59" w14:textId="31AD9A75" w:rsidR="00A00A92" w:rsidRDefault="00CB1C3D" w:rsidP="00CB1C3D">
      <w:pPr>
        <w:pStyle w:val="Caption"/>
      </w:pPr>
      <w:bookmarkStart w:id="11355" w:name="_Ref13151285"/>
      <w:bookmarkStart w:id="11356" w:name="_Ref12627332"/>
      <w:moveFromRangeEnd w:id="7658"/>
      <w:r>
        <w:t xml:space="preserve">Table </w:t>
      </w:r>
      <w:r w:rsidR="00D86A98">
        <w:fldChar w:fldCharType="begin"/>
      </w:r>
      <w:r w:rsidR="00D86A98">
        <w:instrText xml:space="preserve"> SEQ Table \* ARABIC </w:instrText>
      </w:r>
      <w:r w:rsidR="00D86A98">
        <w:fldChar w:fldCharType="separate"/>
      </w:r>
      <w:r w:rsidR="00D86A98">
        <w:rPr>
          <w:noProof/>
        </w:rPr>
        <w:t>2</w:t>
      </w:r>
      <w:r w:rsidR="00D86A98">
        <w:fldChar w:fldCharType="end"/>
      </w:r>
      <w:bookmarkEnd w:id="11355"/>
      <w:r>
        <w:t xml:space="preserve"> </w:t>
      </w:r>
      <w:r w:rsidR="00650622">
        <w:t>SSM</w:t>
      </w:r>
      <w:r>
        <w:t xml:space="preserve"> rack frame polling table structure.</w:t>
      </w:r>
      <w:bookmarkEnd w:id="11356"/>
    </w:p>
    <w:p w14:paraId="0A8F8219" w14:textId="078F5DA1" w:rsidR="00A13814" w:rsidRDefault="00A13814" w:rsidP="00A13814">
      <w:pPr>
        <w:pStyle w:val="ReferenceList"/>
        <w:numPr>
          <w:ilvl w:val="0"/>
          <w:numId w:val="0"/>
        </w:numPr>
      </w:pPr>
      <w:r>
        <w:t>The polling is then divided in ste</w:t>
      </w:r>
      <w:del w:id="11357" w:author="Della Faille Philippe" w:date="2019-07-05T16:46:00Z">
        <w:r w:rsidDel="00FA431F">
          <w:delText>p</w:delText>
        </w:r>
      </w:del>
      <w:ins w:id="11358" w:author="Della Faille Philippe" w:date="2019-07-05T16:46:00Z">
        <w:r w:rsidR="00FA431F">
          <w:t>p</w:t>
        </w:r>
      </w:ins>
      <w:r>
        <w:t>:</w:t>
      </w:r>
    </w:p>
    <w:p w14:paraId="3E7E9F72" w14:textId="777128F2" w:rsidR="00A13814" w:rsidRDefault="00A13814" w:rsidP="00A13814">
      <w:pPr>
        <w:pStyle w:val="ReferenceList"/>
        <w:numPr>
          <w:ilvl w:val="0"/>
          <w:numId w:val="31"/>
        </w:numPr>
      </w:pPr>
      <w:r>
        <w:t>Mai</w:t>
      </w:r>
      <w:ins w:id="11359" w:author="Della Faille Philippe" w:date="2019-07-05T16:46:00Z">
        <w:r w:rsidR="00FA431F">
          <w:t>n</w:t>
        </w:r>
      </w:ins>
      <w:del w:id="11360" w:author="Della Faille Philippe" w:date="2019-07-05T16:46:00Z">
        <w:r w:rsidDel="00FA431F">
          <w:delText>n</w:delText>
        </w:r>
      </w:del>
      <w:r>
        <w:t xml:space="preserve"> data frame (</w:t>
      </w:r>
      <w:r w:rsidRPr="00A13814">
        <w:t xml:space="preserve">part in green in </w:t>
      </w:r>
      <w:r>
        <w:fldChar w:fldCharType="begin"/>
      </w:r>
      <w:r>
        <w:instrText xml:space="preserve"> REF _Ref13151285 \h </w:instrText>
      </w:r>
      <w:r>
        <w:fldChar w:fldCharType="separate"/>
      </w:r>
      <w:r>
        <w:t xml:space="preserve">Table </w:t>
      </w:r>
      <w:r>
        <w:rPr>
          <w:noProof/>
        </w:rPr>
        <w:t>2</w:t>
      </w:r>
      <w:r>
        <w:fldChar w:fldCharType="end"/>
      </w:r>
      <w:r>
        <w:t>) - &gt;</w:t>
      </w:r>
      <w:r w:rsidRPr="00A13814">
        <w:t xml:space="preserve"> </w:t>
      </w:r>
      <w:ins w:id="11361" w:author="Della Faille Philippe" w:date="2019-07-05T16:47:00Z">
        <w:r w:rsidR="00A94ADC">
          <w:t xml:space="preserve">fast cycle, </w:t>
        </w:r>
      </w:ins>
      <w:r w:rsidRPr="00A13814">
        <w:t>polled as quickly as possible</w:t>
      </w:r>
    </w:p>
    <w:p w14:paraId="1F54A187" w14:textId="0E79FA0E" w:rsidR="00A13814" w:rsidRDefault="00A13814" w:rsidP="00A13814">
      <w:pPr>
        <w:pStyle w:val="ReferenceList"/>
        <w:numPr>
          <w:ilvl w:val="0"/>
          <w:numId w:val="31"/>
        </w:numPr>
      </w:pPr>
      <w:r w:rsidRPr="009E550C">
        <w:t>A</w:t>
      </w:r>
      <w:r>
        <w:t>dditiona</w:t>
      </w:r>
      <w:ins w:id="11362" w:author="Della Faille Philippe" w:date="2019-07-05T16:46:00Z">
        <w:r w:rsidR="00FA431F">
          <w:t>l</w:t>
        </w:r>
      </w:ins>
      <w:del w:id="11363" w:author="Della Faille Philippe" w:date="2019-07-05T16:46:00Z">
        <w:r w:rsidDel="00FA431F">
          <w:delText>l</w:delText>
        </w:r>
      </w:del>
      <w:r>
        <w:t xml:space="preserve"> data frame (part in white and blue in </w:t>
      </w:r>
      <w:r>
        <w:fldChar w:fldCharType="begin"/>
      </w:r>
      <w:r>
        <w:instrText xml:space="preserve"> REF _Ref13151285 \h </w:instrText>
      </w:r>
      <w:r>
        <w:fldChar w:fldCharType="separate"/>
      </w:r>
      <w:r>
        <w:t xml:space="preserve">Table </w:t>
      </w:r>
      <w:r>
        <w:rPr>
          <w:noProof/>
        </w:rPr>
        <w:t>2</w:t>
      </w:r>
      <w:r>
        <w:fldChar w:fldCharType="end"/>
      </w:r>
      <w:r>
        <w:t xml:space="preserve">) -&gt; </w:t>
      </w:r>
      <w:ins w:id="11364" w:author="Della Faille Philippe" w:date="2019-07-05T16:48:00Z">
        <w:r w:rsidR="00A94ADC">
          <w:t xml:space="preserve">slow cycle, </w:t>
        </w:r>
      </w:ins>
      <w:r>
        <w:t xml:space="preserve">polled </w:t>
      </w:r>
      <w:del w:id="11365" w:author="Della Faille Philippe" w:date="2019-07-05T16:48:00Z">
        <w:r w:rsidDel="00A94ADC">
          <w:delText xml:space="preserve">very </w:delText>
        </w:r>
      </w:del>
      <w:r>
        <w:t>slowly</w:t>
      </w:r>
      <w:r w:rsidR="00C87A74">
        <w:t xml:space="preserve"> </w:t>
      </w:r>
      <w:r>
        <w:t>(each 5 minutes</w:t>
      </w:r>
      <w:ins w:id="11366" w:author="Della Faille Philippe" w:date="2019-07-05T16:48:00Z">
        <w:r w:rsidR="00A94ADC">
          <w:t xml:space="preserve"> for example</w:t>
        </w:r>
      </w:ins>
      <w:r>
        <w:t>).</w:t>
      </w:r>
    </w:p>
    <w:p w14:paraId="0F6744DD" w14:textId="77777777" w:rsidR="00CB1C3D" w:rsidRDefault="00CB1C3D" w:rsidP="003B7757">
      <w:pPr>
        <w:pStyle w:val="ReferenceList"/>
        <w:numPr>
          <w:ilvl w:val="0"/>
          <w:numId w:val="0"/>
        </w:numPr>
      </w:pPr>
    </w:p>
    <w:p w14:paraId="3FB68AC3" w14:textId="5AD74462" w:rsidR="005A0E9A" w:rsidRDefault="009E0D95" w:rsidP="003B7757">
      <w:pPr>
        <w:pStyle w:val="ReferenceList"/>
        <w:numPr>
          <w:ilvl w:val="0"/>
          <w:numId w:val="0"/>
        </w:numPr>
      </w:pPr>
      <w:r>
        <w:t>The s</w:t>
      </w:r>
      <w:r w:rsidR="00E572DC">
        <w:t xml:space="preserve">tatus information </w:t>
      </w:r>
      <w:r w:rsidR="00614D51">
        <w:t>s</w:t>
      </w:r>
      <w:r w:rsidR="00E572DC">
        <w:t>tore</w:t>
      </w:r>
      <w:r w:rsidR="00E66FC0">
        <w:t>d</w:t>
      </w:r>
      <w:r w:rsidR="00E572DC">
        <w:t xml:space="preserve"> in the </w:t>
      </w:r>
      <w:r w:rsidR="00D96193">
        <w:t xml:space="preserve">polling </w:t>
      </w:r>
      <w:r w:rsidR="00E572DC">
        <w:t>frame</w:t>
      </w:r>
      <w:r w:rsidR="000A2851">
        <w:t xml:space="preserve"> (see </w:t>
      </w:r>
      <w:r w:rsidR="00614D51">
        <w:t xml:space="preserve">registers address </w:t>
      </w:r>
      <w:r w:rsidR="00614D51" w:rsidRPr="00614D51">
        <w:rPr>
          <w:rFonts w:ascii="Calibri" w:eastAsia="Times New Roman" w:hAnsi="Calibri" w:cs="Calibri"/>
          <w:color w:val="000000"/>
        </w:rPr>
        <w:t>5</w:t>
      </w:r>
      <w:r w:rsidR="00614D51">
        <w:t xml:space="preserve"> to 13 in </w:t>
      </w:r>
      <w:r w:rsidR="00CB1C3D">
        <w:fldChar w:fldCharType="begin"/>
      </w:r>
      <w:r w:rsidR="00CB1C3D">
        <w:instrText xml:space="preserve"> REF _Ref12627332 \h </w:instrText>
      </w:r>
      <w:r w:rsidR="00CB1C3D">
        <w:fldChar w:fldCharType="separate"/>
      </w:r>
      <w:r w:rsidR="00CB1C3D">
        <w:t xml:space="preserve">Table </w:t>
      </w:r>
      <w:r w:rsidR="00CB1C3D">
        <w:rPr>
          <w:noProof/>
        </w:rPr>
        <w:t>2</w:t>
      </w:r>
      <w:r w:rsidR="00CB1C3D">
        <w:t xml:space="preserve"> </w:t>
      </w:r>
      <w:r w:rsidR="00CB1C3D">
        <w:fldChar w:fldCharType="end"/>
      </w:r>
      <w:r w:rsidR="00614D51">
        <w:t xml:space="preserve">) have the following detailed </w:t>
      </w:r>
      <w:proofErr w:type="gramStart"/>
      <w:r w:rsidR="00614D51">
        <w:t>structure :</w:t>
      </w:r>
      <w:proofErr w:type="gramEnd"/>
      <w:r w:rsidR="00614D51">
        <w:t xml:space="preserve"> </w:t>
      </w:r>
    </w:p>
    <w:tbl>
      <w:tblPr>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1"/>
        <w:gridCol w:w="967"/>
        <w:gridCol w:w="1032"/>
        <w:gridCol w:w="953"/>
        <w:gridCol w:w="1032"/>
        <w:gridCol w:w="952"/>
        <w:gridCol w:w="992"/>
        <w:gridCol w:w="837"/>
        <w:gridCol w:w="911"/>
      </w:tblGrid>
      <w:tr w:rsidR="00F45DAD" w:rsidRPr="00F45DAD" w14:paraId="58FD2C43" w14:textId="77777777" w:rsidTr="006C24A6">
        <w:trPr>
          <w:trHeight w:val="227"/>
          <w:tblHeader/>
        </w:trPr>
        <w:tc>
          <w:tcPr>
            <w:tcW w:w="1551" w:type="dxa"/>
            <w:shd w:val="clear" w:color="auto" w:fill="auto"/>
            <w:noWrap/>
            <w:vAlign w:val="bottom"/>
            <w:hideMark/>
          </w:tcPr>
          <w:p w14:paraId="258F21A9" w14:textId="1048FF92" w:rsidR="00F45DAD" w:rsidRPr="001D4A70" w:rsidRDefault="00F45DAD" w:rsidP="00F45DAD">
            <w:pPr>
              <w:spacing w:after="0"/>
              <w:jc w:val="left"/>
              <w:rPr>
                <w:rFonts w:ascii="Calibri" w:eastAsia="Times New Roman" w:hAnsi="Calibri" w:cs="Calibri"/>
                <w:color w:val="000000"/>
                <w:sz w:val="14"/>
              </w:rPr>
            </w:pPr>
          </w:p>
        </w:tc>
        <w:tc>
          <w:tcPr>
            <w:tcW w:w="967" w:type="dxa"/>
            <w:shd w:val="clear" w:color="auto" w:fill="BFBFBF" w:themeFill="background1" w:themeFillShade="BF"/>
            <w:noWrap/>
            <w:vAlign w:val="bottom"/>
            <w:hideMark/>
          </w:tcPr>
          <w:p w14:paraId="3BEF40CD" w14:textId="32F52BF3"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0</w:t>
            </w:r>
          </w:p>
        </w:tc>
        <w:tc>
          <w:tcPr>
            <w:tcW w:w="1032" w:type="dxa"/>
            <w:shd w:val="clear" w:color="auto" w:fill="BFBFBF" w:themeFill="background1" w:themeFillShade="BF"/>
            <w:noWrap/>
            <w:vAlign w:val="bottom"/>
            <w:hideMark/>
          </w:tcPr>
          <w:p w14:paraId="6495C007" w14:textId="6827D588"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1</w:t>
            </w:r>
          </w:p>
        </w:tc>
        <w:tc>
          <w:tcPr>
            <w:tcW w:w="953" w:type="dxa"/>
            <w:shd w:val="clear" w:color="auto" w:fill="BFBFBF" w:themeFill="background1" w:themeFillShade="BF"/>
            <w:noWrap/>
            <w:vAlign w:val="bottom"/>
            <w:hideMark/>
          </w:tcPr>
          <w:p w14:paraId="5FF4B84A" w14:textId="444020DB"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2</w:t>
            </w:r>
          </w:p>
        </w:tc>
        <w:tc>
          <w:tcPr>
            <w:tcW w:w="1032" w:type="dxa"/>
            <w:shd w:val="clear" w:color="auto" w:fill="BFBFBF" w:themeFill="background1" w:themeFillShade="BF"/>
            <w:noWrap/>
            <w:vAlign w:val="bottom"/>
            <w:hideMark/>
          </w:tcPr>
          <w:p w14:paraId="4A4ED05D" w14:textId="0265B15C"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3</w:t>
            </w:r>
          </w:p>
        </w:tc>
        <w:tc>
          <w:tcPr>
            <w:tcW w:w="952" w:type="dxa"/>
            <w:shd w:val="clear" w:color="auto" w:fill="BFBFBF" w:themeFill="background1" w:themeFillShade="BF"/>
            <w:noWrap/>
            <w:vAlign w:val="bottom"/>
            <w:hideMark/>
          </w:tcPr>
          <w:p w14:paraId="4C9C65B0" w14:textId="37F72D7C"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4</w:t>
            </w:r>
          </w:p>
        </w:tc>
        <w:tc>
          <w:tcPr>
            <w:tcW w:w="992" w:type="dxa"/>
            <w:shd w:val="clear" w:color="auto" w:fill="BFBFBF" w:themeFill="background1" w:themeFillShade="BF"/>
            <w:noWrap/>
            <w:vAlign w:val="bottom"/>
            <w:hideMark/>
          </w:tcPr>
          <w:p w14:paraId="26F5EBFA" w14:textId="0C12CB17"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5</w:t>
            </w:r>
          </w:p>
        </w:tc>
        <w:tc>
          <w:tcPr>
            <w:tcW w:w="837" w:type="dxa"/>
            <w:shd w:val="clear" w:color="auto" w:fill="BFBFBF" w:themeFill="background1" w:themeFillShade="BF"/>
            <w:noWrap/>
            <w:vAlign w:val="bottom"/>
            <w:hideMark/>
          </w:tcPr>
          <w:p w14:paraId="436AA3E5" w14:textId="11D6554A"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6</w:t>
            </w:r>
          </w:p>
        </w:tc>
        <w:tc>
          <w:tcPr>
            <w:tcW w:w="911" w:type="dxa"/>
            <w:shd w:val="clear" w:color="auto" w:fill="BFBFBF" w:themeFill="background1" w:themeFillShade="BF"/>
            <w:noWrap/>
            <w:vAlign w:val="bottom"/>
            <w:hideMark/>
          </w:tcPr>
          <w:p w14:paraId="6D1E6C5E" w14:textId="59408B38" w:rsidR="00F45DAD" w:rsidRPr="001D4A70" w:rsidRDefault="00F45DAD" w:rsidP="00F45DAD">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7</w:t>
            </w:r>
          </w:p>
        </w:tc>
      </w:tr>
      <w:tr w:rsidR="00F45DAD" w:rsidRPr="00B73664" w14:paraId="72BBC8DF" w14:textId="77777777" w:rsidTr="006C24A6">
        <w:trPr>
          <w:trHeight w:val="227"/>
          <w:tblHeader/>
        </w:trPr>
        <w:tc>
          <w:tcPr>
            <w:tcW w:w="1551" w:type="dxa"/>
            <w:shd w:val="clear" w:color="auto" w:fill="auto"/>
            <w:noWrap/>
            <w:vAlign w:val="bottom"/>
          </w:tcPr>
          <w:p w14:paraId="45151F83" w14:textId="6D6EB273" w:rsidR="00F45DAD" w:rsidRPr="00B73664" w:rsidRDefault="00650622" w:rsidP="00F45DAD">
            <w:pPr>
              <w:spacing w:after="0"/>
              <w:jc w:val="left"/>
              <w:rPr>
                <w:rFonts w:ascii="Calibri" w:eastAsia="Times New Roman" w:hAnsi="Calibri" w:cs="Calibri"/>
                <w:color w:val="000000"/>
                <w:sz w:val="16"/>
              </w:rPr>
            </w:pPr>
            <w:r>
              <w:rPr>
                <w:rFonts w:ascii="Calibri" w:eastAsia="Times New Roman" w:hAnsi="Calibri" w:cs="Calibri"/>
                <w:color w:val="000000"/>
                <w:sz w:val="16"/>
              </w:rPr>
              <w:t>SSM</w:t>
            </w:r>
            <w:r w:rsidR="00F45DAD" w:rsidRPr="001D4A70">
              <w:rPr>
                <w:rFonts w:ascii="Calibri" w:eastAsia="Times New Roman" w:hAnsi="Calibri" w:cs="Calibri"/>
                <w:color w:val="000000"/>
                <w:sz w:val="16"/>
              </w:rPr>
              <w:t xml:space="preserve"> status</w:t>
            </w:r>
          </w:p>
        </w:tc>
        <w:tc>
          <w:tcPr>
            <w:tcW w:w="967" w:type="dxa"/>
            <w:shd w:val="clear" w:color="auto" w:fill="auto"/>
            <w:noWrap/>
            <w:vAlign w:val="bottom"/>
          </w:tcPr>
          <w:p w14:paraId="5666C9D1" w14:textId="453D9257"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limit sum</w:t>
            </w:r>
          </w:p>
        </w:tc>
        <w:tc>
          <w:tcPr>
            <w:tcW w:w="1032" w:type="dxa"/>
            <w:shd w:val="clear" w:color="auto" w:fill="auto"/>
            <w:noWrap/>
            <w:vAlign w:val="bottom"/>
          </w:tcPr>
          <w:p w14:paraId="40593FFA" w14:textId="6623F1B7"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warn sum</w:t>
            </w:r>
          </w:p>
        </w:tc>
        <w:tc>
          <w:tcPr>
            <w:tcW w:w="953" w:type="dxa"/>
            <w:shd w:val="clear" w:color="auto" w:fill="auto"/>
            <w:noWrap/>
            <w:vAlign w:val="bottom"/>
          </w:tcPr>
          <w:p w14:paraId="3AF8269F" w14:textId="0BFCD8B8"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com status</w:t>
            </w:r>
          </w:p>
        </w:tc>
        <w:tc>
          <w:tcPr>
            <w:tcW w:w="1032" w:type="dxa"/>
            <w:shd w:val="clear" w:color="auto" w:fill="auto"/>
            <w:noWrap/>
            <w:vAlign w:val="bottom"/>
          </w:tcPr>
          <w:p w14:paraId="5CEE8291" w14:textId="7E12B925"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mode</w:t>
            </w:r>
          </w:p>
        </w:tc>
        <w:tc>
          <w:tcPr>
            <w:tcW w:w="952" w:type="dxa"/>
            <w:shd w:val="clear" w:color="auto" w:fill="auto"/>
            <w:noWrap/>
            <w:vAlign w:val="bottom"/>
          </w:tcPr>
          <w:p w14:paraId="4513E897" w14:textId="2F55CA63"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92" w:type="dxa"/>
            <w:shd w:val="clear" w:color="auto" w:fill="auto"/>
            <w:noWrap/>
            <w:vAlign w:val="bottom"/>
          </w:tcPr>
          <w:p w14:paraId="27CEC29F" w14:textId="67583178"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mem</w:t>
            </w:r>
            <w:r w:rsidR="00D50ED7">
              <w:rPr>
                <w:rFonts w:ascii="Calibri" w:eastAsia="Times New Roman" w:hAnsi="Calibri" w:cs="Calibri"/>
                <w:color w:val="000000"/>
                <w:sz w:val="16"/>
              </w:rPr>
              <w:t>ory</w:t>
            </w:r>
            <w:r w:rsidRPr="001D4A70">
              <w:rPr>
                <w:rFonts w:ascii="Calibri" w:eastAsia="Times New Roman" w:hAnsi="Calibri" w:cs="Calibri"/>
                <w:color w:val="000000"/>
                <w:sz w:val="16"/>
              </w:rPr>
              <w:t xml:space="preserve"> bank</w:t>
            </w:r>
            <w:r w:rsidR="00D50ED7">
              <w:rPr>
                <w:rFonts w:ascii="Calibri" w:eastAsia="Times New Roman" w:hAnsi="Calibri" w:cs="Calibri"/>
                <w:color w:val="000000"/>
                <w:sz w:val="16"/>
              </w:rPr>
              <w:t xml:space="preserve"> use</w:t>
            </w:r>
          </w:p>
        </w:tc>
        <w:tc>
          <w:tcPr>
            <w:tcW w:w="837" w:type="dxa"/>
            <w:shd w:val="clear" w:color="auto" w:fill="auto"/>
            <w:noWrap/>
            <w:vAlign w:val="bottom"/>
          </w:tcPr>
          <w:p w14:paraId="420D1877" w14:textId="1600009D"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trig</w:t>
            </w:r>
            <w:r w:rsidR="00D50ED7">
              <w:rPr>
                <w:rFonts w:ascii="Calibri" w:eastAsia="Times New Roman" w:hAnsi="Calibri" w:cs="Calibri"/>
                <w:color w:val="000000"/>
                <w:sz w:val="16"/>
              </w:rPr>
              <w:t>ger</w:t>
            </w:r>
            <w:r w:rsidRPr="001D4A70">
              <w:rPr>
                <w:rFonts w:ascii="Calibri" w:eastAsia="Times New Roman" w:hAnsi="Calibri" w:cs="Calibri"/>
                <w:color w:val="000000"/>
                <w:sz w:val="16"/>
              </w:rPr>
              <w:t xml:space="preserve"> status</w:t>
            </w:r>
          </w:p>
        </w:tc>
        <w:tc>
          <w:tcPr>
            <w:tcW w:w="911" w:type="dxa"/>
            <w:shd w:val="clear" w:color="auto" w:fill="auto"/>
            <w:noWrap/>
            <w:vAlign w:val="bottom"/>
          </w:tcPr>
          <w:p w14:paraId="0B706ABF" w14:textId="60610B12" w:rsidR="00F45DAD" w:rsidRPr="00B73664"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F45DAD" w:rsidRPr="00B73664" w14:paraId="5235C5E6" w14:textId="77777777" w:rsidTr="006C24A6">
        <w:trPr>
          <w:trHeight w:val="227"/>
          <w:tblHeader/>
        </w:trPr>
        <w:tc>
          <w:tcPr>
            <w:tcW w:w="1551" w:type="dxa"/>
            <w:shd w:val="clear" w:color="auto" w:fill="auto"/>
            <w:noWrap/>
            <w:vAlign w:val="bottom"/>
            <w:hideMark/>
          </w:tcPr>
          <w:p w14:paraId="0397F2D7"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Pallet status</w:t>
            </w:r>
          </w:p>
        </w:tc>
        <w:tc>
          <w:tcPr>
            <w:tcW w:w="967" w:type="dxa"/>
            <w:shd w:val="clear" w:color="auto" w:fill="auto"/>
            <w:noWrap/>
            <w:vAlign w:val="bottom"/>
            <w:hideMark/>
          </w:tcPr>
          <w:p w14:paraId="09BC10E1"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P1</w:t>
            </w:r>
          </w:p>
        </w:tc>
        <w:tc>
          <w:tcPr>
            <w:tcW w:w="1032" w:type="dxa"/>
            <w:shd w:val="clear" w:color="auto" w:fill="auto"/>
            <w:noWrap/>
            <w:vAlign w:val="bottom"/>
            <w:hideMark/>
          </w:tcPr>
          <w:p w14:paraId="0EE02F14"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P2</w:t>
            </w:r>
          </w:p>
        </w:tc>
        <w:tc>
          <w:tcPr>
            <w:tcW w:w="953" w:type="dxa"/>
            <w:shd w:val="clear" w:color="auto" w:fill="auto"/>
            <w:noWrap/>
            <w:vAlign w:val="bottom"/>
            <w:hideMark/>
          </w:tcPr>
          <w:p w14:paraId="497AD39A"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P3</w:t>
            </w:r>
          </w:p>
        </w:tc>
        <w:tc>
          <w:tcPr>
            <w:tcW w:w="1032" w:type="dxa"/>
            <w:shd w:val="clear" w:color="auto" w:fill="auto"/>
            <w:noWrap/>
            <w:vAlign w:val="bottom"/>
            <w:hideMark/>
          </w:tcPr>
          <w:p w14:paraId="0814A3C6"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P4</w:t>
            </w:r>
          </w:p>
        </w:tc>
        <w:tc>
          <w:tcPr>
            <w:tcW w:w="952" w:type="dxa"/>
            <w:shd w:val="clear" w:color="auto" w:fill="auto"/>
            <w:noWrap/>
            <w:vAlign w:val="bottom"/>
            <w:hideMark/>
          </w:tcPr>
          <w:p w14:paraId="1ADB9AD4"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P5</w:t>
            </w:r>
          </w:p>
        </w:tc>
        <w:tc>
          <w:tcPr>
            <w:tcW w:w="992" w:type="dxa"/>
            <w:shd w:val="clear" w:color="auto" w:fill="auto"/>
            <w:noWrap/>
            <w:vAlign w:val="bottom"/>
            <w:hideMark/>
          </w:tcPr>
          <w:p w14:paraId="75CF7DD2"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P6</w:t>
            </w:r>
          </w:p>
        </w:tc>
        <w:tc>
          <w:tcPr>
            <w:tcW w:w="837" w:type="dxa"/>
            <w:shd w:val="clear" w:color="auto" w:fill="auto"/>
            <w:noWrap/>
            <w:vAlign w:val="bottom"/>
            <w:hideMark/>
          </w:tcPr>
          <w:p w14:paraId="341AD415"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0446E799"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F45DAD" w:rsidRPr="00B73664" w14:paraId="1CAABC6C" w14:textId="77777777" w:rsidTr="006C24A6">
        <w:trPr>
          <w:trHeight w:val="227"/>
          <w:tblHeader/>
        </w:trPr>
        <w:tc>
          <w:tcPr>
            <w:tcW w:w="1551" w:type="dxa"/>
            <w:shd w:val="clear" w:color="auto" w:fill="auto"/>
            <w:noWrap/>
            <w:vAlign w:val="bottom"/>
            <w:hideMark/>
          </w:tcPr>
          <w:p w14:paraId="73F5D760"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Reset status</w:t>
            </w:r>
          </w:p>
        </w:tc>
        <w:tc>
          <w:tcPr>
            <w:tcW w:w="967" w:type="dxa"/>
            <w:shd w:val="clear" w:color="auto" w:fill="auto"/>
            <w:noWrap/>
            <w:vAlign w:val="bottom"/>
            <w:hideMark/>
          </w:tcPr>
          <w:p w14:paraId="513384F4"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P1</w:t>
            </w:r>
          </w:p>
        </w:tc>
        <w:tc>
          <w:tcPr>
            <w:tcW w:w="1032" w:type="dxa"/>
            <w:shd w:val="clear" w:color="auto" w:fill="auto"/>
            <w:noWrap/>
            <w:vAlign w:val="bottom"/>
            <w:hideMark/>
          </w:tcPr>
          <w:p w14:paraId="40805D35"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P2</w:t>
            </w:r>
          </w:p>
        </w:tc>
        <w:tc>
          <w:tcPr>
            <w:tcW w:w="953" w:type="dxa"/>
            <w:shd w:val="clear" w:color="auto" w:fill="auto"/>
            <w:noWrap/>
            <w:vAlign w:val="bottom"/>
            <w:hideMark/>
          </w:tcPr>
          <w:p w14:paraId="1784888F"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P3</w:t>
            </w:r>
          </w:p>
        </w:tc>
        <w:tc>
          <w:tcPr>
            <w:tcW w:w="1032" w:type="dxa"/>
            <w:shd w:val="clear" w:color="auto" w:fill="auto"/>
            <w:noWrap/>
            <w:vAlign w:val="bottom"/>
            <w:hideMark/>
          </w:tcPr>
          <w:p w14:paraId="5277824E"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P4</w:t>
            </w:r>
          </w:p>
        </w:tc>
        <w:tc>
          <w:tcPr>
            <w:tcW w:w="952" w:type="dxa"/>
            <w:shd w:val="clear" w:color="auto" w:fill="auto"/>
            <w:noWrap/>
            <w:vAlign w:val="bottom"/>
            <w:hideMark/>
          </w:tcPr>
          <w:p w14:paraId="4DCED88E"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P5</w:t>
            </w:r>
          </w:p>
        </w:tc>
        <w:tc>
          <w:tcPr>
            <w:tcW w:w="992" w:type="dxa"/>
            <w:shd w:val="clear" w:color="auto" w:fill="auto"/>
            <w:noWrap/>
            <w:vAlign w:val="bottom"/>
            <w:hideMark/>
          </w:tcPr>
          <w:p w14:paraId="1356A0D9"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P6</w:t>
            </w:r>
          </w:p>
        </w:tc>
        <w:tc>
          <w:tcPr>
            <w:tcW w:w="837" w:type="dxa"/>
            <w:shd w:val="clear" w:color="auto" w:fill="auto"/>
            <w:noWrap/>
            <w:vAlign w:val="bottom"/>
            <w:hideMark/>
          </w:tcPr>
          <w:p w14:paraId="7D654F76"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32A66FA2"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F45DAD" w:rsidRPr="00B73664" w14:paraId="4B148205" w14:textId="77777777" w:rsidTr="006C24A6">
        <w:trPr>
          <w:trHeight w:val="227"/>
          <w:tblHeader/>
        </w:trPr>
        <w:tc>
          <w:tcPr>
            <w:tcW w:w="1551" w:type="dxa"/>
            <w:shd w:val="clear" w:color="auto" w:fill="auto"/>
            <w:noWrap/>
            <w:vAlign w:val="bottom"/>
            <w:hideMark/>
          </w:tcPr>
          <w:p w14:paraId="5D0B487C"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Warning temp</w:t>
            </w:r>
          </w:p>
        </w:tc>
        <w:tc>
          <w:tcPr>
            <w:tcW w:w="967" w:type="dxa"/>
            <w:shd w:val="clear" w:color="auto" w:fill="auto"/>
            <w:noWrap/>
            <w:vAlign w:val="bottom"/>
            <w:hideMark/>
          </w:tcPr>
          <w:p w14:paraId="40221238"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water_in</w:t>
            </w:r>
            <w:proofErr w:type="spellEnd"/>
          </w:p>
        </w:tc>
        <w:tc>
          <w:tcPr>
            <w:tcW w:w="1032" w:type="dxa"/>
            <w:shd w:val="clear" w:color="auto" w:fill="auto"/>
            <w:noWrap/>
            <w:vAlign w:val="bottom"/>
            <w:hideMark/>
          </w:tcPr>
          <w:p w14:paraId="7621C34F"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water_out</w:t>
            </w:r>
            <w:proofErr w:type="spellEnd"/>
          </w:p>
        </w:tc>
        <w:tc>
          <w:tcPr>
            <w:tcW w:w="953" w:type="dxa"/>
            <w:shd w:val="clear" w:color="auto" w:fill="auto"/>
            <w:noWrap/>
            <w:vAlign w:val="bottom"/>
            <w:hideMark/>
          </w:tcPr>
          <w:p w14:paraId="084EAD28"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air_in</w:t>
            </w:r>
            <w:proofErr w:type="spellEnd"/>
          </w:p>
        </w:tc>
        <w:tc>
          <w:tcPr>
            <w:tcW w:w="1032" w:type="dxa"/>
            <w:shd w:val="clear" w:color="auto" w:fill="auto"/>
            <w:noWrap/>
            <w:vAlign w:val="bottom"/>
            <w:hideMark/>
          </w:tcPr>
          <w:p w14:paraId="4D5589F5"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air_out</w:t>
            </w:r>
            <w:proofErr w:type="spellEnd"/>
          </w:p>
        </w:tc>
        <w:tc>
          <w:tcPr>
            <w:tcW w:w="952" w:type="dxa"/>
            <w:shd w:val="clear" w:color="auto" w:fill="auto"/>
            <w:noWrap/>
            <w:vAlign w:val="bottom"/>
            <w:hideMark/>
          </w:tcPr>
          <w:p w14:paraId="659A5F35" w14:textId="127C8B97" w:rsidR="00F45DAD" w:rsidRPr="001D4A70" w:rsidRDefault="00946973"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1</w:t>
            </w:r>
          </w:p>
        </w:tc>
        <w:tc>
          <w:tcPr>
            <w:tcW w:w="992" w:type="dxa"/>
            <w:shd w:val="clear" w:color="auto" w:fill="auto"/>
            <w:noWrap/>
            <w:vAlign w:val="bottom"/>
            <w:hideMark/>
          </w:tcPr>
          <w:p w14:paraId="6E4360F9" w14:textId="22973AC0" w:rsidR="00F45DAD" w:rsidRPr="001D4A70" w:rsidRDefault="00946973"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2</w:t>
            </w:r>
          </w:p>
        </w:tc>
        <w:tc>
          <w:tcPr>
            <w:tcW w:w="837" w:type="dxa"/>
            <w:shd w:val="clear" w:color="auto" w:fill="auto"/>
            <w:noWrap/>
            <w:vAlign w:val="bottom"/>
            <w:hideMark/>
          </w:tcPr>
          <w:p w14:paraId="29EC1FCD" w14:textId="15B31AF2" w:rsidR="00F45DAD" w:rsidRPr="001D4A70" w:rsidRDefault="00946973"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io board</w:t>
            </w:r>
          </w:p>
        </w:tc>
        <w:tc>
          <w:tcPr>
            <w:tcW w:w="911" w:type="dxa"/>
            <w:shd w:val="clear" w:color="auto" w:fill="auto"/>
            <w:noWrap/>
            <w:vAlign w:val="bottom"/>
            <w:hideMark/>
          </w:tcPr>
          <w:p w14:paraId="628CD250" w14:textId="37469400" w:rsidR="00F45DAD" w:rsidRPr="001D4A70" w:rsidRDefault="00946973" w:rsidP="00F45DAD">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ref 10k</w:t>
            </w:r>
          </w:p>
        </w:tc>
      </w:tr>
      <w:tr w:rsidR="00F45DAD" w:rsidRPr="00B73664" w14:paraId="38B7883B" w14:textId="77777777" w:rsidTr="006C24A6">
        <w:trPr>
          <w:trHeight w:val="227"/>
          <w:tblHeader/>
        </w:trPr>
        <w:tc>
          <w:tcPr>
            <w:tcW w:w="1551" w:type="dxa"/>
            <w:shd w:val="clear" w:color="auto" w:fill="auto"/>
            <w:noWrap/>
            <w:vAlign w:val="bottom"/>
            <w:hideMark/>
          </w:tcPr>
          <w:p w14:paraId="6CCCCCD6"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Over temp</w:t>
            </w:r>
          </w:p>
        </w:tc>
        <w:tc>
          <w:tcPr>
            <w:tcW w:w="967" w:type="dxa"/>
            <w:shd w:val="clear" w:color="auto" w:fill="auto"/>
            <w:noWrap/>
            <w:vAlign w:val="bottom"/>
            <w:hideMark/>
          </w:tcPr>
          <w:p w14:paraId="78CF8E50"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water_in</w:t>
            </w:r>
            <w:proofErr w:type="spellEnd"/>
          </w:p>
        </w:tc>
        <w:tc>
          <w:tcPr>
            <w:tcW w:w="1032" w:type="dxa"/>
            <w:shd w:val="clear" w:color="auto" w:fill="auto"/>
            <w:noWrap/>
            <w:vAlign w:val="bottom"/>
            <w:hideMark/>
          </w:tcPr>
          <w:p w14:paraId="4D938EFE"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water_out</w:t>
            </w:r>
            <w:proofErr w:type="spellEnd"/>
          </w:p>
        </w:tc>
        <w:tc>
          <w:tcPr>
            <w:tcW w:w="953" w:type="dxa"/>
            <w:shd w:val="clear" w:color="auto" w:fill="auto"/>
            <w:noWrap/>
            <w:vAlign w:val="bottom"/>
            <w:hideMark/>
          </w:tcPr>
          <w:p w14:paraId="30E190E6"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air_in</w:t>
            </w:r>
            <w:proofErr w:type="spellEnd"/>
          </w:p>
        </w:tc>
        <w:tc>
          <w:tcPr>
            <w:tcW w:w="1032" w:type="dxa"/>
            <w:shd w:val="clear" w:color="auto" w:fill="auto"/>
            <w:noWrap/>
            <w:vAlign w:val="bottom"/>
            <w:hideMark/>
          </w:tcPr>
          <w:p w14:paraId="58808D3D"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air_out</w:t>
            </w:r>
            <w:proofErr w:type="spellEnd"/>
          </w:p>
        </w:tc>
        <w:tc>
          <w:tcPr>
            <w:tcW w:w="952" w:type="dxa"/>
            <w:shd w:val="clear" w:color="auto" w:fill="auto"/>
            <w:noWrap/>
            <w:vAlign w:val="bottom"/>
            <w:hideMark/>
          </w:tcPr>
          <w:p w14:paraId="56B73427" w14:textId="38F60903" w:rsidR="00F45DAD" w:rsidRPr="001D4A70" w:rsidRDefault="00946973" w:rsidP="00F45DAD">
            <w:pPr>
              <w:spacing w:after="0"/>
              <w:jc w:val="center"/>
              <w:rPr>
                <w:rFonts w:ascii="Calibri" w:eastAsia="Times New Roman" w:hAnsi="Calibri" w:cs="Calibri"/>
                <w:color w:val="000000"/>
                <w:sz w:val="16"/>
              </w:rPr>
            </w:pPr>
            <w:r>
              <w:rPr>
                <w:rFonts w:ascii="Calibri" w:eastAsia="Times New Roman" w:hAnsi="Calibri" w:cs="Calibri"/>
                <w:color w:val="000000"/>
                <w:sz w:val="16"/>
              </w:rPr>
              <w:t>load 1</w:t>
            </w:r>
          </w:p>
        </w:tc>
        <w:tc>
          <w:tcPr>
            <w:tcW w:w="992" w:type="dxa"/>
            <w:shd w:val="clear" w:color="auto" w:fill="auto"/>
            <w:noWrap/>
            <w:vAlign w:val="bottom"/>
            <w:hideMark/>
          </w:tcPr>
          <w:p w14:paraId="4D589196" w14:textId="59FAE04D" w:rsidR="00F45DAD" w:rsidRPr="001D4A70" w:rsidRDefault="00946973"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2</w:t>
            </w:r>
          </w:p>
        </w:tc>
        <w:tc>
          <w:tcPr>
            <w:tcW w:w="837" w:type="dxa"/>
            <w:shd w:val="clear" w:color="auto" w:fill="auto"/>
            <w:noWrap/>
            <w:vAlign w:val="bottom"/>
            <w:hideMark/>
          </w:tcPr>
          <w:p w14:paraId="59D60407" w14:textId="06B33AED" w:rsidR="00F45DAD" w:rsidRPr="001D4A70" w:rsidRDefault="00946973"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io board</w:t>
            </w:r>
          </w:p>
        </w:tc>
        <w:tc>
          <w:tcPr>
            <w:tcW w:w="911" w:type="dxa"/>
            <w:shd w:val="clear" w:color="auto" w:fill="auto"/>
            <w:noWrap/>
            <w:vAlign w:val="bottom"/>
            <w:hideMark/>
          </w:tcPr>
          <w:p w14:paraId="026566E6"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pallet 1-2</w:t>
            </w:r>
          </w:p>
        </w:tc>
      </w:tr>
      <w:tr w:rsidR="00F45DAD" w:rsidRPr="00B73664" w14:paraId="629A2FC4" w14:textId="77777777" w:rsidTr="006C24A6">
        <w:trPr>
          <w:trHeight w:val="227"/>
          <w:tblHeader/>
        </w:trPr>
        <w:tc>
          <w:tcPr>
            <w:tcW w:w="1551" w:type="dxa"/>
            <w:shd w:val="clear" w:color="auto" w:fill="auto"/>
            <w:noWrap/>
            <w:vAlign w:val="bottom"/>
            <w:hideMark/>
          </w:tcPr>
          <w:p w14:paraId="73F214C6"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Power status</w:t>
            </w:r>
          </w:p>
        </w:tc>
        <w:tc>
          <w:tcPr>
            <w:tcW w:w="967" w:type="dxa"/>
            <w:shd w:val="clear" w:color="auto" w:fill="auto"/>
            <w:noWrap/>
            <w:vAlign w:val="bottom"/>
            <w:hideMark/>
          </w:tcPr>
          <w:p w14:paraId="5BC074A3" w14:textId="69F043A2"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P1</w:t>
            </w:r>
          </w:p>
        </w:tc>
        <w:tc>
          <w:tcPr>
            <w:tcW w:w="1032" w:type="dxa"/>
            <w:shd w:val="clear" w:color="auto" w:fill="auto"/>
            <w:noWrap/>
            <w:vAlign w:val="bottom"/>
            <w:hideMark/>
          </w:tcPr>
          <w:p w14:paraId="01477493" w14:textId="3B83A4D8"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P2</w:t>
            </w:r>
          </w:p>
        </w:tc>
        <w:tc>
          <w:tcPr>
            <w:tcW w:w="953" w:type="dxa"/>
            <w:shd w:val="clear" w:color="auto" w:fill="auto"/>
            <w:noWrap/>
            <w:vAlign w:val="bottom"/>
            <w:hideMark/>
          </w:tcPr>
          <w:p w14:paraId="2D4FD956" w14:textId="555B7740"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P3</w:t>
            </w:r>
          </w:p>
        </w:tc>
        <w:tc>
          <w:tcPr>
            <w:tcW w:w="1032" w:type="dxa"/>
            <w:shd w:val="clear" w:color="auto" w:fill="auto"/>
            <w:noWrap/>
            <w:vAlign w:val="bottom"/>
            <w:hideMark/>
          </w:tcPr>
          <w:p w14:paraId="6B5178FB" w14:textId="3D27C45A"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P4</w:t>
            </w:r>
          </w:p>
        </w:tc>
        <w:tc>
          <w:tcPr>
            <w:tcW w:w="952" w:type="dxa"/>
            <w:shd w:val="clear" w:color="auto" w:fill="auto"/>
            <w:noWrap/>
            <w:vAlign w:val="bottom"/>
            <w:hideMark/>
          </w:tcPr>
          <w:p w14:paraId="2F9B1821" w14:textId="64C86CC4"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P5</w:t>
            </w:r>
          </w:p>
        </w:tc>
        <w:tc>
          <w:tcPr>
            <w:tcW w:w="992" w:type="dxa"/>
            <w:shd w:val="clear" w:color="auto" w:fill="auto"/>
            <w:noWrap/>
            <w:vAlign w:val="bottom"/>
            <w:hideMark/>
          </w:tcPr>
          <w:p w14:paraId="6BF96B40" w14:textId="5BA97E93"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P6</w:t>
            </w:r>
          </w:p>
        </w:tc>
        <w:tc>
          <w:tcPr>
            <w:tcW w:w="837" w:type="dxa"/>
            <w:shd w:val="clear" w:color="auto" w:fill="auto"/>
            <w:noWrap/>
            <w:vAlign w:val="bottom"/>
            <w:hideMark/>
          </w:tcPr>
          <w:p w14:paraId="5A94581B" w14:textId="62396972"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combiner</w:t>
            </w:r>
          </w:p>
        </w:tc>
        <w:tc>
          <w:tcPr>
            <w:tcW w:w="911" w:type="dxa"/>
            <w:shd w:val="clear" w:color="auto" w:fill="auto"/>
            <w:noWrap/>
            <w:vAlign w:val="bottom"/>
            <w:hideMark/>
          </w:tcPr>
          <w:p w14:paraId="0804E658" w14:textId="0A5F11F3" w:rsidR="00F45DAD" w:rsidRPr="001D4A70" w:rsidRDefault="00223481" w:rsidP="00F45DAD">
            <w:pPr>
              <w:spacing w:after="0"/>
              <w:jc w:val="center"/>
              <w:rPr>
                <w:rFonts w:ascii="Calibri" w:eastAsia="Times New Roman" w:hAnsi="Calibri" w:cs="Calibri"/>
                <w:color w:val="000000"/>
                <w:sz w:val="16"/>
              </w:rPr>
            </w:pPr>
            <w:r w:rsidRPr="00223481">
              <w:rPr>
                <w:rFonts w:ascii="Calibri" w:eastAsia="Times New Roman" w:hAnsi="Calibri" w:cs="Calibri"/>
                <w:color w:val="000000"/>
                <w:sz w:val="16"/>
              </w:rPr>
              <w:t xml:space="preserve">VSWR </w:t>
            </w:r>
            <w:r w:rsidR="00F45DAD" w:rsidRPr="001D4A70">
              <w:rPr>
                <w:rFonts w:ascii="Calibri" w:eastAsia="Times New Roman" w:hAnsi="Calibri" w:cs="Calibri"/>
                <w:color w:val="000000"/>
                <w:sz w:val="16"/>
              </w:rPr>
              <w:t>load</w:t>
            </w:r>
          </w:p>
        </w:tc>
      </w:tr>
      <w:tr w:rsidR="00F45DAD" w:rsidRPr="00B73664" w14:paraId="6A0BED51" w14:textId="77777777" w:rsidTr="006C24A6">
        <w:trPr>
          <w:trHeight w:val="227"/>
          <w:tblHeader/>
        </w:trPr>
        <w:tc>
          <w:tcPr>
            <w:tcW w:w="1551" w:type="dxa"/>
            <w:shd w:val="clear" w:color="auto" w:fill="auto"/>
            <w:noWrap/>
            <w:vAlign w:val="bottom"/>
            <w:hideMark/>
          </w:tcPr>
          <w:p w14:paraId="50276AD6"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Voltage limit status</w:t>
            </w:r>
          </w:p>
        </w:tc>
        <w:tc>
          <w:tcPr>
            <w:tcW w:w="967" w:type="dxa"/>
            <w:shd w:val="clear" w:color="auto" w:fill="auto"/>
            <w:noWrap/>
            <w:vAlign w:val="bottom"/>
            <w:hideMark/>
          </w:tcPr>
          <w:p w14:paraId="131B9557"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P1</w:t>
            </w:r>
          </w:p>
        </w:tc>
        <w:tc>
          <w:tcPr>
            <w:tcW w:w="1032" w:type="dxa"/>
            <w:shd w:val="clear" w:color="auto" w:fill="auto"/>
            <w:noWrap/>
            <w:vAlign w:val="bottom"/>
            <w:hideMark/>
          </w:tcPr>
          <w:p w14:paraId="243CD9BD"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P2</w:t>
            </w:r>
          </w:p>
        </w:tc>
        <w:tc>
          <w:tcPr>
            <w:tcW w:w="953" w:type="dxa"/>
            <w:shd w:val="clear" w:color="auto" w:fill="auto"/>
            <w:noWrap/>
            <w:vAlign w:val="bottom"/>
            <w:hideMark/>
          </w:tcPr>
          <w:p w14:paraId="4D79E4CD"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P3</w:t>
            </w:r>
          </w:p>
        </w:tc>
        <w:tc>
          <w:tcPr>
            <w:tcW w:w="1032" w:type="dxa"/>
            <w:shd w:val="clear" w:color="auto" w:fill="auto"/>
            <w:noWrap/>
            <w:vAlign w:val="bottom"/>
            <w:hideMark/>
          </w:tcPr>
          <w:p w14:paraId="584B6EB4"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P4</w:t>
            </w:r>
          </w:p>
        </w:tc>
        <w:tc>
          <w:tcPr>
            <w:tcW w:w="952" w:type="dxa"/>
            <w:shd w:val="clear" w:color="auto" w:fill="auto"/>
            <w:noWrap/>
            <w:vAlign w:val="bottom"/>
            <w:hideMark/>
          </w:tcPr>
          <w:p w14:paraId="60E2CE40"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P5</w:t>
            </w:r>
          </w:p>
        </w:tc>
        <w:tc>
          <w:tcPr>
            <w:tcW w:w="992" w:type="dxa"/>
            <w:shd w:val="clear" w:color="auto" w:fill="auto"/>
            <w:noWrap/>
            <w:vAlign w:val="bottom"/>
            <w:hideMark/>
          </w:tcPr>
          <w:p w14:paraId="780F4570"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P6</w:t>
            </w:r>
          </w:p>
        </w:tc>
        <w:tc>
          <w:tcPr>
            <w:tcW w:w="837" w:type="dxa"/>
            <w:shd w:val="clear" w:color="auto" w:fill="auto"/>
            <w:noWrap/>
            <w:vAlign w:val="bottom"/>
            <w:hideMark/>
          </w:tcPr>
          <w:p w14:paraId="7CE7D1DE"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646B3F56"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F45DAD" w:rsidRPr="00B73664" w14:paraId="5F9AE90A" w14:textId="77777777" w:rsidTr="006C24A6">
        <w:trPr>
          <w:trHeight w:val="227"/>
          <w:tblHeader/>
        </w:trPr>
        <w:tc>
          <w:tcPr>
            <w:tcW w:w="1551" w:type="dxa"/>
            <w:shd w:val="clear" w:color="auto" w:fill="auto"/>
            <w:noWrap/>
            <w:vAlign w:val="bottom"/>
            <w:hideMark/>
          </w:tcPr>
          <w:p w14:paraId="669C3D60"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Current limit status</w:t>
            </w:r>
          </w:p>
        </w:tc>
        <w:tc>
          <w:tcPr>
            <w:tcW w:w="967" w:type="dxa"/>
            <w:shd w:val="clear" w:color="auto" w:fill="auto"/>
            <w:noWrap/>
            <w:vAlign w:val="bottom"/>
            <w:hideMark/>
          </w:tcPr>
          <w:p w14:paraId="012EFEFC"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P1</w:t>
            </w:r>
          </w:p>
        </w:tc>
        <w:tc>
          <w:tcPr>
            <w:tcW w:w="1032" w:type="dxa"/>
            <w:shd w:val="clear" w:color="auto" w:fill="auto"/>
            <w:noWrap/>
            <w:vAlign w:val="bottom"/>
            <w:hideMark/>
          </w:tcPr>
          <w:p w14:paraId="02F8AEDD"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P2</w:t>
            </w:r>
          </w:p>
        </w:tc>
        <w:tc>
          <w:tcPr>
            <w:tcW w:w="953" w:type="dxa"/>
            <w:shd w:val="clear" w:color="auto" w:fill="auto"/>
            <w:noWrap/>
            <w:vAlign w:val="bottom"/>
            <w:hideMark/>
          </w:tcPr>
          <w:p w14:paraId="1959194C"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P3</w:t>
            </w:r>
          </w:p>
        </w:tc>
        <w:tc>
          <w:tcPr>
            <w:tcW w:w="1032" w:type="dxa"/>
            <w:shd w:val="clear" w:color="auto" w:fill="auto"/>
            <w:noWrap/>
            <w:vAlign w:val="bottom"/>
            <w:hideMark/>
          </w:tcPr>
          <w:p w14:paraId="0A2C42C1"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P4</w:t>
            </w:r>
          </w:p>
        </w:tc>
        <w:tc>
          <w:tcPr>
            <w:tcW w:w="952" w:type="dxa"/>
            <w:shd w:val="clear" w:color="auto" w:fill="auto"/>
            <w:noWrap/>
            <w:vAlign w:val="bottom"/>
            <w:hideMark/>
          </w:tcPr>
          <w:p w14:paraId="5F098B8A"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P5</w:t>
            </w:r>
          </w:p>
        </w:tc>
        <w:tc>
          <w:tcPr>
            <w:tcW w:w="992" w:type="dxa"/>
            <w:shd w:val="clear" w:color="auto" w:fill="auto"/>
            <w:noWrap/>
            <w:vAlign w:val="bottom"/>
            <w:hideMark/>
          </w:tcPr>
          <w:p w14:paraId="0C3B0FC8"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P6</w:t>
            </w:r>
          </w:p>
        </w:tc>
        <w:tc>
          <w:tcPr>
            <w:tcW w:w="837" w:type="dxa"/>
            <w:shd w:val="clear" w:color="auto" w:fill="auto"/>
            <w:noWrap/>
            <w:vAlign w:val="bottom"/>
            <w:hideMark/>
          </w:tcPr>
          <w:p w14:paraId="50D910F8"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326CE578"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F45DAD" w:rsidRPr="00B73664" w14:paraId="562BE4A3" w14:textId="77777777" w:rsidTr="006C24A6">
        <w:trPr>
          <w:trHeight w:val="227"/>
          <w:tblHeader/>
        </w:trPr>
        <w:tc>
          <w:tcPr>
            <w:tcW w:w="1551" w:type="dxa"/>
            <w:shd w:val="clear" w:color="auto" w:fill="auto"/>
            <w:noWrap/>
            <w:vAlign w:val="bottom"/>
            <w:hideMark/>
          </w:tcPr>
          <w:p w14:paraId="54EB1F11" w14:textId="77777777" w:rsidR="00F45DAD" w:rsidRPr="001D4A70" w:rsidRDefault="00F45DAD" w:rsidP="00F45DAD">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Reference status</w:t>
            </w:r>
          </w:p>
        </w:tc>
        <w:tc>
          <w:tcPr>
            <w:tcW w:w="967" w:type="dxa"/>
            <w:shd w:val="clear" w:color="auto" w:fill="auto"/>
            <w:noWrap/>
            <w:vAlign w:val="bottom"/>
            <w:hideMark/>
          </w:tcPr>
          <w:p w14:paraId="277EB3FF"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PSU</w:t>
            </w:r>
          </w:p>
        </w:tc>
        <w:tc>
          <w:tcPr>
            <w:tcW w:w="1032" w:type="dxa"/>
            <w:shd w:val="clear" w:color="auto" w:fill="auto"/>
            <w:noWrap/>
            <w:vAlign w:val="bottom"/>
            <w:hideMark/>
          </w:tcPr>
          <w:p w14:paraId="42CC1753"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12 V PSU</w:t>
            </w:r>
          </w:p>
        </w:tc>
        <w:tc>
          <w:tcPr>
            <w:tcW w:w="953" w:type="dxa"/>
            <w:shd w:val="clear" w:color="auto" w:fill="auto"/>
            <w:noWrap/>
            <w:vAlign w:val="bottom"/>
            <w:hideMark/>
          </w:tcPr>
          <w:p w14:paraId="2AA7B541"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v ref</w:t>
            </w:r>
          </w:p>
        </w:tc>
        <w:tc>
          <w:tcPr>
            <w:tcW w:w="1032" w:type="dxa"/>
            <w:shd w:val="clear" w:color="auto" w:fill="auto"/>
            <w:noWrap/>
            <w:vAlign w:val="bottom"/>
            <w:hideMark/>
          </w:tcPr>
          <w:p w14:paraId="7EE139E1"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v </w:t>
            </w:r>
            <w:proofErr w:type="spellStart"/>
            <w:r w:rsidRPr="001D4A70">
              <w:rPr>
                <w:rFonts w:ascii="Calibri" w:eastAsia="Times New Roman" w:hAnsi="Calibri" w:cs="Calibri"/>
                <w:color w:val="000000"/>
                <w:sz w:val="16"/>
              </w:rPr>
              <w:t>gnd</w:t>
            </w:r>
            <w:proofErr w:type="spellEnd"/>
          </w:p>
        </w:tc>
        <w:tc>
          <w:tcPr>
            <w:tcW w:w="952" w:type="dxa"/>
            <w:shd w:val="clear" w:color="auto" w:fill="auto"/>
            <w:noWrap/>
            <w:vAlign w:val="bottom"/>
            <w:hideMark/>
          </w:tcPr>
          <w:p w14:paraId="21766094" w14:textId="77777777" w:rsidR="00F45DAD" w:rsidRPr="001D4A70" w:rsidRDefault="00F45DAD" w:rsidP="00F45DAD">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adc</w:t>
            </w:r>
            <w:proofErr w:type="spellEnd"/>
            <w:r w:rsidRPr="001D4A70">
              <w:rPr>
                <w:rFonts w:ascii="Calibri" w:eastAsia="Times New Roman" w:hAnsi="Calibri" w:cs="Calibri"/>
                <w:color w:val="000000"/>
                <w:sz w:val="16"/>
              </w:rPr>
              <w:t xml:space="preserve"> ref</w:t>
            </w:r>
          </w:p>
        </w:tc>
        <w:tc>
          <w:tcPr>
            <w:tcW w:w="992" w:type="dxa"/>
            <w:shd w:val="clear" w:color="auto" w:fill="auto"/>
            <w:noWrap/>
            <w:vAlign w:val="bottom"/>
            <w:hideMark/>
          </w:tcPr>
          <w:p w14:paraId="5563E0B6"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12V FAN</w:t>
            </w:r>
          </w:p>
        </w:tc>
        <w:tc>
          <w:tcPr>
            <w:tcW w:w="837" w:type="dxa"/>
            <w:shd w:val="clear" w:color="auto" w:fill="auto"/>
            <w:noWrap/>
            <w:vAlign w:val="bottom"/>
            <w:hideMark/>
          </w:tcPr>
          <w:p w14:paraId="73B082E0"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5599C6A2" w14:textId="77777777" w:rsidR="00F45DAD" w:rsidRPr="001D4A70" w:rsidRDefault="00F45DAD" w:rsidP="00F45DAD">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bl>
    <w:p w14:paraId="53D206CE" w14:textId="4ED2DF1C" w:rsidR="005A0E9A" w:rsidRPr="00B73664" w:rsidRDefault="005A0E9A" w:rsidP="00B73664">
      <w:pPr>
        <w:spacing w:after="0"/>
        <w:jc w:val="left"/>
        <w:rPr>
          <w:rFonts w:ascii="Calibri" w:eastAsia="Times New Roman" w:hAnsi="Calibri" w:cs="Calibri"/>
          <w:color w:val="000000"/>
          <w:sz w:val="14"/>
        </w:rPr>
      </w:pP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1"/>
        <w:gridCol w:w="911"/>
        <w:gridCol w:w="911"/>
        <w:gridCol w:w="893"/>
        <w:gridCol w:w="893"/>
        <w:gridCol w:w="893"/>
        <w:gridCol w:w="893"/>
        <w:gridCol w:w="968"/>
        <w:gridCol w:w="1041"/>
      </w:tblGrid>
      <w:tr w:rsidR="00B73664" w:rsidRPr="00B73664" w14:paraId="4C44CAA8" w14:textId="77777777" w:rsidTr="006C24A6">
        <w:trPr>
          <w:trHeight w:val="227"/>
          <w:tblHeader/>
        </w:trPr>
        <w:tc>
          <w:tcPr>
            <w:tcW w:w="1551" w:type="dxa"/>
            <w:vAlign w:val="bottom"/>
          </w:tcPr>
          <w:p w14:paraId="4FD0A0B4" w14:textId="77777777" w:rsidR="00B73664" w:rsidRPr="00B73664" w:rsidRDefault="00B73664" w:rsidP="00B73664">
            <w:pPr>
              <w:spacing w:after="0"/>
              <w:jc w:val="left"/>
              <w:rPr>
                <w:rFonts w:ascii="Calibri" w:eastAsia="Times New Roman" w:hAnsi="Calibri" w:cs="Calibri"/>
                <w:color w:val="000000"/>
                <w:sz w:val="16"/>
              </w:rPr>
            </w:pPr>
          </w:p>
        </w:tc>
        <w:tc>
          <w:tcPr>
            <w:tcW w:w="911" w:type="dxa"/>
            <w:shd w:val="clear" w:color="auto" w:fill="BFBFBF" w:themeFill="background1" w:themeFillShade="BF"/>
            <w:noWrap/>
            <w:vAlign w:val="bottom"/>
            <w:hideMark/>
          </w:tcPr>
          <w:p w14:paraId="0BBDFADF" w14:textId="12D3C93C"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8</w:t>
            </w:r>
          </w:p>
        </w:tc>
        <w:tc>
          <w:tcPr>
            <w:tcW w:w="911" w:type="dxa"/>
            <w:shd w:val="clear" w:color="auto" w:fill="BFBFBF" w:themeFill="background1" w:themeFillShade="BF"/>
            <w:noWrap/>
            <w:vAlign w:val="bottom"/>
            <w:hideMark/>
          </w:tcPr>
          <w:p w14:paraId="124DEAA5" w14:textId="29A433D6"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9</w:t>
            </w:r>
          </w:p>
        </w:tc>
        <w:tc>
          <w:tcPr>
            <w:tcW w:w="893" w:type="dxa"/>
            <w:shd w:val="clear" w:color="auto" w:fill="BFBFBF" w:themeFill="background1" w:themeFillShade="BF"/>
            <w:noWrap/>
            <w:vAlign w:val="bottom"/>
            <w:hideMark/>
          </w:tcPr>
          <w:p w14:paraId="522F872B" w14:textId="78F1E38F"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10</w:t>
            </w:r>
          </w:p>
        </w:tc>
        <w:tc>
          <w:tcPr>
            <w:tcW w:w="893" w:type="dxa"/>
            <w:shd w:val="clear" w:color="auto" w:fill="BFBFBF" w:themeFill="background1" w:themeFillShade="BF"/>
            <w:noWrap/>
            <w:vAlign w:val="bottom"/>
            <w:hideMark/>
          </w:tcPr>
          <w:p w14:paraId="0461648D" w14:textId="6AF65B30"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11</w:t>
            </w:r>
          </w:p>
        </w:tc>
        <w:tc>
          <w:tcPr>
            <w:tcW w:w="893" w:type="dxa"/>
            <w:shd w:val="clear" w:color="auto" w:fill="BFBFBF" w:themeFill="background1" w:themeFillShade="BF"/>
            <w:noWrap/>
            <w:vAlign w:val="bottom"/>
            <w:hideMark/>
          </w:tcPr>
          <w:p w14:paraId="275B263A" w14:textId="0D015E19"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12</w:t>
            </w:r>
          </w:p>
        </w:tc>
        <w:tc>
          <w:tcPr>
            <w:tcW w:w="893" w:type="dxa"/>
            <w:shd w:val="clear" w:color="auto" w:fill="BFBFBF" w:themeFill="background1" w:themeFillShade="BF"/>
            <w:noWrap/>
            <w:vAlign w:val="bottom"/>
            <w:hideMark/>
          </w:tcPr>
          <w:p w14:paraId="6ED650F7" w14:textId="3375FD44"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13</w:t>
            </w:r>
          </w:p>
        </w:tc>
        <w:tc>
          <w:tcPr>
            <w:tcW w:w="968" w:type="dxa"/>
            <w:shd w:val="clear" w:color="auto" w:fill="BFBFBF" w:themeFill="background1" w:themeFillShade="BF"/>
            <w:noWrap/>
            <w:vAlign w:val="bottom"/>
            <w:hideMark/>
          </w:tcPr>
          <w:p w14:paraId="2EED0207" w14:textId="533724F4"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14</w:t>
            </w:r>
          </w:p>
        </w:tc>
        <w:tc>
          <w:tcPr>
            <w:tcW w:w="1041" w:type="dxa"/>
            <w:shd w:val="clear" w:color="auto" w:fill="BFBFBF" w:themeFill="background1" w:themeFillShade="BF"/>
            <w:noWrap/>
            <w:vAlign w:val="bottom"/>
            <w:hideMark/>
          </w:tcPr>
          <w:p w14:paraId="55738867" w14:textId="228A346F" w:rsidR="00B73664" w:rsidRPr="00B73664" w:rsidRDefault="00B73664" w:rsidP="00B73664">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15</w:t>
            </w:r>
          </w:p>
        </w:tc>
      </w:tr>
      <w:tr w:rsidR="00B73664" w:rsidRPr="00B73664" w14:paraId="4A1A3C20" w14:textId="77777777" w:rsidTr="006C24A6">
        <w:trPr>
          <w:trHeight w:val="227"/>
          <w:tblHeader/>
        </w:trPr>
        <w:tc>
          <w:tcPr>
            <w:tcW w:w="1551" w:type="dxa"/>
            <w:vAlign w:val="bottom"/>
          </w:tcPr>
          <w:p w14:paraId="724B95EC" w14:textId="13D64321" w:rsidR="00B73664" w:rsidRPr="00B73664" w:rsidRDefault="00650622" w:rsidP="00B73664">
            <w:pPr>
              <w:spacing w:after="0"/>
              <w:jc w:val="left"/>
              <w:rPr>
                <w:rFonts w:ascii="Calibri" w:eastAsia="Times New Roman" w:hAnsi="Calibri" w:cs="Calibri"/>
                <w:color w:val="000000"/>
                <w:sz w:val="16"/>
              </w:rPr>
            </w:pPr>
            <w:r>
              <w:rPr>
                <w:rFonts w:ascii="Calibri" w:eastAsia="Times New Roman" w:hAnsi="Calibri" w:cs="Calibri"/>
                <w:color w:val="000000"/>
                <w:sz w:val="16"/>
              </w:rPr>
              <w:t>SSM</w:t>
            </w:r>
            <w:r w:rsidR="00B73664" w:rsidRPr="001D4A70">
              <w:rPr>
                <w:rFonts w:ascii="Calibri" w:eastAsia="Times New Roman" w:hAnsi="Calibri" w:cs="Calibri"/>
                <w:color w:val="000000"/>
                <w:sz w:val="16"/>
              </w:rPr>
              <w:t xml:space="preserve"> status</w:t>
            </w:r>
          </w:p>
        </w:tc>
        <w:tc>
          <w:tcPr>
            <w:tcW w:w="911" w:type="dxa"/>
            <w:shd w:val="clear" w:color="auto" w:fill="auto"/>
            <w:noWrap/>
            <w:vAlign w:val="bottom"/>
            <w:hideMark/>
          </w:tcPr>
          <w:p w14:paraId="061F76D0" w14:textId="580D1889"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001DACA2"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0D7476A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47F7C5AC"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07672EC3"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1C799B46"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00469B42"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2FBEE9C0"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major issue</w:t>
            </w:r>
          </w:p>
        </w:tc>
      </w:tr>
      <w:tr w:rsidR="00B73664" w:rsidRPr="00B73664" w14:paraId="6A0F91DE" w14:textId="77777777" w:rsidTr="006C24A6">
        <w:trPr>
          <w:trHeight w:val="227"/>
          <w:tblHeader/>
        </w:trPr>
        <w:tc>
          <w:tcPr>
            <w:tcW w:w="1551" w:type="dxa"/>
            <w:vAlign w:val="bottom"/>
          </w:tcPr>
          <w:p w14:paraId="5DE3FAA0" w14:textId="1486266B"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Pallet status</w:t>
            </w:r>
          </w:p>
        </w:tc>
        <w:tc>
          <w:tcPr>
            <w:tcW w:w="911" w:type="dxa"/>
            <w:shd w:val="clear" w:color="auto" w:fill="auto"/>
            <w:noWrap/>
            <w:vAlign w:val="bottom"/>
            <w:hideMark/>
          </w:tcPr>
          <w:p w14:paraId="6B816386" w14:textId="23C65803" w:rsidR="00B73664" w:rsidRPr="00B73664" w:rsidRDefault="00B73664" w:rsidP="00B73664">
            <w:pPr>
              <w:spacing w:after="0"/>
              <w:rPr>
                <w:rFonts w:ascii="Calibri" w:eastAsia="Times New Roman" w:hAnsi="Calibri" w:cs="Calibri"/>
                <w:color w:val="000000"/>
                <w:sz w:val="16"/>
              </w:rPr>
            </w:pPr>
            <w:r w:rsidRPr="00B73664">
              <w:rPr>
                <w:rFonts w:ascii="Calibri" w:eastAsia="Times New Roman" w:hAnsi="Calibri" w:cs="Calibri"/>
                <w:color w:val="000000"/>
                <w:sz w:val="16"/>
              </w:rPr>
              <w:t>Sanity P1</w:t>
            </w:r>
          </w:p>
        </w:tc>
        <w:tc>
          <w:tcPr>
            <w:tcW w:w="911" w:type="dxa"/>
            <w:shd w:val="clear" w:color="auto" w:fill="auto"/>
            <w:noWrap/>
            <w:vAlign w:val="bottom"/>
            <w:hideMark/>
          </w:tcPr>
          <w:p w14:paraId="5DD40BF5"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P2</w:t>
            </w:r>
          </w:p>
        </w:tc>
        <w:tc>
          <w:tcPr>
            <w:tcW w:w="893" w:type="dxa"/>
            <w:shd w:val="clear" w:color="auto" w:fill="auto"/>
            <w:noWrap/>
            <w:vAlign w:val="bottom"/>
            <w:hideMark/>
          </w:tcPr>
          <w:p w14:paraId="2ADB8EA5"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P3</w:t>
            </w:r>
          </w:p>
        </w:tc>
        <w:tc>
          <w:tcPr>
            <w:tcW w:w="893" w:type="dxa"/>
            <w:shd w:val="clear" w:color="auto" w:fill="auto"/>
            <w:noWrap/>
            <w:vAlign w:val="bottom"/>
            <w:hideMark/>
          </w:tcPr>
          <w:p w14:paraId="43FC2536"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P4</w:t>
            </w:r>
          </w:p>
        </w:tc>
        <w:tc>
          <w:tcPr>
            <w:tcW w:w="893" w:type="dxa"/>
            <w:shd w:val="clear" w:color="auto" w:fill="auto"/>
            <w:noWrap/>
            <w:vAlign w:val="bottom"/>
            <w:hideMark/>
          </w:tcPr>
          <w:p w14:paraId="3B2C5738"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P5</w:t>
            </w:r>
          </w:p>
        </w:tc>
        <w:tc>
          <w:tcPr>
            <w:tcW w:w="893" w:type="dxa"/>
            <w:shd w:val="clear" w:color="auto" w:fill="auto"/>
            <w:noWrap/>
            <w:vAlign w:val="bottom"/>
            <w:hideMark/>
          </w:tcPr>
          <w:p w14:paraId="2F1AC793"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P6</w:t>
            </w:r>
          </w:p>
        </w:tc>
        <w:tc>
          <w:tcPr>
            <w:tcW w:w="968" w:type="dxa"/>
            <w:shd w:val="clear" w:color="auto" w:fill="auto"/>
            <w:noWrap/>
            <w:vAlign w:val="bottom"/>
            <w:hideMark/>
          </w:tcPr>
          <w:p w14:paraId="31673024"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5EAE9178"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281B36F7" w14:textId="77777777" w:rsidTr="006C24A6">
        <w:trPr>
          <w:trHeight w:val="227"/>
          <w:tblHeader/>
        </w:trPr>
        <w:tc>
          <w:tcPr>
            <w:tcW w:w="1551" w:type="dxa"/>
            <w:vAlign w:val="bottom"/>
          </w:tcPr>
          <w:p w14:paraId="00D9B3D7" w14:textId="797C90B6"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Reset status</w:t>
            </w:r>
          </w:p>
        </w:tc>
        <w:tc>
          <w:tcPr>
            <w:tcW w:w="911" w:type="dxa"/>
            <w:shd w:val="clear" w:color="auto" w:fill="auto"/>
            <w:noWrap/>
            <w:vAlign w:val="bottom"/>
            <w:hideMark/>
          </w:tcPr>
          <w:p w14:paraId="725BD35A" w14:textId="037A8A67" w:rsidR="00B73664" w:rsidRPr="00B73664" w:rsidRDefault="00946973" w:rsidP="00B73664">
            <w:pPr>
              <w:spacing w:after="0"/>
              <w:jc w:val="center"/>
              <w:rPr>
                <w:rFonts w:ascii="Calibri" w:eastAsia="Times New Roman" w:hAnsi="Calibri" w:cs="Calibri"/>
                <w:color w:val="000000"/>
                <w:sz w:val="16"/>
              </w:rPr>
            </w:pPr>
            <w:r w:rsidRPr="00946973">
              <w:rPr>
                <w:rFonts w:ascii="Calibri" w:eastAsia="Times New Roman" w:hAnsi="Calibri" w:cs="Calibri"/>
                <w:color w:val="000000"/>
                <w:sz w:val="16"/>
              </w:rPr>
              <w:t xml:space="preserve">need ref </w:t>
            </w:r>
            <w:proofErr w:type="spellStart"/>
            <w:r w:rsidRPr="00946973">
              <w:rPr>
                <w:rFonts w:ascii="Calibri" w:eastAsia="Times New Roman" w:hAnsi="Calibri" w:cs="Calibri"/>
                <w:color w:val="000000"/>
                <w:sz w:val="16"/>
              </w:rPr>
              <w:t>rst</w:t>
            </w:r>
            <w:proofErr w:type="spellEnd"/>
          </w:p>
        </w:tc>
        <w:tc>
          <w:tcPr>
            <w:tcW w:w="911" w:type="dxa"/>
            <w:shd w:val="clear" w:color="auto" w:fill="auto"/>
            <w:noWrap/>
            <w:vAlign w:val="bottom"/>
            <w:hideMark/>
          </w:tcPr>
          <w:p w14:paraId="47C81E8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6347099C"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3748A234"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78837A6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66FAE51B"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42341F0A"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6497A17D"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31A19EE1" w14:textId="77777777" w:rsidTr="006C24A6">
        <w:trPr>
          <w:trHeight w:val="227"/>
          <w:tblHeader/>
        </w:trPr>
        <w:tc>
          <w:tcPr>
            <w:tcW w:w="1551" w:type="dxa"/>
            <w:vAlign w:val="bottom"/>
          </w:tcPr>
          <w:p w14:paraId="1656F0B6" w14:textId="3AC89F03"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Warning temp</w:t>
            </w:r>
          </w:p>
        </w:tc>
        <w:tc>
          <w:tcPr>
            <w:tcW w:w="911" w:type="dxa"/>
            <w:shd w:val="clear" w:color="auto" w:fill="auto"/>
            <w:noWrap/>
            <w:vAlign w:val="bottom"/>
            <w:hideMark/>
          </w:tcPr>
          <w:p w14:paraId="3718738E" w14:textId="3B41C72E" w:rsidR="00B73664" w:rsidRPr="00B73664" w:rsidRDefault="00946973" w:rsidP="00B73664">
            <w:pPr>
              <w:spacing w:after="0"/>
              <w:jc w:val="center"/>
              <w:rPr>
                <w:rFonts w:ascii="Calibri" w:eastAsia="Times New Roman" w:hAnsi="Calibri" w:cs="Calibri"/>
                <w:color w:val="000000"/>
                <w:sz w:val="16"/>
              </w:rPr>
            </w:pPr>
            <w:proofErr w:type="spellStart"/>
            <w:r>
              <w:rPr>
                <w:rFonts w:ascii="Calibri" w:eastAsia="Times New Roman" w:hAnsi="Calibri" w:cs="Calibri"/>
                <w:color w:val="000000"/>
                <w:sz w:val="16"/>
              </w:rPr>
              <w:t>adc</w:t>
            </w:r>
            <w:proofErr w:type="spellEnd"/>
          </w:p>
        </w:tc>
        <w:tc>
          <w:tcPr>
            <w:tcW w:w="911" w:type="dxa"/>
            <w:shd w:val="clear" w:color="auto" w:fill="auto"/>
            <w:noWrap/>
            <w:vAlign w:val="bottom"/>
            <w:hideMark/>
          </w:tcPr>
          <w:p w14:paraId="4015CF8D" w14:textId="6684C509" w:rsidR="00B73664" w:rsidRPr="00B73664" w:rsidRDefault="00B73664" w:rsidP="00946973">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pallet </w:t>
            </w:r>
            <w:r w:rsidR="00946973">
              <w:rPr>
                <w:rFonts w:ascii="Calibri" w:eastAsia="Times New Roman" w:hAnsi="Calibri" w:cs="Calibri"/>
                <w:color w:val="000000"/>
                <w:sz w:val="16"/>
              </w:rPr>
              <w:t>1</w:t>
            </w:r>
            <w:r w:rsidRPr="00B73664">
              <w:rPr>
                <w:rFonts w:ascii="Calibri" w:eastAsia="Times New Roman" w:hAnsi="Calibri" w:cs="Calibri"/>
                <w:color w:val="000000"/>
                <w:sz w:val="16"/>
              </w:rPr>
              <w:t>-</w:t>
            </w:r>
            <w:r w:rsidR="00946973">
              <w:rPr>
                <w:rFonts w:ascii="Calibri" w:eastAsia="Times New Roman" w:hAnsi="Calibri" w:cs="Calibri"/>
                <w:color w:val="000000"/>
                <w:sz w:val="16"/>
              </w:rPr>
              <w:t>2</w:t>
            </w:r>
          </w:p>
        </w:tc>
        <w:tc>
          <w:tcPr>
            <w:tcW w:w="893" w:type="dxa"/>
            <w:shd w:val="clear" w:color="auto" w:fill="auto"/>
            <w:noWrap/>
            <w:vAlign w:val="bottom"/>
            <w:hideMark/>
          </w:tcPr>
          <w:p w14:paraId="1FC81A35" w14:textId="1F7FACAD" w:rsidR="00B73664" w:rsidRPr="00B73664" w:rsidRDefault="00946973"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pallet 3-4</w:t>
            </w:r>
          </w:p>
        </w:tc>
        <w:tc>
          <w:tcPr>
            <w:tcW w:w="893" w:type="dxa"/>
            <w:shd w:val="clear" w:color="auto" w:fill="auto"/>
            <w:noWrap/>
            <w:vAlign w:val="bottom"/>
            <w:hideMark/>
          </w:tcPr>
          <w:p w14:paraId="5AA22FC1" w14:textId="4EED525C" w:rsidR="00B73664" w:rsidRPr="00B73664" w:rsidRDefault="00946973" w:rsidP="00946973">
            <w:pPr>
              <w:spacing w:after="0"/>
              <w:jc w:val="center"/>
              <w:rPr>
                <w:rFonts w:ascii="Calibri" w:eastAsia="Times New Roman" w:hAnsi="Calibri" w:cs="Calibri"/>
                <w:color w:val="000000"/>
                <w:sz w:val="16"/>
              </w:rPr>
            </w:pPr>
            <w:r>
              <w:rPr>
                <w:rFonts w:ascii="Calibri" w:eastAsia="Times New Roman" w:hAnsi="Calibri" w:cs="Calibri"/>
                <w:color w:val="000000"/>
                <w:sz w:val="16"/>
              </w:rPr>
              <w:t>pallet 5</w:t>
            </w:r>
            <w:r w:rsidRPr="00B73664">
              <w:rPr>
                <w:rFonts w:ascii="Calibri" w:eastAsia="Times New Roman" w:hAnsi="Calibri" w:cs="Calibri"/>
                <w:color w:val="000000"/>
                <w:sz w:val="16"/>
              </w:rPr>
              <w:t>-</w:t>
            </w:r>
            <w:r>
              <w:rPr>
                <w:rFonts w:ascii="Calibri" w:eastAsia="Times New Roman" w:hAnsi="Calibri" w:cs="Calibri"/>
                <w:color w:val="000000"/>
                <w:sz w:val="16"/>
              </w:rPr>
              <w:t>6</w:t>
            </w:r>
          </w:p>
        </w:tc>
        <w:tc>
          <w:tcPr>
            <w:tcW w:w="893" w:type="dxa"/>
            <w:shd w:val="clear" w:color="auto" w:fill="auto"/>
            <w:noWrap/>
            <w:vAlign w:val="bottom"/>
            <w:hideMark/>
          </w:tcPr>
          <w:p w14:paraId="1B0EEA6A"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up</w:t>
            </w:r>
          </w:p>
        </w:tc>
        <w:tc>
          <w:tcPr>
            <w:tcW w:w="893" w:type="dxa"/>
            <w:shd w:val="clear" w:color="auto" w:fill="auto"/>
            <w:noWrap/>
            <w:vAlign w:val="bottom"/>
            <w:hideMark/>
          </w:tcPr>
          <w:p w14:paraId="26439C2E"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0ACB68FB"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3887179C"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1700D4F1" w14:textId="77777777" w:rsidTr="006C24A6">
        <w:trPr>
          <w:trHeight w:val="227"/>
          <w:tblHeader/>
        </w:trPr>
        <w:tc>
          <w:tcPr>
            <w:tcW w:w="1551" w:type="dxa"/>
            <w:vAlign w:val="bottom"/>
          </w:tcPr>
          <w:p w14:paraId="314AFB4E" w14:textId="3D890A89"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Over temp</w:t>
            </w:r>
          </w:p>
        </w:tc>
        <w:tc>
          <w:tcPr>
            <w:tcW w:w="911" w:type="dxa"/>
            <w:shd w:val="clear" w:color="auto" w:fill="auto"/>
            <w:noWrap/>
            <w:vAlign w:val="bottom"/>
            <w:hideMark/>
          </w:tcPr>
          <w:p w14:paraId="2058E419" w14:textId="0089F13B" w:rsidR="00B73664" w:rsidRPr="00B73664" w:rsidRDefault="00946973" w:rsidP="00B73664">
            <w:pPr>
              <w:spacing w:after="0"/>
              <w:jc w:val="center"/>
              <w:rPr>
                <w:rFonts w:ascii="Calibri" w:eastAsia="Times New Roman" w:hAnsi="Calibri" w:cs="Calibri"/>
                <w:color w:val="000000"/>
                <w:sz w:val="16"/>
              </w:rPr>
            </w:pPr>
            <w:proofErr w:type="spellStart"/>
            <w:r>
              <w:rPr>
                <w:rFonts w:ascii="Calibri" w:eastAsia="Times New Roman" w:hAnsi="Calibri" w:cs="Calibri"/>
                <w:color w:val="000000"/>
                <w:sz w:val="16"/>
              </w:rPr>
              <w:t>adc</w:t>
            </w:r>
            <w:proofErr w:type="spellEnd"/>
          </w:p>
        </w:tc>
        <w:tc>
          <w:tcPr>
            <w:tcW w:w="911" w:type="dxa"/>
            <w:shd w:val="clear" w:color="auto" w:fill="auto"/>
            <w:noWrap/>
            <w:vAlign w:val="bottom"/>
            <w:hideMark/>
          </w:tcPr>
          <w:p w14:paraId="0D335C11" w14:textId="2BBC02D2" w:rsidR="00B73664" w:rsidRPr="00B73664" w:rsidRDefault="00946973"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pallet </w:t>
            </w:r>
            <w:r>
              <w:rPr>
                <w:rFonts w:ascii="Calibri" w:eastAsia="Times New Roman" w:hAnsi="Calibri" w:cs="Calibri"/>
                <w:color w:val="000000"/>
                <w:sz w:val="16"/>
              </w:rPr>
              <w:t>1</w:t>
            </w:r>
            <w:r w:rsidRPr="00B73664">
              <w:rPr>
                <w:rFonts w:ascii="Calibri" w:eastAsia="Times New Roman" w:hAnsi="Calibri" w:cs="Calibri"/>
                <w:color w:val="000000"/>
                <w:sz w:val="16"/>
              </w:rPr>
              <w:t>-</w:t>
            </w:r>
            <w:r>
              <w:rPr>
                <w:rFonts w:ascii="Calibri" w:eastAsia="Times New Roman" w:hAnsi="Calibri" w:cs="Calibri"/>
                <w:color w:val="000000"/>
                <w:sz w:val="16"/>
              </w:rPr>
              <w:t>2</w:t>
            </w:r>
          </w:p>
        </w:tc>
        <w:tc>
          <w:tcPr>
            <w:tcW w:w="893" w:type="dxa"/>
            <w:shd w:val="clear" w:color="auto" w:fill="auto"/>
            <w:noWrap/>
            <w:vAlign w:val="bottom"/>
            <w:hideMark/>
          </w:tcPr>
          <w:p w14:paraId="065FA882" w14:textId="1DEDA8F4" w:rsidR="00B73664" w:rsidRPr="00B73664" w:rsidRDefault="00946973" w:rsidP="00946973">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pallet </w:t>
            </w:r>
            <w:r>
              <w:rPr>
                <w:rFonts w:ascii="Calibri" w:eastAsia="Times New Roman" w:hAnsi="Calibri" w:cs="Calibri"/>
                <w:color w:val="000000"/>
                <w:sz w:val="16"/>
              </w:rPr>
              <w:t>3</w:t>
            </w:r>
            <w:r w:rsidRPr="00B73664">
              <w:rPr>
                <w:rFonts w:ascii="Calibri" w:eastAsia="Times New Roman" w:hAnsi="Calibri" w:cs="Calibri"/>
                <w:color w:val="000000"/>
                <w:sz w:val="16"/>
              </w:rPr>
              <w:t>-</w:t>
            </w:r>
            <w:r>
              <w:rPr>
                <w:rFonts w:ascii="Calibri" w:eastAsia="Times New Roman" w:hAnsi="Calibri" w:cs="Calibri"/>
                <w:color w:val="000000"/>
                <w:sz w:val="16"/>
              </w:rPr>
              <w:t>4</w:t>
            </w:r>
          </w:p>
        </w:tc>
        <w:tc>
          <w:tcPr>
            <w:tcW w:w="893" w:type="dxa"/>
            <w:shd w:val="clear" w:color="auto" w:fill="auto"/>
            <w:noWrap/>
            <w:vAlign w:val="bottom"/>
            <w:hideMark/>
          </w:tcPr>
          <w:p w14:paraId="1ED03CC6" w14:textId="18A8F819" w:rsidR="00B73664" w:rsidRPr="00B73664" w:rsidRDefault="00946973" w:rsidP="00B73664">
            <w:pPr>
              <w:spacing w:after="0"/>
              <w:jc w:val="center"/>
              <w:rPr>
                <w:rFonts w:ascii="Calibri" w:eastAsia="Times New Roman" w:hAnsi="Calibri" w:cs="Calibri"/>
                <w:color w:val="000000"/>
                <w:sz w:val="16"/>
              </w:rPr>
            </w:pPr>
            <w:r>
              <w:rPr>
                <w:rFonts w:ascii="Calibri" w:eastAsia="Times New Roman" w:hAnsi="Calibri" w:cs="Calibri"/>
                <w:color w:val="000000"/>
                <w:sz w:val="16"/>
              </w:rPr>
              <w:t>pallet 5</w:t>
            </w:r>
            <w:r w:rsidRPr="00B73664">
              <w:rPr>
                <w:rFonts w:ascii="Calibri" w:eastAsia="Times New Roman" w:hAnsi="Calibri" w:cs="Calibri"/>
                <w:color w:val="000000"/>
                <w:sz w:val="16"/>
              </w:rPr>
              <w:t>-</w:t>
            </w:r>
            <w:r>
              <w:rPr>
                <w:rFonts w:ascii="Calibri" w:eastAsia="Times New Roman" w:hAnsi="Calibri" w:cs="Calibri"/>
                <w:color w:val="000000"/>
                <w:sz w:val="16"/>
              </w:rPr>
              <w:t>6</w:t>
            </w:r>
          </w:p>
        </w:tc>
        <w:tc>
          <w:tcPr>
            <w:tcW w:w="893" w:type="dxa"/>
            <w:shd w:val="clear" w:color="auto" w:fill="auto"/>
            <w:noWrap/>
            <w:vAlign w:val="bottom"/>
            <w:hideMark/>
          </w:tcPr>
          <w:p w14:paraId="35B83E97"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up</w:t>
            </w:r>
          </w:p>
        </w:tc>
        <w:tc>
          <w:tcPr>
            <w:tcW w:w="893" w:type="dxa"/>
            <w:shd w:val="clear" w:color="auto" w:fill="auto"/>
            <w:noWrap/>
            <w:vAlign w:val="bottom"/>
            <w:hideMark/>
          </w:tcPr>
          <w:p w14:paraId="7845E558"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2C7C4D8B"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37B7889E"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1AED52DF" w14:textId="77777777" w:rsidTr="006C24A6">
        <w:trPr>
          <w:trHeight w:val="227"/>
          <w:tblHeader/>
        </w:trPr>
        <w:tc>
          <w:tcPr>
            <w:tcW w:w="1551" w:type="dxa"/>
            <w:vAlign w:val="bottom"/>
          </w:tcPr>
          <w:p w14:paraId="6ABC0F9F" w14:textId="4D65F872"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Power status</w:t>
            </w:r>
          </w:p>
        </w:tc>
        <w:tc>
          <w:tcPr>
            <w:tcW w:w="911" w:type="dxa"/>
            <w:shd w:val="clear" w:color="auto" w:fill="auto"/>
            <w:noWrap/>
            <w:vAlign w:val="bottom"/>
            <w:hideMark/>
          </w:tcPr>
          <w:p w14:paraId="15F5D63A" w14:textId="7178CBD8"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P1 </w:t>
            </w:r>
            <w:proofErr w:type="spellStart"/>
            <w:r w:rsidRPr="00B73664">
              <w:rPr>
                <w:rFonts w:ascii="Calibri" w:eastAsia="Times New Roman" w:hAnsi="Calibri" w:cs="Calibri"/>
                <w:color w:val="000000"/>
                <w:sz w:val="16"/>
              </w:rPr>
              <w:t>Pdis</w:t>
            </w:r>
            <w:proofErr w:type="spellEnd"/>
          </w:p>
        </w:tc>
        <w:tc>
          <w:tcPr>
            <w:tcW w:w="911" w:type="dxa"/>
            <w:shd w:val="clear" w:color="auto" w:fill="auto"/>
            <w:noWrap/>
            <w:vAlign w:val="bottom"/>
            <w:hideMark/>
          </w:tcPr>
          <w:p w14:paraId="13283D26"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P2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09BE98A0"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P3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6FF1DFFB"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P4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2D2A805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P5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52897F10" w14:textId="68441C22" w:rsidR="00B73664" w:rsidRPr="00B73664" w:rsidRDefault="007F7208" w:rsidP="00B73664">
            <w:pPr>
              <w:spacing w:after="0"/>
              <w:jc w:val="center"/>
              <w:rPr>
                <w:rFonts w:ascii="Calibri" w:eastAsia="Times New Roman" w:hAnsi="Calibri" w:cs="Calibri"/>
                <w:color w:val="000000"/>
                <w:sz w:val="16"/>
              </w:rPr>
            </w:pPr>
            <w:r>
              <w:rPr>
                <w:rFonts w:ascii="Calibri" w:eastAsia="Times New Roman" w:hAnsi="Calibri" w:cs="Calibri"/>
                <w:color w:val="000000"/>
                <w:sz w:val="16"/>
              </w:rPr>
              <w:t>P6</w:t>
            </w:r>
            <w:r w:rsidR="00B73664" w:rsidRPr="00B73664">
              <w:rPr>
                <w:rFonts w:ascii="Calibri" w:eastAsia="Times New Roman" w:hAnsi="Calibri" w:cs="Calibri"/>
                <w:color w:val="000000"/>
                <w:sz w:val="16"/>
              </w:rPr>
              <w:t xml:space="preserve"> </w:t>
            </w:r>
            <w:proofErr w:type="spellStart"/>
            <w:r w:rsidR="00B73664" w:rsidRPr="00B73664">
              <w:rPr>
                <w:rFonts w:ascii="Calibri" w:eastAsia="Times New Roman" w:hAnsi="Calibri" w:cs="Calibri"/>
                <w:color w:val="000000"/>
                <w:sz w:val="16"/>
              </w:rPr>
              <w:t>Pdis</w:t>
            </w:r>
            <w:proofErr w:type="spellEnd"/>
          </w:p>
        </w:tc>
        <w:tc>
          <w:tcPr>
            <w:tcW w:w="968" w:type="dxa"/>
            <w:shd w:val="clear" w:color="auto" w:fill="auto"/>
            <w:noWrap/>
            <w:vAlign w:val="bottom"/>
            <w:hideMark/>
          </w:tcPr>
          <w:p w14:paraId="7FDC6844"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warn Pout</w:t>
            </w:r>
          </w:p>
        </w:tc>
        <w:tc>
          <w:tcPr>
            <w:tcW w:w="1041" w:type="dxa"/>
            <w:shd w:val="clear" w:color="auto" w:fill="auto"/>
            <w:noWrap/>
            <w:vAlign w:val="bottom"/>
            <w:hideMark/>
          </w:tcPr>
          <w:p w14:paraId="459908A4"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limit Pout</w:t>
            </w:r>
          </w:p>
        </w:tc>
      </w:tr>
      <w:tr w:rsidR="00B73664" w:rsidRPr="00B73664" w14:paraId="0A662981" w14:textId="77777777" w:rsidTr="006C24A6">
        <w:trPr>
          <w:trHeight w:val="227"/>
          <w:tblHeader/>
        </w:trPr>
        <w:tc>
          <w:tcPr>
            <w:tcW w:w="1551" w:type="dxa"/>
            <w:vAlign w:val="bottom"/>
          </w:tcPr>
          <w:p w14:paraId="437450DA" w14:textId="5BF8FC9D"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Voltage limit status</w:t>
            </w:r>
          </w:p>
        </w:tc>
        <w:tc>
          <w:tcPr>
            <w:tcW w:w="911" w:type="dxa"/>
            <w:shd w:val="clear" w:color="auto" w:fill="auto"/>
            <w:noWrap/>
            <w:vAlign w:val="bottom"/>
            <w:hideMark/>
          </w:tcPr>
          <w:p w14:paraId="1D90FFF1" w14:textId="71A81D1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5EB78C9A"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4299D7CC"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22F87D82"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31F3BA3F"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6E3CCA7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2D2F3CCD"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083C3FBF"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4098EF04" w14:textId="77777777" w:rsidTr="006C24A6">
        <w:trPr>
          <w:trHeight w:val="227"/>
          <w:tblHeader/>
        </w:trPr>
        <w:tc>
          <w:tcPr>
            <w:tcW w:w="1551" w:type="dxa"/>
            <w:vAlign w:val="bottom"/>
          </w:tcPr>
          <w:p w14:paraId="42A40156" w14:textId="79FFECA5"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Current limit status</w:t>
            </w:r>
          </w:p>
        </w:tc>
        <w:tc>
          <w:tcPr>
            <w:tcW w:w="911" w:type="dxa"/>
            <w:shd w:val="clear" w:color="auto" w:fill="auto"/>
            <w:noWrap/>
            <w:vAlign w:val="bottom"/>
            <w:hideMark/>
          </w:tcPr>
          <w:p w14:paraId="0C52E64D" w14:textId="5CE5A07D"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6359C06F"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05383F77"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59E7633D"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1CD6FF0B"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7F030157"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31575739"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7EB9FFD8"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B73664" w:rsidRPr="00B73664" w14:paraId="5DB302A9" w14:textId="77777777" w:rsidTr="006C24A6">
        <w:trPr>
          <w:trHeight w:val="227"/>
          <w:tblHeader/>
        </w:trPr>
        <w:tc>
          <w:tcPr>
            <w:tcW w:w="1551" w:type="dxa"/>
            <w:vAlign w:val="bottom"/>
          </w:tcPr>
          <w:p w14:paraId="6D01DD66" w14:textId="6A267F6F" w:rsidR="00B73664" w:rsidRPr="00B73664" w:rsidRDefault="00B73664" w:rsidP="00B73664">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Reference status</w:t>
            </w:r>
          </w:p>
        </w:tc>
        <w:tc>
          <w:tcPr>
            <w:tcW w:w="911" w:type="dxa"/>
            <w:shd w:val="clear" w:color="auto" w:fill="auto"/>
            <w:noWrap/>
            <w:vAlign w:val="bottom"/>
            <w:hideMark/>
          </w:tcPr>
          <w:p w14:paraId="46163582" w14:textId="7D7CC564"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1</w:t>
            </w:r>
          </w:p>
        </w:tc>
        <w:tc>
          <w:tcPr>
            <w:tcW w:w="911" w:type="dxa"/>
            <w:shd w:val="clear" w:color="auto" w:fill="auto"/>
            <w:noWrap/>
            <w:vAlign w:val="bottom"/>
            <w:hideMark/>
          </w:tcPr>
          <w:p w14:paraId="5D0F99E3"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2</w:t>
            </w:r>
          </w:p>
        </w:tc>
        <w:tc>
          <w:tcPr>
            <w:tcW w:w="893" w:type="dxa"/>
            <w:shd w:val="clear" w:color="auto" w:fill="auto"/>
            <w:noWrap/>
            <w:vAlign w:val="bottom"/>
            <w:hideMark/>
          </w:tcPr>
          <w:p w14:paraId="3A8F7541"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3</w:t>
            </w:r>
          </w:p>
        </w:tc>
        <w:tc>
          <w:tcPr>
            <w:tcW w:w="893" w:type="dxa"/>
            <w:shd w:val="clear" w:color="auto" w:fill="auto"/>
            <w:noWrap/>
            <w:vAlign w:val="bottom"/>
            <w:hideMark/>
          </w:tcPr>
          <w:p w14:paraId="2C9205A6"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1 </w:t>
            </w:r>
            <w:proofErr w:type="spellStart"/>
            <w:r w:rsidRPr="00B73664">
              <w:rPr>
                <w:rFonts w:ascii="Calibri" w:eastAsia="Times New Roman" w:hAnsi="Calibri" w:cs="Calibri"/>
                <w:color w:val="000000"/>
                <w:sz w:val="16"/>
              </w:rPr>
              <w:t>psu</w:t>
            </w:r>
            <w:proofErr w:type="spellEnd"/>
          </w:p>
        </w:tc>
        <w:tc>
          <w:tcPr>
            <w:tcW w:w="893" w:type="dxa"/>
            <w:shd w:val="clear" w:color="auto" w:fill="auto"/>
            <w:noWrap/>
            <w:vAlign w:val="bottom"/>
            <w:hideMark/>
          </w:tcPr>
          <w:p w14:paraId="78EF6C45"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2 </w:t>
            </w:r>
            <w:proofErr w:type="spellStart"/>
            <w:r w:rsidRPr="00B73664">
              <w:rPr>
                <w:rFonts w:ascii="Calibri" w:eastAsia="Times New Roman" w:hAnsi="Calibri" w:cs="Calibri"/>
                <w:color w:val="000000"/>
                <w:sz w:val="16"/>
              </w:rPr>
              <w:t>psu</w:t>
            </w:r>
            <w:proofErr w:type="spellEnd"/>
          </w:p>
        </w:tc>
        <w:tc>
          <w:tcPr>
            <w:tcW w:w="893" w:type="dxa"/>
            <w:shd w:val="clear" w:color="auto" w:fill="auto"/>
            <w:noWrap/>
            <w:vAlign w:val="bottom"/>
            <w:hideMark/>
          </w:tcPr>
          <w:p w14:paraId="14199166"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3 </w:t>
            </w:r>
            <w:proofErr w:type="spellStart"/>
            <w:r w:rsidRPr="00B73664">
              <w:rPr>
                <w:rFonts w:ascii="Calibri" w:eastAsia="Times New Roman" w:hAnsi="Calibri" w:cs="Calibri"/>
                <w:color w:val="000000"/>
                <w:sz w:val="16"/>
              </w:rPr>
              <w:t>psu</w:t>
            </w:r>
            <w:proofErr w:type="spellEnd"/>
          </w:p>
        </w:tc>
        <w:tc>
          <w:tcPr>
            <w:tcW w:w="968" w:type="dxa"/>
            <w:shd w:val="clear" w:color="auto" w:fill="auto"/>
            <w:noWrap/>
            <w:vAlign w:val="bottom"/>
            <w:hideMark/>
          </w:tcPr>
          <w:p w14:paraId="33EBB31F" w14:textId="77777777" w:rsidR="00B73664" w:rsidRPr="00B73664" w:rsidRDefault="00B73664" w:rsidP="00B73664">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4 </w:t>
            </w:r>
            <w:proofErr w:type="spellStart"/>
            <w:r w:rsidRPr="00B73664">
              <w:rPr>
                <w:rFonts w:ascii="Calibri" w:eastAsia="Times New Roman" w:hAnsi="Calibri" w:cs="Calibri"/>
                <w:color w:val="000000"/>
                <w:sz w:val="16"/>
              </w:rPr>
              <w:t>psu</w:t>
            </w:r>
            <w:proofErr w:type="spellEnd"/>
          </w:p>
        </w:tc>
        <w:tc>
          <w:tcPr>
            <w:tcW w:w="1041" w:type="dxa"/>
            <w:shd w:val="clear" w:color="auto" w:fill="auto"/>
            <w:noWrap/>
            <w:vAlign w:val="bottom"/>
            <w:hideMark/>
          </w:tcPr>
          <w:p w14:paraId="74438786" w14:textId="77777777" w:rsidR="00B73664" w:rsidRPr="00B73664" w:rsidRDefault="00B73664" w:rsidP="00CB1C3D">
            <w:pPr>
              <w:keepNext/>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bl>
    <w:p w14:paraId="0AC61383" w14:textId="1B5BD726" w:rsidR="00B73664" w:rsidRPr="00B73664" w:rsidRDefault="00CB1C3D" w:rsidP="00CB1C3D">
      <w:pPr>
        <w:pStyle w:val="Caption"/>
        <w:rPr>
          <w:rFonts w:ascii="Calibri" w:eastAsia="Times New Roman" w:hAnsi="Calibri" w:cs="Calibri"/>
          <w:color w:val="000000"/>
          <w:sz w:val="16"/>
        </w:rPr>
      </w:pPr>
      <w:r>
        <w:t xml:space="preserve">Table </w:t>
      </w:r>
      <w:r w:rsidR="00D86A98">
        <w:fldChar w:fldCharType="begin"/>
      </w:r>
      <w:r w:rsidR="00D86A98">
        <w:instrText xml:space="preserve"> SEQ Table \* ARABIC </w:instrText>
      </w:r>
      <w:r w:rsidR="00D86A98">
        <w:fldChar w:fldCharType="separate"/>
      </w:r>
      <w:r w:rsidR="00D86A98">
        <w:rPr>
          <w:noProof/>
        </w:rPr>
        <w:t>3</w:t>
      </w:r>
      <w:r w:rsidR="00D86A98">
        <w:fldChar w:fldCharType="end"/>
      </w:r>
      <w:r>
        <w:t xml:space="preserve"> </w:t>
      </w:r>
      <w:r w:rsidR="00650622">
        <w:t>SSM</w:t>
      </w:r>
      <w:r>
        <w:t xml:space="preserve"> </w:t>
      </w:r>
      <w:r w:rsidR="000536E2">
        <w:t xml:space="preserve">detailed </w:t>
      </w:r>
      <w:r>
        <w:t>status information.</w:t>
      </w:r>
    </w:p>
    <w:p w14:paraId="2398EF22" w14:textId="7DBDBC8E" w:rsidR="00AE373F" w:rsidRDefault="00AE373F" w:rsidP="0066390E">
      <w:pPr>
        <w:spacing w:after="0"/>
        <w:jc w:val="left"/>
      </w:pPr>
      <w:r w:rsidRPr="00AE373F">
        <w:rPr>
          <w:i/>
        </w:rPr>
        <w:t xml:space="preserve">The </w:t>
      </w:r>
      <w:r>
        <w:rPr>
          <w:i/>
        </w:rPr>
        <w:t>“</w:t>
      </w:r>
      <w:r w:rsidRPr="00AE373F">
        <w:rPr>
          <w:i/>
        </w:rPr>
        <w:t>x</w:t>
      </w:r>
      <w:r>
        <w:rPr>
          <w:i/>
        </w:rPr>
        <w:t>”</w:t>
      </w:r>
      <w:r w:rsidRPr="00AE373F">
        <w:t xml:space="preserve"> indicate</w:t>
      </w:r>
      <w:r>
        <w:t xml:space="preserve"> that bit position is unused.</w:t>
      </w:r>
    </w:p>
    <w:p w14:paraId="72F79BBA" w14:textId="77777777" w:rsidR="0066390E" w:rsidRPr="00AE373F" w:rsidRDefault="0066390E" w:rsidP="0066390E">
      <w:pPr>
        <w:spacing w:after="0"/>
        <w:jc w:val="left"/>
        <w:rPr>
          <w:i/>
        </w:rPr>
      </w:pPr>
    </w:p>
    <w:p w14:paraId="3C24CBA8" w14:textId="6CAC148F" w:rsidR="00D50ED7" w:rsidRDefault="00650622" w:rsidP="00D50ED7">
      <w:pPr>
        <w:pStyle w:val="ReferenceList"/>
        <w:numPr>
          <w:ilvl w:val="0"/>
          <w:numId w:val="0"/>
        </w:numPr>
      </w:pPr>
      <w:r>
        <w:rPr>
          <w:i/>
        </w:rPr>
        <w:t>SSM</w:t>
      </w:r>
      <w:r w:rsidR="00D50ED7" w:rsidRPr="0071227E">
        <w:rPr>
          <w:i/>
        </w:rPr>
        <w:t xml:space="preserve"> status </w:t>
      </w:r>
      <w:r w:rsidR="00E66FC0">
        <w:rPr>
          <w:i/>
        </w:rPr>
        <w:t>r</w:t>
      </w:r>
      <w:r w:rsidR="00E66FC0" w:rsidRPr="0071227E">
        <w:rPr>
          <w:i/>
        </w:rPr>
        <w:t xml:space="preserve">egister </w:t>
      </w:r>
      <w:r w:rsidR="00AE373F">
        <w:rPr>
          <w:i/>
        </w:rPr>
        <w:t>on</w:t>
      </w:r>
      <w:r w:rsidR="00D50ED7" w:rsidRPr="0071227E">
        <w:rPr>
          <w:i/>
        </w:rPr>
        <w:t xml:space="preserve"> bit </w:t>
      </w:r>
      <w:proofErr w:type="gramStart"/>
      <w:r w:rsidR="00D50ED7" w:rsidRPr="0071227E">
        <w:rPr>
          <w:i/>
        </w:rPr>
        <w:t>5</w:t>
      </w:r>
      <w:r w:rsidR="00D50ED7" w:rsidRPr="00D50ED7">
        <w:t xml:space="preserve"> :</w:t>
      </w:r>
      <w:proofErr w:type="gramEnd"/>
      <w:r w:rsidR="00D50ED7" w:rsidRPr="00D50ED7">
        <w:t xml:space="preserve"> ind</w:t>
      </w:r>
      <w:r w:rsidR="00D50ED7">
        <w:t>icate</w:t>
      </w:r>
      <w:r w:rsidR="000A2851">
        <w:t>s</w:t>
      </w:r>
      <w:r w:rsidR="00D50ED7">
        <w:t xml:space="preserve"> the memory buffer use</w:t>
      </w:r>
      <w:r w:rsidR="00E66FC0">
        <w:t>d</w:t>
      </w:r>
      <w:r w:rsidR="00D50ED7">
        <w:t xml:space="preserve"> for data acquisition</w:t>
      </w:r>
      <w:r w:rsidR="0071227E">
        <w:t xml:space="preserve"> (see Fast acquisition buffering</w:t>
      </w:r>
      <w:r w:rsidR="00E66FC0">
        <w:t xml:space="preserve"> section</w:t>
      </w:r>
      <w:r w:rsidR="0071227E">
        <w:t>)</w:t>
      </w:r>
      <w:r w:rsidR="00D50ED7">
        <w:t>.</w:t>
      </w:r>
    </w:p>
    <w:p w14:paraId="72E415F5" w14:textId="14E325B8" w:rsidR="00D50ED7" w:rsidRDefault="00D50ED7" w:rsidP="009E0D95">
      <w:pPr>
        <w:pStyle w:val="ReferenceList"/>
        <w:numPr>
          <w:ilvl w:val="0"/>
          <w:numId w:val="11"/>
        </w:numPr>
        <w:spacing w:after="0"/>
        <w:ind w:left="714" w:hanging="357"/>
      </w:pPr>
      <w:r>
        <w:t>0</w:t>
      </w:r>
      <w:r w:rsidR="00E66FC0">
        <w:t>:</w:t>
      </w:r>
      <w:r>
        <w:t xml:space="preserve"> use of buffer 1.</w:t>
      </w:r>
    </w:p>
    <w:p w14:paraId="51D737CA" w14:textId="437B05AE" w:rsidR="00D50ED7" w:rsidRDefault="00D50ED7" w:rsidP="009E0D95">
      <w:pPr>
        <w:pStyle w:val="ReferenceList"/>
        <w:numPr>
          <w:ilvl w:val="0"/>
          <w:numId w:val="11"/>
        </w:numPr>
        <w:spacing w:after="0"/>
        <w:ind w:left="714" w:hanging="357"/>
      </w:pPr>
      <w:r>
        <w:t>1</w:t>
      </w:r>
      <w:r w:rsidR="00E66FC0">
        <w:t>:</w:t>
      </w:r>
      <w:r>
        <w:t xml:space="preserve"> use of buffer 2.</w:t>
      </w:r>
    </w:p>
    <w:p w14:paraId="6195BA3B" w14:textId="77777777" w:rsidR="009E0D95" w:rsidRDefault="009E0D95" w:rsidP="009E0D95">
      <w:pPr>
        <w:pStyle w:val="ReferenceList"/>
        <w:numPr>
          <w:ilvl w:val="0"/>
          <w:numId w:val="0"/>
        </w:numPr>
        <w:spacing w:after="0"/>
        <w:ind w:left="714"/>
      </w:pPr>
    </w:p>
    <w:p w14:paraId="0977E3D4" w14:textId="0D3559EA" w:rsidR="00D50ED7" w:rsidRDefault="00650622" w:rsidP="00D50ED7">
      <w:pPr>
        <w:pStyle w:val="ReferenceList"/>
        <w:numPr>
          <w:ilvl w:val="0"/>
          <w:numId w:val="0"/>
        </w:numPr>
      </w:pPr>
      <w:r>
        <w:rPr>
          <w:i/>
        </w:rPr>
        <w:t>SSM</w:t>
      </w:r>
      <w:r w:rsidR="00D50ED7" w:rsidRPr="0071227E">
        <w:rPr>
          <w:i/>
        </w:rPr>
        <w:t xml:space="preserve"> status </w:t>
      </w:r>
      <w:r w:rsidR="00E66FC0">
        <w:rPr>
          <w:i/>
        </w:rPr>
        <w:t>r</w:t>
      </w:r>
      <w:r w:rsidR="00E66FC0" w:rsidRPr="0071227E">
        <w:rPr>
          <w:i/>
        </w:rPr>
        <w:t xml:space="preserve">egister </w:t>
      </w:r>
      <w:r w:rsidR="00D50ED7" w:rsidRPr="0071227E">
        <w:rPr>
          <w:i/>
        </w:rPr>
        <w:t xml:space="preserve">– bit </w:t>
      </w:r>
      <w:proofErr w:type="gramStart"/>
      <w:r w:rsidR="00D50ED7" w:rsidRPr="0071227E">
        <w:rPr>
          <w:i/>
        </w:rPr>
        <w:t xml:space="preserve">6 </w:t>
      </w:r>
      <w:r w:rsidR="00D50ED7" w:rsidRPr="00D50ED7">
        <w:t>:</w:t>
      </w:r>
      <w:proofErr w:type="gramEnd"/>
      <w:r w:rsidR="00D50ED7" w:rsidRPr="00D50ED7">
        <w:t xml:space="preserve"> ind</w:t>
      </w:r>
      <w:r w:rsidR="00D50ED7">
        <w:t>icate</w:t>
      </w:r>
      <w:r w:rsidR="000A2851">
        <w:t>s</w:t>
      </w:r>
      <w:r w:rsidR="00D50ED7">
        <w:t xml:space="preserve"> the trigger status</w:t>
      </w:r>
      <w:r w:rsidR="0071227E">
        <w:t xml:space="preserve"> (see Fast acquisition buffering</w:t>
      </w:r>
      <w:r w:rsidR="00E66FC0">
        <w:t xml:space="preserve"> section</w:t>
      </w:r>
      <w:r w:rsidR="0071227E">
        <w:t>).</w:t>
      </w:r>
    </w:p>
    <w:p w14:paraId="576BFBDA" w14:textId="28CFDF0E" w:rsidR="00D50ED7" w:rsidRDefault="00D50ED7" w:rsidP="009E0D95">
      <w:pPr>
        <w:pStyle w:val="ReferenceList"/>
        <w:numPr>
          <w:ilvl w:val="0"/>
          <w:numId w:val="11"/>
        </w:numPr>
        <w:spacing w:after="0"/>
      </w:pPr>
      <w:r>
        <w:t>0</w:t>
      </w:r>
      <w:r w:rsidR="00E66FC0">
        <w:t>:</w:t>
      </w:r>
      <w:r>
        <w:t xml:space="preserve"> trigger unarmed.</w:t>
      </w:r>
    </w:p>
    <w:p w14:paraId="64A9D11B" w14:textId="49ACE477" w:rsidR="00D50ED7" w:rsidRPr="00D50ED7" w:rsidRDefault="00D50ED7" w:rsidP="009E0D95">
      <w:pPr>
        <w:pStyle w:val="ReferenceList"/>
        <w:numPr>
          <w:ilvl w:val="0"/>
          <w:numId w:val="11"/>
        </w:numPr>
        <w:spacing w:after="0"/>
      </w:pPr>
      <w:r>
        <w:t>1</w:t>
      </w:r>
      <w:r w:rsidR="00E66FC0">
        <w:t>:</w:t>
      </w:r>
      <w:r>
        <w:t xml:space="preserve"> trigger armed.</w:t>
      </w:r>
    </w:p>
    <w:p w14:paraId="25C464F8" w14:textId="40A8B2B8" w:rsidR="0071227E" w:rsidRDefault="0071227E" w:rsidP="00D50ED7">
      <w:pPr>
        <w:pStyle w:val="ReferenceList"/>
        <w:numPr>
          <w:ilvl w:val="0"/>
          <w:numId w:val="0"/>
        </w:numPr>
      </w:pPr>
      <w:commentRangeStart w:id="11367"/>
      <w:commentRangeEnd w:id="11367"/>
      <w:r>
        <w:rPr>
          <w:rStyle w:val="CommentReference"/>
          <w:rFonts w:cstheme="minorBidi"/>
          <w:lang w:val="en-US"/>
        </w:rPr>
        <w:commentReference w:id="11367"/>
      </w:r>
    </w:p>
    <w:p w14:paraId="35BA9121" w14:textId="4F72F2C1" w:rsidR="0071227E" w:rsidRDefault="0071227E" w:rsidP="00DC175A">
      <w:pPr>
        <w:pStyle w:val="Heading2"/>
        <w:numPr>
          <w:ilvl w:val="1"/>
          <w:numId w:val="3"/>
        </w:numPr>
      </w:pPr>
      <w:bookmarkStart w:id="11368" w:name="_Toc13139975"/>
      <w:r>
        <w:t>Fast acquisit</w:t>
      </w:r>
      <w:r w:rsidR="00367B69">
        <w:t>ion buffering</w:t>
      </w:r>
      <w:r w:rsidR="001E05E1">
        <w:t xml:space="preserve"> with </w:t>
      </w:r>
      <w:r w:rsidR="00650622">
        <w:t>SSM</w:t>
      </w:r>
      <w:r w:rsidR="001E05E1">
        <w:t xml:space="preserve"> racks</w:t>
      </w:r>
      <w:bookmarkEnd w:id="11368"/>
    </w:p>
    <w:p w14:paraId="2E9829EE" w14:textId="1FE223DF" w:rsidR="003C750A" w:rsidRDefault="00367B69" w:rsidP="00DC175A">
      <w:pPr>
        <w:pStyle w:val="Heading3"/>
        <w:numPr>
          <w:ilvl w:val="2"/>
          <w:numId w:val="3"/>
        </w:numPr>
      </w:pPr>
      <w:bookmarkStart w:id="11369" w:name="_Toc13139976"/>
      <w:r>
        <w:t>General requirements</w:t>
      </w:r>
      <w:bookmarkEnd w:id="11369"/>
    </w:p>
    <w:p w14:paraId="54232539" w14:textId="02C9D06F" w:rsidR="00AB53EA" w:rsidRDefault="00AB53EA" w:rsidP="00AB53EA">
      <w:r w:rsidRPr="004D1808">
        <w:t>Fast Acquisition Buffering retrieves all acquisition data that cannot be read quickly enough through a polling process.</w:t>
      </w:r>
      <w:r>
        <w:t xml:space="preserve"> </w:t>
      </w:r>
      <w:r>
        <w:rPr>
          <w:rStyle w:val="tlid-translation"/>
        </w:rPr>
        <w:t>Based on a trigger system, it allows to download all the post-mortem data of amplifiers</w:t>
      </w:r>
      <w:r w:rsidR="00EA48E3">
        <w:rPr>
          <w:rStyle w:val="tlid-translation"/>
        </w:rPr>
        <w:t xml:space="preserve"> for a period of 20 seconds</w:t>
      </w:r>
      <w:r>
        <w:rPr>
          <w:rStyle w:val="tlid-translation"/>
        </w:rPr>
        <w:t>.</w:t>
      </w:r>
    </w:p>
    <w:p w14:paraId="510A4CB8" w14:textId="77777777" w:rsidR="00AB53EA" w:rsidRDefault="00AB53EA" w:rsidP="00AB53EA">
      <w:r>
        <w:t xml:space="preserve">The general requirements are the </w:t>
      </w:r>
      <w:proofErr w:type="gramStart"/>
      <w:r>
        <w:t>followings :</w:t>
      </w:r>
      <w:proofErr w:type="gramEnd"/>
    </w:p>
    <w:tbl>
      <w:tblPr>
        <w:tblW w:w="9180" w:type="dxa"/>
        <w:tblLook w:val="04A0" w:firstRow="1" w:lastRow="0" w:firstColumn="1" w:lastColumn="0" w:noHBand="0" w:noVBand="1"/>
      </w:tblPr>
      <w:tblGrid>
        <w:gridCol w:w="2943"/>
        <w:gridCol w:w="6237"/>
      </w:tblGrid>
      <w:tr w:rsidR="00AB53EA" w:rsidRPr="003C750A" w14:paraId="08E834F5" w14:textId="77777777" w:rsidTr="009E0D95">
        <w:trPr>
          <w:trHeight w:val="528"/>
        </w:trPr>
        <w:tc>
          <w:tcPr>
            <w:tcW w:w="2943"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3D23B377" w14:textId="77777777" w:rsidR="00AB53EA" w:rsidRPr="003C750A" w:rsidRDefault="00AB53EA" w:rsidP="00AB53EA">
            <w:pPr>
              <w:spacing w:after="0"/>
              <w:jc w:val="left"/>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Data of interest for fast acquisition</w:t>
            </w:r>
          </w:p>
        </w:tc>
        <w:tc>
          <w:tcPr>
            <w:tcW w:w="6237" w:type="dxa"/>
            <w:tcBorders>
              <w:top w:val="single" w:sz="4" w:space="0" w:color="auto"/>
              <w:left w:val="nil"/>
              <w:bottom w:val="single" w:sz="4" w:space="0" w:color="auto"/>
              <w:right w:val="single" w:sz="4" w:space="0" w:color="000000"/>
            </w:tcBorders>
            <w:shd w:val="clear" w:color="auto" w:fill="auto"/>
            <w:vAlign w:val="center"/>
            <w:hideMark/>
          </w:tcPr>
          <w:p w14:paraId="1DA8A5AA" w14:textId="77777777" w:rsidR="00AB53EA" w:rsidRDefault="00AB53EA" w:rsidP="00AB53EA">
            <w:pPr>
              <w:spacing w:after="0"/>
              <w:jc w:val="center"/>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buffering set only for powers, pallet currents, pallet voltages and flags.</w:t>
            </w:r>
          </w:p>
          <w:p w14:paraId="69E81E88" w14:textId="77777777" w:rsidR="00AB53EA" w:rsidRPr="003C750A" w:rsidRDefault="00AB53EA" w:rsidP="00AB53EA">
            <w:pPr>
              <w:spacing w:after="0"/>
              <w:jc w:val="center"/>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 xml:space="preserve">NOT for fans, temperatures, integrated currents, voltage references </w:t>
            </w:r>
          </w:p>
        </w:tc>
      </w:tr>
      <w:tr w:rsidR="00AB53EA" w:rsidRPr="003C750A" w14:paraId="1B027F29" w14:textId="77777777" w:rsidTr="009E0D95">
        <w:trPr>
          <w:trHeight w:val="528"/>
        </w:trPr>
        <w:tc>
          <w:tcPr>
            <w:tcW w:w="2943" w:type="dxa"/>
            <w:tcBorders>
              <w:top w:val="nil"/>
              <w:left w:val="single" w:sz="4" w:space="0" w:color="auto"/>
              <w:bottom w:val="single" w:sz="4" w:space="0" w:color="auto"/>
              <w:right w:val="single" w:sz="4" w:space="0" w:color="auto"/>
            </w:tcBorders>
            <w:shd w:val="clear" w:color="000000" w:fill="FFC000"/>
            <w:noWrap/>
            <w:vAlign w:val="center"/>
            <w:hideMark/>
          </w:tcPr>
          <w:p w14:paraId="4F443D8C" w14:textId="77777777" w:rsidR="00AB53EA" w:rsidRPr="003C750A" w:rsidRDefault="00AB53EA" w:rsidP="00AB53EA">
            <w:pPr>
              <w:spacing w:after="0"/>
              <w:jc w:val="left"/>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Embedded buffers</w:t>
            </w:r>
          </w:p>
        </w:tc>
        <w:tc>
          <w:tcPr>
            <w:tcW w:w="6237" w:type="dxa"/>
            <w:tcBorders>
              <w:top w:val="single" w:sz="4" w:space="0" w:color="auto"/>
              <w:left w:val="nil"/>
              <w:bottom w:val="single" w:sz="4" w:space="0" w:color="auto"/>
              <w:right w:val="single" w:sz="4" w:space="0" w:color="000000"/>
            </w:tcBorders>
            <w:shd w:val="clear" w:color="auto" w:fill="auto"/>
            <w:noWrap/>
            <w:vAlign w:val="center"/>
            <w:hideMark/>
          </w:tcPr>
          <w:p w14:paraId="07F9F396" w14:textId="77777777" w:rsidR="00AB53EA" w:rsidRPr="003C750A" w:rsidRDefault="00AB53EA" w:rsidP="00AB53EA">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Pr="003C750A">
              <w:rPr>
                <w:rFonts w:ascii="Times New Roman" w:eastAsia="Times New Roman" w:hAnsi="Times New Roman" w:cs="Times New Roman"/>
                <w:color w:val="000000"/>
                <w:sz w:val="16"/>
                <w:szCs w:val="16"/>
              </w:rPr>
              <w:t xml:space="preserve">0 sec </w:t>
            </w:r>
            <w:proofErr w:type="gramStart"/>
            <w:r w:rsidRPr="003C750A">
              <w:rPr>
                <w:rFonts w:ascii="Times New Roman" w:eastAsia="Times New Roman" w:hAnsi="Times New Roman" w:cs="Times New Roman"/>
                <w:color w:val="000000"/>
                <w:sz w:val="16"/>
                <w:szCs w:val="16"/>
              </w:rPr>
              <w:t>storage</w:t>
            </w:r>
            <w:proofErr w:type="gramEnd"/>
          </w:p>
        </w:tc>
      </w:tr>
      <w:tr w:rsidR="00AB53EA" w:rsidRPr="003C750A" w14:paraId="118DE006" w14:textId="77777777" w:rsidTr="009E0D95">
        <w:trPr>
          <w:trHeight w:val="312"/>
        </w:trPr>
        <w:tc>
          <w:tcPr>
            <w:tcW w:w="2943" w:type="dxa"/>
            <w:tcBorders>
              <w:top w:val="nil"/>
              <w:left w:val="single" w:sz="4" w:space="0" w:color="auto"/>
              <w:bottom w:val="single" w:sz="4" w:space="0" w:color="auto"/>
              <w:right w:val="single" w:sz="4" w:space="0" w:color="auto"/>
            </w:tcBorders>
            <w:shd w:val="clear" w:color="000000" w:fill="FFC000"/>
            <w:noWrap/>
            <w:vAlign w:val="center"/>
            <w:hideMark/>
          </w:tcPr>
          <w:p w14:paraId="49D50E2D" w14:textId="59AD863A" w:rsidR="00AB53EA" w:rsidRPr="003C750A" w:rsidRDefault="00AB53EA" w:rsidP="00AB53EA">
            <w:pPr>
              <w:spacing w:after="0"/>
              <w:jc w:val="left"/>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 xml:space="preserve">buffers per </w:t>
            </w:r>
            <w:r w:rsidR="00650622">
              <w:rPr>
                <w:rFonts w:ascii="Times New Roman" w:eastAsia="Times New Roman" w:hAnsi="Times New Roman" w:cs="Times New Roman"/>
                <w:color w:val="000000"/>
                <w:sz w:val="16"/>
                <w:szCs w:val="16"/>
              </w:rPr>
              <w:t>SSM</w:t>
            </w:r>
            <w:r>
              <w:rPr>
                <w:rFonts w:ascii="Times New Roman" w:eastAsia="Times New Roman" w:hAnsi="Times New Roman" w:cs="Times New Roman"/>
                <w:color w:val="000000"/>
                <w:sz w:val="16"/>
                <w:szCs w:val="16"/>
              </w:rPr>
              <w:t xml:space="preserve"> </w:t>
            </w:r>
            <w:r w:rsidRPr="003C750A">
              <w:rPr>
                <w:rFonts w:ascii="Times New Roman" w:eastAsia="Times New Roman" w:hAnsi="Times New Roman" w:cs="Times New Roman"/>
                <w:color w:val="000000"/>
                <w:sz w:val="16"/>
                <w:szCs w:val="16"/>
              </w:rPr>
              <w:t>rack</w:t>
            </w:r>
          </w:p>
        </w:tc>
        <w:tc>
          <w:tcPr>
            <w:tcW w:w="6237" w:type="dxa"/>
            <w:tcBorders>
              <w:top w:val="single" w:sz="4" w:space="0" w:color="auto"/>
              <w:left w:val="nil"/>
              <w:bottom w:val="single" w:sz="4" w:space="0" w:color="auto"/>
              <w:right w:val="single" w:sz="4" w:space="0" w:color="000000"/>
            </w:tcBorders>
            <w:shd w:val="clear" w:color="auto" w:fill="auto"/>
            <w:noWrap/>
            <w:vAlign w:val="center"/>
            <w:hideMark/>
          </w:tcPr>
          <w:p w14:paraId="0D8DBCBA" w14:textId="77777777" w:rsidR="00AB53EA" w:rsidRPr="003C750A" w:rsidRDefault="00AB53EA" w:rsidP="00AB53EA">
            <w:pPr>
              <w:spacing w:after="0"/>
              <w:jc w:val="center"/>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2</w:t>
            </w:r>
          </w:p>
        </w:tc>
      </w:tr>
      <w:tr w:rsidR="00AB53EA" w:rsidRPr="003C750A" w14:paraId="5931526D" w14:textId="77777777" w:rsidTr="009E0D95">
        <w:trPr>
          <w:trHeight w:val="312"/>
        </w:trPr>
        <w:tc>
          <w:tcPr>
            <w:tcW w:w="2943" w:type="dxa"/>
            <w:tcBorders>
              <w:top w:val="nil"/>
              <w:left w:val="single" w:sz="4" w:space="0" w:color="auto"/>
              <w:bottom w:val="single" w:sz="4" w:space="0" w:color="auto"/>
              <w:right w:val="single" w:sz="4" w:space="0" w:color="auto"/>
            </w:tcBorders>
            <w:shd w:val="clear" w:color="000000" w:fill="FFC000"/>
            <w:noWrap/>
            <w:vAlign w:val="center"/>
            <w:hideMark/>
          </w:tcPr>
          <w:p w14:paraId="67902B4A" w14:textId="77777777" w:rsidR="00AB53EA" w:rsidRPr="003C750A" w:rsidRDefault="00AB53EA" w:rsidP="00AB53EA">
            <w:pPr>
              <w:spacing w:after="0"/>
              <w:jc w:val="lef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S</w:t>
            </w:r>
            <w:r w:rsidRPr="003C750A">
              <w:rPr>
                <w:rFonts w:ascii="Times New Roman" w:eastAsia="Times New Roman" w:hAnsi="Times New Roman" w:cs="Times New Roman"/>
                <w:color w:val="000000"/>
                <w:sz w:val="16"/>
                <w:szCs w:val="16"/>
              </w:rPr>
              <w:t>ampling speed</w:t>
            </w:r>
          </w:p>
        </w:tc>
        <w:tc>
          <w:tcPr>
            <w:tcW w:w="6237" w:type="dxa"/>
            <w:tcBorders>
              <w:top w:val="single" w:sz="4" w:space="0" w:color="auto"/>
              <w:left w:val="nil"/>
              <w:bottom w:val="single" w:sz="4" w:space="0" w:color="auto"/>
              <w:right w:val="single" w:sz="4" w:space="0" w:color="000000"/>
            </w:tcBorders>
            <w:shd w:val="clear" w:color="auto" w:fill="auto"/>
            <w:noWrap/>
            <w:vAlign w:val="center"/>
            <w:hideMark/>
          </w:tcPr>
          <w:p w14:paraId="20D9A8E6" w14:textId="77777777" w:rsidR="00AB53EA" w:rsidRPr="003C750A" w:rsidRDefault="00AB53EA" w:rsidP="00AB53EA">
            <w:pPr>
              <w:spacing w:after="0"/>
              <w:jc w:val="center"/>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 xml:space="preserve">current/voltage/power: 2 </w:t>
            </w:r>
            <w:proofErr w:type="spellStart"/>
            <w:r w:rsidRPr="003C750A">
              <w:rPr>
                <w:rFonts w:ascii="Times New Roman" w:eastAsia="Times New Roman" w:hAnsi="Times New Roman" w:cs="Times New Roman"/>
                <w:color w:val="000000"/>
                <w:sz w:val="16"/>
                <w:szCs w:val="16"/>
              </w:rPr>
              <w:t>ms</w:t>
            </w:r>
            <w:proofErr w:type="spellEnd"/>
            <w:r w:rsidRPr="003C750A">
              <w:rPr>
                <w:rFonts w:ascii="Times New Roman" w:eastAsia="Times New Roman" w:hAnsi="Times New Roman" w:cs="Times New Roman"/>
                <w:color w:val="000000"/>
                <w:sz w:val="16"/>
                <w:szCs w:val="16"/>
              </w:rPr>
              <w:t xml:space="preserve"> </w:t>
            </w:r>
          </w:p>
        </w:tc>
      </w:tr>
      <w:tr w:rsidR="00AB53EA" w:rsidRPr="003C750A" w14:paraId="5980BFB7" w14:textId="77777777" w:rsidTr="009E0D95">
        <w:trPr>
          <w:trHeight w:val="312"/>
        </w:trPr>
        <w:tc>
          <w:tcPr>
            <w:tcW w:w="2943" w:type="dxa"/>
            <w:tcBorders>
              <w:top w:val="nil"/>
              <w:left w:val="single" w:sz="4" w:space="0" w:color="auto"/>
              <w:bottom w:val="single" w:sz="4" w:space="0" w:color="auto"/>
              <w:right w:val="single" w:sz="4" w:space="0" w:color="auto"/>
            </w:tcBorders>
            <w:shd w:val="clear" w:color="000000" w:fill="FFC000"/>
            <w:noWrap/>
            <w:vAlign w:val="center"/>
            <w:hideMark/>
          </w:tcPr>
          <w:p w14:paraId="5433F564" w14:textId="77777777" w:rsidR="00AB53EA" w:rsidRPr="003C750A" w:rsidRDefault="00AB53EA" w:rsidP="00AB53EA">
            <w:pPr>
              <w:spacing w:after="0"/>
              <w:jc w:val="left"/>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Time stamp to buffered samples</w:t>
            </w:r>
          </w:p>
        </w:tc>
        <w:tc>
          <w:tcPr>
            <w:tcW w:w="6237" w:type="dxa"/>
            <w:tcBorders>
              <w:top w:val="single" w:sz="4" w:space="0" w:color="auto"/>
              <w:left w:val="nil"/>
              <w:bottom w:val="single" w:sz="4" w:space="0" w:color="auto"/>
              <w:right w:val="single" w:sz="4" w:space="0" w:color="000000"/>
            </w:tcBorders>
            <w:shd w:val="clear" w:color="auto" w:fill="auto"/>
            <w:noWrap/>
            <w:vAlign w:val="center"/>
            <w:hideMark/>
          </w:tcPr>
          <w:p w14:paraId="6859D657" w14:textId="77777777" w:rsidR="00AB53EA" w:rsidRPr="003C750A" w:rsidRDefault="00AB53EA" w:rsidP="00AB53EA">
            <w:pPr>
              <w:spacing w:after="0"/>
              <w:jc w:val="center"/>
              <w:rPr>
                <w:rFonts w:ascii="Times New Roman" w:eastAsia="Times New Roman" w:hAnsi="Times New Roman" w:cs="Times New Roman"/>
                <w:color w:val="000000"/>
                <w:sz w:val="16"/>
                <w:szCs w:val="16"/>
              </w:rPr>
            </w:pPr>
            <w:r w:rsidRPr="003C750A">
              <w:rPr>
                <w:rFonts w:ascii="Times New Roman" w:eastAsia="Times New Roman" w:hAnsi="Times New Roman" w:cs="Times New Roman"/>
                <w:color w:val="000000"/>
                <w:sz w:val="16"/>
                <w:szCs w:val="16"/>
              </w:rPr>
              <w:t>only one time stamp every 2ms for current/voltage/power/flag</w:t>
            </w:r>
          </w:p>
        </w:tc>
      </w:tr>
      <w:tr w:rsidR="00AB53EA" w:rsidRPr="003C750A" w14:paraId="313604BF" w14:textId="77777777" w:rsidTr="009E0D95">
        <w:trPr>
          <w:trHeight w:val="312"/>
        </w:trPr>
        <w:tc>
          <w:tcPr>
            <w:tcW w:w="2943" w:type="dxa"/>
            <w:tcBorders>
              <w:top w:val="nil"/>
              <w:left w:val="single" w:sz="4" w:space="0" w:color="auto"/>
              <w:bottom w:val="single" w:sz="4" w:space="0" w:color="auto"/>
              <w:right w:val="single" w:sz="4" w:space="0" w:color="auto"/>
            </w:tcBorders>
            <w:shd w:val="clear" w:color="000000" w:fill="FFC000"/>
            <w:noWrap/>
            <w:vAlign w:val="center"/>
            <w:hideMark/>
          </w:tcPr>
          <w:p w14:paraId="3B47AFD7" w14:textId="7FE30305" w:rsidR="00AB53EA" w:rsidRPr="003C750A" w:rsidRDefault="009E0D95" w:rsidP="009E0D95">
            <w:pPr>
              <w:spacing w:after="0"/>
              <w:jc w:val="lef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Data t</w:t>
            </w:r>
            <w:r w:rsidR="00AB53EA" w:rsidRPr="003C750A">
              <w:rPr>
                <w:rFonts w:ascii="Times New Roman" w:eastAsia="Times New Roman" w:hAnsi="Times New Roman" w:cs="Times New Roman"/>
                <w:color w:val="000000"/>
                <w:sz w:val="16"/>
                <w:szCs w:val="16"/>
              </w:rPr>
              <w:t xml:space="preserve">ransfer </w:t>
            </w:r>
            <w:r>
              <w:rPr>
                <w:rFonts w:ascii="Times New Roman" w:eastAsia="Times New Roman" w:hAnsi="Times New Roman" w:cs="Times New Roman"/>
                <w:color w:val="000000"/>
                <w:sz w:val="16"/>
                <w:szCs w:val="16"/>
              </w:rPr>
              <w:t>protocol</w:t>
            </w:r>
            <w:r w:rsidR="00AB53EA" w:rsidRPr="003C750A">
              <w:rPr>
                <w:rFonts w:ascii="Times New Roman" w:eastAsia="Times New Roman" w:hAnsi="Times New Roman" w:cs="Times New Roman"/>
                <w:color w:val="000000"/>
                <w:sz w:val="16"/>
                <w:szCs w:val="16"/>
              </w:rPr>
              <w:t xml:space="preserve"> with </w:t>
            </w:r>
            <w:r w:rsidR="00650622">
              <w:rPr>
                <w:rFonts w:ascii="Times New Roman" w:eastAsia="Times New Roman" w:hAnsi="Times New Roman" w:cs="Times New Roman"/>
                <w:color w:val="000000"/>
                <w:sz w:val="16"/>
                <w:szCs w:val="16"/>
              </w:rPr>
              <w:t>SSM</w:t>
            </w:r>
            <w:r w:rsidR="00AB53EA">
              <w:rPr>
                <w:rFonts w:ascii="Times New Roman" w:eastAsia="Times New Roman" w:hAnsi="Times New Roman" w:cs="Times New Roman"/>
                <w:color w:val="000000"/>
                <w:sz w:val="16"/>
                <w:szCs w:val="16"/>
              </w:rPr>
              <w:t xml:space="preserve"> </w:t>
            </w:r>
            <w:r w:rsidR="00AB53EA" w:rsidRPr="003C750A">
              <w:rPr>
                <w:rFonts w:ascii="Times New Roman" w:eastAsia="Times New Roman" w:hAnsi="Times New Roman" w:cs="Times New Roman"/>
                <w:color w:val="000000"/>
                <w:sz w:val="16"/>
                <w:szCs w:val="16"/>
              </w:rPr>
              <w:t>racks</w:t>
            </w:r>
          </w:p>
        </w:tc>
        <w:tc>
          <w:tcPr>
            <w:tcW w:w="6237" w:type="dxa"/>
            <w:tcBorders>
              <w:top w:val="single" w:sz="4" w:space="0" w:color="auto"/>
              <w:left w:val="nil"/>
              <w:bottom w:val="single" w:sz="4" w:space="0" w:color="auto"/>
              <w:right w:val="single" w:sz="4" w:space="0" w:color="000000"/>
            </w:tcBorders>
            <w:shd w:val="clear" w:color="auto" w:fill="auto"/>
            <w:noWrap/>
            <w:vAlign w:val="center"/>
            <w:hideMark/>
          </w:tcPr>
          <w:p w14:paraId="48319536" w14:textId="67AA3E01" w:rsidR="00AB53EA" w:rsidRPr="003C750A" w:rsidRDefault="009E0D95" w:rsidP="009E0D95">
            <w:pPr>
              <w:spacing w:after="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Raw </w:t>
            </w:r>
            <w:r w:rsidR="001C3510">
              <w:rPr>
                <w:rFonts w:ascii="Times New Roman" w:eastAsia="Times New Roman" w:hAnsi="Times New Roman" w:cs="Times New Roman"/>
                <w:color w:val="000000"/>
                <w:sz w:val="16"/>
                <w:szCs w:val="16"/>
              </w:rPr>
              <w:t>TCP/IP</w:t>
            </w:r>
          </w:p>
        </w:tc>
      </w:tr>
    </w:tbl>
    <w:p w14:paraId="63416B88" w14:textId="77777777" w:rsidR="00AB53EA" w:rsidRDefault="00AB53EA" w:rsidP="00AB53EA">
      <w:pPr>
        <w:pStyle w:val="ReferenceList"/>
        <w:numPr>
          <w:ilvl w:val="0"/>
          <w:numId w:val="0"/>
        </w:numPr>
        <w:rPr>
          <w:rStyle w:val="tlid-translation"/>
        </w:rPr>
      </w:pPr>
    </w:p>
    <w:p w14:paraId="4BD68DCF" w14:textId="434C1F55" w:rsidR="00EA48E3" w:rsidRDefault="00AB53EA" w:rsidP="00AB53EA">
      <w:pPr>
        <w:pStyle w:val="ReferenceList"/>
        <w:numPr>
          <w:ilvl w:val="0"/>
          <w:numId w:val="0"/>
        </w:numPr>
        <w:rPr>
          <w:rStyle w:val="tlid-translation"/>
        </w:rPr>
      </w:pPr>
      <w:r w:rsidRPr="00556DE9">
        <w:rPr>
          <w:rStyle w:val="tlid-translation"/>
        </w:rPr>
        <w:t>The buffering process</w:t>
      </w:r>
      <w:r w:rsidR="002F0209">
        <w:rPr>
          <w:rStyle w:val="tlid-translation"/>
        </w:rPr>
        <w:t xml:space="preserve"> (see</w:t>
      </w:r>
      <w:r w:rsidR="005A1716">
        <w:rPr>
          <w:rStyle w:val="tlid-translation"/>
        </w:rPr>
        <w:t xml:space="preserve"> illustrat</w:t>
      </w:r>
      <w:r w:rsidR="002F0209">
        <w:rPr>
          <w:rStyle w:val="tlid-translation"/>
        </w:rPr>
        <w:t xml:space="preserve">ion </w:t>
      </w:r>
      <w:r w:rsidR="005A1716">
        <w:rPr>
          <w:rStyle w:val="tlid-translation"/>
        </w:rPr>
        <w:t xml:space="preserve">in </w:t>
      </w:r>
      <w:r w:rsidR="00431621">
        <w:rPr>
          <w:rStyle w:val="tlid-translation"/>
        </w:rPr>
        <w:fldChar w:fldCharType="begin"/>
      </w:r>
      <w:r w:rsidR="00431621">
        <w:rPr>
          <w:rStyle w:val="tlid-translation"/>
        </w:rPr>
        <w:instrText xml:space="preserve"> REF _Ref12627745 \h </w:instrText>
      </w:r>
      <w:r w:rsidR="00431621">
        <w:rPr>
          <w:rStyle w:val="tlid-translation"/>
        </w:rPr>
      </w:r>
      <w:r w:rsidR="00431621">
        <w:rPr>
          <w:rStyle w:val="tlid-translation"/>
        </w:rPr>
        <w:fldChar w:fldCharType="separate"/>
      </w:r>
      <w:r w:rsidR="00431621">
        <w:t xml:space="preserve">Figure </w:t>
      </w:r>
      <w:r w:rsidR="00431621">
        <w:rPr>
          <w:noProof/>
        </w:rPr>
        <w:t>5</w:t>
      </w:r>
      <w:r w:rsidR="002F0209">
        <w:rPr>
          <w:noProof/>
        </w:rPr>
        <w:t>)</w:t>
      </w:r>
      <w:r w:rsidR="00431621">
        <w:rPr>
          <w:rStyle w:val="tlid-translation"/>
        </w:rPr>
        <w:fldChar w:fldCharType="end"/>
      </w:r>
      <w:r w:rsidRPr="00556DE9">
        <w:rPr>
          <w:rStyle w:val="tlid-translation"/>
        </w:rPr>
        <w:t xml:space="preserve"> is </w:t>
      </w:r>
      <w:r w:rsidR="008C02CC">
        <w:rPr>
          <w:rStyle w:val="tlid-translation"/>
        </w:rPr>
        <w:t>based on two</w:t>
      </w:r>
      <w:r>
        <w:rPr>
          <w:rStyle w:val="tlid-translation"/>
        </w:rPr>
        <w:t xml:space="preserve"> circular</w:t>
      </w:r>
      <w:r w:rsidRPr="00556DE9">
        <w:rPr>
          <w:rStyle w:val="tlid-translation"/>
        </w:rPr>
        <w:t xml:space="preserve"> </w:t>
      </w:r>
      <w:r w:rsidR="005A1716">
        <w:rPr>
          <w:rStyle w:val="tlid-translation"/>
        </w:rPr>
        <w:t>buffer memories</w:t>
      </w:r>
      <w:r>
        <w:rPr>
          <w:rStyle w:val="tlid-translation"/>
        </w:rPr>
        <w:t xml:space="preserve"> </w:t>
      </w:r>
      <w:r w:rsidRPr="00556DE9">
        <w:rPr>
          <w:rStyle w:val="tlid-translation"/>
        </w:rPr>
        <w:t xml:space="preserve">that store </w:t>
      </w:r>
      <w:r>
        <w:rPr>
          <w:rStyle w:val="tlid-translation"/>
        </w:rPr>
        <w:t xml:space="preserve">up to </w:t>
      </w:r>
      <w:r w:rsidR="00EA48E3">
        <w:rPr>
          <w:rStyle w:val="tlid-translation"/>
        </w:rPr>
        <w:t>20 seconds of data acquisition.</w:t>
      </w:r>
    </w:p>
    <w:p w14:paraId="5B995601" w14:textId="25181780" w:rsidR="00AB53EA" w:rsidRDefault="00AB53EA" w:rsidP="00AB53EA">
      <w:pPr>
        <w:pStyle w:val="ReferenceList"/>
        <w:numPr>
          <w:ilvl w:val="0"/>
          <w:numId w:val="0"/>
        </w:numPr>
        <w:rPr>
          <w:rStyle w:val="tlid-translation"/>
        </w:rPr>
      </w:pPr>
      <w:r w:rsidRPr="00556DE9">
        <w:rPr>
          <w:rStyle w:val="tlid-translation"/>
        </w:rPr>
        <w:t>Only one buffer memory is active at a time.</w:t>
      </w:r>
      <w:r>
        <w:rPr>
          <w:rStyle w:val="tlid-translation"/>
        </w:rPr>
        <w:t xml:space="preserve"> </w:t>
      </w:r>
      <w:r w:rsidRPr="00470112">
        <w:rPr>
          <w:rStyle w:val="tlid-translation"/>
        </w:rPr>
        <w:t xml:space="preserve">The downloadable </w:t>
      </w:r>
      <w:r>
        <w:rPr>
          <w:rStyle w:val="tlid-translation"/>
        </w:rPr>
        <w:t>data</w:t>
      </w:r>
      <w:r w:rsidRPr="00470112">
        <w:rPr>
          <w:rStyle w:val="tlid-translation"/>
        </w:rPr>
        <w:t xml:space="preserve"> </w:t>
      </w:r>
      <w:r w:rsidR="002F0209" w:rsidRPr="002F0209">
        <w:rPr>
          <w:rStyle w:val="tlid-translation"/>
        </w:rPr>
        <w:t xml:space="preserve">to the </w:t>
      </w:r>
      <w:r w:rsidRPr="00470112">
        <w:rPr>
          <w:rStyle w:val="tlid-translation"/>
        </w:rPr>
        <w:t>control system are always those of the inactive buffer.</w:t>
      </w:r>
    </w:p>
    <w:p w14:paraId="248559EE" w14:textId="77777777" w:rsidR="00AB53EA" w:rsidRDefault="00AB53EA" w:rsidP="002F0209">
      <w:pPr>
        <w:pStyle w:val="ReferenceList"/>
        <w:keepLines/>
        <w:numPr>
          <w:ilvl w:val="0"/>
          <w:numId w:val="0"/>
        </w:numPr>
      </w:pPr>
      <w:r>
        <w:t xml:space="preserve">A trigger is armed by a command sent by the control system and is released </w:t>
      </w:r>
      <w:proofErr w:type="gramStart"/>
      <w:r>
        <w:t>by :</w:t>
      </w:r>
      <w:proofErr w:type="gramEnd"/>
      <w:r>
        <w:t xml:space="preserve"> </w:t>
      </w:r>
    </w:p>
    <w:p w14:paraId="2AD7B2B7" w14:textId="77777777" w:rsidR="00AB53EA" w:rsidRDefault="00AB53EA" w:rsidP="002F0209">
      <w:pPr>
        <w:pStyle w:val="ReferenceList"/>
        <w:keepLines/>
        <w:numPr>
          <w:ilvl w:val="0"/>
          <w:numId w:val="11"/>
        </w:numPr>
        <w:spacing w:after="0"/>
      </w:pPr>
      <w:r>
        <w:t>A request from the control system.</w:t>
      </w:r>
    </w:p>
    <w:p w14:paraId="2FEFD340" w14:textId="7583D03C" w:rsidR="00AB53EA" w:rsidRDefault="00AB53EA" w:rsidP="002F0209">
      <w:pPr>
        <w:pStyle w:val="ReferenceList"/>
        <w:keepLines/>
        <w:numPr>
          <w:ilvl w:val="0"/>
          <w:numId w:val="11"/>
        </w:numPr>
        <w:spacing w:after="0"/>
      </w:pPr>
      <w:r>
        <w:t>When o</w:t>
      </w:r>
      <w:r w:rsidRPr="000908D6">
        <w:t xml:space="preserve">ne or more alarms specified in </w:t>
      </w:r>
      <w:r>
        <w:t>a</w:t>
      </w:r>
      <w:r w:rsidRPr="000908D6">
        <w:t xml:space="preserve"> configuration mask has occurred.</w:t>
      </w:r>
    </w:p>
    <w:p w14:paraId="5CD87E90" w14:textId="77777777" w:rsidR="009E0D95" w:rsidRDefault="009E0D95" w:rsidP="009E0D95">
      <w:pPr>
        <w:pStyle w:val="ReferenceList"/>
        <w:numPr>
          <w:ilvl w:val="0"/>
          <w:numId w:val="0"/>
        </w:numPr>
        <w:spacing w:after="0"/>
        <w:ind w:left="720"/>
      </w:pPr>
    </w:p>
    <w:p w14:paraId="1E87FDA4" w14:textId="78BA0837" w:rsidR="00AB53EA" w:rsidRDefault="00AB53EA" w:rsidP="002F0209">
      <w:pPr>
        <w:pStyle w:val="ReferenceList"/>
        <w:numPr>
          <w:ilvl w:val="0"/>
          <w:numId w:val="0"/>
        </w:numPr>
        <w:jc w:val="left"/>
      </w:pPr>
      <w:r>
        <w:t xml:space="preserve">When the trigger has just been released, </w:t>
      </w:r>
      <w:r w:rsidR="00924B26">
        <w:t>all</w:t>
      </w:r>
      <w:r w:rsidRPr="00957D1B">
        <w:t xml:space="preserve"> current acquisitions go into the other buffer</w:t>
      </w:r>
      <w:r w:rsidR="00EA48E3">
        <w:t xml:space="preserve"> (see </w:t>
      </w:r>
      <w:r w:rsidR="00EA48E3">
        <w:fldChar w:fldCharType="begin"/>
      </w:r>
      <w:r w:rsidR="00EA48E3">
        <w:instrText xml:space="preserve"> REF _Ref12627745 \h </w:instrText>
      </w:r>
      <w:r w:rsidR="00C17F85">
        <w:instrText xml:space="preserve"> \* MERGEFORMAT </w:instrText>
      </w:r>
      <w:r w:rsidR="00EA48E3">
        <w:fldChar w:fldCharType="separate"/>
      </w:r>
      <w:r w:rsidR="00EA48E3">
        <w:t xml:space="preserve">Figure </w:t>
      </w:r>
      <w:r w:rsidR="00EA48E3">
        <w:rPr>
          <w:noProof/>
        </w:rPr>
        <w:t>5</w:t>
      </w:r>
      <w:r w:rsidR="00EA48E3">
        <w:t xml:space="preserve"> </w:t>
      </w:r>
      <w:r w:rsidR="00EA48E3">
        <w:fldChar w:fldCharType="end"/>
      </w:r>
      <w:r w:rsidR="00AF5876">
        <w:t>).</w:t>
      </w:r>
    </w:p>
    <w:p w14:paraId="3E802E0A" w14:textId="4C3E0C6F" w:rsidR="00431621" w:rsidRDefault="005E6B08" w:rsidP="00AC1955">
      <w:pPr>
        <w:pStyle w:val="ReferenceList"/>
        <w:numPr>
          <w:ilvl w:val="0"/>
          <w:numId w:val="0"/>
        </w:numPr>
      </w:pPr>
      <w:r>
        <w:rPr>
          <w:noProof/>
          <w:lang w:val="en-US"/>
        </w:rPr>
        <mc:AlternateContent>
          <mc:Choice Requires="wps">
            <w:drawing>
              <wp:anchor distT="0" distB="0" distL="114300" distR="114300" simplePos="0" relativeHeight="251657728" behindDoc="0" locked="0" layoutInCell="1" allowOverlap="1" wp14:anchorId="2A7C488A" wp14:editId="1D15DD74">
                <wp:simplePos x="0" y="0"/>
                <wp:positionH relativeFrom="column">
                  <wp:posOffset>1256030</wp:posOffset>
                </wp:positionH>
                <wp:positionV relativeFrom="paragraph">
                  <wp:posOffset>2764790</wp:posOffset>
                </wp:positionV>
                <wp:extent cx="3223260" cy="158115"/>
                <wp:effectExtent l="0" t="0" r="0" b="0"/>
                <wp:wrapSquare wrapText="bothSides"/>
                <wp:docPr id="35846" name="Text Box 35846"/>
                <wp:cNvGraphicFramePr/>
                <a:graphic xmlns:a="http://schemas.openxmlformats.org/drawingml/2006/main">
                  <a:graphicData uri="http://schemas.microsoft.com/office/word/2010/wordprocessingShape">
                    <wps:wsp>
                      <wps:cNvSpPr txBox="1"/>
                      <wps:spPr>
                        <a:xfrm>
                          <a:off x="0" y="0"/>
                          <a:ext cx="3223260" cy="158115"/>
                        </a:xfrm>
                        <a:prstGeom prst="rect">
                          <a:avLst/>
                        </a:prstGeom>
                        <a:solidFill>
                          <a:prstClr val="white"/>
                        </a:solidFill>
                        <a:ln>
                          <a:noFill/>
                        </a:ln>
                      </wps:spPr>
                      <wps:txbx>
                        <w:txbxContent>
                          <w:p w14:paraId="05F79257" w14:textId="3DF862A6" w:rsidR="00BD7E04" w:rsidRPr="00966964" w:rsidRDefault="00BD7E04" w:rsidP="005E6B08">
                            <w:pPr>
                              <w:pStyle w:val="Caption"/>
                              <w:rPr>
                                <w:rFonts w:cs="Segoe UI"/>
                                <w:noProof/>
                                <w:sz w:val="20"/>
                                <w:lang w:val="en-GB"/>
                              </w:rPr>
                            </w:pPr>
                            <w:bookmarkStart w:id="11370" w:name="_Ref12627745"/>
                            <w:r>
                              <w:t xml:space="preserve">Figure </w:t>
                            </w:r>
                            <w:r>
                              <w:fldChar w:fldCharType="begin"/>
                            </w:r>
                            <w:r>
                              <w:instrText xml:space="preserve"> SEQ Figure \* ARABIC </w:instrText>
                            </w:r>
                            <w:r>
                              <w:fldChar w:fldCharType="separate"/>
                            </w:r>
                            <w:ins w:id="11371" w:author="Della Faille Philippe" w:date="2019-07-05T17:15:00Z">
                              <w:r>
                                <w:rPr>
                                  <w:noProof/>
                                </w:rPr>
                                <w:t>6</w:t>
                              </w:r>
                            </w:ins>
                            <w:del w:id="11372" w:author="Della Faille Philippe" w:date="2019-07-05T17:15:00Z">
                              <w:r w:rsidDel="00543D97">
                                <w:rPr>
                                  <w:noProof/>
                                </w:rPr>
                                <w:delText>5</w:delText>
                              </w:r>
                            </w:del>
                            <w:r>
                              <w:fldChar w:fldCharType="end"/>
                            </w:r>
                            <w:r>
                              <w:t xml:space="preserve"> Double buffering principle.</w:t>
                            </w:r>
                            <w:bookmarkEnd w:id="113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C488A" id="_x0000_t202" coordsize="21600,21600" o:spt="202" path="m,l,21600r21600,l21600,xe">
                <v:stroke joinstyle="miter"/>
                <v:path gradientshapeok="t" o:connecttype="rect"/>
              </v:shapetype>
              <v:shape id="Text Box 35846" o:spid="_x0000_s1026" type="#_x0000_t202" style="position:absolute;left:0;text-align:left;margin-left:98.9pt;margin-top:217.7pt;width:253.8pt;height:1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" stroked="f">
                <v:textbox inset="0,0,0,0">
                  <w:txbxContent>
                    <w:p w14:paraId="05F79257" w14:textId="3DF862A6" w:rsidR="00BD7E04" w:rsidRPr="00966964" w:rsidRDefault="00BD7E04" w:rsidP="005E6B08">
                      <w:pPr>
                        <w:pStyle w:val="Caption"/>
                        <w:rPr>
                          <w:rFonts w:cs="Segoe UI"/>
                          <w:noProof/>
                          <w:sz w:val="20"/>
                          <w:lang w:val="en-GB"/>
                        </w:rPr>
                      </w:pPr>
                      <w:bookmarkStart w:id="11372" w:name="_Ref12627745"/>
                      <w:r>
                        <w:t xml:space="preserve">Figure </w:t>
                      </w:r>
                      <w:r>
                        <w:fldChar w:fldCharType="begin"/>
                      </w:r>
                      <w:r>
                        <w:instrText xml:space="preserve"> SEQ Figure \* ARABIC </w:instrText>
                      </w:r>
                      <w:r>
                        <w:fldChar w:fldCharType="separate"/>
                      </w:r>
                      <w:ins w:id="11373" w:author="Della Faille Philippe" w:date="2019-07-05T17:15:00Z">
                        <w:r>
                          <w:rPr>
                            <w:noProof/>
                          </w:rPr>
                          <w:t>6</w:t>
                        </w:r>
                      </w:ins>
                      <w:del w:id="11374" w:author="Della Faille Philippe" w:date="2019-07-05T17:15:00Z">
                        <w:r w:rsidDel="00543D97">
                          <w:rPr>
                            <w:noProof/>
                          </w:rPr>
                          <w:delText>5</w:delText>
                        </w:r>
                      </w:del>
                      <w:r>
                        <w:fldChar w:fldCharType="end"/>
                      </w:r>
                      <w:r>
                        <w:t xml:space="preserve"> Double buffering principle.</w:t>
                      </w:r>
                      <w:bookmarkEnd w:id="11372"/>
                    </w:p>
                  </w:txbxContent>
                </v:textbox>
                <w10:wrap type="square"/>
              </v:shape>
            </w:pict>
          </mc:Fallback>
        </mc:AlternateContent>
      </w:r>
      <w:r w:rsidR="005570E2">
        <w:rPr>
          <w:noProof/>
        </w:rPr>
        <w:object w:dxaOrig="1440" w:dyaOrig="1440" w14:anchorId="06885F38">
          <v:shape id="_x0000_s1030" type="#_x0000_t75" style="position:absolute;left:0;text-align:left;margin-left:93.45pt;margin-top:4.95pt;width:262.9pt;height:194.95pt;z-index:251659264;mso-position-horizontal-relative:text;mso-position-vertical-relative:text">
            <v:imagedata r:id="rId35" o:title=""/>
            <w10:wrap type="square" side="right"/>
          </v:shape>
          <o:OLEObject Type="Embed" ProgID="Visio.Drawing.15" ShapeID="_x0000_s1030" DrawAspect="Content" ObjectID="_1830682622" r:id="rId36"/>
        </w:object>
      </w:r>
      <w:r w:rsidR="00CE4381">
        <w:br w:type="textWrapping" w:clear="all"/>
      </w:r>
      <w:commentRangeStart w:id="11373"/>
      <w:commentRangeStart w:id="11374"/>
      <w:commentRangeEnd w:id="11373"/>
      <w:r w:rsidR="001D627B">
        <w:rPr>
          <w:rStyle w:val="CommentReference"/>
          <w:rFonts w:cstheme="minorBidi"/>
          <w:lang w:val="en-US"/>
        </w:rPr>
        <w:commentReference w:id="11373"/>
      </w:r>
      <w:commentRangeEnd w:id="11374"/>
      <w:r w:rsidR="00352851">
        <w:rPr>
          <w:rStyle w:val="CommentReference"/>
          <w:rFonts w:cstheme="minorBidi"/>
          <w:lang w:val="en-US"/>
        </w:rPr>
        <w:commentReference w:id="11374"/>
      </w:r>
    </w:p>
    <w:p w14:paraId="58EB71A3" w14:textId="2644E531" w:rsidR="00AB53EA" w:rsidRDefault="00924B26" w:rsidP="00DC175A">
      <w:pPr>
        <w:pStyle w:val="Heading3"/>
        <w:numPr>
          <w:ilvl w:val="2"/>
          <w:numId w:val="3"/>
        </w:numPr>
      </w:pPr>
      <w:bookmarkStart w:id="11375" w:name="_Toc13139977"/>
      <w:r w:rsidRPr="00924B26">
        <w:t xml:space="preserve">Data </w:t>
      </w:r>
      <w:r>
        <w:t xml:space="preserve">structure </w:t>
      </w:r>
      <w:r w:rsidRPr="00924B26">
        <w:t xml:space="preserve">of </w:t>
      </w:r>
      <w:r w:rsidR="008909F6">
        <w:t>one</w:t>
      </w:r>
      <w:r w:rsidRPr="00924B26">
        <w:t xml:space="preserve"> acquisition</w:t>
      </w:r>
      <w:r w:rsidR="008909F6">
        <w:t xml:space="preserve"> point</w:t>
      </w:r>
      <w:r w:rsidR="000A6209">
        <w:t>.</w:t>
      </w:r>
      <w:bookmarkEnd w:id="11375"/>
    </w:p>
    <w:p w14:paraId="5B734F68" w14:textId="0CD0CF35" w:rsidR="00AB53EA" w:rsidRDefault="00AB53EA" w:rsidP="00AB53EA">
      <w:pPr>
        <w:pStyle w:val="ReferenceList"/>
        <w:numPr>
          <w:ilvl w:val="0"/>
          <w:numId w:val="0"/>
        </w:numPr>
      </w:pPr>
      <w:r>
        <w:t>Each data acquisition stored in circular buffers have the following defined format.</w:t>
      </w:r>
    </w:p>
    <w:p w14:paraId="41A9CC44" w14:textId="77777777" w:rsidR="00E14350" w:rsidRDefault="00E14350" w:rsidP="00AB53EA">
      <w:pPr>
        <w:pStyle w:val="ReferenceList"/>
        <w:numPr>
          <w:ilvl w:val="0"/>
          <w:numId w:val="0"/>
        </w:numPr>
      </w:pPr>
    </w:p>
    <w:tbl>
      <w:tblPr>
        <w:tblW w:w="7252" w:type="dxa"/>
        <w:jc w:val="center"/>
        <w:tblLook w:val="04A0" w:firstRow="1" w:lastRow="0" w:firstColumn="1" w:lastColumn="0" w:noHBand="0" w:noVBand="1"/>
      </w:tblPr>
      <w:tblGrid>
        <w:gridCol w:w="960"/>
        <w:gridCol w:w="600"/>
        <w:gridCol w:w="1320"/>
        <w:gridCol w:w="960"/>
        <w:gridCol w:w="271"/>
        <w:gridCol w:w="736"/>
        <w:gridCol w:w="1445"/>
        <w:gridCol w:w="960"/>
      </w:tblGrid>
      <w:tr w:rsidR="00AB53EA" w:rsidRPr="007441B6" w14:paraId="154B047E"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0FD43CA6" w14:textId="77777777" w:rsidR="00AB53EA" w:rsidRPr="007441B6" w:rsidRDefault="00AB53EA" w:rsidP="00AB53EA">
            <w:pPr>
              <w:spacing w:after="0"/>
              <w:jc w:val="left"/>
              <w:rPr>
                <w:rFonts w:ascii="Times New Roman" w:eastAsia="Times New Roman" w:hAnsi="Times New Roman" w:cs="Times New Roman"/>
                <w:sz w:val="16"/>
                <w:szCs w:val="24"/>
              </w:rPr>
            </w:pPr>
          </w:p>
        </w:tc>
        <w:tc>
          <w:tcPr>
            <w:tcW w:w="600" w:type="dxa"/>
            <w:tcBorders>
              <w:top w:val="single" w:sz="4" w:space="0" w:color="auto"/>
              <w:left w:val="single" w:sz="4" w:space="0" w:color="auto"/>
              <w:bottom w:val="nil"/>
              <w:right w:val="single" w:sz="4" w:space="0" w:color="auto"/>
            </w:tcBorders>
            <w:shd w:val="clear" w:color="auto" w:fill="BFBFBF" w:themeFill="background1" w:themeFillShade="BF"/>
            <w:noWrap/>
            <w:vAlign w:val="bottom"/>
            <w:hideMark/>
          </w:tcPr>
          <w:p w14:paraId="5C27636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Num</w:t>
            </w:r>
            <w:r>
              <w:rPr>
                <w:rFonts w:ascii="Calibri" w:eastAsia="Times New Roman" w:hAnsi="Calibri" w:cs="Calibri"/>
                <w:color w:val="000000"/>
                <w:sz w:val="16"/>
              </w:rPr>
              <w:t>.</w:t>
            </w:r>
          </w:p>
        </w:tc>
        <w:tc>
          <w:tcPr>
            <w:tcW w:w="1320" w:type="dxa"/>
            <w:tcBorders>
              <w:top w:val="single" w:sz="4" w:space="0" w:color="auto"/>
              <w:left w:val="nil"/>
              <w:bottom w:val="nil"/>
              <w:right w:val="nil"/>
            </w:tcBorders>
            <w:shd w:val="clear" w:color="auto" w:fill="BFBFBF" w:themeFill="background1" w:themeFillShade="BF"/>
            <w:noWrap/>
            <w:vAlign w:val="bottom"/>
            <w:hideMark/>
          </w:tcPr>
          <w:p w14:paraId="6E1C471E"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Name</w:t>
            </w:r>
          </w:p>
        </w:tc>
        <w:tc>
          <w:tcPr>
            <w:tcW w:w="960" w:type="dxa"/>
            <w:tcBorders>
              <w:top w:val="single" w:sz="4" w:space="0" w:color="auto"/>
              <w:left w:val="nil"/>
              <w:bottom w:val="nil"/>
              <w:right w:val="nil"/>
            </w:tcBorders>
            <w:shd w:val="clear" w:color="auto" w:fill="BFBFBF" w:themeFill="background1" w:themeFillShade="BF"/>
            <w:noWrap/>
            <w:vAlign w:val="bottom"/>
            <w:hideMark/>
          </w:tcPr>
          <w:p w14:paraId="4DE143A8" w14:textId="77777777" w:rsidR="00AB53EA" w:rsidRPr="007441B6" w:rsidRDefault="00AB53EA" w:rsidP="00AB53EA">
            <w:pPr>
              <w:spacing w:after="0"/>
              <w:jc w:val="center"/>
              <w:rPr>
                <w:rFonts w:ascii="Calibri" w:eastAsia="Times New Roman" w:hAnsi="Calibri" w:cs="Calibri"/>
                <w:color w:val="000000"/>
                <w:sz w:val="16"/>
              </w:rPr>
            </w:pPr>
          </w:p>
        </w:tc>
        <w:tc>
          <w:tcPr>
            <w:tcW w:w="271" w:type="dxa"/>
            <w:tcBorders>
              <w:top w:val="single" w:sz="4" w:space="0" w:color="auto"/>
              <w:left w:val="nil"/>
              <w:bottom w:val="nil"/>
              <w:right w:val="single" w:sz="4" w:space="0" w:color="auto"/>
            </w:tcBorders>
            <w:shd w:val="clear" w:color="auto" w:fill="BFBFBF" w:themeFill="background1" w:themeFillShade="BF"/>
            <w:noWrap/>
            <w:vAlign w:val="bottom"/>
            <w:hideMark/>
          </w:tcPr>
          <w:p w14:paraId="55ED6450"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single" w:sz="4" w:space="0" w:color="auto"/>
              <w:left w:val="nil"/>
              <w:right w:val="single" w:sz="4" w:space="0" w:color="auto"/>
            </w:tcBorders>
            <w:shd w:val="clear" w:color="auto" w:fill="BFBFBF" w:themeFill="background1" w:themeFillShade="BF"/>
            <w:noWrap/>
            <w:vAlign w:val="bottom"/>
            <w:hideMark/>
          </w:tcPr>
          <w:p w14:paraId="0F2E3A9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Unit</w:t>
            </w:r>
          </w:p>
        </w:tc>
        <w:tc>
          <w:tcPr>
            <w:tcW w:w="1445" w:type="dxa"/>
            <w:tcBorders>
              <w:top w:val="single" w:sz="4" w:space="0" w:color="auto"/>
              <w:left w:val="nil"/>
              <w:bottom w:val="nil"/>
              <w:right w:val="single" w:sz="4" w:space="0" w:color="auto"/>
            </w:tcBorders>
            <w:shd w:val="clear" w:color="auto" w:fill="BFBFBF" w:themeFill="background1" w:themeFillShade="BF"/>
            <w:noWrap/>
            <w:vAlign w:val="bottom"/>
            <w:hideMark/>
          </w:tcPr>
          <w:p w14:paraId="7B89768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type</w:t>
            </w:r>
          </w:p>
        </w:tc>
        <w:tc>
          <w:tcPr>
            <w:tcW w:w="960" w:type="dxa"/>
            <w:tcBorders>
              <w:top w:val="single" w:sz="4" w:space="0" w:color="auto"/>
              <w:left w:val="nil"/>
              <w:bottom w:val="nil"/>
              <w:right w:val="single" w:sz="4" w:space="0" w:color="auto"/>
            </w:tcBorders>
            <w:shd w:val="clear" w:color="auto" w:fill="BFBFBF" w:themeFill="background1" w:themeFillShade="BF"/>
            <w:noWrap/>
            <w:vAlign w:val="bottom"/>
            <w:hideMark/>
          </w:tcPr>
          <w:p w14:paraId="63963A6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length</w:t>
            </w:r>
          </w:p>
        </w:tc>
      </w:tr>
      <w:tr w:rsidR="00AB53EA" w:rsidRPr="007441B6" w14:paraId="2844E589"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9F81A68"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3E19F04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320" w:type="dxa"/>
            <w:tcBorders>
              <w:top w:val="nil"/>
              <w:left w:val="nil"/>
              <w:bottom w:val="single" w:sz="4" w:space="0" w:color="auto"/>
              <w:right w:val="nil"/>
            </w:tcBorders>
            <w:shd w:val="clear" w:color="auto" w:fill="BFBFBF" w:themeFill="background1" w:themeFillShade="BF"/>
            <w:noWrap/>
            <w:vAlign w:val="bottom"/>
            <w:hideMark/>
          </w:tcPr>
          <w:p w14:paraId="0424C92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960" w:type="dxa"/>
            <w:tcBorders>
              <w:top w:val="nil"/>
              <w:left w:val="nil"/>
              <w:bottom w:val="single" w:sz="4" w:space="0" w:color="auto"/>
              <w:right w:val="nil"/>
            </w:tcBorders>
            <w:shd w:val="clear" w:color="auto" w:fill="BFBFBF" w:themeFill="background1" w:themeFillShade="BF"/>
            <w:noWrap/>
            <w:vAlign w:val="bottom"/>
            <w:hideMark/>
          </w:tcPr>
          <w:p w14:paraId="12460828"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271" w:type="dxa"/>
            <w:tcBorders>
              <w:top w:val="nil"/>
              <w:left w:val="nil"/>
              <w:bottom w:val="single" w:sz="4" w:space="0" w:color="auto"/>
              <w:right w:val="single" w:sz="4" w:space="0" w:color="auto"/>
            </w:tcBorders>
            <w:shd w:val="clear" w:color="auto" w:fill="BFBFBF" w:themeFill="background1" w:themeFillShade="BF"/>
            <w:noWrap/>
            <w:vAlign w:val="bottom"/>
            <w:hideMark/>
          </w:tcPr>
          <w:p w14:paraId="23B3AD57"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nil"/>
              <w:bottom w:val="single" w:sz="4" w:space="0" w:color="auto"/>
              <w:right w:val="single" w:sz="4" w:space="0" w:color="auto"/>
            </w:tcBorders>
            <w:shd w:val="clear" w:color="auto" w:fill="BFBFBF" w:themeFill="background1" w:themeFillShade="BF"/>
            <w:noWrap/>
            <w:vAlign w:val="bottom"/>
            <w:hideMark/>
          </w:tcPr>
          <w:p w14:paraId="3F0DAF08"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single" w:sz="4" w:space="0" w:color="auto"/>
              <w:right w:val="single" w:sz="4" w:space="0" w:color="auto"/>
            </w:tcBorders>
            <w:shd w:val="clear" w:color="auto" w:fill="BFBFBF" w:themeFill="background1" w:themeFillShade="BF"/>
            <w:noWrap/>
            <w:vAlign w:val="bottom"/>
            <w:hideMark/>
          </w:tcPr>
          <w:p w14:paraId="0B00AA3D"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960" w:type="dxa"/>
            <w:tcBorders>
              <w:top w:val="nil"/>
              <w:left w:val="nil"/>
              <w:bottom w:val="single" w:sz="4" w:space="0" w:color="auto"/>
              <w:right w:val="single" w:sz="4" w:space="0" w:color="auto"/>
            </w:tcBorders>
            <w:shd w:val="clear" w:color="auto" w:fill="BFBFBF" w:themeFill="background1" w:themeFillShade="BF"/>
            <w:noWrap/>
            <w:vAlign w:val="bottom"/>
            <w:hideMark/>
          </w:tcPr>
          <w:p w14:paraId="338FA1F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byte</w:t>
            </w:r>
          </w:p>
        </w:tc>
      </w:tr>
      <w:tr w:rsidR="00AB53EA" w:rsidRPr="007441B6" w14:paraId="428F66DD"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6266EB7"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3B725A4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w:t>
            </w:r>
          </w:p>
        </w:tc>
        <w:tc>
          <w:tcPr>
            <w:tcW w:w="2551" w:type="dxa"/>
            <w:gridSpan w:val="3"/>
            <w:tcBorders>
              <w:top w:val="nil"/>
              <w:left w:val="nil"/>
              <w:bottom w:val="nil"/>
              <w:right w:val="single" w:sz="4" w:space="0" w:color="auto"/>
            </w:tcBorders>
            <w:shd w:val="clear" w:color="auto" w:fill="auto"/>
            <w:noWrap/>
            <w:vAlign w:val="bottom"/>
            <w:hideMark/>
          </w:tcPr>
          <w:p w14:paraId="2CFEB3CF"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Time stamp since 1900</w:t>
            </w:r>
          </w:p>
        </w:tc>
        <w:tc>
          <w:tcPr>
            <w:tcW w:w="736" w:type="dxa"/>
            <w:tcBorders>
              <w:top w:val="single" w:sz="4" w:space="0" w:color="auto"/>
              <w:left w:val="single" w:sz="4" w:space="0" w:color="auto"/>
              <w:bottom w:val="nil"/>
              <w:right w:val="single" w:sz="4" w:space="0" w:color="auto"/>
            </w:tcBorders>
            <w:shd w:val="clear" w:color="auto" w:fill="auto"/>
            <w:noWrap/>
            <w:vAlign w:val="bottom"/>
            <w:hideMark/>
          </w:tcPr>
          <w:p w14:paraId="4244C76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auto" w:fill="auto"/>
            <w:noWrap/>
            <w:vAlign w:val="bottom"/>
            <w:hideMark/>
          </w:tcPr>
          <w:p w14:paraId="63A23432" w14:textId="73438891" w:rsidR="00AB53EA" w:rsidRPr="007441B6" w:rsidRDefault="00C568DD" w:rsidP="00C568DD">
            <w:pPr>
              <w:spacing w:after="0"/>
              <w:jc w:val="center"/>
              <w:rPr>
                <w:rFonts w:ascii="Calibri" w:eastAsia="Times New Roman" w:hAnsi="Calibri" w:cs="Calibri"/>
                <w:color w:val="000000"/>
                <w:sz w:val="16"/>
              </w:rPr>
            </w:pPr>
            <w:r>
              <w:rPr>
                <w:rFonts w:ascii="Calibri" w:eastAsia="Times New Roman" w:hAnsi="Calibri" w:cs="Calibri"/>
                <w:color w:val="000000"/>
                <w:sz w:val="16"/>
              </w:rPr>
              <w:t>u</w:t>
            </w:r>
            <w:r w:rsidR="00AB53EA" w:rsidRPr="007441B6">
              <w:rPr>
                <w:rFonts w:ascii="Calibri" w:eastAsia="Times New Roman" w:hAnsi="Calibri" w:cs="Calibri"/>
                <w:color w:val="000000"/>
                <w:sz w:val="16"/>
              </w:rPr>
              <w:t>int</w:t>
            </w:r>
            <w:r>
              <w:rPr>
                <w:rFonts w:ascii="Calibri" w:eastAsia="Times New Roman" w:hAnsi="Calibri" w:cs="Calibri"/>
                <w:color w:val="000000"/>
                <w:sz w:val="16"/>
              </w:rPr>
              <w:t>64</w:t>
            </w:r>
            <w:r w:rsidR="00AB53EA" w:rsidRPr="007441B6">
              <w:rPr>
                <w:rFonts w:ascii="Calibri" w:eastAsia="Times New Roman" w:hAnsi="Calibri" w:cs="Calibri"/>
                <w:color w:val="000000"/>
                <w:sz w:val="16"/>
              </w:rPr>
              <w:t>_t</w:t>
            </w:r>
          </w:p>
        </w:tc>
        <w:tc>
          <w:tcPr>
            <w:tcW w:w="960" w:type="dxa"/>
            <w:tcBorders>
              <w:top w:val="nil"/>
              <w:left w:val="nil"/>
              <w:bottom w:val="nil"/>
              <w:right w:val="single" w:sz="4" w:space="0" w:color="auto"/>
            </w:tcBorders>
            <w:shd w:val="clear" w:color="auto" w:fill="auto"/>
            <w:noWrap/>
            <w:vAlign w:val="bottom"/>
            <w:hideMark/>
          </w:tcPr>
          <w:p w14:paraId="60B95F71" w14:textId="3D44FB4A" w:rsidR="00AB53EA" w:rsidRPr="007441B6" w:rsidRDefault="00C568DD" w:rsidP="00C568DD">
            <w:pPr>
              <w:spacing w:after="0"/>
              <w:jc w:val="center"/>
              <w:rPr>
                <w:rFonts w:ascii="Calibri" w:eastAsia="Times New Roman" w:hAnsi="Calibri" w:cs="Calibri"/>
                <w:color w:val="000000"/>
                <w:sz w:val="16"/>
              </w:rPr>
            </w:pPr>
            <w:r>
              <w:rPr>
                <w:rFonts w:ascii="Calibri" w:eastAsia="Times New Roman" w:hAnsi="Calibri" w:cs="Calibri"/>
                <w:color w:val="000000"/>
                <w:sz w:val="16"/>
              </w:rPr>
              <w:t>8</w:t>
            </w:r>
          </w:p>
        </w:tc>
      </w:tr>
      <w:tr w:rsidR="00AB53EA" w:rsidRPr="007441B6" w14:paraId="7A6E595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126A0CF2"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097F5F8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c>
          <w:tcPr>
            <w:tcW w:w="2551" w:type="dxa"/>
            <w:gridSpan w:val="3"/>
            <w:tcBorders>
              <w:top w:val="nil"/>
              <w:left w:val="nil"/>
              <w:bottom w:val="nil"/>
              <w:right w:val="single" w:sz="4" w:space="0" w:color="auto"/>
            </w:tcBorders>
            <w:shd w:val="clear" w:color="auto" w:fill="auto"/>
            <w:noWrap/>
            <w:vAlign w:val="bottom"/>
            <w:hideMark/>
          </w:tcPr>
          <w:p w14:paraId="7680A00C"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Time stamp millisecond</w:t>
            </w:r>
          </w:p>
        </w:tc>
        <w:tc>
          <w:tcPr>
            <w:tcW w:w="736" w:type="dxa"/>
            <w:tcBorders>
              <w:top w:val="nil"/>
              <w:left w:val="single" w:sz="4" w:space="0" w:color="auto"/>
              <w:bottom w:val="single" w:sz="4" w:space="0" w:color="auto"/>
              <w:right w:val="single" w:sz="4" w:space="0" w:color="auto"/>
            </w:tcBorders>
            <w:shd w:val="clear" w:color="auto" w:fill="auto"/>
            <w:noWrap/>
            <w:vAlign w:val="bottom"/>
            <w:hideMark/>
          </w:tcPr>
          <w:p w14:paraId="3F88DCAD"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auto" w:fill="auto"/>
            <w:noWrap/>
            <w:vAlign w:val="bottom"/>
            <w:hideMark/>
          </w:tcPr>
          <w:p w14:paraId="0086BD7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auto" w:fill="auto"/>
            <w:noWrap/>
            <w:vAlign w:val="bottom"/>
            <w:hideMark/>
          </w:tcPr>
          <w:p w14:paraId="4C1FC8F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04BB1235" w14:textId="77777777" w:rsidTr="00E14350">
        <w:trPr>
          <w:trHeight w:val="113"/>
          <w:jc w:val="cent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hideMark/>
          </w:tcPr>
          <w:p w14:paraId="766561B2" w14:textId="77777777" w:rsidR="00AB53EA" w:rsidRPr="007441B6" w:rsidRDefault="00AB53EA" w:rsidP="00AB53EA">
            <w:pPr>
              <w:spacing w:after="0"/>
              <w:jc w:val="center"/>
              <w:rPr>
                <w:rFonts w:ascii="Calibri" w:eastAsia="Times New Roman" w:hAnsi="Calibri" w:cs="Calibri"/>
                <w:b/>
                <w:bCs/>
                <w:color w:val="000000"/>
                <w:sz w:val="16"/>
              </w:rPr>
            </w:pPr>
            <w:r w:rsidRPr="007441B6">
              <w:rPr>
                <w:rFonts w:ascii="Calibri" w:eastAsia="Times New Roman" w:hAnsi="Calibri" w:cs="Calibri"/>
                <w:b/>
                <w:bCs/>
                <w:color w:val="000000"/>
                <w:sz w:val="16"/>
              </w:rPr>
              <w:t>STATUS</w:t>
            </w:r>
          </w:p>
        </w:tc>
        <w:tc>
          <w:tcPr>
            <w:tcW w:w="600" w:type="dxa"/>
            <w:tcBorders>
              <w:top w:val="single" w:sz="4" w:space="0" w:color="auto"/>
              <w:left w:val="nil"/>
              <w:bottom w:val="nil"/>
              <w:right w:val="single" w:sz="4" w:space="0" w:color="auto"/>
            </w:tcBorders>
            <w:shd w:val="clear" w:color="000000" w:fill="FFF2CC"/>
            <w:noWrap/>
            <w:vAlign w:val="bottom"/>
            <w:hideMark/>
          </w:tcPr>
          <w:p w14:paraId="2A61F1C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w:t>
            </w:r>
          </w:p>
        </w:tc>
        <w:tc>
          <w:tcPr>
            <w:tcW w:w="2280" w:type="dxa"/>
            <w:gridSpan w:val="2"/>
            <w:tcBorders>
              <w:top w:val="single" w:sz="4" w:space="0" w:color="auto"/>
              <w:left w:val="single" w:sz="4" w:space="0" w:color="auto"/>
              <w:bottom w:val="nil"/>
              <w:right w:val="nil"/>
            </w:tcBorders>
            <w:shd w:val="clear" w:color="000000" w:fill="FFF2CC"/>
            <w:noWrap/>
            <w:vAlign w:val="bottom"/>
            <w:hideMark/>
          </w:tcPr>
          <w:p w14:paraId="0A866DB1" w14:textId="12733BFA" w:rsidR="00AB53EA" w:rsidRPr="007441B6" w:rsidRDefault="00650622" w:rsidP="00AB53EA">
            <w:pPr>
              <w:spacing w:after="0"/>
              <w:jc w:val="left"/>
              <w:rPr>
                <w:rFonts w:ascii="Calibri" w:eastAsia="Times New Roman" w:hAnsi="Calibri" w:cs="Calibri"/>
                <w:color w:val="000000"/>
                <w:sz w:val="16"/>
              </w:rPr>
            </w:pPr>
            <w:r>
              <w:rPr>
                <w:rFonts w:ascii="Calibri" w:eastAsia="Times New Roman" w:hAnsi="Calibri" w:cs="Calibri"/>
                <w:color w:val="000000"/>
                <w:sz w:val="16"/>
              </w:rPr>
              <w:t>SSM</w:t>
            </w:r>
            <w:r w:rsidR="00AB53EA" w:rsidRPr="007441B6">
              <w:rPr>
                <w:rFonts w:ascii="Calibri" w:eastAsia="Times New Roman" w:hAnsi="Calibri" w:cs="Calibri"/>
                <w:color w:val="000000"/>
                <w:sz w:val="16"/>
              </w:rPr>
              <w:t xml:space="preserve"> status</w:t>
            </w:r>
          </w:p>
        </w:tc>
        <w:tc>
          <w:tcPr>
            <w:tcW w:w="271" w:type="dxa"/>
            <w:tcBorders>
              <w:top w:val="single" w:sz="4" w:space="0" w:color="auto"/>
              <w:left w:val="nil"/>
              <w:bottom w:val="nil"/>
              <w:right w:val="single" w:sz="4" w:space="0" w:color="auto"/>
            </w:tcBorders>
            <w:shd w:val="clear" w:color="000000" w:fill="FFF2CC"/>
            <w:noWrap/>
            <w:vAlign w:val="bottom"/>
            <w:hideMark/>
          </w:tcPr>
          <w:p w14:paraId="622ACA7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single" w:sz="4" w:space="0" w:color="auto"/>
              <w:left w:val="single" w:sz="4" w:space="0" w:color="auto"/>
              <w:bottom w:val="nil"/>
              <w:right w:val="single" w:sz="4" w:space="0" w:color="auto"/>
            </w:tcBorders>
            <w:shd w:val="clear" w:color="000000" w:fill="FFF2CC"/>
            <w:noWrap/>
            <w:vAlign w:val="bottom"/>
            <w:hideMark/>
          </w:tcPr>
          <w:p w14:paraId="1EA5DC53"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single" w:sz="4" w:space="0" w:color="auto"/>
              <w:left w:val="nil"/>
              <w:bottom w:val="nil"/>
              <w:right w:val="single" w:sz="4" w:space="0" w:color="auto"/>
            </w:tcBorders>
            <w:shd w:val="clear" w:color="000000" w:fill="FFF2CC"/>
            <w:noWrap/>
            <w:vAlign w:val="bottom"/>
            <w:hideMark/>
          </w:tcPr>
          <w:p w14:paraId="5C020C4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single" w:sz="4" w:space="0" w:color="auto"/>
              <w:left w:val="nil"/>
              <w:bottom w:val="nil"/>
              <w:right w:val="single" w:sz="4" w:space="0" w:color="auto"/>
            </w:tcBorders>
            <w:shd w:val="clear" w:color="000000" w:fill="FFF2CC"/>
            <w:noWrap/>
            <w:vAlign w:val="bottom"/>
            <w:hideMark/>
          </w:tcPr>
          <w:p w14:paraId="559D0AF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08E2E199"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17B6389F"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44A6FC8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c>
          <w:tcPr>
            <w:tcW w:w="2280" w:type="dxa"/>
            <w:gridSpan w:val="2"/>
            <w:tcBorders>
              <w:top w:val="nil"/>
              <w:left w:val="single" w:sz="4" w:space="0" w:color="auto"/>
              <w:bottom w:val="nil"/>
              <w:right w:val="nil"/>
            </w:tcBorders>
            <w:shd w:val="clear" w:color="000000" w:fill="FFF2CC"/>
            <w:noWrap/>
            <w:vAlign w:val="bottom"/>
            <w:hideMark/>
          </w:tcPr>
          <w:p w14:paraId="5532E644"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Pallet status</w:t>
            </w:r>
          </w:p>
        </w:tc>
        <w:tc>
          <w:tcPr>
            <w:tcW w:w="271" w:type="dxa"/>
            <w:tcBorders>
              <w:top w:val="nil"/>
              <w:left w:val="nil"/>
              <w:bottom w:val="nil"/>
              <w:right w:val="single" w:sz="4" w:space="0" w:color="auto"/>
            </w:tcBorders>
            <w:shd w:val="clear" w:color="000000" w:fill="FFF2CC"/>
            <w:noWrap/>
            <w:vAlign w:val="bottom"/>
            <w:hideMark/>
          </w:tcPr>
          <w:p w14:paraId="1CB8980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70ACBF12"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2E2B0BC7"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446F9CE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01F7983C"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2F56D59"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1C709CB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5</w:t>
            </w:r>
          </w:p>
        </w:tc>
        <w:tc>
          <w:tcPr>
            <w:tcW w:w="2280" w:type="dxa"/>
            <w:gridSpan w:val="2"/>
            <w:tcBorders>
              <w:top w:val="nil"/>
              <w:left w:val="single" w:sz="4" w:space="0" w:color="auto"/>
              <w:bottom w:val="nil"/>
              <w:right w:val="nil"/>
            </w:tcBorders>
            <w:shd w:val="clear" w:color="000000" w:fill="FFF2CC"/>
            <w:noWrap/>
            <w:vAlign w:val="bottom"/>
            <w:hideMark/>
          </w:tcPr>
          <w:p w14:paraId="2739DB5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Reset status</w:t>
            </w:r>
          </w:p>
        </w:tc>
        <w:tc>
          <w:tcPr>
            <w:tcW w:w="271" w:type="dxa"/>
            <w:tcBorders>
              <w:top w:val="nil"/>
              <w:left w:val="nil"/>
              <w:bottom w:val="nil"/>
              <w:right w:val="single" w:sz="4" w:space="0" w:color="auto"/>
            </w:tcBorders>
            <w:shd w:val="clear" w:color="000000" w:fill="FFF2CC"/>
            <w:noWrap/>
            <w:vAlign w:val="bottom"/>
            <w:hideMark/>
          </w:tcPr>
          <w:p w14:paraId="71A0CA42"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407C3984"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78B75A3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2D0DB57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6A9CCFA8"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1297EEE5"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69B48A67"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6</w:t>
            </w:r>
          </w:p>
        </w:tc>
        <w:tc>
          <w:tcPr>
            <w:tcW w:w="2280" w:type="dxa"/>
            <w:gridSpan w:val="2"/>
            <w:tcBorders>
              <w:top w:val="nil"/>
              <w:left w:val="single" w:sz="4" w:space="0" w:color="auto"/>
              <w:bottom w:val="nil"/>
              <w:right w:val="nil"/>
            </w:tcBorders>
            <w:shd w:val="clear" w:color="000000" w:fill="FFF2CC"/>
            <w:noWrap/>
            <w:vAlign w:val="bottom"/>
            <w:hideMark/>
          </w:tcPr>
          <w:p w14:paraId="4E2E7FA3"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Power status</w:t>
            </w:r>
          </w:p>
        </w:tc>
        <w:tc>
          <w:tcPr>
            <w:tcW w:w="271" w:type="dxa"/>
            <w:tcBorders>
              <w:top w:val="nil"/>
              <w:left w:val="nil"/>
              <w:bottom w:val="nil"/>
              <w:right w:val="single" w:sz="4" w:space="0" w:color="auto"/>
            </w:tcBorders>
            <w:shd w:val="clear" w:color="000000" w:fill="FFF2CC"/>
            <w:noWrap/>
            <w:vAlign w:val="bottom"/>
            <w:hideMark/>
          </w:tcPr>
          <w:p w14:paraId="68E37178"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7884FFF4"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215C1B0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658641F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11868CDD"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1CD74BB5"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0A8012E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7</w:t>
            </w:r>
          </w:p>
        </w:tc>
        <w:tc>
          <w:tcPr>
            <w:tcW w:w="2280" w:type="dxa"/>
            <w:gridSpan w:val="2"/>
            <w:tcBorders>
              <w:top w:val="nil"/>
              <w:left w:val="single" w:sz="4" w:space="0" w:color="auto"/>
              <w:bottom w:val="nil"/>
              <w:right w:val="nil"/>
            </w:tcBorders>
            <w:shd w:val="clear" w:color="000000" w:fill="FFF2CC"/>
            <w:noWrap/>
            <w:vAlign w:val="bottom"/>
            <w:hideMark/>
          </w:tcPr>
          <w:p w14:paraId="6E6211F0"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limit status</w:t>
            </w:r>
          </w:p>
        </w:tc>
        <w:tc>
          <w:tcPr>
            <w:tcW w:w="271" w:type="dxa"/>
            <w:tcBorders>
              <w:top w:val="nil"/>
              <w:left w:val="nil"/>
              <w:bottom w:val="nil"/>
              <w:right w:val="single" w:sz="4" w:space="0" w:color="auto"/>
            </w:tcBorders>
            <w:shd w:val="clear" w:color="000000" w:fill="FFF2CC"/>
            <w:noWrap/>
            <w:vAlign w:val="bottom"/>
            <w:hideMark/>
          </w:tcPr>
          <w:p w14:paraId="43572537"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013B809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62C0802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0E0283C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1E6B38C8"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71D6C1C4"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56D460F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8</w:t>
            </w:r>
          </w:p>
        </w:tc>
        <w:tc>
          <w:tcPr>
            <w:tcW w:w="2280" w:type="dxa"/>
            <w:gridSpan w:val="2"/>
            <w:tcBorders>
              <w:top w:val="nil"/>
              <w:left w:val="single" w:sz="4" w:space="0" w:color="auto"/>
              <w:bottom w:val="nil"/>
              <w:right w:val="nil"/>
            </w:tcBorders>
            <w:shd w:val="clear" w:color="000000" w:fill="FFF2CC"/>
            <w:noWrap/>
            <w:vAlign w:val="bottom"/>
            <w:hideMark/>
          </w:tcPr>
          <w:p w14:paraId="2C9962DD"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limit status</w:t>
            </w:r>
          </w:p>
        </w:tc>
        <w:tc>
          <w:tcPr>
            <w:tcW w:w="271" w:type="dxa"/>
            <w:tcBorders>
              <w:top w:val="nil"/>
              <w:left w:val="nil"/>
              <w:bottom w:val="nil"/>
              <w:right w:val="single" w:sz="4" w:space="0" w:color="auto"/>
            </w:tcBorders>
            <w:shd w:val="clear" w:color="000000" w:fill="FFF2CC"/>
            <w:noWrap/>
            <w:vAlign w:val="bottom"/>
            <w:hideMark/>
          </w:tcPr>
          <w:p w14:paraId="13727E6C"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2A68A950"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0C341EC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468CB0E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02544C17"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126E003D"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210BE4C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9</w:t>
            </w:r>
          </w:p>
        </w:tc>
        <w:tc>
          <w:tcPr>
            <w:tcW w:w="2280" w:type="dxa"/>
            <w:gridSpan w:val="2"/>
            <w:tcBorders>
              <w:top w:val="nil"/>
              <w:left w:val="single" w:sz="4" w:space="0" w:color="auto"/>
              <w:bottom w:val="nil"/>
              <w:right w:val="nil"/>
            </w:tcBorders>
            <w:shd w:val="clear" w:color="000000" w:fill="FFF2CC"/>
            <w:noWrap/>
            <w:vAlign w:val="bottom"/>
            <w:hideMark/>
          </w:tcPr>
          <w:p w14:paraId="60536341"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Warning temp</w:t>
            </w:r>
          </w:p>
        </w:tc>
        <w:tc>
          <w:tcPr>
            <w:tcW w:w="271" w:type="dxa"/>
            <w:tcBorders>
              <w:top w:val="nil"/>
              <w:left w:val="nil"/>
              <w:bottom w:val="nil"/>
              <w:right w:val="single" w:sz="4" w:space="0" w:color="auto"/>
            </w:tcBorders>
            <w:shd w:val="clear" w:color="000000" w:fill="FFF2CC"/>
            <w:noWrap/>
            <w:vAlign w:val="bottom"/>
            <w:hideMark/>
          </w:tcPr>
          <w:p w14:paraId="7A1395B8"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nil"/>
              <w:right w:val="single" w:sz="4" w:space="0" w:color="auto"/>
            </w:tcBorders>
            <w:shd w:val="clear" w:color="000000" w:fill="FFF2CC"/>
            <w:noWrap/>
            <w:vAlign w:val="bottom"/>
            <w:hideMark/>
          </w:tcPr>
          <w:p w14:paraId="5C639D44"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7495296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1962E76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31C8CE22"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76F7B085"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nil"/>
              <w:right w:val="single" w:sz="4" w:space="0" w:color="auto"/>
            </w:tcBorders>
            <w:shd w:val="clear" w:color="000000" w:fill="FFF2CC"/>
            <w:noWrap/>
            <w:vAlign w:val="bottom"/>
            <w:hideMark/>
          </w:tcPr>
          <w:p w14:paraId="173BD7E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10</w:t>
            </w:r>
          </w:p>
        </w:tc>
        <w:tc>
          <w:tcPr>
            <w:tcW w:w="2280" w:type="dxa"/>
            <w:gridSpan w:val="2"/>
            <w:tcBorders>
              <w:top w:val="nil"/>
              <w:left w:val="single" w:sz="4" w:space="0" w:color="auto"/>
              <w:bottom w:val="nil"/>
              <w:right w:val="nil"/>
            </w:tcBorders>
            <w:shd w:val="clear" w:color="000000" w:fill="FFF2CC"/>
            <w:noWrap/>
            <w:vAlign w:val="bottom"/>
            <w:hideMark/>
          </w:tcPr>
          <w:p w14:paraId="6DD7885F"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Over temp</w:t>
            </w:r>
          </w:p>
        </w:tc>
        <w:tc>
          <w:tcPr>
            <w:tcW w:w="271" w:type="dxa"/>
            <w:tcBorders>
              <w:top w:val="nil"/>
              <w:left w:val="nil"/>
              <w:bottom w:val="nil"/>
              <w:right w:val="single" w:sz="4" w:space="0" w:color="auto"/>
            </w:tcBorders>
            <w:shd w:val="clear" w:color="000000" w:fill="FFF2CC"/>
            <w:noWrap/>
            <w:vAlign w:val="bottom"/>
            <w:hideMark/>
          </w:tcPr>
          <w:p w14:paraId="00978639"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right w:val="single" w:sz="4" w:space="0" w:color="auto"/>
            </w:tcBorders>
            <w:shd w:val="clear" w:color="000000" w:fill="FFF2CC"/>
            <w:noWrap/>
            <w:vAlign w:val="bottom"/>
            <w:hideMark/>
          </w:tcPr>
          <w:p w14:paraId="5004E6C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nil"/>
              <w:right w:val="single" w:sz="4" w:space="0" w:color="auto"/>
            </w:tcBorders>
            <w:shd w:val="clear" w:color="000000" w:fill="FFF2CC"/>
            <w:noWrap/>
            <w:vAlign w:val="bottom"/>
            <w:hideMark/>
          </w:tcPr>
          <w:p w14:paraId="6716A20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nil"/>
              <w:right w:val="single" w:sz="4" w:space="0" w:color="auto"/>
            </w:tcBorders>
            <w:shd w:val="clear" w:color="000000" w:fill="FFF2CC"/>
            <w:noWrap/>
            <w:vAlign w:val="bottom"/>
            <w:hideMark/>
          </w:tcPr>
          <w:p w14:paraId="6A53F41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2A161BF2" w14:textId="77777777" w:rsidTr="00E14350">
        <w:trPr>
          <w:trHeight w:val="113"/>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7F98C0C5" w14:textId="77777777" w:rsidR="00AB53EA" w:rsidRPr="007441B6" w:rsidRDefault="00AB53EA" w:rsidP="00AB53EA">
            <w:pPr>
              <w:spacing w:after="0"/>
              <w:jc w:val="left"/>
              <w:rPr>
                <w:rFonts w:ascii="Calibri" w:eastAsia="Times New Roman" w:hAnsi="Calibri" w:cs="Calibri"/>
                <w:b/>
                <w:bCs/>
                <w:color w:val="000000"/>
                <w:sz w:val="16"/>
              </w:rPr>
            </w:pPr>
          </w:p>
        </w:tc>
        <w:tc>
          <w:tcPr>
            <w:tcW w:w="600" w:type="dxa"/>
            <w:tcBorders>
              <w:top w:val="nil"/>
              <w:left w:val="nil"/>
              <w:bottom w:val="single" w:sz="4" w:space="0" w:color="auto"/>
              <w:right w:val="single" w:sz="4" w:space="0" w:color="auto"/>
            </w:tcBorders>
            <w:shd w:val="clear" w:color="000000" w:fill="FFF2CC"/>
            <w:noWrap/>
            <w:vAlign w:val="bottom"/>
            <w:hideMark/>
          </w:tcPr>
          <w:p w14:paraId="22283E47"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11</w:t>
            </w:r>
          </w:p>
        </w:tc>
        <w:tc>
          <w:tcPr>
            <w:tcW w:w="2280" w:type="dxa"/>
            <w:gridSpan w:val="2"/>
            <w:tcBorders>
              <w:top w:val="nil"/>
              <w:left w:val="single" w:sz="4" w:space="0" w:color="auto"/>
              <w:bottom w:val="single" w:sz="4" w:space="0" w:color="auto"/>
              <w:right w:val="nil"/>
            </w:tcBorders>
            <w:shd w:val="clear" w:color="000000" w:fill="FFF2CC"/>
            <w:noWrap/>
            <w:vAlign w:val="bottom"/>
            <w:hideMark/>
          </w:tcPr>
          <w:p w14:paraId="7CE9F53E"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Reference status</w:t>
            </w:r>
          </w:p>
        </w:tc>
        <w:tc>
          <w:tcPr>
            <w:tcW w:w="271" w:type="dxa"/>
            <w:tcBorders>
              <w:top w:val="nil"/>
              <w:left w:val="nil"/>
              <w:bottom w:val="single" w:sz="4" w:space="0" w:color="auto"/>
              <w:right w:val="single" w:sz="4" w:space="0" w:color="auto"/>
            </w:tcBorders>
            <w:shd w:val="clear" w:color="000000" w:fill="FFF2CC"/>
            <w:noWrap/>
            <w:vAlign w:val="bottom"/>
            <w:hideMark/>
          </w:tcPr>
          <w:p w14:paraId="3672485B"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736" w:type="dxa"/>
            <w:tcBorders>
              <w:top w:val="nil"/>
              <w:left w:val="single" w:sz="4" w:space="0" w:color="auto"/>
              <w:bottom w:val="single" w:sz="4" w:space="0" w:color="auto"/>
              <w:right w:val="single" w:sz="4" w:space="0" w:color="auto"/>
            </w:tcBorders>
            <w:shd w:val="clear" w:color="000000" w:fill="FFF2CC"/>
            <w:noWrap/>
            <w:vAlign w:val="bottom"/>
            <w:hideMark/>
          </w:tcPr>
          <w:p w14:paraId="594E9610"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w:t>
            </w:r>
          </w:p>
        </w:tc>
        <w:tc>
          <w:tcPr>
            <w:tcW w:w="1445" w:type="dxa"/>
            <w:tcBorders>
              <w:top w:val="nil"/>
              <w:left w:val="nil"/>
              <w:bottom w:val="single" w:sz="4" w:space="0" w:color="auto"/>
              <w:right w:val="single" w:sz="4" w:space="0" w:color="auto"/>
            </w:tcBorders>
            <w:shd w:val="clear" w:color="000000" w:fill="FFF2CC"/>
            <w:noWrap/>
            <w:vAlign w:val="bottom"/>
            <w:hideMark/>
          </w:tcPr>
          <w:p w14:paraId="36DFB6D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uint16_t</w:t>
            </w:r>
          </w:p>
        </w:tc>
        <w:tc>
          <w:tcPr>
            <w:tcW w:w="960" w:type="dxa"/>
            <w:tcBorders>
              <w:top w:val="nil"/>
              <w:left w:val="nil"/>
              <w:bottom w:val="single" w:sz="4" w:space="0" w:color="auto"/>
              <w:right w:val="single" w:sz="4" w:space="0" w:color="auto"/>
            </w:tcBorders>
            <w:shd w:val="clear" w:color="000000" w:fill="FFF2CC"/>
            <w:noWrap/>
            <w:vAlign w:val="bottom"/>
            <w:hideMark/>
          </w:tcPr>
          <w:p w14:paraId="3F75ED1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w:t>
            </w:r>
          </w:p>
        </w:tc>
      </w:tr>
      <w:tr w:rsidR="00AB53EA" w:rsidRPr="007441B6" w14:paraId="4C54F5C6"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2D3AE569"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477FC67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12</w:t>
            </w:r>
          </w:p>
        </w:tc>
        <w:tc>
          <w:tcPr>
            <w:tcW w:w="2280" w:type="dxa"/>
            <w:gridSpan w:val="2"/>
            <w:tcBorders>
              <w:top w:val="nil"/>
              <w:left w:val="single" w:sz="4" w:space="0" w:color="auto"/>
              <w:bottom w:val="nil"/>
              <w:right w:val="nil"/>
            </w:tcBorders>
            <w:shd w:val="clear" w:color="auto" w:fill="auto"/>
            <w:noWrap/>
            <w:vAlign w:val="bottom"/>
            <w:hideMark/>
          </w:tcPr>
          <w:p w14:paraId="0BED6421"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P</w:t>
            </w:r>
            <w:r>
              <w:rPr>
                <w:rFonts w:ascii="Calibri" w:eastAsia="Times New Roman" w:hAnsi="Calibri" w:cs="Calibri"/>
                <w:color w:val="000000"/>
                <w:sz w:val="16"/>
              </w:rPr>
              <w:t>ower</w:t>
            </w:r>
            <w:r w:rsidRPr="007441B6">
              <w:rPr>
                <w:rFonts w:ascii="Calibri" w:eastAsia="Times New Roman" w:hAnsi="Calibri" w:cs="Calibri"/>
                <w:color w:val="000000"/>
                <w:sz w:val="16"/>
              </w:rPr>
              <w:t xml:space="preserve"> f</w:t>
            </w:r>
            <w:r>
              <w:rPr>
                <w:rFonts w:ascii="Calibri" w:eastAsia="Times New Roman" w:hAnsi="Calibri" w:cs="Calibri"/>
                <w:color w:val="000000"/>
                <w:sz w:val="16"/>
              </w:rPr>
              <w:t>or</w:t>
            </w:r>
            <w:r w:rsidRPr="007441B6">
              <w:rPr>
                <w:rFonts w:ascii="Calibri" w:eastAsia="Times New Roman" w:hAnsi="Calibri" w:cs="Calibri"/>
                <w:color w:val="000000"/>
                <w:sz w:val="16"/>
              </w:rPr>
              <w:t>w</w:t>
            </w:r>
            <w:r>
              <w:rPr>
                <w:rFonts w:ascii="Calibri" w:eastAsia="Times New Roman" w:hAnsi="Calibri" w:cs="Calibri"/>
                <w:color w:val="000000"/>
                <w:sz w:val="16"/>
              </w:rPr>
              <w:t>ar</w:t>
            </w:r>
            <w:r w:rsidRPr="007441B6">
              <w:rPr>
                <w:rFonts w:ascii="Calibri" w:eastAsia="Times New Roman" w:hAnsi="Calibri" w:cs="Calibri"/>
                <w:color w:val="000000"/>
                <w:sz w:val="16"/>
              </w:rPr>
              <w:t>d pallet 1</w:t>
            </w:r>
          </w:p>
        </w:tc>
        <w:tc>
          <w:tcPr>
            <w:tcW w:w="271" w:type="dxa"/>
            <w:tcBorders>
              <w:top w:val="nil"/>
              <w:left w:val="nil"/>
              <w:bottom w:val="nil"/>
              <w:right w:val="single" w:sz="4" w:space="0" w:color="auto"/>
            </w:tcBorders>
            <w:shd w:val="clear" w:color="auto" w:fill="auto"/>
            <w:noWrap/>
            <w:vAlign w:val="bottom"/>
            <w:hideMark/>
          </w:tcPr>
          <w:p w14:paraId="2D26EF80"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single" w:sz="4" w:space="0" w:color="auto"/>
              <w:left w:val="single" w:sz="4" w:space="0" w:color="auto"/>
              <w:bottom w:val="nil"/>
              <w:right w:val="single" w:sz="4" w:space="0" w:color="auto"/>
            </w:tcBorders>
            <w:shd w:val="clear" w:color="auto" w:fill="auto"/>
            <w:noWrap/>
            <w:vAlign w:val="bottom"/>
            <w:hideMark/>
          </w:tcPr>
          <w:p w14:paraId="49BECD1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r>
              <w:rPr>
                <w:rFonts w:ascii="Calibri" w:eastAsia="Times New Roman" w:hAnsi="Calibri" w:cs="Calibri"/>
                <w:color w:val="000000"/>
                <w:sz w:val="16"/>
              </w:rPr>
              <w:t>att</w:t>
            </w:r>
          </w:p>
        </w:tc>
        <w:tc>
          <w:tcPr>
            <w:tcW w:w="1445" w:type="dxa"/>
            <w:tcBorders>
              <w:top w:val="nil"/>
              <w:left w:val="nil"/>
              <w:bottom w:val="nil"/>
              <w:right w:val="single" w:sz="4" w:space="0" w:color="auto"/>
            </w:tcBorders>
            <w:shd w:val="clear" w:color="auto" w:fill="auto"/>
            <w:noWrap/>
            <w:vAlign w:val="bottom"/>
            <w:hideMark/>
          </w:tcPr>
          <w:p w14:paraId="37CF42D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254467F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24AEB1A5"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265899D"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3C5D4053"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13</w:t>
            </w:r>
          </w:p>
        </w:tc>
        <w:tc>
          <w:tcPr>
            <w:tcW w:w="2280" w:type="dxa"/>
            <w:gridSpan w:val="2"/>
            <w:tcBorders>
              <w:top w:val="nil"/>
              <w:left w:val="single" w:sz="4" w:space="0" w:color="auto"/>
              <w:bottom w:val="nil"/>
              <w:right w:val="nil"/>
            </w:tcBorders>
            <w:shd w:val="clear" w:color="auto" w:fill="auto"/>
            <w:noWrap/>
            <w:vAlign w:val="bottom"/>
            <w:hideMark/>
          </w:tcPr>
          <w:p w14:paraId="6079866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pallet 2</w:t>
            </w:r>
          </w:p>
        </w:tc>
        <w:tc>
          <w:tcPr>
            <w:tcW w:w="271" w:type="dxa"/>
            <w:tcBorders>
              <w:top w:val="nil"/>
              <w:left w:val="nil"/>
              <w:bottom w:val="nil"/>
              <w:right w:val="single" w:sz="4" w:space="0" w:color="auto"/>
            </w:tcBorders>
            <w:shd w:val="clear" w:color="auto" w:fill="auto"/>
            <w:noWrap/>
            <w:vAlign w:val="bottom"/>
            <w:hideMark/>
          </w:tcPr>
          <w:p w14:paraId="3125AD27"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0D70908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326653D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1AAAC75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DCFF21F"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5CE1DAA3"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F8D74E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14</w:t>
            </w:r>
          </w:p>
        </w:tc>
        <w:tc>
          <w:tcPr>
            <w:tcW w:w="2280" w:type="dxa"/>
            <w:gridSpan w:val="2"/>
            <w:tcBorders>
              <w:top w:val="nil"/>
              <w:left w:val="single" w:sz="4" w:space="0" w:color="auto"/>
              <w:bottom w:val="nil"/>
              <w:right w:val="nil"/>
            </w:tcBorders>
            <w:shd w:val="clear" w:color="auto" w:fill="auto"/>
            <w:noWrap/>
            <w:vAlign w:val="bottom"/>
            <w:hideMark/>
          </w:tcPr>
          <w:p w14:paraId="50CBC6DF"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pallet 3</w:t>
            </w:r>
          </w:p>
        </w:tc>
        <w:tc>
          <w:tcPr>
            <w:tcW w:w="271" w:type="dxa"/>
            <w:tcBorders>
              <w:top w:val="nil"/>
              <w:left w:val="nil"/>
              <w:bottom w:val="nil"/>
              <w:right w:val="single" w:sz="4" w:space="0" w:color="auto"/>
            </w:tcBorders>
            <w:shd w:val="clear" w:color="auto" w:fill="auto"/>
            <w:noWrap/>
            <w:vAlign w:val="bottom"/>
            <w:hideMark/>
          </w:tcPr>
          <w:p w14:paraId="34992EE1"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73A84DB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1ABA7FD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7FC6EF1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32254B2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D8846C8"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7010575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15</w:t>
            </w:r>
          </w:p>
        </w:tc>
        <w:tc>
          <w:tcPr>
            <w:tcW w:w="2280" w:type="dxa"/>
            <w:gridSpan w:val="2"/>
            <w:tcBorders>
              <w:top w:val="nil"/>
              <w:left w:val="single" w:sz="4" w:space="0" w:color="auto"/>
              <w:bottom w:val="nil"/>
              <w:right w:val="nil"/>
            </w:tcBorders>
            <w:shd w:val="clear" w:color="auto" w:fill="auto"/>
            <w:noWrap/>
            <w:vAlign w:val="bottom"/>
            <w:hideMark/>
          </w:tcPr>
          <w:p w14:paraId="3DF3D25D"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pallet 4</w:t>
            </w:r>
          </w:p>
        </w:tc>
        <w:tc>
          <w:tcPr>
            <w:tcW w:w="271" w:type="dxa"/>
            <w:tcBorders>
              <w:top w:val="nil"/>
              <w:left w:val="nil"/>
              <w:bottom w:val="nil"/>
              <w:right w:val="single" w:sz="4" w:space="0" w:color="auto"/>
            </w:tcBorders>
            <w:shd w:val="clear" w:color="auto" w:fill="auto"/>
            <w:noWrap/>
            <w:vAlign w:val="bottom"/>
            <w:hideMark/>
          </w:tcPr>
          <w:p w14:paraId="4DDA1C51"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437D23C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32D310D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6638F53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973763A"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5BBFF147"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6D9804C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16</w:t>
            </w:r>
          </w:p>
        </w:tc>
        <w:tc>
          <w:tcPr>
            <w:tcW w:w="2280" w:type="dxa"/>
            <w:gridSpan w:val="2"/>
            <w:tcBorders>
              <w:top w:val="nil"/>
              <w:left w:val="single" w:sz="4" w:space="0" w:color="auto"/>
              <w:bottom w:val="nil"/>
              <w:right w:val="nil"/>
            </w:tcBorders>
            <w:shd w:val="clear" w:color="auto" w:fill="auto"/>
            <w:noWrap/>
            <w:vAlign w:val="bottom"/>
            <w:hideMark/>
          </w:tcPr>
          <w:p w14:paraId="7BFC849C"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pallet 5</w:t>
            </w:r>
          </w:p>
        </w:tc>
        <w:tc>
          <w:tcPr>
            <w:tcW w:w="271" w:type="dxa"/>
            <w:tcBorders>
              <w:top w:val="nil"/>
              <w:left w:val="nil"/>
              <w:bottom w:val="nil"/>
              <w:right w:val="single" w:sz="4" w:space="0" w:color="auto"/>
            </w:tcBorders>
            <w:shd w:val="clear" w:color="auto" w:fill="auto"/>
            <w:noWrap/>
            <w:vAlign w:val="bottom"/>
            <w:hideMark/>
          </w:tcPr>
          <w:p w14:paraId="21783C9A"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1CB99107"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15FD6C0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3626CC2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406D3BCF"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2D8B3210"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00C62F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17</w:t>
            </w:r>
          </w:p>
        </w:tc>
        <w:tc>
          <w:tcPr>
            <w:tcW w:w="2280" w:type="dxa"/>
            <w:gridSpan w:val="2"/>
            <w:tcBorders>
              <w:top w:val="nil"/>
              <w:left w:val="single" w:sz="4" w:space="0" w:color="auto"/>
              <w:bottom w:val="nil"/>
              <w:right w:val="nil"/>
            </w:tcBorders>
            <w:shd w:val="clear" w:color="auto" w:fill="auto"/>
            <w:noWrap/>
            <w:vAlign w:val="bottom"/>
            <w:hideMark/>
          </w:tcPr>
          <w:p w14:paraId="063E28DB"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pallet 6</w:t>
            </w:r>
          </w:p>
        </w:tc>
        <w:tc>
          <w:tcPr>
            <w:tcW w:w="271" w:type="dxa"/>
            <w:tcBorders>
              <w:top w:val="nil"/>
              <w:left w:val="nil"/>
              <w:bottom w:val="nil"/>
              <w:right w:val="single" w:sz="4" w:space="0" w:color="auto"/>
            </w:tcBorders>
            <w:shd w:val="clear" w:color="auto" w:fill="auto"/>
            <w:noWrap/>
            <w:vAlign w:val="bottom"/>
            <w:hideMark/>
          </w:tcPr>
          <w:p w14:paraId="19B1FBBB"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5C12E1D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5B6DE13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216525F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7810FB5D"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399C42F3"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3AC13A7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18</w:t>
            </w:r>
          </w:p>
        </w:tc>
        <w:tc>
          <w:tcPr>
            <w:tcW w:w="2280" w:type="dxa"/>
            <w:gridSpan w:val="2"/>
            <w:tcBorders>
              <w:top w:val="nil"/>
              <w:left w:val="single" w:sz="4" w:space="0" w:color="auto"/>
              <w:bottom w:val="nil"/>
              <w:right w:val="nil"/>
            </w:tcBorders>
            <w:shd w:val="clear" w:color="auto" w:fill="auto"/>
            <w:noWrap/>
            <w:vAlign w:val="bottom"/>
            <w:hideMark/>
          </w:tcPr>
          <w:p w14:paraId="21EBFCE9"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P</w:t>
            </w:r>
            <w:r>
              <w:rPr>
                <w:rFonts w:ascii="Calibri" w:eastAsia="Times New Roman" w:hAnsi="Calibri" w:cs="Calibri"/>
                <w:color w:val="000000"/>
                <w:sz w:val="16"/>
              </w:rPr>
              <w:t>ower</w:t>
            </w:r>
            <w:r w:rsidRPr="007441B6">
              <w:rPr>
                <w:rFonts w:ascii="Calibri" w:eastAsia="Times New Roman" w:hAnsi="Calibri" w:cs="Calibri"/>
                <w:color w:val="000000"/>
                <w:sz w:val="16"/>
              </w:rPr>
              <w:t xml:space="preserve"> </w:t>
            </w:r>
            <w:proofErr w:type="gramStart"/>
            <w:r w:rsidRPr="007441B6">
              <w:rPr>
                <w:rFonts w:ascii="Calibri" w:eastAsia="Times New Roman" w:hAnsi="Calibri" w:cs="Calibri"/>
                <w:color w:val="000000"/>
                <w:sz w:val="16"/>
              </w:rPr>
              <w:t>r</w:t>
            </w:r>
            <w:r>
              <w:rPr>
                <w:rFonts w:ascii="Calibri" w:eastAsia="Times New Roman" w:hAnsi="Calibri" w:cs="Calibri"/>
                <w:color w:val="000000"/>
                <w:sz w:val="16"/>
              </w:rPr>
              <w:t>eflect</w:t>
            </w:r>
            <w:proofErr w:type="gramEnd"/>
            <w:r w:rsidRPr="007441B6">
              <w:rPr>
                <w:rFonts w:ascii="Calibri" w:eastAsia="Times New Roman" w:hAnsi="Calibri" w:cs="Calibri"/>
                <w:color w:val="000000"/>
                <w:sz w:val="16"/>
              </w:rPr>
              <w:t xml:space="preserve"> pallet 1</w:t>
            </w:r>
          </w:p>
        </w:tc>
        <w:tc>
          <w:tcPr>
            <w:tcW w:w="271" w:type="dxa"/>
            <w:tcBorders>
              <w:top w:val="nil"/>
              <w:left w:val="nil"/>
              <w:bottom w:val="nil"/>
              <w:right w:val="single" w:sz="4" w:space="0" w:color="auto"/>
            </w:tcBorders>
            <w:shd w:val="clear" w:color="auto" w:fill="auto"/>
            <w:noWrap/>
            <w:vAlign w:val="bottom"/>
            <w:hideMark/>
          </w:tcPr>
          <w:p w14:paraId="755233C8"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6D99884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360CDE2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26B4904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1C81AB86"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3E8828BB"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088F50D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19</w:t>
            </w:r>
          </w:p>
        </w:tc>
        <w:tc>
          <w:tcPr>
            <w:tcW w:w="2280" w:type="dxa"/>
            <w:gridSpan w:val="2"/>
            <w:tcBorders>
              <w:top w:val="nil"/>
              <w:left w:val="single" w:sz="4" w:space="0" w:color="auto"/>
              <w:bottom w:val="nil"/>
              <w:right w:val="nil"/>
            </w:tcBorders>
            <w:shd w:val="clear" w:color="auto" w:fill="auto"/>
            <w:noWrap/>
            <w:vAlign w:val="bottom"/>
            <w:hideMark/>
          </w:tcPr>
          <w:p w14:paraId="7D1D502C"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pallet 2</w:t>
            </w:r>
          </w:p>
        </w:tc>
        <w:tc>
          <w:tcPr>
            <w:tcW w:w="271" w:type="dxa"/>
            <w:tcBorders>
              <w:top w:val="nil"/>
              <w:left w:val="nil"/>
              <w:bottom w:val="nil"/>
              <w:right w:val="single" w:sz="4" w:space="0" w:color="auto"/>
            </w:tcBorders>
            <w:shd w:val="clear" w:color="auto" w:fill="auto"/>
            <w:noWrap/>
            <w:vAlign w:val="bottom"/>
            <w:hideMark/>
          </w:tcPr>
          <w:p w14:paraId="6899A2CA"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6907147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4FAA224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4CF2DFD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6652F3A0"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359DEF8C"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06FBACB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20</w:t>
            </w:r>
          </w:p>
        </w:tc>
        <w:tc>
          <w:tcPr>
            <w:tcW w:w="2280" w:type="dxa"/>
            <w:gridSpan w:val="2"/>
            <w:tcBorders>
              <w:top w:val="nil"/>
              <w:left w:val="single" w:sz="4" w:space="0" w:color="auto"/>
              <w:bottom w:val="nil"/>
              <w:right w:val="nil"/>
            </w:tcBorders>
            <w:shd w:val="clear" w:color="auto" w:fill="auto"/>
            <w:noWrap/>
            <w:vAlign w:val="bottom"/>
            <w:hideMark/>
          </w:tcPr>
          <w:p w14:paraId="001DE70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pallet 3</w:t>
            </w:r>
          </w:p>
        </w:tc>
        <w:tc>
          <w:tcPr>
            <w:tcW w:w="271" w:type="dxa"/>
            <w:tcBorders>
              <w:top w:val="nil"/>
              <w:left w:val="nil"/>
              <w:bottom w:val="nil"/>
              <w:right w:val="single" w:sz="4" w:space="0" w:color="auto"/>
            </w:tcBorders>
            <w:shd w:val="clear" w:color="auto" w:fill="auto"/>
            <w:noWrap/>
            <w:vAlign w:val="bottom"/>
            <w:hideMark/>
          </w:tcPr>
          <w:p w14:paraId="16351618"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0D9D57B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6839A8E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07125BA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070741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175938CA"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4E453E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21</w:t>
            </w:r>
          </w:p>
        </w:tc>
        <w:tc>
          <w:tcPr>
            <w:tcW w:w="2280" w:type="dxa"/>
            <w:gridSpan w:val="2"/>
            <w:tcBorders>
              <w:top w:val="nil"/>
              <w:left w:val="single" w:sz="4" w:space="0" w:color="auto"/>
              <w:bottom w:val="nil"/>
              <w:right w:val="nil"/>
            </w:tcBorders>
            <w:shd w:val="clear" w:color="auto" w:fill="auto"/>
            <w:noWrap/>
            <w:vAlign w:val="bottom"/>
            <w:hideMark/>
          </w:tcPr>
          <w:p w14:paraId="5674B44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pallet 4</w:t>
            </w:r>
          </w:p>
        </w:tc>
        <w:tc>
          <w:tcPr>
            <w:tcW w:w="271" w:type="dxa"/>
            <w:tcBorders>
              <w:top w:val="nil"/>
              <w:left w:val="nil"/>
              <w:bottom w:val="nil"/>
              <w:right w:val="single" w:sz="4" w:space="0" w:color="auto"/>
            </w:tcBorders>
            <w:shd w:val="clear" w:color="auto" w:fill="auto"/>
            <w:noWrap/>
            <w:vAlign w:val="bottom"/>
            <w:hideMark/>
          </w:tcPr>
          <w:p w14:paraId="56356B20"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5A5B883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0485547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0A0517D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451168E5"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521654C"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1D380C8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22</w:t>
            </w:r>
          </w:p>
        </w:tc>
        <w:tc>
          <w:tcPr>
            <w:tcW w:w="2280" w:type="dxa"/>
            <w:gridSpan w:val="2"/>
            <w:tcBorders>
              <w:top w:val="nil"/>
              <w:left w:val="single" w:sz="4" w:space="0" w:color="auto"/>
              <w:bottom w:val="nil"/>
              <w:right w:val="nil"/>
            </w:tcBorders>
            <w:shd w:val="clear" w:color="auto" w:fill="auto"/>
            <w:noWrap/>
            <w:vAlign w:val="bottom"/>
            <w:hideMark/>
          </w:tcPr>
          <w:p w14:paraId="0A443B22"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pallet 5</w:t>
            </w:r>
          </w:p>
        </w:tc>
        <w:tc>
          <w:tcPr>
            <w:tcW w:w="271" w:type="dxa"/>
            <w:tcBorders>
              <w:top w:val="nil"/>
              <w:left w:val="nil"/>
              <w:bottom w:val="nil"/>
              <w:right w:val="single" w:sz="4" w:space="0" w:color="auto"/>
            </w:tcBorders>
            <w:shd w:val="clear" w:color="auto" w:fill="auto"/>
            <w:noWrap/>
            <w:vAlign w:val="bottom"/>
            <w:hideMark/>
          </w:tcPr>
          <w:p w14:paraId="769D3667"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083D105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29A7D9D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275D65A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73ACC0F5"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47F1FFFE"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29F6953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23</w:t>
            </w:r>
          </w:p>
        </w:tc>
        <w:tc>
          <w:tcPr>
            <w:tcW w:w="2280" w:type="dxa"/>
            <w:gridSpan w:val="2"/>
            <w:tcBorders>
              <w:top w:val="nil"/>
              <w:left w:val="single" w:sz="4" w:space="0" w:color="auto"/>
              <w:bottom w:val="nil"/>
              <w:right w:val="nil"/>
            </w:tcBorders>
            <w:shd w:val="clear" w:color="auto" w:fill="auto"/>
            <w:noWrap/>
            <w:vAlign w:val="bottom"/>
            <w:hideMark/>
          </w:tcPr>
          <w:p w14:paraId="73C6D53D"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pallet 6</w:t>
            </w:r>
          </w:p>
        </w:tc>
        <w:tc>
          <w:tcPr>
            <w:tcW w:w="271" w:type="dxa"/>
            <w:tcBorders>
              <w:top w:val="nil"/>
              <w:left w:val="nil"/>
              <w:bottom w:val="nil"/>
              <w:right w:val="single" w:sz="4" w:space="0" w:color="auto"/>
            </w:tcBorders>
            <w:shd w:val="clear" w:color="auto" w:fill="auto"/>
            <w:noWrap/>
            <w:vAlign w:val="bottom"/>
            <w:hideMark/>
          </w:tcPr>
          <w:p w14:paraId="2DEF6DD6"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55557B2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4B61EA1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065E88A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2905F61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45737ED9"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7AD630C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24</w:t>
            </w:r>
          </w:p>
        </w:tc>
        <w:tc>
          <w:tcPr>
            <w:tcW w:w="2280" w:type="dxa"/>
            <w:gridSpan w:val="2"/>
            <w:tcBorders>
              <w:top w:val="nil"/>
              <w:left w:val="single" w:sz="4" w:space="0" w:color="auto"/>
              <w:bottom w:val="nil"/>
              <w:right w:val="nil"/>
            </w:tcBorders>
            <w:shd w:val="clear" w:color="auto" w:fill="auto"/>
            <w:noWrap/>
            <w:vAlign w:val="bottom"/>
            <w:hideMark/>
          </w:tcPr>
          <w:p w14:paraId="061B5736"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combiner</w:t>
            </w:r>
          </w:p>
        </w:tc>
        <w:tc>
          <w:tcPr>
            <w:tcW w:w="271" w:type="dxa"/>
            <w:tcBorders>
              <w:top w:val="nil"/>
              <w:left w:val="nil"/>
              <w:bottom w:val="nil"/>
              <w:right w:val="single" w:sz="4" w:space="0" w:color="auto"/>
            </w:tcBorders>
            <w:shd w:val="clear" w:color="auto" w:fill="auto"/>
            <w:noWrap/>
            <w:vAlign w:val="bottom"/>
            <w:hideMark/>
          </w:tcPr>
          <w:p w14:paraId="61ED5635"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691113C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4F31BCE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42288F1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2480983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64BDB10E"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C3E5FD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25</w:t>
            </w:r>
          </w:p>
        </w:tc>
        <w:tc>
          <w:tcPr>
            <w:tcW w:w="2280" w:type="dxa"/>
            <w:gridSpan w:val="2"/>
            <w:tcBorders>
              <w:top w:val="nil"/>
              <w:left w:val="single" w:sz="4" w:space="0" w:color="auto"/>
              <w:bottom w:val="nil"/>
              <w:right w:val="nil"/>
            </w:tcBorders>
            <w:shd w:val="clear" w:color="auto" w:fill="auto"/>
            <w:noWrap/>
            <w:vAlign w:val="bottom"/>
            <w:hideMark/>
          </w:tcPr>
          <w:p w14:paraId="5FEFC1AD"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combiner</w:t>
            </w:r>
          </w:p>
        </w:tc>
        <w:tc>
          <w:tcPr>
            <w:tcW w:w="271" w:type="dxa"/>
            <w:tcBorders>
              <w:top w:val="nil"/>
              <w:left w:val="nil"/>
              <w:bottom w:val="nil"/>
              <w:right w:val="single" w:sz="4" w:space="0" w:color="auto"/>
            </w:tcBorders>
            <w:shd w:val="clear" w:color="auto" w:fill="auto"/>
            <w:noWrap/>
            <w:vAlign w:val="bottom"/>
            <w:hideMark/>
          </w:tcPr>
          <w:p w14:paraId="0BE5EC62"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0EAA199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2EA53D6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1430859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42F375C"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45B5016"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6E1C565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26</w:t>
            </w:r>
          </w:p>
        </w:tc>
        <w:tc>
          <w:tcPr>
            <w:tcW w:w="2280" w:type="dxa"/>
            <w:gridSpan w:val="2"/>
            <w:tcBorders>
              <w:top w:val="nil"/>
              <w:left w:val="single" w:sz="4" w:space="0" w:color="auto"/>
              <w:bottom w:val="nil"/>
              <w:right w:val="nil"/>
            </w:tcBorders>
            <w:shd w:val="clear" w:color="auto" w:fill="auto"/>
            <w:noWrap/>
            <w:vAlign w:val="bottom"/>
            <w:hideMark/>
          </w:tcPr>
          <w:p w14:paraId="502985FF"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fwd</w:t>
            </w:r>
            <w:proofErr w:type="spellEnd"/>
            <w:r w:rsidRPr="007441B6">
              <w:rPr>
                <w:rFonts w:ascii="Calibri" w:eastAsia="Times New Roman" w:hAnsi="Calibri" w:cs="Calibri"/>
                <w:color w:val="000000"/>
                <w:sz w:val="16"/>
              </w:rPr>
              <w:t xml:space="preserve"> 6 kW load</w:t>
            </w:r>
          </w:p>
        </w:tc>
        <w:tc>
          <w:tcPr>
            <w:tcW w:w="271" w:type="dxa"/>
            <w:tcBorders>
              <w:top w:val="nil"/>
              <w:left w:val="nil"/>
              <w:bottom w:val="nil"/>
              <w:right w:val="single" w:sz="4" w:space="0" w:color="auto"/>
            </w:tcBorders>
            <w:shd w:val="clear" w:color="auto" w:fill="auto"/>
            <w:noWrap/>
            <w:vAlign w:val="bottom"/>
            <w:hideMark/>
          </w:tcPr>
          <w:p w14:paraId="6406769B"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6700F28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2A64CCD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7812CC2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343C86E"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226B7EA5"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10E63897"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27</w:t>
            </w:r>
          </w:p>
        </w:tc>
        <w:tc>
          <w:tcPr>
            <w:tcW w:w="2280" w:type="dxa"/>
            <w:gridSpan w:val="2"/>
            <w:tcBorders>
              <w:top w:val="nil"/>
              <w:left w:val="single" w:sz="4" w:space="0" w:color="auto"/>
              <w:bottom w:val="nil"/>
              <w:right w:val="nil"/>
            </w:tcBorders>
            <w:shd w:val="clear" w:color="auto" w:fill="auto"/>
            <w:noWrap/>
            <w:vAlign w:val="bottom"/>
            <w:hideMark/>
          </w:tcPr>
          <w:p w14:paraId="6B15B89E"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 xml:space="preserve">P </w:t>
            </w:r>
            <w:proofErr w:type="spellStart"/>
            <w:r w:rsidRPr="007441B6">
              <w:rPr>
                <w:rFonts w:ascii="Calibri" w:eastAsia="Times New Roman" w:hAnsi="Calibri" w:cs="Calibri"/>
                <w:color w:val="000000"/>
                <w:sz w:val="16"/>
              </w:rPr>
              <w:t>rfl</w:t>
            </w:r>
            <w:proofErr w:type="spellEnd"/>
            <w:r w:rsidRPr="007441B6">
              <w:rPr>
                <w:rFonts w:ascii="Calibri" w:eastAsia="Times New Roman" w:hAnsi="Calibri" w:cs="Calibri"/>
                <w:color w:val="000000"/>
                <w:sz w:val="16"/>
              </w:rPr>
              <w:t xml:space="preserve"> 6 kW load</w:t>
            </w:r>
          </w:p>
        </w:tc>
        <w:tc>
          <w:tcPr>
            <w:tcW w:w="271" w:type="dxa"/>
            <w:tcBorders>
              <w:top w:val="nil"/>
              <w:left w:val="nil"/>
              <w:bottom w:val="nil"/>
              <w:right w:val="single" w:sz="4" w:space="0" w:color="auto"/>
            </w:tcBorders>
            <w:shd w:val="clear" w:color="auto" w:fill="auto"/>
            <w:noWrap/>
            <w:vAlign w:val="bottom"/>
            <w:hideMark/>
          </w:tcPr>
          <w:p w14:paraId="3B587558"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4B9A72A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W</w:t>
            </w:r>
          </w:p>
        </w:tc>
        <w:tc>
          <w:tcPr>
            <w:tcW w:w="1445" w:type="dxa"/>
            <w:tcBorders>
              <w:top w:val="nil"/>
              <w:left w:val="nil"/>
              <w:bottom w:val="nil"/>
              <w:right w:val="single" w:sz="4" w:space="0" w:color="auto"/>
            </w:tcBorders>
            <w:shd w:val="clear" w:color="auto" w:fill="auto"/>
            <w:noWrap/>
            <w:vAlign w:val="bottom"/>
            <w:hideMark/>
          </w:tcPr>
          <w:p w14:paraId="7F2E6283"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31862B9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44F41413"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5A6CE5BF"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1EB6BCA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28</w:t>
            </w:r>
          </w:p>
        </w:tc>
        <w:tc>
          <w:tcPr>
            <w:tcW w:w="2280" w:type="dxa"/>
            <w:gridSpan w:val="2"/>
            <w:tcBorders>
              <w:top w:val="nil"/>
              <w:left w:val="single" w:sz="4" w:space="0" w:color="auto"/>
              <w:bottom w:val="nil"/>
              <w:right w:val="nil"/>
            </w:tcBorders>
            <w:shd w:val="clear" w:color="auto" w:fill="auto"/>
            <w:noWrap/>
            <w:vAlign w:val="bottom"/>
            <w:hideMark/>
          </w:tcPr>
          <w:p w14:paraId="63707BEE"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P1</w:t>
            </w:r>
          </w:p>
        </w:tc>
        <w:tc>
          <w:tcPr>
            <w:tcW w:w="271" w:type="dxa"/>
            <w:tcBorders>
              <w:top w:val="nil"/>
              <w:left w:val="nil"/>
              <w:bottom w:val="nil"/>
              <w:right w:val="single" w:sz="4" w:space="0" w:color="auto"/>
            </w:tcBorders>
            <w:shd w:val="clear" w:color="auto" w:fill="auto"/>
            <w:noWrap/>
            <w:vAlign w:val="bottom"/>
            <w:hideMark/>
          </w:tcPr>
          <w:p w14:paraId="6D4F3FCF"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144FED0D"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r>
              <w:rPr>
                <w:rFonts w:ascii="Calibri" w:eastAsia="Times New Roman" w:hAnsi="Calibri" w:cs="Calibri"/>
                <w:color w:val="000000"/>
                <w:sz w:val="16"/>
              </w:rPr>
              <w:t>mpere</w:t>
            </w:r>
          </w:p>
        </w:tc>
        <w:tc>
          <w:tcPr>
            <w:tcW w:w="1445" w:type="dxa"/>
            <w:tcBorders>
              <w:top w:val="nil"/>
              <w:left w:val="nil"/>
              <w:bottom w:val="nil"/>
              <w:right w:val="single" w:sz="4" w:space="0" w:color="auto"/>
            </w:tcBorders>
            <w:shd w:val="clear" w:color="auto" w:fill="auto"/>
            <w:noWrap/>
            <w:vAlign w:val="bottom"/>
            <w:hideMark/>
          </w:tcPr>
          <w:p w14:paraId="5945C12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640F95D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28877A1E"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62B2F4DE"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0668CBE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29</w:t>
            </w:r>
          </w:p>
        </w:tc>
        <w:tc>
          <w:tcPr>
            <w:tcW w:w="2280" w:type="dxa"/>
            <w:gridSpan w:val="2"/>
            <w:tcBorders>
              <w:top w:val="nil"/>
              <w:left w:val="single" w:sz="4" w:space="0" w:color="auto"/>
              <w:bottom w:val="nil"/>
              <w:right w:val="nil"/>
            </w:tcBorders>
            <w:shd w:val="clear" w:color="auto" w:fill="auto"/>
            <w:noWrap/>
            <w:vAlign w:val="bottom"/>
            <w:hideMark/>
          </w:tcPr>
          <w:p w14:paraId="7D6436C9"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P2</w:t>
            </w:r>
          </w:p>
        </w:tc>
        <w:tc>
          <w:tcPr>
            <w:tcW w:w="271" w:type="dxa"/>
            <w:tcBorders>
              <w:top w:val="nil"/>
              <w:left w:val="nil"/>
              <w:bottom w:val="nil"/>
              <w:right w:val="single" w:sz="4" w:space="0" w:color="auto"/>
            </w:tcBorders>
            <w:shd w:val="clear" w:color="auto" w:fill="auto"/>
            <w:noWrap/>
            <w:vAlign w:val="bottom"/>
            <w:hideMark/>
          </w:tcPr>
          <w:p w14:paraId="0896A83F"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16C129A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p>
        </w:tc>
        <w:tc>
          <w:tcPr>
            <w:tcW w:w="1445" w:type="dxa"/>
            <w:tcBorders>
              <w:top w:val="nil"/>
              <w:left w:val="nil"/>
              <w:bottom w:val="nil"/>
              <w:right w:val="single" w:sz="4" w:space="0" w:color="auto"/>
            </w:tcBorders>
            <w:shd w:val="clear" w:color="auto" w:fill="auto"/>
            <w:noWrap/>
            <w:vAlign w:val="bottom"/>
            <w:hideMark/>
          </w:tcPr>
          <w:p w14:paraId="0B68421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39BD26D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646CE45E"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064A856"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609AEA7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30</w:t>
            </w:r>
          </w:p>
        </w:tc>
        <w:tc>
          <w:tcPr>
            <w:tcW w:w="2280" w:type="dxa"/>
            <w:gridSpan w:val="2"/>
            <w:tcBorders>
              <w:top w:val="nil"/>
              <w:left w:val="single" w:sz="4" w:space="0" w:color="auto"/>
              <w:bottom w:val="nil"/>
              <w:right w:val="nil"/>
            </w:tcBorders>
            <w:shd w:val="clear" w:color="auto" w:fill="auto"/>
            <w:noWrap/>
            <w:vAlign w:val="bottom"/>
            <w:hideMark/>
          </w:tcPr>
          <w:p w14:paraId="3221E7C5"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P3</w:t>
            </w:r>
          </w:p>
        </w:tc>
        <w:tc>
          <w:tcPr>
            <w:tcW w:w="271" w:type="dxa"/>
            <w:tcBorders>
              <w:top w:val="nil"/>
              <w:left w:val="nil"/>
              <w:bottom w:val="nil"/>
              <w:right w:val="single" w:sz="4" w:space="0" w:color="auto"/>
            </w:tcBorders>
            <w:shd w:val="clear" w:color="auto" w:fill="auto"/>
            <w:noWrap/>
            <w:vAlign w:val="bottom"/>
            <w:hideMark/>
          </w:tcPr>
          <w:p w14:paraId="59C532CD"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7D3AD23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p>
        </w:tc>
        <w:tc>
          <w:tcPr>
            <w:tcW w:w="1445" w:type="dxa"/>
            <w:tcBorders>
              <w:top w:val="nil"/>
              <w:left w:val="nil"/>
              <w:bottom w:val="nil"/>
              <w:right w:val="single" w:sz="4" w:space="0" w:color="auto"/>
            </w:tcBorders>
            <w:shd w:val="clear" w:color="auto" w:fill="auto"/>
            <w:noWrap/>
            <w:vAlign w:val="bottom"/>
            <w:hideMark/>
          </w:tcPr>
          <w:p w14:paraId="549E74F8"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5DFA3FC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586BB8F"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4081E3C2"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20B5BB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31</w:t>
            </w:r>
          </w:p>
        </w:tc>
        <w:tc>
          <w:tcPr>
            <w:tcW w:w="2280" w:type="dxa"/>
            <w:gridSpan w:val="2"/>
            <w:tcBorders>
              <w:top w:val="nil"/>
              <w:left w:val="single" w:sz="4" w:space="0" w:color="auto"/>
              <w:bottom w:val="nil"/>
              <w:right w:val="nil"/>
            </w:tcBorders>
            <w:shd w:val="clear" w:color="auto" w:fill="auto"/>
            <w:noWrap/>
            <w:vAlign w:val="bottom"/>
            <w:hideMark/>
          </w:tcPr>
          <w:p w14:paraId="18CB992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P4</w:t>
            </w:r>
          </w:p>
        </w:tc>
        <w:tc>
          <w:tcPr>
            <w:tcW w:w="271" w:type="dxa"/>
            <w:tcBorders>
              <w:top w:val="nil"/>
              <w:left w:val="nil"/>
              <w:bottom w:val="nil"/>
              <w:right w:val="single" w:sz="4" w:space="0" w:color="auto"/>
            </w:tcBorders>
            <w:shd w:val="clear" w:color="auto" w:fill="auto"/>
            <w:noWrap/>
            <w:vAlign w:val="bottom"/>
            <w:hideMark/>
          </w:tcPr>
          <w:p w14:paraId="55BF8D83"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30A4CFB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p>
        </w:tc>
        <w:tc>
          <w:tcPr>
            <w:tcW w:w="1445" w:type="dxa"/>
            <w:tcBorders>
              <w:top w:val="nil"/>
              <w:left w:val="nil"/>
              <w:bottom w:val="nil"/>
              <w:right w:val="single" w:sz="4" w:space="0" w:color="auto"/>
            </w:tcBorders>
            <w:shd w:val="clear" w:color="auto" w:fill="auto"/>
            <w:noWrap/>
            <w:vAlign w:val="bottom"/>
            <w:hideMark/>
          </w:tcPr>
          <w:p w14:paraId="3DC1028F"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308BFD7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48ECD0BC"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1CD618D2"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C82E8C9"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32</w:t>
            </w:r>
          </w:p>
        </w:tc>
        <w:tc>
          <w:tcPr>
            <w:tcW w:w="2280" w:type="dxa"/>
            <w:gridSpan w:val="2"/>
            <w:tcBorders>
              <w:top w:val="nil"/>
              <w:left w:val="single" w:sz="4" w:space="0" w:color="auto"/>
              <w:bottom w:val="nil"/>
              <w:right w:val="nil"/>
            </w:tcBorders>
            <w:shd w:val="clear" w:color="auto" w:fill="auto"/>
            <w:noWrap/>
            <w:vAlign w:val="bottom"/>
            <w:hideMark/>
          </w:tcPr>
          <w:p w14:paraId="25293F36"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P5</w:t>
            </w:r>
          </w:p>
        </w:tc>
        <w:tc>
          <w:tcPr>
            <w:tcW w:w="271" w:type="dxa"/>
            <w:tcBorders>
              <w:top w:val="nil"/>
              <w:left w:val="nil"/>
              <w:bottom w:val="nil"/>
              <w:right w:val="single" w:sz="4" w:space="0" w:color="auto"/>
            </w:tcBorders>
            <w:shd w:val="clear" w:color="auto" w:fill="auto"/>
            <w:noWrap/>
            <w:vAlign w:val="bottom"/>
            <w:hideMark/>
          </w:tcPr>
          <w:p w14:paraId="3A6ACC71"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2E31CC04"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p>
        </w:tc>
        <w:tc>
          <w:tcPr>
            <w:tcW w:w="1445" w:type="dxa"/>
            <w:tcBorders>
              <w:top w:val="nil"/>
              <w:left w:val="nil"/>
              <w:bottom w:val="nil"/>
              <w:right w:val="single" w:sz="4" w:space="0" w:color="auto"/>
            </w:tcBorders>
            <w:shd w:val="clear" w:color="auto" w:fill="auto"/>
            <w:noWrap/>
            <w:vAlign w:val="bottom"/>
            <w:hideMark/>
          </w:tcPr>
          <w:p w14:paraId="476C7B7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27C84431"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518F1EF8"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40109A55"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57FD872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33</w:t>
            </w:r>
          </w:p>
        </w:tc>
        <w:tc>
          <w:tcPr>
            <w:tcW w:w="2280" w:type="dxa"/>
            <w:gridSpan w:val="2"/>
            <w:tcBorders>
              <w:top w:val="nil"/>
              <w:left w:val="single" w:sz="4" w:space="0" w:color="auto"/>
              <w:bottom w:val="nil"/>
              <w:right w:val="nil"/>
            </w:tcBorders>
            <w:shd w:val="clear" w:color="auto" w:fill="auto"/>
            <w:noWrap/>
            <w:vAlign w:val="bottom"/>
            <w:hideMark/>
          </w:tcPr>
          <w:p w14:paraId="34366F3C"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Current P6</w:t>
            </w:r>
          </w:p>
        </w:tc>
        <w:tc>
          <w:tcPr>
            <w:tcW w:w="271" w:type="dxa"/>
            <w:tcBorders>
              <w:top w:val="nil"/>
              <w:left w:val="nil"/>
              <w:bottom w:val="nil"/>
              <w:right w:val="single" w:sz="4" w:space="0" w:color="auto"/>
            </w:tcBorders>
            <w:shd w:val="clear" w:color="auto" w:fill="auto"/>
            <w:noWrap/>
            <w:vAlign w:val="bottom"/>
            <w:hideMark/>
          </w:tcPr>
          <w:p w14:paraId="27560DA4"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2B5612F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A</w:t>
            </w:r>
          </w:p>
        </w:tc>
        <w:tc>
          <w:tcPr>
            <w:tcW w:w="1445" w:type="dxa"/>
            <w:tcBorders>
              <w:top w:val="nil"/>
              <w:left w:val="nil"/>
              <w:bottom w:val="nil"/>
              <w:right w:val="single" w:sz="4" w:space="0" w:color="auto"/>
            </w:tcBorders>
            <w:shd w:val="clear" w:color="auto" w:fill="auto"/>
            <w:noWrap/>
            <w:vAlign w:val="bottom"/>
            <w:hideMark/>
          </w:tcPr>
          <w:p w14:paraId="20214A2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38272A5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45FC3242"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AA3FD1C"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0032266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34</w:t>
            </w:r>
          </w:p>
        </w:tc>
        <w:tc>
          <w:tcPr>
            <w:tcW w:w="2280" w:type="dxa"/>
            <w:gridSpan w:val="2"/>
            <w:tcBorders>
              <w:top w:val="nil"/>
              <w:left w:val="single" w:sz="4" w:space="0" w:color="auto"/>
              <w:bottom w:val="nil"/>
              <w:right w:val="nil"/>
            </w:tcBorders>
            <w:shd w:val="clear" w:color="auto" w:fill="auto"/>
            <w:noWrap/>
            <w:vAlign w:val="bottom"/>
            <w:hideMark/>
          </w:tcPr>
          <w:p w14:paraId="1EF7908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P1</w:t>
            </w:r>
          </w:p>
        </w:tc>
        <w:tc>
          <w:tcPr>
            <w:tcW w:w="271" w:type="dxa"/>
            <w:tcBorders>
              <w:top w:val="nil"/>
              <w:left w:val="nil"/>
              <w:bottom w:val="nil"/>
              <w:right w:val="single" w:sz="4" w:space="0" w:color="auto"/>
            </w:tcBorders>
            <w:shd w:val="clear" w:color="auto" w:fill="auto"/>
            <w:noWrap/>
            <w:vAlign w:val="bottom"/>
            <w:hideMark/>
          </w:tcPr>
          <w:p w14:paraId="1A70B92E"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717CE0A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nil"/>
              <w:bottom w:val="nil"/>
              <w:right w:val="single" w:sz="4" w:space="0" w:color="auto"/>
            </w:tcBorders>
            <w:shd w:val="clear" w:color="auto" w:fill="auto"/>
            <w:noWrap/>
            <w:vAlign w:val="bottom"/>
            <w:hideMark/>
          </w:tcPr>
          <w:p w14:paraId="5EC3DA7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1AA1A323"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37C77E16"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720DED2"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43111E1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35</w:t>
            </w:r>
          </w:p>
        </w:tc>
        <w:tc>
          <w:tcPr>
            <w:tcW w:w="2280" w:type="dxa"/>
            <w:gridSpan w:val="2"/>
            <w:tcBorders>
              <w:top w:val="nil"/>
              <w:left w:val="single" w:sz="4" w:space="0" w:color="auto"/>
              <w:bottom w:val="nil"/>
              <w:right w:val="nil"/>
            </w:tcBorders>
            <w:shd w:val="clear" w:color="auto" w:fill="auto"/>
            <w:noWrap/>
            <w:vAlign w:val="bottom"/>
            <w:hideMark/>
          </w:tcPr>
          <w:p w14:paraId="02BD3A19"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P2</w:t>
            </w:r>
          </w:p>
        </w:tc>
        <w:tc>
          <w:tcPr>
            <w:tcW w:w="271" w:type="dxa"/>
            <w:tcBorders>
              <w:top w:val="nil"/>
              <w:left w:val="nil"/>
              <w:bottom w:val="nil"/>
              <w:right w:val="single" w:sz="4" w:space="0" w:color="auto"/>
            </w:tcBorders>
            <w:shd w:val="clear" w:color="auto" w:fill="auto"/>
            <w:noWrap/>
            <w:vAlign w:val="bottom"/>
            <w:hideMark/>
          </w:tcPr>
          <w:p w14:paraId="306A725A"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7EB1B30C"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nil"/>
              <w:bottom w:val="nil"/>
              <w:right w:val="single" w:sz="4" w:space="0" w:color="auto"/>
            </w:tcBorders>
            <w:shd w:val="clear" w:color="auto" w:fill="auto"/>
            <w:noWrap/>
            <w:vAlign w:val="bottom"/>
            <w:hideMark/>
          </w:tcPr>
          <w:p w14:paraId="022EC7BA"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57B0E17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008740B5"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7B3CDE44"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6927D37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36</w:t>
            </w:r>
          </w:p>
        </w:tc>
        <w:tc>
          <w:tcPr>
            <w:tcW w:w="2280" w:type="dxa"/>
            <w:gridSpan w:val="2"/>
            <w:tcBorders>
              <w:top w:val="nil"/>
              <w:left w:val="single" w:sz="4" w:space="0" w:color="auto"/>
              <w:bottom w:val="nil"/>
              <w:right w:val="nil"/>
            </w:tcBorders>
            <w:shd w:val="clear" w:color="auto" w:fill="auto"/>
            <w:noWrap/>
            <w:vAlign w:val="bottom"/>
            <w:hideMark/>
          </w:tcPr>
          <w:p w14:paraId="37E819FA"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P3</w:t>
            </w:r>
          </w:p>
        </w:tc>
        <w:tc>
          <w:tcPr>
            <w:tcW w:w="271" w:type="dxa"/>
            <w:tcBorders>
              <w:top w:val="nil"/>
              <w:left w:val="nil"/>
              <w:bottom w:val="nil"/>
              <w:right w:val="single" w:sz="4" w:space="0" w:color="auto"/>
            </w:tcBorders>
            <w:shd w:val="clear" w:color="auto" w:fill="auto"/>
            <w:noWrap/>
            <w:vAlign w:val="bottom"/>
            <w:hideMark/>
          </w:tcPr>
          <w:p w14:paraId="5E3969EE"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5BA1AEB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nil"/>
              <w:bottom w:val="nil"/>
              <w:right w:val="single" w:sz="4" w:space="0" w:color="auto"/>
            </w:tcBorders>
            <w:shd w:val="clear" w:color="auto" w:fill="auto"/>
            <w:noWrap/>
            <w:vAlign w:val="bottom"/>
            <w:hideMark/>
          </w:tcPr>
          <w:p w14:paraId="64B7B75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77011B75"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6BCD0E02"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5FCA1421"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nil"/>
              <w:right w:val="single" w:sz="4" w:space="0" w:color="auto"/>
            </w:tcBorders>
            <w:shd w:val="clear" w:color="auto" w:fill="auto"/>
            <w:noWrap/>
            <w:vAlign w:val="bottom"/>
            <w:hideMark/>
          </w:tcPr>
          <w:p w14:paraId="66730E8D"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37</w:t>
            </w:r>
          </w:p>
        </w:tc>
        <w:tc>
          <w:tcPr>
            <w:tcW w:w="2280" w:type="dxa"/>
            <w:gridSpan w:val="2"/>
            <w:tcBorders>
              <w:top w:val="nil"/>
              <w:left w:val="single" w:sz="4" w:space="0" w:color="auto"/>
              <w:bottom w:val="nil"/>
              <w:right w:val="nil"/>
            </w:tcBorders>
            <w:shd w:val="clear" w:color="auto" w:fill="auto"/>
            <w:noWrap/>
            <w:vAlign w:val="bottom"/>
            <w:hideMark/>
          </w:tcPr>
          <w:p w14:paraId="67023759"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P4</w:t>
            </w:r>
          </w:p>
        </w:tc>
        <w:tc>
          <w:tcPr>
            <w:tcW w:w="271" w:type="dxa"/>
            <w:tcBorders>
              <w:top w:val="nil"/>
              <w:left w:val="nil"/>
              <w:bottom w:val="nil"/>
              <w:right w:val="single" w:sz="4" w:space="0" w:color="auto"/>
            </w:tcBorders>
            <w:shd w:val="clear" w:color="auto" w:fill="auto"/>
            <w:noWrap/>
            <w:vAlign w:val="bottom"/>
            <w:hideMark/>
          </w:tcPr>
          <w:p w14:paraId="5B124266"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bottom w:val="nil"/>
              <w:right w:val="single" w:sz="4" w:space="0" w:color="auto"/>
            </w:tcBorders>
            <w:shd w:val="clear" w:color="auto" w:fill="auto"/>
            <w:noWrap/>
            <w:vAlign w:val="bottom"/>
            <w:hideMark/>
          </w:tcPr>
          <w:p w14:paraId="668A209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nil"/>
              <w:bottom w:val="nil"/>
              <w:right w:val="single" w:sz="4" w:space="0" w:color="auto"/>
            </w:tcBorders>
            <w:shd w:val="clear" w:color="auto" w:fill="auto"/>
            <w:noWrap/>
            <w:vAlign w:val="bottom"/>
            <w:hideMark/>
          </w:tcPr>
          <w:p w14:paraId="5C102886"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nil"/>
              <w:right w:val="single" w:sz="4" w:space="0" w:color="auto"/>
            </w:tcBorders>
            <w:shd w:val="clear" w:color="auto" w:fill="auto"/>
            <w:noWrap/>
            <w:vAlign w:val="bottom"/>
            <w:hideMark/>
          </w:tcPr>
          <w:p w14:paraId="72EF925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5191CCF1"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349F41D0"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right w:val="single" w:sz="4" w:space="0" w:color="auto"/>
            </w:tcBorders>
            <w:shd w:val="clear" w:color="auto" w:fill="auto"/>
            <w:noWrap/>
            <w:vAlign w:val="bottom"/>
            <w:hideMark/>
          </w:tcPr>
          <w:p w14:paraId="5CAC8F5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38</w:t>
            </w:r>
          </w:p>
        </w:tc>
        <w:tc>
          <w:tcPr>
            <w:tcW w:w="2280" w:type="dxa"/>
            <w:gridSpan w:val="2"/>
            <w:tcBorders>
              <w:top w:val="nil"/>
              <w:left w:val="single" w:sz="4" w:space="0" w:color="auto"/>
              <w:right w:val="nil"/>
            </w:tcBorders>
            <w:shd w:val="clear" w:color="auto" w:fill="auto"/>
            <w:noWrap/>
            <w:vAlign w:val="bottom"/>
            <w:hideMark/>
          </w:tcPr>
          <w:p w14:paraId="6304FBF0"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P5</w:t>
            </w:r>
          </w:p>
        </w:tc>
        <w:tc>
          <w:tcPr>
            <w:tcW w:w="271" w:type="dxa"/>
            <w:tcBorders>
              <w:top w:val="nil"/>
              <w:left w:val="nil"/>
              <w:right w:val="single" w:sz="4" w:space="0" w:color="auto"/>
            </w:tcBorders>
            <w:shd w:val="clear" w:color="auto" w:fill="auto"/>
            <w:noWrap/>
            <w:vAlign w:val="bottom"/>
            <w:hideMark/>
          </w:tcPr>
          <w:p w14:paraId="51420A84"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top w:val="nil"/>
              <w:left w:val="single" w:sz="4" w:space="0" w:color="auto"/>
              <w:right w:val="single" w:sz="4" w:space="0" w:color="auto"/>
            </w:tcBorders>
            <w:shd w:val="clear" w:color="auto" w:fill="auto"/>
            <w:noWrap/>
            <w:vAlign w:val="bottom"/>
            <w:hideMark/>
          </w:tcPr>
          <w:p w14:paraId="6D9A4C1B"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nil"/>
              <w:right w:val="single" w:sz="4" w:space="0" w:color="auto"/>
            </w:tcBorders>
            <w:shd w:val="clear" w:color="auto" w:fill="auto"/>
            <w:noWrap/>
            <w:vAlign w:val="bottom"/>
            <w:hideMark/>
          </w:tcPr>
          <w:p w14:paraId="5366A610"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right w:val="single" w:sz="4" w:space="0" w:color="auto"/>
            </w:tcBorders>
            <w:shd w:val="clear" w:color="auto" w:fill="auto"/>
            <w:noWrap/>
            <w:vAlign w:val="bottom"/>
            <w:hideMark/>
          </w:tcPr>
          <w:p w14:paraId="23FD9033"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r w:rsidR="00AB53EA" w:rsidRPr="007441B6" w14:paraId="12A5CF63" w14:textId="77777777" w:rsidTr="00E14350">
        <w:trPr>
          <w:trHeight w:val="113"/>
          <w:jc w:val="center"/>
        </w:trPr>
        <w:tc>
          <w:tcPr>
            <w:tcW w:w="960" w:type="dxa"/>
            <w:tcBorders>
              <w:top w:val="nil"/>
              <w:left w:val="nil"/>
              <w:bottom w:val="nil"/>
              <w:right w:val="nil"/>
            </w:tcBorders>
            <w:shd w:val="clear" w:color="auto" w:fill="auto"/>
            <w:noWrap/>
            <w:vAlign w:val="bottom"/>
            <w:hideMark/>
          </w:tcPr>
          <w:p w14:paraId="61702047" w14:textId="77777777" w:rsidR="00AB53EA" w:rsidRPr="007441B6" w:rsidRDefault="00AB53EA" w:rsidP="00AB53EA">
            <w:pPr>
              <w:spacing w:after="0"/>
              <w:jc w:val="center"/>
              <w:rPr>
                <w:rFonts w:ascii="Calibri" w:eastAsia="Times New Roman" w:hAnsi="Calibri" w:cs="Calibri"/>
                <w:color w:val="000000"/>
                <w:sz w:val="16"/>
              </w:rPr>
            </w:pPr>
          </w:p>
        </w:tc>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5931EC2"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39</w:t>
            </w:r>
          </w:p>
        </w:tc>
        <w:tc>
          <w:tcPr>
            <w:tcW w:w="2280" w:type="dxa"/>
            <w:gridSpan w:val="2"/>
            <w:tcBorders>
              <w:top w:val="nil"/>
              <w:left w:val="single" w:sz="4" w:space="0" w:color="auto"/>
              <w:bottom w:val="single" w:sz="4" w:space="0" w:color="auto"/>
              <w:right w:val="nil"/>
            </w:tcBorders>
            <w:shd w:val="clear" w:color="auto" w:fill="auto"/>
            <w:noWrap/>
            <w:vAlign w:val="bottom"/>
            <w:hideMark/>
          </w:tcPr>
          <w:p w14:paraId="180FBF96" w14:textId="77777777" w:rsidR="00AB53EA" w:rsidRPr="007441B6" w:rsidRDefault="00AB53EA" w:rsidP="00AB53EA">
            <w:pPr>
              <w:spacing w:after="0"/>
              <w:jc w:val="left"/>
              <w:rPr>
                <w:rFonts w:ascii="Calibri" w:eastAsia="Times New Roman" w:hAnsi="Calibri" w:cs="Calibri"/>
                <w:color w:val="000000"/>
                <w:sz w:val="16"/>
              </w:rPr>
            </w:pPr>
            <w:r w:rsidRPr="007441B6">
              <w:rPr>
                <w:rFonts w:ascii="Calibri" w:eastAsia="Times New Roman" w:hAnsi="Calibri" w:cs="Calibri"/>
                <w:color w:val="000000"/>
                <w:sz w:val="16"/>
              </w:rPr>
              <w:t>Voltage P6</w:t>
            </w:r>
          </w:p>
        </w:tc>
        <w:tc>
          <w:tcPr>
            <w:tcW w:w="271" w:type="dxa"/>
            <w:tcBorders>
              <w:top w:val="nil"/>
              <w:left w:val="nil"/>
              <w:bottom w:val="single" w:sz="4" w:space="0" w:color="auto"/>
              <w:right w:val="single" w:sz="4" w:space="0" w:color="auto"/>
            </w:tcBorders>
            <w:shd w:val="clear" w:color="auto" w:fill="auto"/>
            <w:noWrap/>
            <w:vAlign w:val="bottom"/>
            <w:hideMark/>
          </w:tcPr>
          <w:p w14:paraId="2F359F6E" w14:textId="77777777" w:rsidR="00AB53EA" w:rsidRPr="007441B6" w:rsidRDefault="00AB53EA" w:rsidP="00AB53EA">
            <w:pPr>
              <w:spacing w:after="0"/>
              <w:jc w:val="left"/>
              <w:rPr>
                <w:rFonts w:ascii="Calibri" w:eastAsia="Times New Roman" w:hAnsi="Calibri" w:cs="Calibri"/>
                <w:color w:val="000000"/>
                <w:sz w:val="16"/>
              </w:rPr>
            </w:pPr>
          </w:p>
        </w:tc>
        <w:tc>
          <w:tcPr>
            <w:tcW w:w="736" w:type="dxa"/>
            <w:tcBorders>
              <w:left w:val="single" w:sz="4" w:space="0" w:color="auto"/>
              <w:bottom w:val="single" w:sz="4" w:space="0" w:color="auto"/>
              <w:right w:val="single" w:sz="4" w:space="0" w:color="auto"/>
            </w:tcBorders>
            <w:shd w:val="clear" w:color="auto" w:fill="auto"/>
            <w:noWrap/>
            <w:vAlign w:val="bottom"/>
            <w:hideMark/>
          </w:tcPr>
          <w:p w14:paraId="373212C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V</w:t>
            </w:r>
          </w:p>
        </w:tc>
        <w:tc>
          <w:tcPr>
            <w:tcW w:w="1445" w:type="dxa"/>
            <w:tcBorders>
              <w:top w:val="nil"/>
              <w:left w:val="single" w:sz="4" w:space="0" w:color="auto"/>
              <w:bottom w:val="single" w:sz="4" w:space="0" w:color="auto"/>
              <w:right w:val="single" w:sz="4" w:space="0" w:color="auto"/>
            </w:tcBorders>
            <w:shd w:val="clear" w:color="auto" w:fill="auto"/>
            <w:noWrap/>
            <w:vAlign w:val="bottom"/>
            <w:hideMark/>
          </w:tcPr>
          <w:p w14:paraId="17084C7E" w14:textId="77777777" w:rsidR="00AB53EA" w:rsidRPr="007441B6" w:rsidRDefault="00AB53EA" w:rsidP="00AB53EA">
            <w:pPr>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float</w:t>
            </w:r>
          </w:p>
        </w:tc>
        <w:tc>
          <w:tcPr>
            <w:tcW w:w="960" w:type="dxa"/>
            <w:tcBorders>
              <w:top w:val="nil"/>
              <w:left w:val="nil"/>
              <w:bottom w:val="single" w:sz="4" w:space="0" w:color="auto"/>
              <w:right w:val="single" w:sz="4" w:space="0" w:color="auto"/>
            </w:tcBorders>
            <w:shd w:val="clear" w:color="auto" w:fill="auto"/>
            <w:noWrap/>
            <w:vAlign w:val="bottom"/>
            <w:hideMark/>
          </w:tcPr>
          <w:p w14:paraId="346B4794" w14:textId="77777777" w:rsidR="00AB53EA" w:rsidRPr="007441B6" w:rsidRDefault="00AB53EA" w:rsidP="00C568DD">
            <w:pPr>
              <w:keepNext/>
              <w:spacing w:after="0"/>
              <w:jc w:val="center"/>
              <w:rPr>
                <w:rFonts w:ascii="Calibri" w:eastAsia="Times New Roman" w:hAnsi="Calibri" w:cs="Calibri"/>
                <w:color w:val="000000"/>
                <w:sz w:val="16"/>
              </w:rPr>
            </w:pPr>
            <w:r w:rsidRPr="007441B6">
              <w:rPr>
                <w:rFonts w:ascii="Calibri" w:eastAsia="Times New Roman" w:hAnsi="Calibri" w:cs="Calibri"/>
                <w:color w:val="000000"/>
                <w:sz w:val="16"/>
              </w:rPr>
              <w:t>4</w:t>
            </w:r>
          </w:p>
        </w:tc>
      </w:tr>
    </w:tbl>
    <w:p w14:paraId="7E11BB8A" w14:textId="14E5F695" w:rsidR="00AB53EA" w:rsidRDefault="00C568DD" w:rsidP="00C568DD">
      <w:pPr>
        <w:pStyle w:val="Caption"/>
      </w:pPr>
      <w:r>
        <w:t xml:space="preserve">Table </w:t>
      </w:r>
      <w:r w:rsidR="00D86A98">
        <w:fldChar w:fldCharType="begin"/>
      </w:r>
      <w:r w:rsidR="00D86A98">
        <w:instrText xml:space="preserve"> SEQ Table \* ARABIC </w:instrText>
      </w:r>
      <w:r w:rsidR="00D86A98">
        <w:fldChar w:fldCharType="separate"/>
      </w:r>
      <w:r w:rsidR="00D86A98">
        <w:rPr>
          <w:noProof/>
        </w:rPr>
        <w:t>4</w:t>
      </w:r>
      <w:r w:rsidR="00D86A98">
        <w:fldChar w:fldCharType="end"/>
      </w:r>
      <w:r>
        <w:t xml:space="preserve"> Data Structure of one acquisition point </w:t>
      </w:r>
      <w:r w:rsidR="00E14350">
        <w:t xml:space="preserve">in buffer </w:t>
      </w:r>
      <w:r>
        <w:t xml:space="preserve">on </w:t>
      </w:r>
      <w:r w:rsidR="00650622">
        <w:t>SSM</w:t>
      </w:r>
      <w:r>
        <w:t xml:space="preserve"> rack.</w:t>
      </w:r>
    </w:p>
    <w:p w14:paraId="09548E47" w14:textId="161CD74D" w:rsidR="00AB53EA" w:rsidRDefault="00AB53EA" w:rsidP="00AB53EA">
      <w:pPr>
        <w:pStyle w:val="ReferenceList"/>
        <w:numPr>
          <w:ilvl w:val="0"/>
          <w:numId w:val="0"/>
        </w:numPr>
      </w:pPr>
      <w:r w:rsidRPr="00D55BB0">
        <w:t xml:space="preserve">The size of </w:t>
      </w:r>
      <w:r>
        <w:t xml:space="preserve">a data block is </w:t>
      </w:r>
      <w:r w:rsidR="00C568DD">
        <w:t xml:space="preserve">140 </w:t>
      </w:r>
      <w:r w:rsidRPr="00D55BB0">
        <w:t>bytes.</w:t>
      </w:r>
    </w:p>
    <w:p w14:paraId="0BE2F7E9" w14:textId="244A8354" w:rsidR="00AB53EA" w:rsidRDefault="00AB53EA" w:rsidP="00AB53EA">
      <w:pPr>
        <w:pStyle w:val="ReferenceList"/>
        <w:numPr>
          <w:ilvl w:val="0"/>
          <w:numId w:val="0"/>
        </w:numPr>
      </w:pPr>
      <w:r>
        <w:t>The total amount of acquisition</w:t>
      </w:r>
      <w:r w:rsidR="00E66147">
        <w:t>s</w:t>
      </w:r>
      <w:r>
        <w:t xml:space="preserve"> over 20 sec is 10000 points (one </w:t>
      </w:r>
      <w:r w:rsidR="008C02CC">
        <w:t>point every</w:t>
      </w:r>
      <w:r>
        <w:t xml:space="preserve"> 2 </w:t>
      </w:r>
      <w:proofErr w:type="spellStart"/>
      <w:r>
        <w:t>m</w:t>
      </w:r>
      <w:r w:rsidR="008C02CC">
        <w:t>s</w:t>
      </w:r>
      <w:proofErr w:type="spellEnd"/>
      <w:r>
        <w:t>).</w:t>
      </w:r>
    </w:p>
    <w:p w14:paraId="1D4D6F60" w14:textId="15CBCF45" w:rsidR="001E05E1" w:rsidRDefault="00AB53EA" w:rsidP="00AB53EA">
      <w:pPr>
        <w:pStyle w:val="ReferenceList"/>
        <w:numPr>
          <w:ilvl w:val="0"/>
          <w:numId w:val="0"/>
        </w:numPr>
      </w:pPr>
      <w:r>
        <w:t xml:space="preserve">The </w:t>
      </w:r>
      <w:r w:rsidR="00D86A98">
        <w:t>size</w:t>
      </w:r>
      <w:r>
        <w:t xml:space="preserve"> to download a complete buffer is around 1,4 Mbytes per </w:t>
      </w:r>
      <w:r w:rsidR="00650622">
        <w:t>SSM</w:t>
      </w:r>
      <w:r>
        <w:t xml:space="preserve"> rack.</w:t>
      </w:r>
    </w:p>
    <w:p w14:paraId="4A0378EC" w14:textId="77777777" w:rsidR="001E05E1" w:rsidRDefault="001E05E1">
      <w:pPr>
        <w:spacing w:line="276" w:lineRule="auto"/>
        <w:jc w:val="left"/>
        <w:rPr>
          <w:rFonts w:cs="Segoe UI"/>
          <w:sz w:val="20"/>
          <w:lang w:val="en-GB"/>
        </w:rPr>
      </w:pPr>
      <w:r>
        <w:br w:type="page"/>
      </w:r>
    </w:p>
    <w:p w14:paraId="7B2D42BD" w14:textId="33B57B63" w:rsidR="00AB53EA" w:rsidRDefault="00AB53EA" w:rsidP="00DC175A">
      <w:pPr>
        <w:pStyle w:val="Heading3"/>
        <w:numPr>
          <w:ilvl w:val="2"/>
          <w:numId w:val="3"/>
        </w:numPr>
      </w:pPr>
      <w:bookmarkStart w:id="11376" w:name="_Ref12958877"/>
      <w:bookmarkStart w:id="11377" w:name="_Toc13139978"/>
      <w:r>
        <w:t xml:space="preserve">Masking </w:t>
      </w:r>
      <w:r w:rsidR="00A063C9">
        <w:t xml:space="preserve">configuration </w:t>
      </w:r>
      <w:r>
        <w:t>table</w:t>
      </w:r>
      <w:bookmarkEnd w:id="11376"/>
      <w:bookmarkEnd w:id="11377"/>
    </w:p>
    <w:p w14:paraId="1D679ACF" w14:textId="77777777" w:rsidR="00EA48E3" w:rsidRPr="00EA48E3" w:rsidRDefault="00EA48E3" w:rsidP="00EA48E3"/>
    <w:p w14:paraId="56174DC5" w14:textId="54E64D73" w:rsidR="009D3500" w:rsidRDefault="00D86A98" w:rsidP="009D3500">
      <w:pPr>
        <w:pStyle w:val="ReferenceList"/>
        <w:numPr>
          <w:ilvl w:val="0"/>
          <w:numId w:val="0"/>
        </w:numPr>
        <w:tabs>
          <w:tab w:val="right" w:pos="9072"/>
        </w:tabs>
      </w:pPr>
      <w:r w:rsidRPr="00D86A98">
        <w:rPr>
          <w:rStyle w:val="tlid-translation"/>
        </w:rPr>
        <w:t xml:space="preserve">A </w:t>
      </w:r>
      <w:r>
        <w:rPr>
          <w:rStyle w:val="tlid-translation"/>
        </w:rPr>
        <w:t xml:space="preserve">configuration </w:t>
      </w:r>
      <w:r w:rsidRPr="00D86A98">
        <w:rPr>
          <w:rStyle w:val="tlid-translation"/>
        </w:rPr>
        <w:t xml:space="preserve">mask can be associated with a trigger. It setting up </w:t>
      </w:r>
      <w:r w:rsidR="00C17F85">
        <w:rPr>
          <w:rStyle w:val="tlid-translation"/>
        </w:rPr>
        <w:t xml:space="preserve">on </w:t>
      </w:r>
      <w:r w:rsidRPr="00D86A98">
        <w:rPr>
          <w:rStyle w:val="tlid-translation"/>
        </w:rPr>
        <w:t xml:space="preserve">an </w:t>
      </w:r>
      <w:r w:rsidR="00650622">
        <w:rPr>
          <w:rStyle w:val="tlid-translation"/>
        </w:rPr>
        <w:t>SSM</w:t>
      </w:r>
      <w:r w:rsidRPr="00D86A98">
        <w:rPr>
          <w:rStyle w:val="tlid-translation"/>
        </w:rPr>
        <w:t xml:space="preserve"> rack via Raw TCP protocol (see next section).</w:t>
      </w:r>
    </w:p>
    <w:p w14:paraId="7B5BB815" w14:textId="77777777" w:rsidR="009D3500" w:rsidRDefault="009D3500" w:rsidP="009D3500">
      <w:pPr>
        <w:pStyle w:val="ReferenceList"/>
        <w:numPr>
          <w:ilvl w:val="0"/>
          <w:numId w:val="0"/>
        </w:numPr>
        <w:tabs>
          <w:tab w:val="right" w:pos="9072"/>
        </w:tabs>
      </w:pPr>
      <w:r w:rsidRPr="00DA4E88">
        <w:t>The mask define</w:t>
      </w:r>
      <w:r>
        <w:t>s</w:t>
      </w:r>
      <w:r w:rsidRPr="00DA4E88">
        <w:t xml:space="preserve"> </w:t>
      </w:r>
      <w:r>
        <w:t xml:space="preserve">all </w:t>
      </w:r>
      <w:r w:rsidRPr="00DA4E88">
        <w:t>alarms</w:t>
      </w:r>
      <w:r>
        <w:t xml:space="preserve"> that will activate the trigger if they appear. </w:t>
      </w:r>
    </w:p>
    <w:p w14:paraId="31872F9A" w14:textId="10FEFB73" w:rsidR="009D3500" w:rsidRDefault="009D3500" w:rsidP="009D3500">
      <w:pPr>
        <w:pStyle w:val="ReferenceList"/>
        <w:numPr>
          <w:ilvl w:val="0"/>
          <w:numId w:val="0"/>
        </w:numPr>
        <w:tabs>
          <w:tab w:val="right" w:pos="9072"/>
        </w:tabs>
      </w:pPr>
      <w:r>
        <w:t>This</w:t>
      </w:r>
      <w:r w:rsidR="003924E7">
        <w:t xml:space="preserve"> mask is set before to</w:t>
      </w:r>
      <w:r>
        <w:t xml:space="preserve"> arm the trigger.</w:t>
      </w:r>
    </w:p>
    <w:p w14:paraId="12663D6E" w14:textId="7C1EFED6" w:rsidR="00AB53EA" w:rsidRPr="009D3500" w:rsidRDefault="009D3500" w:rsidP="009D3500">
      <w:pPr>
        <w:pStyle w:val="ReferenceList"/>
        <w:numPr>
          <w:ilvl w:val="0"/>
          <w:numId w:val="0"/>
        </w:numPr>
        <w:tabs>
          <w:tab w:val="right" w:pos="9072"/>
        </w:tabs>
      </w:pPr>
      <w:r>
        <w:t xml:space="preserve">The mask structure, shown below, </w:t>
      </w:r>
      <w:r w:rsidR="00E66147">
        <w:t xml:space="preserve">is </w:t>
      </w:r>
      <w:r>
        <w:t>identical to the status information sent by the polling:</w:t>
      </w:r>
    </w:p>
    <w:tbl>
      <w:tblPr>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1"/>
        <w:gridCol w:w="967"/>
        <w:gridCol w:w="1032"/>
        <w:gridCol w:w="953"/>
        <w:gridCol w:w="1032"/>
        <w:gridCol w:w="952"/>
        <w:gridCol w:w="992"/>
        <w:gridCol w:w="837"/>
        <w:gridCol w:w="911"/>
      </w:tblGrid>
      <w:tr w:rsidR="00AB53EA" w:rsidRPr="00F45DAD" w14:paraId="5B14CD92" w14:textId="77777777" w:rsidTr="009D3500">
        <w:trPr>
          <w:trHeight w:val="227"/>
          <w:tblHeader/>
        </w:trPr>
        <w:tc>
          <w:tcPr>
            <w:tcW w:w="1551" w:type="dxa"/>
            <w:shd w:val="clear" w:color="auto" w:fill="auto"/>
            <w:noWrap/>
            <w:vAlign w:val="bottom"/>
          </w:tcPr>
          <w:p w14:paraId="2A134A63" w14:textId="77777777" w:rsidR="00AB53EA" w:rsidRPr="001D4A70" w:rsidRDefault="00AB53EA" w:rsidP="00AB53EA">
            <w:pPr>
              <w:spacing w:after="0"/>
              <w:jc w:val="left"/>
              <w:rPr>
                <w:rFonts w:ascii="Calibri" w:eastAsia="Times New Roman" w:hAnsi="Calibri" w:cs="Calibri"/>
                <w:color w:val="000000"/>
                <w:sz w:val="14"/>
              </w:rPr>
            </w:pPr>
          </w:p>
        </w:tc>
        <w:tc>
          <w:tcPr>
            <w:tcW w:w="967" w:type="dxa"/>
            <w:shd w:val="clear" w:color="auto" w:fill="BFBFBF" w:themeFill="background1" w:themeFillShade="BF"/>
            <w:noWrap/>
            <w:vAlign w:val="bottom"/>
            <w:hideMark/>
          </w:tcPr>
          <w:p w14:paraId="4119843E"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0</w:t>
            </w:r>
          </w:p>
        </w:tc>
        <w:tc>
          <w:tcPr>
            <w:tcW w:w="1032" w:type="dxa"/>
            <w:shd w:val="clear" w:color="auto" w:fill="BFBFBF" w:themeFill="background1" w:themeFillShade="BF"/>
            <w:noWrap/>
            <w:vAlign w:val="bottom"/>
            <w:hideMark/>
          </w:tcPr>
          <w:p w14:paraId="0AF314EB"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1</w:t>
            </w:r>
          </w:p>
        </w:tc>
        <w:tc>
          <w:tcPr>
            <w:tcW w:w="953" w:type="dxa"/>
            <w:shd w:val="clear" w:color="auto" w:fill="BFBFBF" w:themeFill="background1" w:themeFillShade="BF"/>
            <w:noWrap/>
            <w:vAlign w:val="bottom"/>
            <w:hideMark/>
          </w:tcPr>
          <w:p w14:paraId="2A763F68"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2</w:t>
            </w:r>
          </w:p>
        </w:tc>
        <w:tc>
          <w:tcPr>
            <w:tcW w:w="1032" w:type="dxa"/>
            <w:shd w:val="clear" w:color="auto" w:fill="BFBFBF" w:themeFill="background1" w:themeFillShade="BF"/>
            <w:noWrap/>
            <w:vAlign w:val="bottom"/>
            <w:hideMark/>
          </w:tcPr>
          <w:p w14:paraId="156B4FED"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3</w:t>
            </w:r>
          </w:p>
        </w:tc>
        <w:tc>
          <w:tcPr>
            <w:tcW w:w="952" w:type="dxa"/>
            <w:shd w:val="clear" w:color="auto" w:fill="BFBFBF" w:themeFill="background1" w:themeFillShade="BF"/>
            <w:noWrap/>
            <w:vAlign w:val="bottom"/>
            <w:hideMark/>
          </w:tcPr>
          <w:p w14:paraId="50E5F417"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4</w:t>
            </w:r>
          </w:p>
        </w:tc>
        <w:tc>
          <w:tcPr>
            <w:tcW w:w="992" w:type="dxa"/>
            <w:shd w:val="clear" w:color="auto" w:fill="BFBFBF" w:themeFill="background1" w:themeFillShade="BF"/>
            <w:noWrap/>
            <w:vAlign w:val="bottom"/>
            <w:hideMark/>
          </w:tcPr>
          <w:p w14:paraId="20D1EAA7"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5</w:t>
            </w:r>
          </w:p>
        </w:tc>
        <w:tc>
          <w:tcPr>
            <w:tcW w:w="837" w:type="dxa"/>
            <w:shd w:val="clear" w:color="auto" w:fill="BFBFBF" w:themeFill="background1" w:themeFillShade="BF"/>
            <w:noWrap/>
            <w:vAlign w:val="bottom"/>
            <w:hideMark/>
          </w:tcPr>
          <w:p w14:paraId="3023C968"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6</w:t>
            </w:r>
          </w:p>
        </w:tc>
        <w:tc>
          <w:tcPr>
            <w:tcW w:w="911" w:type="dxa"/>
            <w:shd w:val="clear" w:color="auto" w:fill="BFBFBF" w:themeFill="background1" w:themeFillShade="BF"/>
            <w:noWrap/>
            <w:vAlign w:val="bottom"/>
            <w:hideMark/>
          </w:tcPr>
          <w:p w14:paraId="67F27238" w14:textId="77777777" w:rsidR="00AB53EA" w:rsidRPr="001D4A70" w:rsidRDefault="00AB53EA" w:rsidP="00AB53EA">
            <w:pPr>
              <w:spacing w:after="0"/>
              <w:jc w:val="center"/>
              <w:rPr>
                <w:rFonts w:ascii="Calibri" w:eastAsia="Times New Roman" w:hAnsi="Calibri" w:cs="Calibri"/>
                <w:b/>
                <w:color w:val="000000"/>
                <w:sz w:val="16"/>
              </w:rPr>
            </w:pPr>
            <w:r w:rsidRPr="00F45DAD">
              <w:rPr>
                <w:rFonts w:ascii="Calibri" w:eastAsia="Times New Roman" w:hAnsi="Calibri" w:cs="Calibri"/>
                <w:b/>
                <w:color w:val="000000"/>
                <w:sz w:val="16"/>
              </w:rPr>
              <w:t>Bit 7</w:t>
            </w:r>
          </w:p>
        </w:tc>
      </w:tr>
      <w:tr w:rsidR="00AB53EA" w:rsidRPr="00B73664" w14:paraId="22F4D8CB" w14:textId="77777777" w:rsidTr="00AB53EA">
        <w:trPr>
          <w:trHeight w:val="227"/>
          <w:tblHeader/>
        </w:trPr>
        <w:tc>
          <w:tcPr>
            <w:tcW w:w="1551" w:type="dxa"/>
            <w:shd w:val="clear" w:color="auto" w:fill="auto"/>
            <w:noWrap/>
            <w:vAlign w:val="bottom"/>
          </w:tcPr>
          <w:p w14:paraId="481F4436" w14:textId="1B2BBF20" w:rsidR="00AB53EA" w:rsidRPr="00B73664" w:rsidRDefault="00650622" w:rsidP="00AB53EA">
            <w:pPr>
              <w:spacing w:after="0"/>
              <w:jc w:val="left"/>
              <w:rPr>
                <w:rFonts w:ascii="Calibri" w:eastAsia="Times New Roman" w:hAnsi="Calibri" w:cs="Calibri"/>
                <w:color w:val="000000"/>
                <w:sz w:val="16"/>
              </w:rPr>
            </w:pPr>
            <w:r>
              <w:rPr>
                <w:rFonts w:ascii="Calibri" w:eastAsia="Times New Roman" w:hAnsi="Calibri" w:cs="Calibri"/>
                <w:color w:val="000000"/>
                <w:sz w:val="16"/>
              </w:rPr>
              <w:t>SSM</w:t>
            </w:r>
            <w:r w:rsidR="00AB53EA" w:rsidRPr="001D4A70">
              <w:rPr>
                <w:rFonts w:ascii="Calibri" w:eastAsia="Times New Roman" w:hAnsi="Calibri" w:cs="Calibri"/>
                <w:color w:val="000000"/>
                <w:sz w:val="16"/>
              </w:rPr>
              <w:t xml:space="preserve"> status</w:t>
            </w:r>
          </w:p>
        </w:tc>
        <w:tc>
          <w:tcPr>
            <w:tcW w:w="967" w:type="dxa"/>
            <w:shd w:val="clear" w:color="auto" w:fill="auto"/>
            <w:noWrap/>
            <w:vAlign w:val="bottom"/>
          </w:tcPr>
          <w:p w14:paraId="7288B437"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limit sum</w:t>
            </w:r>
          </w:p>
        </w:tc>
        <w:tc>
          <w:tcPr>
            <w:tcW w:w="1032" w:type="dxa"/>
            <w:shd w:val="clear" w:color="auto" w:fill="auto"/>
            <w:noWrap/>
            <w:vAlign w:val="bottom"/>
          </w:tcPr>
          <w:p w14:paraId="017691B4"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warn sum</w:t>
            </w:r>
          </w:p>
        </w:tc>
        <w:tc>
          <w:tcPr>
            <w:tcW w:w="953" w:type="dxa"/>
            <w:shd w:val="clear" w:color="auto" w:fill="auto"/>
            <w:noWrap/>
            <w:vAlign w:val="bottom"/>
          </w:tcPr>
          <w:p w14:paraId="3CC05346"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com status</w:t>
            </w:r>
          </w:p>
        </w:tc>
        <w:tc>
          <w:tcPr>
            <w:tcW w:w="1032" w:type="dxa"/>
            <w:shd w:val="clear" w:color="auto" w:fill="auto"/>
            <w:noWrap/>
            <w:vAlign w:val="bottom"/>
          </w:tcPr>
          <w:p w14:paraId="394776B4"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mode</w:t>
            </w:r>
          </w:p>
        </w:tc>
        <w:tc>
          <w:tcPr>
            <w:tcW w:w="952" w:type="dxa"/>
            <w:shd w:val="clear" w:color="auto" w:fill="auto"/>
            <w:noWrap/>
            <w:vAlign w:val="bottom"/>
          </w:tcPr>
          <w:p w14:paraId="05A1A745"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92" w:type="dxa"/>
            <w:shd w:val="clear" w:color="auto" w:fill="auto"/>
            <w:noWrap/>
            <w:vAlign w:val="bottom"/>
          </w:tcPr>
          <w:p w14:paraId="259AA74F"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mem</w:t>
            </w:r>
            <w:r>
              <w:rPr>
                <w:rFonts w:ascii="Calibri" w:eastAsia="Times New Roman" w:hAnsi="Calibri" w:cs="Calibri"/>
                <w:color w:val="000000"/>
                <w:sz w:val="16"/>
              </w:rPr>
              <w:t>ory</w:t>
            </w:r>
            <w:r w:rsidRPr="001D4A70">
              <w:rPr>
                <w:rFonts w:ascii="Calibri" w:eastAsia="Times New Roman" w:hAnsi="Calibri" w:cs="Calibri"/>
                <w:color w:val="000000"/>
                <w:sz w:val="16"/>
              </w:rPr>
              <w:t xml:space="preserve"> bank</w:t>
            </w:r>
            <w:r>
              <w:rPr>
                <w:rFonts w:ascii="Calibri" w:eastAsia="Times New Roman" w:hAnsi="Calibri" w:cs="Calibri"/>
                <w:color w:val="000000"/>
                <w:sz w:val="16"/>
              </w:rPr>
              <w:t xml:space="preserve"> use</w:t>
            </w:r>
          </w:p>
        </w:tc>
        <w:tc>
          <w:tcPr>
            <w:tcW w:w="837" w:type="dxa"/>
            <w:shd w:val="clear" w:color="auto" w:fill="auto"/>
            <w:noWrap/>
            <w:vAlign w:val="bottom"/>
          </w:tcPr>
          <w:p w14:paraId="39113FBE"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trig</w:t>
            </w:r>
            <w:r>
              <w:rPr>
                <w:rFonts w:ascii="Calibri" w:eastAsia="Times New Roman" w:hAnsi="Calibri" w:cs="Calibri"/>
                <w:color w:val="000000"/>
                <w:sz w:val="16"/>
              </w:rPr>
              <w:t>ger</w:t>
            </w:r>
            <w:r w:rsidRPr="001D4A70">
              <w:rPr>
                <w:rFonts w:ascii="Calibri" w:eastAsia="Times New Roman" w:hAnsi="Calibri" w:cs="Calibri"/>
                <w:color w:val="000000"/>
                <w:sz w:val="16"/>
              </w:rPr>
              <w:t xml:space="preserve"> status</w:t>
            </w:r>
          </w:p>
        </w:tc>
        <w:tc>
          <w:tcPr>
            <w:tcW w:w="911" w:type="dxa"/>
            <w:shd w:val="clear" w:color="auto" w:fill="auto"/>
            <w:noWrap/>
            <w:vAlign w:val="bottom"/>
          </w:tcPr>
          <w:p w14:paraId="65C71EC8" w14:textId="77777777" w:rsidR="00AB53EA" w:rsidRPr="00B73664"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AB53EA" w:rsidRPr="00B73664" w14:paraId="4DE69CE0" w14:textId="77777777" w:rsidTr="00AB53EA">
        <w:trPr>
          <w:trHeight w:val="227"/>
          <w:tblHeader/>
        </w:trPr>
        <w:tc>
          <w:tcPr>
            <w:tcW w:w="1551" w:type="dxa"/>
            <w:shd w:val="clear" w:color="auto" w:fill="auto"/>
            <w:noWrap/>
            <w:vAlign w:val="bottom"/>
            <w:hideMark/>
          </w:tcPr>
          <w:p w14:paraId="262D9A12"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Pallet status</w:t>
            </w:r>
          </w:p>
        </w:tc>
        <w:tc>
          <w:tcPr>
            <w:tcW w:w="967" w:type="dxa"/>
            <w:shd w:val="clear" w:color="auto" w:fill="auto"/>
            <w:noWrap/>
            <w:vAlign w:val="bottom"/>
            <w:hideMark/>
          </w:tcPr>
          <w:p w14:paraId="3E7C7277"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P1</w:t>
            </w:r>
          </w:p>
        </w:tc>
        <w:tc>
          <w:tcPr>
            <w:tcW w:w="1032" w:type="dxa"/>
            <w:shd w:val="clear" w:color="auto" w:fill="auto"/>
            <w:noWrap/>
            <w:vAlign w:val="bottom"/>
            <w:hideMark/>
          </w:tcPr>
          <w:p w14:paraId="47401579"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P2</w:t>
            </w:r>
          </w:p>
        </w:tc>
        <w:tc>
          <w:tcPr>
            <w:tcW w:w="953" w:type="dxa"/>
            <w:shd w:val="clear" w:color="auto" w:fill="auto"/>
            <w:noWrap/>
            <w:vAlign w:val="bottom"/>
            <w:hideMark/>
          </w:tcPr>
          <w:p w14:paraId="00849F6C"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P3</w:t>
            </w:r>
          </w:p>
        </w:tc>
        <w:tc>
          <w:tcPr>
            <w:tcW w:w="1032" w:type="dxa"/>
            <w:shd w:val="clear" w:color="auto" w:fill="auto"/>
            <w:noWrap/>
            <w:vAlign w:val="bottom"/>
            <w:hideMark/>
          </w:tcPr>
          <w:p w14:paraId="7AE4AB40"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P4</w:t>
            </w:r>
          </w:p>
        </w:tc>
        <w:tc>
          <w:tcPr>
            <w:tcW w:w="952" w:type="dxa"/>
            <w:shd w:val="clear" w:color="auto" w:fill="auto"/>
            <w:noWrap/>
            <w:vAlign w:val="bottom"/>
            <w:hideMark/>
          </w:tcPr>
          <w:p w14:paraId="318ABF39"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P5</w:t>
            </w:r>
          </w:p>
        </w:tc>
        <w:tc>
          <w:tcPr>
            <w:tcW w:w="992" w:type="dxa"/>
            <w:shd w:val="clear" w:color="auto" w:fill="auto"/>
            <w:noWrap/>
            <w:vAlign w:val="bottom"/>
            <w:hideMark/>
          </w:tcPr>
          <w:p w14:paraId="32D6AE39"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ON/OFF P6</w:t>
            </w:r>
          </w:p>
        </w:tc>
        <w:tc>
          <w:tcPr>
            <w:tcW w:w="837" w:type="dxa"/>
            <w:shd w:val="clear" w:color="auto" w:fill="auto"/>
            <w:noWrap/>
            <w:vAlign w:val="bottom"/>
            <w:hideMark/>
          </w:tcPr>
          <w:p w14:paraId="70E6833E"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5645C6C0"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AB53EA" w:rsidRPr="00B73664" w14:paraId="682CA005" w14:textId="77777777" w:rsidTr="00AB53EA">
        <w:trPr>
          <w:trHeight w:val="227"/>
          <w:tblHeader/>
        </w:trPr>
        <w:tc>
          <w:tcPr>
            <w:tcW w:w="1551" w:type="dxa"/>
            <w:shd w:val="clear" w:color="auto" w:fill="auto"/>
            <w:noWrap/>
            <w:vAlign w:val="bottom"/>
            <w:hideMark/>
          </w:tcPr>
          <w:p w14:paraId="231D1126"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Reset status</w:t>
            </w:r>
          </w:p>
        </w:tc>
        <w:tc>
          <w:tcPr>
            <w:tcW w:w="967" w:type="dxa"/>
            <w:shd w:val="clear" w:color="auto" w:fill="auto"/>
            <w:noWrap/>
            <w:vAlign w:val="bottom"/>
            <w:hideMark/>
          </w:tcPr>
          <w:p w14:paraId="2D279521"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P1</w:t>
            </w:r>
          </w:p>
        </w:tc>
        <w:tc>
          <w:tcPr>
            <w:tcW w:w="1032" w:type="dxa"/>
            <w:shd w:val="clear" w:color="auto" w:fill="auto"/>
            <w:noWrap/>
            <w:vAlign w:val="bottom"/>
            <w:hideMark/>
          </w:tcPr>
          <w:p w14:paraId="6290E0E9"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P2</w:t>
            </w:r>
          </w:p>
        </w:tc>
        <w:tc>
          <w:tcPr>
            <w:tcW w:w="953" w:type="dxa"/>
            <w:shd w:val="clear" w:color="auto" w:fill="auto"/>
            <w:noWrap/>
            <w:vAlign w:val="bottom"/>
            <w:hideMark/>
          </w:tcPr>
          <w:p w14:paraId="6B11473F"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P3</w:t>
            </w:r>
          </w:p>
        </w:tc>
        <w:tc>
          <w:tcPr>
            <w:tcW w:w="1032" w:type="dxa"/>
            <w:shd w:val="clear" w:color="auto" w:fill="auto"/>
            <w:noWrap/>
            <w:vAlign w:val="bottom"/>
            <w:hideMark/>
          </w:tcPr>
          <w:p w14:paraId="10E73EB7"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P4</w:t>
            </w:r>
          </w:p>
        </w:tc>
        <w:tc>
          <w:tcPr>
            <w:tcW w:w="952" w:type="dxa"/>
            <w:shd w:val="clear" w:color="auto" w:fill="auto"/>
            <w:noWrap/>
            <w:vAlign w:val="bottom"/>
            <w:hideMark/>
          </w:tcPr>
          <w:p w14:paraId="125DAB81"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P5</w:t>
            </w:r>
          </w:p>
        </w:tc>
        <w:tc>
          <w:tcPr>
            <w:tcW w:w="992" w:type="dxa"/>
            <w:shd w:val="clear" w:color="auto" w:fill="auto"/>
            <w:noWrap/>
            <w:vAlign w:val="bottom"/>
            <w:hideMark/>
          </w:tcPr>
          <w:p w14:paraId="2E89301B"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need </w:t>
            </w:r>
            <w:proofErr w:type="spellStart"/>
            <w:r w:rsidRPr="001D4A70">
              <w:rPr>
                <w:rFonts w:ascii="Calibri" w:eastAsia="Times New Roman" w:hAnsi="Calibri" w:cs="Calibri"/>
                <w:color w:val="000000"/>
                <w:sz w:val="16"/>
              </w:rPr>
              <w:t>rst</w:t>
            </w:r>
            <w:proofErr w:type="spellEnd"/>
            <w:r w:rsidRPr="001D4A70">
              <w:rPr>
                <w:rFonts w:ascii="Calibri" w:eastAsia="Times New Roman" w:hAnsi="Calibri" w:cs="Calibri"/>
                <w:color w:val="000000"/>
                <w:sz w:val="16"/>
              </w:rPr>
              <w:t xml:space="preserve"> P6</w:t>
            </w:r>
          </w:p>
        </w:tc>
        <w:tc>
          <w:tcPr>
            <w:tcW w:w="837" w:type="dxa"/>
            <w:shd w:val="clear" w:color="auto" w:fill="auto"/>
            <w:noWrap/>
            <w:vAlign w:val="bottom"/>
            <w:hideMark/>
          </w:tcPr>
          <w:p w14:paraId="60075725"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14A71065"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AB53EA" w:rsidRPr="00B73664" w14:paraId="50C3C0F8" w14:textId="77777777" w:rsidTr="00AB53EA">
        <w:trPr>
          <w:trHeight w:val="227"/>
          <w:tblHeader/>
        </w:trPr>
        <w:tc>
          <w:tcPr>
            <w:tcW w:w="1551" w:type="dxa"/>
            <w:shd w:val="clear" w:color="auto" w:fill="auto"/>
            <w:noWrap/>
            <w:vAlign w:val="bottom"/>
            <w:hideMark/>
          </w:tcPr>
          <w:p w14:paraId="1303DBE7"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Warning temp</w:t>
            </w:r>
          </w:p>
        </w:tc>
        <w:tc>
          <w:tcPr>
            <w:tcW w:w="967" w:type="dxa"/>
            <w:shd w:val="clear" w:color="auto" w:fill="auto"/>
            <w:noWrap/>
            <w:vAlign w:val="bottom"/>
            <w:hideMark/>
          </w:tcPr>
          <w:p w14:paraId="1617D89B"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water_in</w:t>
            </w:r>
            <w:proofErr w:type="spellEnd"/>
          </w:p>
        </w:tc>
        <w:tc>
          <w:tcPr>
            <w:tcW w:w="1032" w:type="dxa"/>
            <w:shd w:val="clear" w:color="auto" w:fill="auto"/>
            <w:noWrap/>
            <w:vAlign w:val="bottom"/>
            <w:hideMark/>
          </w:tcPr>
          <w:p w14:paraId="2BDD61D1"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water_out</w:t>
            </w:r>
            <w:proofErr w:type="spellEnd"/>
          </w:p>
        </w:tc>
        <w:tc>
          <w:tcPr>
            <w:tcW w:w="953" w:type="dxa"/>
            <w:shd w:val="clear" w:color="auto" w:fill="auto"/>
            <w:noWrap/>
            <w:vAlign w:val="bottom"/>
            <w:hideMark/>
          </w:tcPr>
          <w:p w14:paraId="66FE488B"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air_in</w:t>
            </w:r>
            <w:proofErr w:type="spellEnd"/>
          </w:p>
        </w:tc>
        <w:tc>
          <w:tcPr>
            <w:tcW w:w="1032" w:type="dxa"/>
            <w:shd w:val="clear" w:color="auto" w:fill="auto"/>
            <w:noWrap/>
            <w:vAlign w:val="bottom"/>
            <w:hideMark/>
          </w:tcPr>
          <w:p w14:paraId="4431F07C"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air_out</w:t>
            </w:r>
            <w:proofErr w:type="spellEnd"/>
          </w:p>
        </w:tc>
        <w:tc>
          <w:tcPr>
            <w:tcW w:w="952" w:type="dxa"/>
            <w:shd w:val="clear" w:color="auto" w:fill="auto"/>
            <w:noWrap/>
            <w:vAlign w:val="bottom"/>
            <w:hideMark/>
          </w:tcPr>
          <w:p w14:paraId="4AE3A5C7" w14:textId="59B4B56C" w:rsidR="00AB53EA" w:rsidRPr="001D4A70" w:rsidRDefault="008A6D8B" w:rsidP="008A6D8B">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1</w:t>
            </w:r>
          </w:p>
        </w:tc>
        <w:tc>
          <w:tcPr>
            <w:tcW w:w="992" w:type="dxa"/>
            <w:shd w:val="clear" w:color="auto" w:fill="auto"/>
            <w:noWrap/>
            <w:vAlign w:val="bottom"/>
            <w:hideMark/>
          </w:tcPr>
          <w:p w14:paraId="1A5BB03E" w14:textId="725BE262" w:rsidR="00AB53EA" w:rsidRPr="001D4A70" w:rsidRDefault="008A6D8B"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2</w:t>
            </w:r>
          </w:p>
        </w:tc>
        <w:tc>
          <w:tcPr>
            <w:tcW w:w="837" w:type="dxa"/>
            <w:shd w:val="clear" w:color="auto" w:fill="auto"/>
            <w:noWrap/>
            <w:vAlign w:val="bottom"/>
            <w:hideMark/>
          </w:tcPr>
          <w:p w14:paraId="4A84F20C" w14:textId="70072AE7" w:rsidR="00AB53EA" w:rsidRPr="001D4A70" w:rsidRDefault="008A6D8B"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io board</w:t>
            </w:r>
          </w:p>
        </w:tc>
        <w:tc>
          <w:tcPr>
            <w:tcW w:w="911" w:type="dxa"/>
            <w:shd w:val="clear" w:color="auto" w:fill="auto"/>
            <w:noWrap/>
            <w:vAlign w:val="bottom"/>
            <w:hideMark/>
          </w:tcPr>
          <w:p w14:paraId="694680B0" w14:textId="2A190AD9" w:rsidR="00AB53EA" w:rsidRPr="001D4A70" w:rsidRDefault="008A6D8B"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ref 10k</w:t>
            </w:r>
          </w:p>
        </w:tc>
      </w:tr>
      <w:tr w:rsidR="00AB53EA" w:rsidRPr="00B73664" w14:paraId="786BD307" w14:textId="77777777" w:rsidTr="00AB53EA">
        <w:trPr>
          <w:trHeight w:val="227"/>
          <w:tblHeader/>
        </w:trPr>
        <w:tc>
          <w:tcPr>
            <w:tcW w:w="1551" w:type="dxa"/>
            <w:shd w:val="clear" w:color="auto" w:fill="auto"/>
            <w:noWrap/>
            <w:vAlign w:val="bottom"/>
            <w:hideMark/>
          </w:tcPr>
          <w:p w14:paraId="00CECC8E"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Over temp</w:t>
            </w:r>
          </w:p>
        </w:tc>
        <w:tc>
          <w:tcPr>
            <w:tcW w:w="967" w:type="dxa"/>
            <w:shd w:val="clear" w:color="auto" w:fill="auto"/>
            <w:noWrap/>
            <w:vAlign w:val="bottom"/>
            <w:hideMark/>
          </w:tcPr>
          <w:p w14:paraId="188A0AA0"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water_in</w:t>
            </w:r>
            <w:proofErr w:type="spellEnd"/>
          </w:p>
        </w:tc>
        <w:tc>
          <w:tcPr>
            <w:tcW w:w="1032" w:type="dxa"/>
            <w:shd w:val="clear" w:color="auto" w:fill="auto"/>
            <w:noWrap/>
            <w:vAlign w:val="bottom"/>
            <w:hideMark/>
          </w:tcPr>
          <w:p w14:paraId="02C667F5"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water_out</w:t>
            </w:r>
            <w:proofErr w:type="spellEnd"/>
          </w:p>
        </w:tc>
        <w:tc>
          <w:tcPr>
            <w:tcW w:w="953" w:type="dxa"/>
            <w:shd w:val="clear" w:color="auto" w:fill="auto"/>
            <w:noWrap/>
            <w:vAlign w:val="bottom"/>
            <w:hideMark/>
          </w:tcPr>
          <w:p w14:paraId="108EDA17"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air_in</w:t>
            </w:r>
            <w:proofErr w:type="spellEnd"/>
          </w:p>
        </w:tc>
        <w:tc>
          <w:tcPr>
            <w:tcW w:w="1032" w:type="dxa"/>
            <w:shd w:val="clear" w:color="auto" w:fill="auto"/>
            <w:noWrap/>
            <w:vAlign w:val="bottom"/>
            <w:hideMark/>
          </w:tcPr>
          <w:p w14:paraId="53516967"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air_out</w:t>
            </w:r>
            <w:proofErr w:type="spellEnd"/>
          </w:p>
        </w:tc>
        <w:tc>
          <w:tcPr>
            <w:tcW w:w="952" w:type="dxa"/>
            <w:shd w:val="clear" w:color="auto" w:fill="auto"/>
            <w:noWrap/>
            <w:vAlign w:val="bottom"/>
            <w:hideMark/>
          </w:tcPr>
          <w:p w14:paraId="754580B9" w14:textId="3C4594DE" w:rsidR="00AB53EA" w:rsidRPr="001D4A70" w:rsidRDefault="008A6D8B"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load 1</w:t>
            </w:r>
          </w:p>
        </w:tc>
        <w:tc>
          <w:tcPr>
            <w:tcW w:w="992" w:type="dxa"/>
            <w:shd w:val="clear" w:color="auto" w:fill="auto"/>
            <w:noWrap/>
            <w:vAlign w:val="bottom"/>
            <w:hideMark/>
          </w:tcPr>
          <w:p w14:paraId="06683BD0" w14:textId="0FCCDA94" w:rsidR="00AB53EA" w:rsidRPr="001D4A70" w:rsidRDefault="00AB53EA" w:rsidP="008A6D8B">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load </w:t>
            </w:r>
            <w:r w:rsidR="008A6D8B">
              <w:rPr>
                <w:rFonts w:ascii="Calibri" w:eastAsia="Times New Roman" w:hAnsi="Calibri" w:cs="Calibri"/>
                <w:color w:val="000000"/>
                <w:sz w:val="16"/>
              </w:rPr>
              <w:t>2</w:t>
            </w:r>
          </w:p>
        </w:tc>
        <w:tc>
          <w:tcPr>
            <w:tcW w:w="837" w:type="dxa"/>
            <w:shd w:val="clear" w:color="auto" w:fill="auto"/>
            <w:noWrap/>
            <w:vAlign w:val="bottom"/>
            <w:hideMark/>
          </w:tcPr>
          <w:p w14:paraId="67CB3EC0" w14:textId="0FCE656B" w:rsidR="00AB53EA" w:rsidRPr="001D4A70" w:rsidRDefault="008A6D8B"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io board</w:t>
            </w:r>
          </w:p>
        </w:tc>
        <w:tc>
          <w:tcPr>
            <w:tcW w:w="911" w:type="dxa"/>
            <w:shd w:val="clear" w:color="auto" w:fill="auto"/>
            <w:noWrap/>
            <w:vAlign w:val="bottom"/>
            <w:hideMark/>
          </w:tcPr>
          <w:p w14:paraId="7B3341AF" w14:textId="5ABDC65E" w:rsidR="00AB53EA" w:rsidRPr="001D4A70" w:rsidRDefault="000536E2"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ref 10k</w:t>
            </w:r>
          </w:p>
        </w:tc>
      </w:tr>
      <w:tr w:rsidR="00AB53EA" w:rsidRPr="00B73664" w14:paraId="6AA95184" w14:textId="77777777" w:rsidTr="00AB53EA">
        <w:trPr>
          <w:trHeight w:val="227"/>
          <w:tblHeader/>
        </w:trPr>
        <w:tc>
          <w:tcPr>
            <w:tcW w:w="1551" w:type="dxa"/>
            <w:shd w:val="clear" w:color="auto" w:fill="auto"/>
            <w:noWrap/>
            <w:vAlign w:val="bottom"/>
            <w:hideMark/>
          </w:tcPr>
          <w:p w14:paraId="5B8BA881"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Power status</w:t>
            </w:r>
          </w:p>
        </w:tc>
        <w:tc>
          <w:tcPr>
            <w:tcW w:w="967" w:type="dxa"/>
            <w:shd w:val="clear" w:color="auto" w:fill="auto"/>
            <w:noWrap/>
            <w:vAlign w:val="bottom"/>
            <w:hideMark/>
          </w:tcPr>
          <w:p w14:paraId="17CC4B89" w14:textId="2126279A" w:rsidR="00AB53EA" w:rsidRPr="001D4A70" w:rsidRDefault="008A6D8B" w:rsidP="00AB53EA">
            <w:pPr>
              <w:spacing w:after="0"/>
              <w:jc w:val="center"/>
              <w:rPr>
                <w:rFonts w:ascii="Calibri" w:eastAsia="Times New Roman" w:hAnsi="Calibri" w:cs="Calibri"/>
                <w:color w:val="000000"/>
                <w:sz w:val="16"/>
              </w:rPr>
            </w:pPr>
            <w:r w:rsidRPr="008A6D8B">
              <w:rPr>
                <w:rFonts w:ascii="Calibri" w:eastAsia="Times New Roman" w:hAnsi="Calibri" w:cs="Calibri"/>
                <w:color w:val="000000"/>
                <w:sz w:val="16"/>
              </w:rPr>
              <w:t>VSWR P1</w:t>
            </w:r>
          </w:p>
        </w:tc>
        <w:tc>
          <w:tcPr>
            <w:tcW w:w="1032" w:type="dxa"/>
            <w:shd w:val="clear" w:color="auto" w:fill="auto"/>
            <w:noWrap/>
            <w:vAlign w:val="bottom"/>
            <w:hideMark/>
          </w:tcPr>
          <w:p w14:paraId="137A851D" w14:textId="5CD13163"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P2</w:t>
            </w:r>
          </w:p>
        </w:tc>
        <w:tc>
          <w:tcPr>
            <w:tcW w:w="953" w:type="dxa"/>
            <w:shd w:val="clear" w:color="auto" w:fill="auto"/>
            <w:noWrap/>
            <w:vAlign w:val="bottom"/>
            <w:hideMark/>
          </w:tcPr>
          <w:p w14:paraId="5E5161CE" w14:textId="4770B0B5"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P3</w:t>
            </w:r>
          </w:p>
        </w:tc>
        <w:tc>
          <w:tcPr>
            <w:tcW w:w="1032" w:type="dxa"/>
            <w:shd w:val="clear" w:color="auto" w:fill="auto"/>
            <w:noWrap/>
            <w:vAlign w:val="bottom"/>
            <w:hideMark/>
          </w:tcPr>
          <w:p w14:paraId="7322057B" w14:textId="3A32F4B9"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P4</w:t>
            </w:r>
          </w:p>
        </w:tc>
        <w:tc>
          <w:tcPr>
            <w:tcW w:w="952" w:type="dxa"/>
            <w:shd w:val="clear" w:color="auto" w:fill="auto"/>
            <w:noWrap/>
            <w:vAlign w:val="bottom"/>
            <w:hideMark/>
          </w:tcPr>
          <w:p w14:paraId="7B39443A" w14:textId="47F4A182"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P5</w:t>
            </w:r>
          </w:p>
        </w:tc>
        <w:tc>
          <w:tcPr>
            <w:tcW w:w="992" w:type="dxa"/>
            <w:shd w:val="clear" w:color="auto" w:fill="auto"/>
            <w:noWrap/>
            <w:vAlign w:val="bottom"/>
            <w:hideMark/>
          </w:tcPr>
          <w:p w14:paraId="5EFB71B6" w14:textId="12400D49"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P6</w:t>
            </w:r>
          </w:p>
        </w:tc>
        <w:tc>
          <w:tcPr>
            <w:tcW w:w="837" w:type="dxa"/>
            <w:shd w:val="clear" w:color="auto" w:fill="auto"/>
            <w:noWrap/>
            <w:vAlign w:val="bottom"/>
            <w:hideMark/>
          </w:tcPr>
          <w:p w14:paraId="6F462AB5" w14:textId="001FBE32"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combiner</w:t>
            </w:r>
          </w:p>
        </w:tc>
        <w:tc>
          <w:tcPr>
            <w:tcW w:w="911" w:type="dxa"/>
            <w:shd w:val="clear" w:color="auto" w:fill="auto"/>
            <w:noWrap/>
            <w:vAlign w:val="bottom"/>
            <w:hideMark/>
          </w:tcPr>
          <w:p w14:paraId="71E1488E" w14:textId="4E11E2FB" w:rsidR="00AB53EA" w:rsidRPr="001D4A70" w:rsidRDefault="008A6D8B" w:rsidP="00AB53EA">
            <w:pPr>
              <w:spacing w:after="0"/>
              <w:jc w:val="center"/>
              <w:rPr>
                <w:rFonts w:ascii="Calibri" w:eastAsia="Times New Roman" w:hAnsi="Calibri" w:cs="Calibri"/>
                <w:color w:val="000000"/>
                <w:sz w:val="16"/>
              </w:rPr>
            </w:pPr>
            <w:r>
              <w:rPr>
                <w:rFonts w:ascii="Calibri" w:eastAsia="Times New Roman" w:hAnsi="Calibri" w:cs="Calibri"/>
                <w:color w:val="000000"/>
                <w:sz w:val="16"/>
              </w:rPr>
              <w:t xml:space="preserve">VSWR </w:t>
            </w:r>
            <w:r w:rsidR="00AB53EA" w:rsidRPr="001D4A70">
              <w:rPr>
                <w:rFonts w:ascii="Calibri" w:eastAsia="Times New Roman" w:hAnsi="Calibri" w:cs="Calibri"/>
                <w:color w:val="000000"/>
                <w:sz w:val="16"/>
              </w:rPr>
              <w:t>load</w:t>
            </w:r>
          </w:p>
        </w:tc>
      </w:tr>
      <w:tr w:rsidR="00AB53EA" w:rsidRPr="00B73664" w14:paraId="7916F8D5" w14:textId="77777777" w:rsidTr="00AB53EA">
        <w:trPr>
          <w:trHeight w:val="227"/>
          <w:tblHeader/>
        </w:trPr>
        <w:tc>
          <w:tcPr>
            <w:tcW w:w="1551" w:type="dxa"/>
            <w:shd w:val="clear" w:color="auto" w:fill="auto"/>
            <w:noWrap/>
            <w:vAlign w:val="bottom"/>
            <w:hideMark/>
          </w:tcPr>
          <w:p w14:paraId="7CA91E60"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Voltage limit status</w:t>
            </w:r>
          </w:p>
        </w:tc>
        <w:tc>
          <w:tcPr>
            <w:tcW w:w="967" w:type="dxa"/>
            <w:shd w:val="clear" w:color="auto" w:fill="auto"/>
            <w:noWrap/>
            <w:vAlign w:val="bottom"/>
            <w:hideMark/>
          </w:tcPr>
          <w:p w14:paraId="7EFF3884"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P1</w:t>
            </w:r>
          </w:p>
        </w:tc>
        <w:tc>
          <w:tcPr>
            <w:tcW w:w="1032" w:type="dxa"/>
            <w:shd w:val="clear" w:color="auto" w:fill="auto"/>
            <w:noWrap/>
            <w:vAlign w:val="bottom"/>
            <w:hideMark/>
          </w:tcPr>
          <w:p w14:paraId="20281285"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P2</w:t>
            </w:r>
          </w:p>
        </w:tc>
        <w:tc>
          <w:tcPr>
            <w:tcW w:w="953" w:type="dxa"/>
            <w:shd w:val="clear" w:color="auto" w:fill="auto"/>
            <w:noWrap/>
            <w:vAlign w:val="bottom"/>
            <w:hideMark/>
          </w:tcPr>
          <w:p w14:paraId="3C5B47D1"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P3</w:t>
            </w:r>
          </w:p>
        </w:tc>
        <w:tc>
          <w:tcPr>
            <w:tcW w:w="1032" w:type="dxa"/>
            <w:shd w:val="clear" w:color="auto" w:fill="auto"/>
            <w:noWrap/>
            <w:vAlign w:val="bottom"/>
            <w:hideMark/>
          </w:tcPr>
          <w:p w14:paraId="14DEEC0E"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P4</w:t>
            </w:r>
          </w:p>
        </w:tc>
        <w:tc>
          <w:tcPr>
            <w:tcW w:w="952" w:type="dxa"/>
            <w:shd w:val="clear" w:color="auto" w:fill="auto"/>
            <w:noWrap/>
            <w:vAlign w:val="bottom"/>
            <w:hideMark/>
          </w:tcPr>
          <w:p w14:paraId="4712815E"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P5</w:t>
            </w:r>
          </w:p>
        </w:tc>
        <w:tc>
          <w:tcPr>
            <w:tcW w:w="992" w:type="dxa"/>
            <w:shd w:val="clear" w:color="auto" w:fill="auto"/>
            <w:noWrap/>
            <w:vAlign w:val="bottom"/>
            <w:hideMark/>
          </w:tcPr>
          <w:p w14:paraId="2BF9DA67"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P6</w:t>
            </w:r>
          </w:p>
        </w:tc>
        <w:tc>
          <w:tcPr>
            <w:tcW w:w="837" w:type="dxa"/>
            <w:shd w:val="clear" w:color="auto" w:fill="auto"/>
            <w:noWrap/>
            <w:vAlign w:val="bottom"/>
            <w:hideMark/>
          </w:tcPr>
          <w:p w14:paraId="2B3C606F"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464C52F2"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AB53EA" w:rsidRPr="00B73664" w14:paraId="4FBEA908" w14:textId="77777777" w:rsidTr="00AB53EA">
        <w:trPr>
          <w:trHeight w:val="227"/>
          <w:tblHeader/>
        </w:trPr>
        <w:tc>
          <w:tcPr>
            <w:tcW w:w="1551" w:type="dxa"/>
            <w:shd w:val="clear" w:color="auto" w:fill="auto"/>
            <w:noWrap/>
            <w:vAlign w:val="bottom"/>
            <w:hideMark/>
          </w:tcPr>
          <w:p w14:paraId="01550B4E"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Current limit status</w:t>
            </w:r>
          </w:p>
        </w:tc>
        <w:tc>
          <w:tcPr>
            <w:tcW w:w="967" w:type="dxa"/>
            <w:shd w:val="clear" w:color="auto" w:fill="auto"/>
            <w:noWrap/>
            <w:vAlign w:val="bottom"/>
            <w:hideMark/>
          </w:tcPr>
          <w:p w14:paraId="369F4F7B"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P1</w:t>
            </w:r>
          </w:p>
        </w:tc>
        <w:tc>
          <w:tcPr>
            <w:tcW w:w="1032" w:type="dxa"/>
            <w:shd w:val="clear" w:color="auto" w:fill="auto"/>
            <w:noWrap/>
            <w:vAlign w:val="bottom"/>
            <w:hideMark/>
          </w:tcPr>
          <w:p w14:paraId="18B8F89B"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P2</w:t>
            </w:r>
          </w:p>
        </w:tc>
        <w:tc>
          <w:tcPr>
            <w:tcW w:w="953" w:type="dxa"/>
            <w:shd w:val="clear" w:color="auto" w:fill="auto"/>
            <w:noWrap/>
            <w:vAlign w:val="bottom"/>
            <w:hideMark/>
          </w:tcPr>
          <w:p w14:paraId="0B2605DD"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P3</w:t>
            </w:r>
          </w:p>
        </w:tc>
        <w:tc>
          <w:tcPr>
            <w:tcW w:w="1032" w:type="dxa"/>
            <w:shd w:val="clear" w:color="auto" w:fill="auto"/>
            <w:noWrap/>
            <w:vAlign w:val="bottom"/>
            <w:hideMark/>
          </w:tcPr>
          <w:p w14:paraId="4CBBA190"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P4</w:t>
            </w:r>
          </w:p>
        </w:tc>
        <w:tc>
          <w:tcPr>
            <w:tcW w:w="952" w:type="dxa"/>
            <w:shd w:val="clear" w:color="auto" w:fill="auto"/>
            <w:noWrap/>
            <w:vAlign w:val="bottom"/>
            <w:hideMark/>
          </w:tcPr>
          <w:p w14:paraId="5531E694"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P5</w:t>
            </w:r>
          </w:p>
        </w:tc>
        <w:tc>
          <w:tcPr>
            <w:tcW w:w="992" w:type="dxa"/>
            <w:shd w:val="clear" w:color="auto" w:fill="auto"/>
            <w:noWrap/>
            <w:vAlign w:val="bottom"/>
            <w:hideMark/>
          </w:tcPr>
          <w:p w14:paraId="7667B0BA"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P6</w:t>
            </w:r>
          </w:p>
        </w:tc>
        <w:tc>
          <w:tcPr>
            <w:tcW w:w="837" w:type="dxa"/>
            <w:shd w:val="clear" w:color="auto" w:fill="auto"/>
            <w:noWrap/>
            <w:vAlign w:val="bottom"/>
            <w:hideMark/>
          </w:tcPr>
          <w:p w14:paraId="02F3BE2B"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5BD32EFE"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r w:rsidR="00AB53EA" w:rsidRPr="00B73664" w14:paraId="51E15665" w14:textId="77777777" w:rsidTr="00AB53EA">
        <w:trPr>
          <w:trHeight w:val="227"/>
          <w:tblHeader/>
        </w:trPr>
        <w:tc>
          <w:tcPr>
            <w:tcW w:w="1551" w:type="dxa"/>
            <w:shd w:val="clear" w:color="auto" w:fill="auto"/>
            <w:noWrap/>
            <w:vAlign w:val="bottom"/>
            <w:hideMark/>
          </w:tcPr>
          <w:p w14:paraId="606771D2" w14:textId="77777777" w:rsidR="00AB53EA" w:rsidRPr="001D4A70"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Reference status</w:t>
            </w:r>
          </w:p>
        </w:tc>
        <w:tc>
          <w:tcPr>
            <w:tcW w:w="967" w:type="dxa"/>
            <w:shd w:val="clear" w:color="auto" w:fill="auto"/>
            <w:noWrap/>
            <w:vAlign w:val="bottom"/>
            <w:hideMark/>
          </w:tcPr>
          <w:p w14:paraId="7B865DED"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PSU</w:t>
            </w:r>
          </w:p>
        </w:tc>
        <w:tc>
          <w:tcPr>
            <w:tcW w:w="1032" w:type="dxa"/>
            <w:shd w:val="clear" w:color="auto" w:fill="auto"/>
            <w:noWrap/>
            <w:vAlign w:val="bottom"/>
            <w:hideMark/>
          </w:tcPr>
          <w:p w14:paraId="6CCE48BA"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12 V PSU</w:t>
            </w:r>
          </w:p>
        </w:tc>
        <w:tc>
          <w:tcPr>
            <w:tcW w:w="953" w:type="dxa"/>
            <w:shd w:val="clear" w:color="auto" w:fill="auto"/>
            <w:noWrap/>
            <w:vAlign w:val="bottom"/>
            <w:hideMark/>
          </w:tcPr>
          <w:p w14:paraId="40C8FC89"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v ref</w:t>
            </w:r>
          </w:p>
        </w:tc>
        <w:tc>
          <w:tcPr>
            <w:tcW w:w="1032" w:type="dxa"/>
            <w:shd w:val="clear" w:color="auto" w:fill="auto"/>
            <w:noWrap/>
            <w:vAlign w:val="bottom"/>
            <w:hideMark/>
          </w:tcPr>
          <w:p w14:paraId="798CDC12"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v </w:t>
            </w:r>
            <w:proofErr w:type="spellStart"/>
            <w:r w:rsidRPr="001D4A70">
              <w:rPr>
                <w:rFonts w:ascii="Calibri" w:eastAsia="Times New Roman" w:hAnsi="Calibri" w:cs="Calibri"/>
                <w:color w:val="000000"/>
                <w:sz w:val="16"/>
              </w:rPr>
              <w:t>gnd</w:t>
            </w:r>
            <w:proofErr w:type="spellEnd"/>
          </w:p>
        </w:tc>
        <w:tc>
          <w:tcPr>
            <w:tcW w:w="952" w:type="dxa"/>
            <w:shd w:val="clear" w:color="auto" w:fill="auto"/>
            <w:noWrap/>
            <w:vAlign w:val="bottom"/>
            <w:hideMark/>
          </w:tcPr>
          <w:p w14:paraId="2BE3A99C" w14:textId="77777777" w:rsidR="00AB53EA" w:rsidRPr="001D4A70" w:rsidRDefault="00AB53EA" w:rsidP="00AB53EA">
            <w:pPr>
              <w:spacing w:after="0"/>
              <w:jc w:val="center"/>
              <w:rPr>
                <w:rFonts w:ascii="Calibri" w:eastAsia="Times New Roman" w:hAnsi="Calibri" w:cs="Calibri"/>
                <w:color w:val="000000"/>
                <w:sz w:val="16"/>
              </w:rPr>
            </w:pPr>
            <w:proofErr w:type="spellStart"/>
            <w:r w:rsidRPr="001D4A70">
              <w:rPr>
                <w:rFonts w:ascii="Calibri" w:eastAsia="Times New Roman" w:hAnsi="Calibri" w:cs="Calibri"/>
                <w:color w:val="000000"/>
                <w:sz w:val="16"/>
              </w:rPr>
              <w:t>adc</w:t>
            </w:r>
            <w:proofErr w:type="spellEnd"/>
            <w:r w:rsidRPr="001D4A70">
              <w:rPr>
                <w:rFonts w:ascii="Calibri" w:eastAsia="Times New Roman" w:hAnsi="Calibri" w:cs="Calibri"/>
                <w:color w:val="000000"/>
                <w:sz w:val="16"/>
              </w:rPr>
              <w:t xml:space="preserve"> ref</w:t>
            </w:r>
          </w:p>
        </w:tc>
        <w:tc>
          <w:tcPr>
            <w:tcW w:w="992" w:type="dxa"/>
            <w:shd w:val="clear" w:color="auto" w:fill="auto"/>
            <w:noWrap/>
            <w:vAlign w:val="bottom"/>
            <w:hideMark/>
          </w:tcPr>
          <w:p w14:paraId="57EE7DF1"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12V FAN</w:t>
            </w:r>
          </w:p>
        </w:tc>
        <w:tc>
          <w:tcPr>
            <w:tcW w:w="837" w:type="dxa"/>
            <w:shd w:val="clear" w:color="auto" w:fill="auto"/>
            <w:noWrap/>
            <w:vAlign w:val="bottom"/>
            <w:hideMark/>
          </w:tcPr>
          <w:p w14:paraId="73627032"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c>
          <w:tcPr>
            <w:tcW w:w="911" w:type="dxa"/>
            <w:shd w:val="clear" w:color="auto" w:fill="auto"/>
            <w:noWrap/>
            <w:vAlign w:val="bottom"/>
            <w:hideMark/>
          </w:tcPr>
          <w:p w14:paraId="227732B7" w14:textId="77777777" w:rsidR="00AB53EA" w:rsidRPr="001D4A70" w:rsidRDefault="00AB53EA"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x</w:t>
            </w:r>
          </w:p>
        </w:tc>
      </w:tr>
    </w:tbl>
    <w:p w14:paraId="5B92CEC5" w14:textId="77777777" w:rsidR="00AB53EA" w:rsidRDefault="00AB53EA" w:rsidP="00AB53EA">
      <w:pPr>
        <w:pStyle w:val="ReferenceList"/>
        <w:numPr>
          <w:ilvl w:val="0"/>
          <w:numId w:val="0"/>
        </w:numPr>
        <w:tabs>
          <w:tab w:val="right" w:pos="9072"/>
        </w:tabs>
      </w:pP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1"/>
        <w:gridCol w:w="911"/>
        <w:gridCol w:w="911"/>
        <w:gridCol w:w="893"/>
        <w:gridCol w:w="893"/>
        <w:gridCol w:w="893"/>
        <w:gridCol w:w="893"/>
        <w:gridCol w:w="968"/>
        <w:gridCol w:w="1041"/>
      </w:tblGrid>
      <w:tr w:rsidR="00AB53EA" w:rsidRPr="00B73664" w14:paraId="4B8B7029" w14:textId="77777777" w:rsidTr="00AB53EA">
        <w:trPr>
          <w:trHeight w:val="227"/>
          <w:tblHeader/>
        </w:trPr>
        <w:tc>
          <w:tcPr>
            <w:tcW w:w="1551" w:type="dxa"/>
            <w:vAlign w:val="bottom"/>
          </w:tcPr>
          <w:p w14:paraId="362C289A" w14:textId="77777777" w:rsidR="00AB53EA" w:rsidRPr="00B73664" w:rsidRDefault="00AB53EA" w:rsidP="00AB53EA">
            <w:pPr>
              <w:spacing w:after="0"/>
              <w:jc w:val="left"/>
              <w:rPr>
                <w:rFonts w:ascii="Calibri" w:eastAsia="Times New Roman" w:hAnsi="Calibri" w:cs="Calibri"/>
                <w:color w:val="000000"/>
                <w:sz w:val="16"/>
              </w:rPr>
            </w:pPr>
          </w:p>
        </w:tc>
        <w:tc>
          <w:tcPr>
            <w:tcW w:w="911" w:type="dxa"/>
            <w:shd w:val="clear" w:color="auto" w:fill="BFBFBF" w:themeFill="background1" w:themeFillShade="BF"/>
            <w:noWrap/>
            <w:vAlign w:val="bottom"/>
            <w:hideMark/>
          </w:tcPr>
          <w:p w14:paraId="571E7F4D"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8</w:t>
            </w:r>
          </w:p>
        </w:tc>
        <w:tc>
          <w:tcPr>
            <w:tcW w:w="911" w:type="dxa"/>
            <w:shd w:val="clear" w:color="auto" w:fill="BFBFBF" w:themeFill="background1" w:themeFillShade="BF"/>
            <w:noWrap/>
            <w:vAlign w:val="bottom"/>
            <w:hideMark/>
          </w:tcPr>
          <w:p w14:paraId="48068144"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9</w:t>
            </w:r>
          </w:p>
        </w:tc>
        <w:tc>
          <w:tcPr>
            <w:tcW w:w="893" w:type="dxa"/>
            <w:shd w:val="clear" w:color="auto" w:fill="BFBFBF" w:themeFill="background1" w:themeFillShade="BF"/>
            <w:noWrap/>
            <w:vAlign w:val="bottom"/>
            <w:hideMark/>
          </w:tcPr>
          <w:p w14:paraId="3C99F4CE"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10</w:t>
            </w:r>
          </w:p>
        </w:tc>
        <w:tc>
          <w:tcPr>
            <w:tcW w:w="893" w:type="dxa"/>
            <w:shd w:val="clear" w:color="auto" w:fill="BFBFBF" w:themeFill="background1" w:themeFillShade="BF"/>
            <w:noWrap/>
            <w:vAlign w:val="bottom"/>
            <w:hideMark/>
          </w:tcPr>
          <w:p w14:paraId="79515A46"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11</w:t>
            </w:r>
          </w:p>
        </w:tc>
        <w:tc>
          <w:tcPr>
            <w:tcW w:w="893" w:type="dxa"/>
            <w:shd w:val="clear" w:color="auto" w:fill="BFBFBF" w:themeFill="background1" w:themeFillShade="BF"/>
            <w:noWrap/>
            <w:vAlign w:val="bottom"/>
            <w:hideMark/>
          </w:tcPr>
          <w:p w14:paraId="41012EA8"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12</w:t>
            </w:r>
          </w:p>
        </w:tc>
        <w:tc>
          <w:tcPr>
            <w:tcW w:w="893" w:type="dxa"/>
            <w:shd w:val="clear" w:color="auto" w:fill="BFBFBF" w:themeFill="background1" w:themeFillShade="BF"/>
            <w:noWrap/>
            <w:vAlign w:val="bottom"/>
            <w:hideMark/>
          </w:tcPr>
          <w:p w14:paraId="6567CD34"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13</w:t>
            </w:r>
          </w:p>
        </w:tc>
        <w:tc>
          <w:tcPr>
            <w:tcW w:w="968" w:type="dxa"/>
            <w:shd w:val="clear" w:color="auto" w:fill="BFBFBF" w:themeFill="background1" w:themeFillShade="BF"/>
            <w:noWrap/>
            <w:vAlign w:val="bottom"/>
            <w:hideMark/>
          </w:tcPr>
          <w:p w14:paraId="5A382C7D"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14</w:t>
            </w:r>
          </w:p>
        </w:tc>
        <w:tc>
          <w:tcPr>
            <w:tcW w:w="1041" w:type="dxa"/>
            <w:shd w:val="clear" w:color="auto" w:fill="BFBFBF" w:themeFill="background1" w:themeFillShade="BF"/>
            <w:noWrap/>
            <w:vAlign w:val="bottom"/>
            <w:hideMark/>
          </w:tcPr>
          <w:p w14:paraId="380FA721" w14:textId="77777777" w:rsidR="00AB53EA" w:rsidRPr="00B73664" w:rsidRDefault="00AB53EA" w:rsidP="00AB53EA">
            <w:pPr>
              <w:spacing w:after="0"/>
              <w:jc w:val="center"/>
              <w:rPr>
                <w:rFonts w:ascii="Calibri" w:eastAsia="Times New Roman" w:hAnsi="Calibri" w:cs="Calibri"/>
                <w:b/>
                <w:color w:val="000000"/>
                <w:sz w:val="16"/>
              </w:rPr>
            </w:pPr>
            <w:r w:rsidRPr="00B73664">
              <w:rPr>
                <w:rFonts w:ascii="Calibri" w:eastAsia="Times New Roman" w:hAnsi="Calibri" w:cs="Calibri"/>
                <w:b/>
                <w:color w:val="000000"/>
                <w:sz w:val="16"/>
              </w:rPr>
              <w:t>Bit 15</w:t>
            </w:r>
          </w:p>
        </w:tc>
      </w:tr>
      <w:tr w:rsidR="00AB53EA" w:rsidRPr="00B73664" w14:paraId="33A8523E" w14:textId="77777777" w:rsidTr="00AB53EA">
        <w:trPr>
          <w:trHeight w:val="227"/>
          <w:tblHeader/>
        </w:trPr>
        <w:tc>
          <w:tcPr>
            <w:tcW w:w="1551" w:type="dxa"/>
            <w:vAlign w:val="bottom"/>
          </w:tcPr>
          <w:p w14:paraId="3F5AA033" w14:textId="73AC2DDC" w:rsidR="00AB53EA" w:rsidRPr="00B73664" w:rsidRDefault="00650622" w:rsidP="00AB53EA">
            <w:pPr>
              <w:spacing w:after="0"/>
              <w:jc w:val="left"/>
              <w:rPr>
                <w:rFonts w:ascii="Calibri" w:eastAsia="Times New Roman" w:hAnsi="Calibri" w:cs="Calibri"/>
                <w:color w:val="000000"/>
                <w:sz w:val="16"/>
              </w:rPr>
            </w:pPr>
            <w:r>
              <w:rPr>
                <w:rFonts w:ascii="Calibri" w:eastAsia="Times New Roman" w:hAnsi="Calibri" w:cs="Calibri"/>
                <w:color w:val="000000"/>
                <w:sz w:val="16"/>
              </w:rPr>
              <w:t>SSM</w:t>
            </w:r>
            <w:r w:rsidR="00AB53EA" w:rsidRPr="001D4A70">
              <w:rPr>
                <w:rFonts w:ascii="Calibri" w:eastAsia="Times New Roman" w:hAnsi="Calibri" w:cs="Calibri"/>
                <w:color w:val="000000"/>
                <w:sz w:val="16"/>
              </w:rPr>
              <w:t xml:space="preserve"> status</w:t>
            </w:r>
          </w:p>
        </w:tc>
        <w:tc>
          <w:tcPr>
            <w:tcW w:w="911" w:type="dxa"/>
            <w:shd w:val="clear" w:color="auto" w:fill="auto"/>
            <w:noWrap/>
            <w:vAlign w:val="bottom"/>
            <w:hideMark/>
          </w:tcPr>
          <w:p w14:paraId="12C08D10"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7FF04BB1"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4094BDF0"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25476499"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3EEB1534"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5B993AA4"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206B7BBF"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567723E1"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major issue</w:t>
            </w:r>
          </w:p>
        </w:tc>
      </w:tr>
      <w:tr w:rsidR="00AB53EA" w:rsidRPr="00B73664" w14:paraId="6E4D6554" w14:textId="77777777" w:rsidTr="00AB53EA">
        <w:trPr>
          <w:trHeight w:val="227"/>
          <w:tblHeader/>
        </w:trPr>
        <w:tc>
          <w:tcPr>
            <w:tcW w:w="1551" w:type="dxa"/>
            <w:vAlign w:val="bottom"/>
          </w:tcPr>
          <w:p w14:paraId="5B67F6C1" w14:textId="77777777" w:rsidR="00AB53EA" w:rsidRPr="00B73664"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Pallet status</w:t>
            </w:r>
          </w:p>
        </w:tc>
        <w:tc>
          <w:tcPr>
            <w:tcW w:w="911" w:type="dxa"/>
            <w:shd w:val="clear" w:color="auto" w:fill="auto"/>
            <w:noWrap/>
            <w:vAlign w:val="bottom"/>
            <w:hideMark/>
          </w:tcPr>
          <w:p w14:paraId="3E7228F9" w14:textId="77777777" w:rsidR="00AB53EA" w:rsidRPr="00B73664" w:rsidRDefault="00AB53EA" w:rsidP="00AB53EA">
            <w:pPr>
              <w:spacing w:after="0"/>
              <w:rPr>
                <w:rFonts w:ascii="Calibri" w:eastAsia="Times New Roman" w:hAnsi="Calibri" w:cs="Calibri"/>
                <w:color w:val="000000"/>
                <w:sz w:val="16"/>
              </w:rPr>
            </w:pPr>
            <w:r w:rsidRPr="00B73664">
              <w:rPr>
                <w:rFonts w:ascii="Calibri" w:eastAsia="Times New Roman" w:hAnsi="Calibri" w:cs="Calibri"/>
                <w:color w:val="000000"/>
                <w:sz w:val="16"/>
              </w:rPr>
              <w:t>Sanity P1</w:t>
            </w:r>
          </w:p>
        </w:tc>
        <w:tc>
          <w:tcPr>
            <w:tcW w:w="911" w:type="dxa"/>
            <w:shd w:val="clear" w:color="auto" w:fill="auto"/>
            <w:noWrap/>
            <w:vAlign w:val="bottom"/>
            <w:hideMark/>
          </w:tcPr>
          <w:p w14:paraId="3C9AB0A6"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P2</w:t>
            </w:r>
          </w:p>
        </w:tc>
        <w:tc>
          <w:tcPr>
            <w:tcW w:w="893" w:type="dxa"/>
            <w:shd w:val="clear" w:color="auto" w:fill="auto"/>
            <w:noWrap/>
            <w:vAlign w:val="bottom"/>
            <w:hideMark/>
          </w:tcPr>
          <w:p w14:paraId="1577A221"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P3</w:t>
            </w:r>
          </w:p>
        </w:tc>
        <w:tc>
          <w:tcPr>
            <w:tcW w:w="893" w:type="dxa"/>
            <w:shd w:val="clear" w:color="auto" w:fill="auto"/>
            <w:noWrap/>
            <w:vAlign w:val="bottom"/>
            <w:hideMark/>
          </w:tcPr>
          <w:p w14:paraId="29938CF4"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P4</w:t>
            </w:r>
          </w:p>
        </w:tc>
        <w:tc>
          <w:tcPr>
            <w:tcW w:w="893" w:type="dxa"/>
            <w:shd w:val="clear" w:color="auto" w:fill="auto"/>
            <w:noWrap/>
            <w:vAlign w:val="bottom"/>
            <w:hideMark/>
          </w:tcPr>
          <w:p w14:paraId="1C9332A0"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P5</w:t>
            </w:r>
          </w:p>
        </w:tc>
        <w:tc>
          <w:tcPr>
            <w:tcW w:w="893" w:type="dxa"/>
            <w:shd w:val="clear" w:color="auto" w:fill="auto"/>
            <w:noWrap/>
            <w:vAlign w:val="bottom"/>
            <w:hideMark/>
          </w:tcPr>
          <w:p w14:paraId="5609F0A0"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Sanity P6</w:t>
            </w:r>
          </w:p>
        </w:tc>
        <w:tc>
          <w:tcPr>
            <w:tcW w:w="968" w:type="dxa"/>
            <w:shd w:val="clear" w:color="auto" w:fill="auto"/>
            <w:noWrap/>
            <w:vAlign w:val="bottom"/>
            <w:hideMark/>
          </w:tcPr>
          <w:p w14:paraId="5661156C"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657FAE44"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AB53EA" w:rsidRPr="00B73664" w14:paraId="65F750A9" w14:textId="77777777" w:rsidTr="00AB53EA">
        <w:trPr>
          <w:trHeight w:val="227"/>
          <w:tblHeader/>
        </w:trPr>
        <w:tc>
          <w:tcPr>
            <w:tcW w:w="1551" w:type="dxa"/>
            <w:vAlign w:val="bottom"/>
          </w:tcPr>
          <w:p w14:paraId="2A3546AC" w14:textId="77777777" w:rsidR="00AB53EA" w:rsidRPr="00B73664"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Reset status</w:t>
            </w:r>
          </w:p>
        </w:tc>
        <w:tc>
          <w:tcPr>
            <w:tcW w:w="911" w:type="dxa"/>
            <w:shd w:val="clear" w:color="auto" w:fill="auto"/>
            <w:noWrap/>
            <w:vAlign w:val="bottom"/>
            <w:hideMark/>
          </w:tcPr>
          <w:p w14:paraId="58E4F166" w14:textId="05D51693" w:rsidR="00AB53EA" w:rsidRPr="00B73664" w:rsidRDefault="00340844" w:rsidP="00AB53EA">
            <w:pPr>
              <w:spacing w:after="0"/>
              <w:jc w:val="center"/>
              <w:rPr>
                <w:rFonts w:ascii="Calibri" w:eastAsia="Times New Roman" w:hAnsi="Calibri" w:cs="Calibri"/>
                <w:color w:val="000000"/>
                <w:sz w:val="16"/>
              </w:rPr>
            </w:pPr>
            <w:r w:rsidRPr="00340844">
              <w:rPr>
                <w:rFonts w:ascii="Calibri" w:eastAsia="Times New Roman" w:hAnsi="Calibri" w:cs="Calibri"/>
                <w:color w:val="000000"/>
                <w:sz w:val="16"/>
              </w:rPr>
              <w:t>need ref r</w:t>
            </w:r>
            <w:r>
              <w:rPr>
                <w:rFonts w:ascii="Calibri" w:eastAsia="Times New Roman" w:hAnsi="Calibri" w:cs="Calibri"/>
                <w:color w:val="000000"/>
                <w:sz w:val="16"/>
              </w:rPr>
              <w:t>e</w:t>
            </w:r>
            <w:r w:rsidRPr="00340844">
              <w:rPr>
                <w:rFonts w:ascii="Calibri" w:eastAsia="Times New Roman" w:hAnsi="Calibri" w:cs="Calibri"/>
                <w:color w:val="000000"/>
                <w:sz w:val="16"/>
              </w:rPr>
              <w:t>s</w:t>
            </w:r>
            <w:r>
              <w:rPr>
                <w:rFonts w:ascii="Calibri" w:eastAsia="Times New Roman" w:hAnsi="Calibri" w:cs="Calibri"/>
                <w:color w:val="000000"/>
                <w:sz w:val="16"/>
              </w:rPr>
              <w:t>e</w:t>
            </w:r>
            <w:r w:rsidRPr="00340844">
              <w:rPr>
                <w:rFonts w:ascii="Calibri" w:eastAsia="Times New Roman" w:hAnsi="Calibri" w:cs="Calibri"/>
                <w:color w:val="000000"/>
                <w:sz w:val="16"/>
              </w:rPr>
              <w:t>t</w:t>
            </w:r>
          </w:p>
        </w:tc>
        <w:tc>
          <w:tcPr>
            <w:tcW w:w="911" w:type="dxa"/>
            <w:shd w:val="clear" w:color="auto" w:fill="auto"/>
            <w:noWrap/>
            <w:vAlign w:val="bottom"/>
            <w:hideMark/>
          </w:tcPr>
          <w:p w14:paraId="620DC9BE"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4601693F"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3F2F6CF4"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1973A908"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052849F6"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75AA22BA"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1B033AE6"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AB53EA" w:rsidRPr="00B73664" w14:paraId="749352ED" w14:textId="77777777" w:rsidTr="00AB53EA">
        <w:trPr>
          <w:trHeight w:val="227"/>
          <w:tblHeader/>
        </w:trPr>
        <w:tc>
          <w:tcPr>
            <w:tcW w:w="1551" w:type="dxa"/>
            <w:vAlign w:val="bottom"/>
          </w:tcPr>
          <w:p w14:paraId="5BDE4BB1" w14:textId="77777777" w:rsidR="00AB53EA" w:rsidRPr="00B73664" w:rsidRDefault="00AB53EA" w:rsidP="00AB53EA">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Warning temp</w:t>
            </w:r>
          </w:p>
        </w:tc>
        <w:tc>
          <w:tcPr>
            <w:tcW w:w="911" w:type="dxa"/>
            <w:shd w:val="clear" w:color="auto" w:fill="auto"/>
            <w:noWrap/>
            <w:vAlign w:val="bottom"/>
            <w:hideMark/>
          </w:tcPr>
          <w:p w14:paraId="7A0ABF81" w14:textId="5A94E1E7" w:rsidR="00AB53EA" w:rsidRPr="00B73664" w:rsidRDefault="008A6D8B" w:rsidP="00AB53EA">
            <w:pPr>
              <w:spacing w:after="0"/>
              <w:jc w:val="center"/>
              <w:rPr>
                <w:rFonts w:ascii="Calibri" w:eastAsia="Times New Roman" w:hAnsi="Calibri" w:cs="Calibri"/>
                <w:color w:val="000000"/>
                <w:sz w:val="16"/>
              </w:rPr>
            </w:pPr>
            <w:proofErr w:type="spellStart"/>
            <w:r w:rsidRPr="00B73664">
              <w:rPr>
                <w:rFonts w:ascii="Calibri" w:eastAsia="Times New Roman" w:hAnsi="Calibri" w:cs="Calibri"/>
                <w:color w:val="000000"/>
                <w:sz w:val="16"/>
              </w:rPr>
              <w:t>adc</w:t>
            </w:r>
            <w:proofErr w:type="spellEnd"/>
          </w:p>
        </w:tc>
        <w:tc>
          <w:tcPr>
            <w:tcW w:w="911" w:type="dxa"/>
            <w:shd w:val="clear" w:color="auto" w:fill="auto"/>
            <w:noWrap/>
            <w:vAlign w:val="bottom"/>
            <w:hideMark/>
          </w:tcPr>
          <w:p w14:paraId="0961C1E3" w14:textId="22BC0A8F" w:rsidR="00AB53EA" w:rsidRPr="00B73664" w:rsidRDefault="008A6D8B" w:rsidP="00AB53EA">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pallet 1-2</w:t>
            </w:r>
          </w:p>
        </w:tc>
        <w:tc>
          <w:tcPr>
            <w:tcW w:w="893" w:type="dxa"/>
            <w:shd w:val="clear" w:color="auto" w:fill="auto"/>
            <w:noWrap/>
            <w:vAlign w:val="bottom"/>
            <w:hideMark/>
          </w:tcPr>
          <w:p w14:paraId="0657C4E9" w14:textId="72138636" w:rsidR="00AB53EA" w:rsidRPr="00B73664" w:rsidRDefault="008A6D8B" w:rsidP="000536E2">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pallet </w:t>
            </w:r>
            <w:r>
              <w:rPr>
                <w:rFonts w:ascii="Calibri" w:eastAsia="Times New Roman" w:hAnsi="Calibri" w:cs="Calibri"/>
                <w:color w:val="000000"/>
                <w:sz w:val="16"/>
              </w:rPr>
              <w:t>3</w:t>
            </w:r>
            <w:r w:rsidRPr="001D4A70">
              <w:rPr>
                <w:rFonts w:ascii="Calibri" w:eastAsia="Times New Roman" w:hAnsi="Calibri" w:cs="Calibri"/>
                <w:color w:val="000000"/>
                <w:sz w:val="16"/>
              </w:rPr>
              <w:t>-</w:t>
            </w:r>
            <w:r w:rsidR="000536E2">
              <w:rPr>
                <w:rFonts w:ascii="Calibri" w:eastAsia="Times New Roman" w:hAnsi="Calibri" w:cs="Calibri"/>
                <w:color w:val="000000"/>
                <w:sz w:val="16"/>
              </w:rPr>
              <w:t>4</w:t>
            </w:r>
          </w:p>
        </w:tc>
        <w:tc>
          <w:tcPr>
            <w:tcW w:w="893" w:type="dxa"/>
            <w:shd w:val="clear" w:color="auto" w:fill="auto"/>
            <w:noWrap/>
            <w:vAlign w:val="bottom"/>
            <w:hideMark/>
          </w:tcPr>
          <w:p w14:paraId="7029CEE5" w14:textId="20426FB6" w:rsidR="00AB53EA" w:rsidRPr="00B73664" w:rsidRDefault="000536E2"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pallet 5-6</w:t>
            </w:r>
          </w:p>
        </w:tc>
        <w:tc>
          <w:tcPr>
            <w:tcW w:w="893" w:type="dxa"/>
            <w:shd w:val="clear" w:color="auto" w:fill="auto"/>
            <w:noWrap/>
            <w:vAlign w:val="bottom"/>
            <w:hideMark/>
          </w:tcPr>
          <w:p w14:paraId="0EF3267F"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up</w:t>
            </w:r>
          </w:p>
        </w:tc>
        <w:tc>
          <w:tcPr>
            <w:tcW w:w="893" w:type="dxa"/>
            <w:shd w:val="clear" w:color="auto" w:fill="auto"/>
            <w:noWrap/>
            <w:vAlign w:val="bottom"/>
            <w:hideMark/>
          </w:tcPr>
          <w:p w14:paraId="2118A0FE"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48E4F55B"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12A59009" w14:textId="77777777" w:rsidR="00AB53EA" w:rsidRPr="00B73664" w:rsidRDefault="00AB53EA" w:rsidP="00AB53EA">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0536E2" w:rsidRPr="00B73664" w14:paraId="3B0977D7" w14:textId="77777777" w:rsidTr="00AB53EA">
        <w:trPr>
          <w:trHeight w:val="227"/>
          <w:tblHeader/>
        </w:trPr>
        <w:tc>
          <w:tcPr>
            <w:tcW w:w="1551" w:type="dxa"/>
            <w:vAlign w:val="bottom"/>
          </w:tcPr>
          <w:p w14:paraId="52E14E00" w14:textId="77777777" w:rsidR="000536E2" w:rsidRPr="00B73664" w:rsidRDefault="000536E2" w:rsidP="000536E2">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Over temp</w:t>
            </w:r>
          </w:p>
        </w:tc>
        <w:tc>
          <w:tcPr>
            <w:tcW w:w="911" w:type="dxa"/>
            <w:shd w:val="clear" w:color="auto" w:fill="auto"/>
            <w:noWrap/>
            <w:vAlign w:val="bottom"/>
            <w:hideMark/>
          </w:tcPr>
          <w:p w14:paraId="287A323D" w14:textId="05EFA707" w:rsidR="000536E2" w:rsidRPr="00B73664" w:rsidRDefault="000536E2" w:rsidP="000536E2">
            <w:pPr>
              <w:spacing w:after="0"/>
              <w:jc w:val="center"/>
              <w:rPr>
                <w:rFonts w:ascii="Calibri" w:eastAsia="Times New Roman" w:hAnsi="Calibri" w:cs="Calibri"/>
                <w:color w:val="000000"/>
                <w:sz w:val="16"/>
              </w:rPr>
            </w:pPr>
            <w:proofErr w:type="spellStart"/>
            <w:r>
              <w:rPr>
                <w:rFonts w:ascii="Calibri" w:eastAsia="Times New Roman" w:hAnsi="Calibri" w:cs="Calibri"/>
                <w:color w:val="000000"/>
                <w:sz w:val="16"/>
              </w:rPr>
              <w:t>adc</w:t>
            </w:r>
            <w:proofErr w:type="spellEnd"/>
          </w:p>
        </w:tc>
        <w:tc>
          <w:tcPr>
            <w:tcW w:w="911" w:type="dxa"/>
            <w:shd w:val="clear" w:color="auto" w:fill="auto"/>
            <w:noWrap/>
            <w:vAlign w:val="bottom"/>
            <w:hideMark/>
          </w:tcPr>
          <w:p w14:paraId="72E618A3" w14:textId="2BFB6DA9" w:rsidR="000536E2" w:rsidRPr="00B73664" w:rsidRDefault="000536E2" w:rsidP="000536E2">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pallet 1-2</w:t>
            </w:r>
          </w:p>
        </w:tc>
        <w:tc>
          <w:tcPr>
            <w:tcW w:w="893" w:type="dxa"/>
            <w:shd w:val="clear" w:color="auto" w:fill="auto"/>
            <w:noWrap/>
            <w:vAlign w:val="bottom"/>
            <w:hideMark/>
          </w:tcPr>
          <w:p w14:paraId="004C1430" w14:textId="50B3F7D5" w:rsidR="000536E2" w:rsidRPr="00B73664" w:rsidRDefault="000536E2" w:rsidP="000536E2">
            <w:pPr>
              <w:spacing w:after="0"/>
              <w:jc w:val="center"/>
              <w:rPr>
                <w:rFonts w:ascii="Calibri" w:eastAsia="Times New Roman" w:hAnsi="Calibri" w:cs="Calibri"/>
                <w:color w:val="000000"/>
                <w:sz w:val="16"/>
              </w:rPr>
            </w:pPr>
            <w:r w:rsidRPr="001D4A70">
              <w:rPr>
                <w:rFonts w:ascii="Calibri" w:eastAsia="Times New Roman" w:hAnsi="Calibri" w:cs="Calibri"/>
                <w:color w:val="000000"/>
                <w:sz w:val="16"/>
              </w:rPr>
              <w:t xml:space="preserve">pallet </w:t>
            </w:r>
            <w:r>
              <w:rPr>
                <w:rFonts w:ascii="Calibri" w:eastAsia="Times New Roman" w:hAnsi="Calibri" w:cs="Calibri"/>
                <w:color w:val="000000"/>
                <w:sz w:val="16"/>
              </w:rPr>
              <w:t>3</w:t>
            </w:r>
            <w:r w:rsidRPr="001D4A70">
              <w:rPr>
                <w:rFonts w:ascii="Calibri" w:eastAsia="Times New Roman" w:hAnsi="Calibri" w:cs="Calibri"/>
                <w:color w:val="000000"/>
                <w:sz w:val="16"/>
              </w:rPr>
              <w:t>-</w:t>
            </w:r>
            <w:r>
              <w:rPr>
                <w:rFonts w:ascii="Calibri" w:eastAsia="Times New Roman" w:hAnsi="Calibri" w:cs="Calibri"/>
                <w:color w:val="000000"/>
                <w:sz w:val="16"/>
              </w:rPr>
              <w:t>4</w:t>
            </w:r>
          </w:p>
        </w:tc>
        <w:tc>
          <w:tcPr>
            <w:tcW w:w="893" w:type="dxa"/>
            <w:shd w:val="clear" w:color="auto" w:fill="auto"/>
            <w:noWrap/>
            <w:vAlign w:val="bottom"/>
            <w:hideMark/>
          </w:tcPr>
          <w:p w14:paraId="01AF295E" w14:textId="7F5CC7A5"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pallet 5-6</w:t>
            </w:r>
          </w:p>
        </w:tc>
        <w:tc>
          <w:tcPr>
            <w:tcW w:w="893" w:type="dxa"/>
            <w:shd w:val="clear" w:color="auto" w:fill="auto"/>
            <w:noWrap/>
            <w:vAlign w:val="bottom"/>
            <w:hideMark/>
          </w:tcPr>
          <w:p w14:paraId="37D2A9E8"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up</w:t>
            </w:r>
          </w:p>
        </w:tc>
        <w:tc>
          <w:tcPr>
            <w:tcW w:w="893" w:type="dxa"/>
            <w:shd w:val="clear" w:color="auto" w:fill="auto"/>
            <w:noWrap/>
            <w:vAlign w:val="bottom"/>
            <w:hideMark/>
          </w:tcPr>
          <w:p w14:paraId="27CCF852"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7D5F2D8A"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4762F979"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0536E2" w:rsidRPr="00B73664" w14:paraId="74E4F7E6" w14:textId="77777777" w:rsidTr="00AB53EA">
        <w:trPr>
          <w:trHeight w:val="227"/>
          <w:tblHeader/>
        </w:trPr>
        <w:tc>
          <w:tcPr>
            <w:tcW w:w="1551" w:type="dxa"/>
            <w:vAlign w:val="bottom"/>
          </w:tcPr>
          <w:p w14:paraId="7547479F" w14:textId="77777777" w:rsidR="000536E2" w:rsidRPr="00B73664" w:rsidRDefault="000536E2" w:rsidP="000536E2">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Power status</w:t>
            </w:r>
          </w:p>
        </w:tc>
        <w:tc>
          <w:tcPr>
            <w:tcW w:w="911" w:type="dxa"/>
            <w:shd w:val="clear" w:color="auto" w:fill="auto"/>
            <w:noWrap/>
            <w:vAlign w:val="bottom"/>
            <w:hideMark/>
          </w:tcPr>
          <w:p w14:paraId="4A939AC5"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P1 </w:t>
            </w:r>
            <w:proofErr w:type="spellStart"/>
            <w:r w:rsidRPr="00B73664">
              <w:rPr>
                <w:rFonts w:ascii="Calibri" w:eastAsia="Times New Roman" w:hAnsi="Calibri" w:cs="Calibri"/>
                <w:color w:val="000000"/>
                <w:sz w:val="16"/>
              </w:rPr>
              <w:t>Pdis</w:t>
            </w:r>
            <w:proofErr w:type="spellEnd"/>
          </w:p>
        </w:tc>
        <w:tc>
          <w:tcPr>
            <w:tcW w:w="911" w:type="dxa"/>
            <w:shd w:val="clear" w:color="auto" w:fill="auto"/>
            <w:noWrap/>
            <w:vAlign w:val="bottom"/>
            <w:hideMark/>
          </w:tcPr>
          <w:p w14:paraId="1BA542B9"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P2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2DFD6DCD"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P3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6E6A2CF5"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P4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7A4BAAE3"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P5 </w:t>
            </w:r>
            <w:proofErr w:type="spellStart"/>
            <w:r w:rsidRPr="00B73664">
              <w:rPr>
                <w:rFonts w:ascii="Calibri" w:eastAsia="Times New Roman" w:hAnsi="Calibri" w:cs="Calibri"/>
                <w:color w:val="000000"/>
                <w:sz w:val="16"/>
              </w:rPr>
              <w:t>Pdis</w:t>
            </w:r>
            <w:proofErr w:type="spellEnd"/>
          </w:p>
        </w:tc>
        <w:tc>
          <w:tcPr>
            <w:tcW w:w="893" w:type="dxa"/>
            <w:shd w:val="clear" w:color="auto" w:fill="auto"/>
            <w:noWrap/>
            <w:vAlign w:val="bottom"/>
            <w:hideMark/>
          </w:tcPr>
          <w:p w14:paraId="43E7B848"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P3 </w:t>
            </w:r>
            <w:proofErr w:type="spellStart"/>
            <w:r w:rsidRPr="00B73664">
              <w:rPr>
                <w:rFonts w:ascii="Calibri" w:eastAsia="Times New Roman" w:hAnsi="Calibri" w:cs="Calibri"/>
                <w:color w:val="000000"/>
                <w:sz w:val="16"/>
              </w:rPr>
              <w:t>Pdis</w:t>
            </w:r>
            <w:proofErr w:type="spellEnd"/>
          </w:p>
        </w:tc>
        <w:tc>
          <w:tcPr>
            <w:tcW w:w="968" w:type="dxa"/>
            <w:shd w:val="clear" w:color="auto" w:fill="auto"/>
            <w:noWrap/>
            <w:vAlign w:val="bottom"/>
            <w:hideMark/>
          </w:tcPr>
          <w:p w14:paraId="2B9578B3"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warn Pout</w:t>
            </w:r>
          </w:p>
        </w:tc>
        <w:tc>
          <w:tcPr>
            <w:tcW w:w="1041" w:type="dxa"/>
            <w:shd w:val="clear" w:color="auto" w:fill="auto"/>
            <w:noWrap/>
            <w:vAlign w:val="bottom"/>
            <w:hideMark/>
          </w:tcPr>
          <w:p w14:paraId="20443D00"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limit Pout</w:t>
            </w:r>
          </w:p>
        </w:tc>
      </w:tr>
      <w:tr w:rsidR="000536E2" w:rsidRPr="00B73664" w14:paraId="38EF1754" w14:textId="77777777" w:rsidTr="00AB53EA">
        <w:trPr>
          <w:trHeight w:val="227"/>
          <w:tblHeader/>
        </w:trPr>
        <w:tc>
          <w:tcPr>
            <w:tcW w:w="1551" w:type="dxa"/>
            <w:vAlign w:val="bottom"/>
          </w:tcPr>
          <w:p w14:paraId="0F0716AA" w14:textId="77777777" w:rsidR="000536E2" w:rsidRPr="00B73664" w:rsidRDefault="000536E2" w:rsidP="000536E2">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Voltage limit status</w:t>
            </w:r>
          </w:p>
        </w:tc>
        <w:tc>
          <w:tcPr>
            <w:tcW w:w="911" w:type="dxa"/>
            <w:shd w:val="clear" w:color="auto" w:fill="auto"/>
            <w:noWrap/>
            <w:vAlign w:val="bottom"/>
            <w:hideMark/>
          </w:tcPr>
          <w:p w14:paraId="1DFD1EA6"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128D8433"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5A154D5A"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7E4551B4"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445C68B1"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28292359"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4D3DC707"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56092C23"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0536E2" w:rsidRPr="00B73664" w14:paraId="0E9237AE" w14:textId="77777777" w:rsidTr="00AB53EA">
        <w:trPr>
          <w:trHeight w:val="227"/>
          <w:tblHeader/>
        </w:trPr>
        <w:tc>
          <w:tcPr>
            <w:tcW w:w="1551" w:type="dxa"/>
            <w:vAlign w:val="bottom"/>
          </w:tcPr>
          <w:p w14:paraId="475EB879" w14:textId="77777777" w:rsidR="000536E2" w:rsidRPr="00B73664" w:rsidRDefault="000536E2" w:rsidP="000536E2">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Current limit status</w:t>
            </w:r>
          </w:p>
        </w:tc>
        <w:tc>
          <w:tcPr>
            <w:tcW w:w="911" w:type="dxa"/>
            <w:shd w:val="clear" w:color="auto" w:fill="auto"/>
            <w:noWrap/>
            <w:vAlign w:val="bottom"/>
            <w:hideMark/>
          </w:tcPr>
          <w:p w14:paraId="17D7D453"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11" w:type="dxa"/>
            <w:shd w:val="clear" w:color="auto" w:fill="auto"/>
            <w:noWrap/>
            <w:vAlign w:val="bottom"/>
            <w:hideMark/>
          </w:tcPr>
          <w:p w14:paraId="4DF929E0"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6AC85947"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2315F002"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1BA52FE8"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893" w:type="dxa"/>
            <w:shd w:val="clear" w:color="auto" w:fill="auto"/>
            <w:noWrap/>
            <w:vAlign w:val="bottom"/>
            <w:hideMark/>
          </w:tcPr>
          <w:p w14:paraId="2B2B8D15"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968" w:type="dxa"/>
            <w:shd w:val="clear" w:color="auto" w:fill="auto"/>
            <w:noWrap/>
            <w:vAlign w:val="bottom"/>
            <w:hideMark/>
          </w:tcPr>
          <w:p w14:paraId="40D02224"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c>
          <w:tcPr>
            <w:tcW w:w="1041" w:type="dxa"/>
            <w:shd w:val="clear" w:color="auto" w:fill="auto"/>
            <w:noWrap/>
            <w:vAlign w:val="bottom"/>
            <w:hideMark/>
          </w:tcPr>
          <w:p w14:paraId="0BBA8BCF"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r w:rsidR="000536E2" w:rsidRPr="00B73664" w14:paraId="0FFCC2CE" w14:textId="77777777" w:rsidTr="00AB53EA">
        <w:trPr>
          <w:trHeight w:val="227"/>
          <w:tblHeader/>
        </w:trPr>
        <w:tc>
          <w:tcPr>
            <w:tcW w:w="1551" w:type="dxa"/>
            <w:vAlign w:val="bottom"/>
          </w:tcPr>
          <w:p w14:paraId="1A6EB986" w14:textId="77777777" w:rsidR="000536E2" w:rsidRPr="00B73664" w:rsidRDefault="000536E2" w:rsidP="000536E2">
            <w:pPr>
              <w:spacing w:after="0"/>
              <w:jc w:val="left"/>
              <w:rPr>
                <w:rFonts w:ascii="Calibri" w:eastAsia="Times New Roman" w:hAnsi="Calibri" w:cs="Calibri"/>
                <w:color w:val="000000"/>
                <w:sz w:val="16"/>
              </w:rPr>
            </w:pPr>
            <w:r w:rsidRPr="001D4A70">
              <w:rPr>
                <w:rFonts w:ascii="Calibri" w:eastAsia="Times New Roman" w:hAnsi="Calibri" w:cs="Calibri"/>
                <w:color w:val="000000"/>
                <w:sz w:val="16"/>
              </w:rPr>
              <w:t>Reference status</w:t>
            </w:r>
          </w:p>
        </w:tc>
        <w:tc>
          <w:tcPr>
            <w:tcW w:w="911" w:type="dxa"/>
            <w:shd w:val="clear" w:color="auto" w:fill="auto"/>
            <w:noWrap/>
            <w:vAlign w:val="bottom"/>
            <w:hideMark/>
          </w:tcPr>
          <w:p w14:paraId="24CFFCB5"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1</w:t>
            </w:r>
          </w:p>
        </w:tc>
        <w:tc>
          <w:tcPr>
            <w:tcW w:w="911" w:type="dxa"/>
            <w:shd w:val="clear" w:color="auto" w:fill="auto"/>
            <w:noWrap/>
            <w:vAlign w:val="bottom"/>
            <w:hideMark/>
          </w:tcPr>
          <w:p w14:paraId="5A1E79FA"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2</w:t>
            </w:r>
          </w:p>
        </w:tc>
        <w:tc>
          <w:tcPr>
            <w:tcW w:w="893" w:type="dxa"/>
            <w:shd w:val="clear" w:color="auto" w:fill="auto"/>
            <w:noWrap/>
            <w:vAlign w:val="bottom"/>
            <w:hideMark/>
          </w:tcPr>
          <w:p w14:paraId="5E3A5DEF"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fan 3</w:t>
            </w:r>
          </w:p>
        </w:tc>
        <w:tc>
          <w:tcPr>
            <w:tcW w:w="893" w:type="dxa"/>
            <w:shd w:val="clear" w:color="auto" w:fill="auto"/>
            <w:noWrap/>
            <w:vAlign w:val="bottom"/>
            <w:hideMark/>
          </w:tcPr>
          <w:p w14:paraId="00328C2B"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1 </w:t>
            </w:r>
            <w:proofErr w:type="spellStart"/>
            <w:r w:rsidRPr="00B73664">
              <w:rPr>
                <w:rFonts w:ascii="Calibri" w:eastAsia="Times New Roman" w:hAnsi="Calibri" w:cs="Calibri"/>
                <w:color w:val="000000"/>
                <w:sz w:val="16"/>
              </w:rPr>
              <w:t>psu</w:t>
            </w:r>
            <w:proofErr w:type="spellEnd"/>
          </w:p>
        </w:tc>
        <w:tc>
          <w:tcPr>
            <w:tcW w:w="893" w:type="dxa"/>
            <w:shd w:val="clear" w:color="auto" w:fill="auto"/>
            <w:noWrap/>
            <w:vAlign w:val="bottom"/>
            <w:hideMark/>
          </w:tcPr>
          <w:p w14:paraId="2E380824"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2 </w:t>
            </w:r>
            <w:proofErr w:type="spellStart"/>
            <w:r w:rsidRPr="00B73664">
              <w:rPr>
                <w:rFonts w:ascii="Calibri" w:eastAsia="Times New Roman" w:hAnsi="Calibri" w:cs="Calibri"/>
                <w:color w:val="000000"/>
                <w:sz w:val="16"/>
              </w:rPr>
              <w:t>psu</w:t>
            </w:r>
            <w:proofErr w:type="spellEnd"/>
          </w:p>
        </w:tc>
        <w:tc>
          <w:tcPr>
            <w:tcW w:w="893" w:type="dxa"/>
            <w:shd w:val="clear" w:color="auto" w:fill="auto"/>
            <w:noWrap/>
            <w:vAlign w:val="bottom"/>
            <w:hideMark/>
          </w:tcPr>
          <w:p w14:paraId="369D2199" w14:textId="77777777" w:rsidR="000536E2" w:rsidRPr="00B73664" w:rsidRDefault="000536E2" w:rsidP="000536E2">
            <w:pPr>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 xml:space="preserve">fan 3 </w:t>
            </w:r>
            <w:proofErr w:type="spellStart"/>
            <w:r w:rsidRPr="00B73664">
              <w:rPr>
                <w:rFonts w:ascii="Calibri" w:eastAsia="Times New Roman" w:hAnsi="Calibri" w:cs="Calibri"/>
                <w:color w:val="000000"/>
                <w:sz w:val="16"/>
              </w:rPr>
              <w:t>psu</w:t>
            </w:r>
            <w:proofErr w:type="spellEnd"/>
          </w:p>
        </w:tc>
        <w:tc>
          <w:tcPr>
            <w:tcW w:w="968" w:type="dxa"/>
            <w:shd w:val="clear" w:color="auto" w:fill="auto"/>
            <w:noWrap/>
            <w:vAlign w:val="bottom"/>
            <w:hideMark/>
          </w:tcPr>
          <w:p w14:paraId="451ECE9C" w14:textId="1657C6C1" w:rsidR="000536E2" w:rsidRPr="00B73664" w:rsidRDefault="000536E2" w:rsidP="000536E2">
            <w:pPr>
              <w:spacing w:after="0"/>
              <w:jc w:val="center"/>
              <w:rPr>
                <w:rFonts w:ascii="Calibri" w:eastAsia="Times New Roman" w:hAnsi="Calibri" w:cs="Calibri"/>
                <w:color w:val="000000"/>
                <w:sz w:val="16"/>
              </w:rPr>
            </w:pPr>
            <w:r>
              <w:rPr>
                <w:rFonts w:ascii="Calibri" w:eastAsia="Times New Roman" w:hAnsi="Calibri" w:cs="Calibri"/>
                <w:color w:val="000000"/>
                <w:sz w:val="16"/>
              </w:rPr>
              <w:t>x</w:t>
            </w:r>
          </w:p>
        </w:tc>
        <w:tc>
          <w:tcPr>
            <w:tcW w:w="1041" w:type="dxa"/>
            <w:shd w:val="clear" w:color="auto" w:fill="auto"/>
            <w:noWrap/>
            <w:vAlign w:val="bottom"/>
            <w:hideMark/>
          </w:tcPr>
          <w:p w14:paraId="49E92351" w14:textId="77777777" w:rsidR="000536E2" w:rsidRPr="00B73664" w:rsidRDefault="000536E2" w:rsidP="00D86A98">
            <w:pPr>
              <w:keepNext/>
              <w:spacing w:after="0"/>
              <w:jc w:val="center"/>
              <w:rPr>
                <w:rFonts w:ascii="Calibri" w:eastAsia="Times New Roman" w:hAnsi="Calibri" w:cs="Calibri"/>
                <w:color w:val="000000"/>
                <w:sz w:val="16"/>
              </w:rPr>
            </w:pPr>
            <w:r w:rsidRPr="00B73664">
              <w:rPr>
                <w:rFonts w:ascii="Calibri" w:eastAsia="Times New Roman" w:hAnsi="Calibri" w:cs="Calibri"/>
                <w:color w:val="000000"/>
                <w:sz w:val="16"/>
              </w:rPr>
              <w:t>x</w:t>
            </w:r>
          </w:p>
        </w:tc>
      </w:tr>
    </w:tbl>
    <w:p w14:paraId="5576F4FA" w14:textId="02BD99BB" w:rsidR="00AB53EA" w:rsidRDefault="00D86A98" w:rsidP="00D86A98">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w:t>
      </w:r>
      <w:r w:rsidR="00650622">
        <w:t>SSM</w:t>
      </w:r>
      <w:r>
        <w:t xml:space="preserve"> detailed mask table.</w:t>
      </w:r>
    </w:p>
    <w:p w14:paraId="4FA10D29" w14:textId="4265981A" w:rsidR="001E05E1" w:rsidRDefault="00AB53EA" w:rsidP="00AB53EA">
      <w:pPr>
        <w:pStyle w:val="ReferenceList"/>
        <w:numPr>
          <w:ilvl w:val="0"/>
          <w:numId w:val="0"/>
        </w:numPr>
        <w:tabs>
          <w:tab w:val="right" w:pos="9072"/>
        </w:tabs>
      </w:pPr>
      <w:r w:rsidRPr="007C1ABB">
        <w:t xml:space="preserve">When the bit is set, it means that if the status of the corresponding position </w:t>
      </w:r>
      <w:commentRangeStart w:id="11378"/>
      <w:del w:id="11379" w:author="Della Faille Philippe" w:date="2019-07-09T15:47:00Z">
        <w:r w:rsidRPr="007C1ABB" w:rsidDel="00352851">
          <w:delText>appears</w:delText>
        </w:r>
        <w:commentRangeEnd w:id="11378"/>
        <w:r w:rsidR="00342DAC" w:rsidDel="00352851">
          <w:rPr>
            <w:rStyle w:val="CommentReference"/>
            <w:rFonts w:cstheme="minorBidi"/>
            <w:lang w:val="en-US"/>
          </w:rPr>
          <w:commentReference w:id="11378"/>
        </w:r>
      </w:del>
      <w:ins w:id="11380" w:author="Della Faille Philippe" w:date="2019-07-09T15:47:00Z">
        <w:r w:rsidR="00352851">
          <w:t>changes</w:t>
        </w:r>
      </w:ins>
      <w:r w:rsidRPr="007C1ABB">
        <w:t xml:space="preserve">, the trigger is </w:t>
      </w:r>
      <w:r w:rsidR="00BE7D97">
        <w:t>changing its state</w:t>
      </w:r>
      <w:r>
        <w:t>.</w:t>
      </w:r>
    </w:p>
    <w:p w14:paraId="2EFFE259" w14:textId="77777777" w:rsidR="001E05E1" w:rsidRDefault="001E05E1">
      <w:pPr>
        <w:spacing w:line="276" w:lineRule="auto"/>
        <w:jc w:val="left"/>
        <w:rPr>
          <w:rFonts w:cs="Segoe UI"/>
          <w:sz w:val="20"/>
          <w:lang w:val="en-GB"/>
        </w:rPr>
      </w:pPr>
      <w:r>
        <w:br w:type="page"/>
      </w:r>
    </w:p>
    <w:p w14:paraId="780BA085" w14:textId="2781B2E2" w:rsidR="00AB53EA" w:rsidRDefault="006C27E1" w:rsidP="00DC175A">
      <w:pPr>
        <w:pStyle w:val="Heading3"/>
        <w:numPr>
          <w:ilvl w:val="2"/>
          <w:numId w:val="3"/>
        </w:numPr>
      </w:pPr>
      <w:bookmarkStart w:id="11381" w:name="_Toc13139979"/>
      <w:r>
        <w:t>R</w:t>
      </w:r>
      <w:r w:rsidR="00682DB9">
        <w:t>aw TCP</w:t>
      </w:r>
      <w:r>
        <w:t xml:space="preserve"> </w:t>
      </w:r>
      <w:r w:rsidR="00682DB9">
        <w:t>protocol.</w:t>
      </w:r>
      <w:bookmarkEnd w:id="11381"/>
    </w:p>
    <w:p w14:paraId="7119F9B0" w14:textId="77777777" w:rsidR="00AB53EA" w:rsidRDefault="00AB53EA" w:rsidP="00AB53EA">
      <w:pPr>
        <w:pStyle w:val="ReferenceList"/>
        <w:numPr>
          <w:ilvl w:val="0"/>
          <w:numId w:val="0"/>
        </w:numPr>
        <w:tabs>
          <w:tab w:val="right" w:pos="9072"/>
        </w:tabs>
        <w:rPr>
          <w:lang w:val="en-US"/>
        </w:rPr>
      </w:pPr>
    </w:p>
    <w:p w14:paraId="0C8CBA05" w14:textId="0AAC1387" w:rsidR="00AB53EA" w:rsidRDefault="00C808C4" w:rsidP="00AB53EA">
      <w:pPr>
        <w:pStyle w:val="ReferenceList"/>
        <w:numPr>
          <w:ilvl w:val="0"/>
          <w:numId w:val="0"/>
        </w:numPr>
        <w:tabs>
          <w:tab w:val="right" w:pos="9072"/>
        </w:tabs>
        <w:rPr>
          <w:lang w:val="en-US"/>
        </w:rPr>
      </w:pPr>
      <w:r>
        <w:rPr>
          <w:lang w:val="en-US"/>
        </w:rPr>
        <w:t>The d</w:t>
      </w:r>
      <w:r w:rsidR="006C27E1">
        <w:rPr>
          <w:lang w:val="en-US"/>
        </w:rPr>
        <w:t xml:space="preserve">ump of a </w:t>
      </w:r>
      <w:r w:rsidR="00650622">
        <w:rPr>
          <w:lang w:val="en-US"/>
        </w:rPr>
        <w:t>SSM</w:t>
      </w:r>
      <w:r w:rsidR="006C27E1">
        <w:rPr>
          <w:lang w:val="en-US"/>
        </w:rPr>
        <w:t xml:space="preserve"> rack </w:t>
      </w:r>
      <w:r w:rsidR="00522265">
        <w:rPr>
          <w:lang w:val="en-US"/>
        </w:rPr>
        <w:t>is</w:t>
      </w:r>
      <w:r w:rsidR="00AB53EA">
        <w:rPr>
          <w:lang w:val="en-US"/>
        </w:rPr>
        <w:t xml:space="preserve"> </w:t>
      </w:r>
      <w:r w:rsidR="00AB53EA" w:rsidRPr="00E71B48">
        <w:rPr>
          <w:lang w:val="en-US"/>
        </w:rPr>
        <w:t xml:space="preserve">downloaded via </w:t>
      </w:r>
      <w:r w:rsidR="00A10517">
        <w:rPr>
          <w:lang w:val="en-US"/>
        </w:rPr>
        <w:t xml:space="preserve">a basic </w:t>
      </w:r>
      <w:r w:rsidR="00522265">
        <w:rPr>
          <w:lang w:val="en-US"/>
        </w:rPr>
        <w:t>raw TCP protocol</w:t>
      </w:r>
      <w:r w:rsidR="00AB53EA" w:rsidRPr="00E71B48">
        <w:rPr>
          <w:lang w:val="en-US"/>
        </w:rPr>
        <w:t>.</w:t>
      </w:r>
    </w:p>
    <w:p w14:paraId="471011DA" w14:textId="690647FF" w:rsidR="00724FF7" w:rsidRDefault="00724FF7" w:rsidP="00AB53EA">
      <w:pPr>
        <w:pStyle w:val="ReferenceList"/>
        <w:numPr>
          <w:ilvl w:val="0"/>
          <w:numId w:val="0"/>
        </w:numPr>
        <w:tabs>
          <w:tab w:val="right" w:pos="9072"/>
        </w:tabs>
        <w:rPr>
          <w:lang w:val="en-US"/>
        </w:rPr>
      </w:pPr>
      <w:r>
        <w:rPr>
          <w:lang w:val="en-US"/>
        </w:rPr>
        <w:t xml:space="preserve">The general behavior of this protocol is the </w:t>
      </w:r>
      <w:proofErr w:type="gramStart"/>
      <w:r>
        <w:rPr>
          <w:lang w:val="en-US"/>
        </w:rPr>
        <w:t>following :</w:t>
      </w:r>
      <w:proofErr w:type="gramEnd"/>
      <w:r>
        <w:rPr>
          <w:lang w:val="en-US"/>
        </w:rPr>
        <w:t xml:space="preserve"> </w:t>
      </w:r>
    </w:p>
    <w:p w14:paraId="515D214D" w14:textId="6F0599F8" w:rsidR="00973E97" w:rsidRDefault="00A12EAB" w:rsidP="00724FF7">
      <w:pPr>
        <w:pStyle w:val="ReferenceList"/>
        <w:numPr>
          <w:ilvl w:val="0"/>
          <w:numId w:val="21"/>
        </w:numPr>
        <w:tabs>
          <w:tab w:val="right" w:pos="9072"/>
        </w:tabs>
        <w:rPr>
          <w:lang w:val="en-US"/>
        </w:rPr>
      </w:pPr>
      <w:r w:rsidRPr="00A12EAB">
        <w:rPr>
          <w:lang w:val="en-US"/>
        </w:rPr>
        <w:t xml:space="preserve">The EPICS IOC module </w:t>
      </w:r>
      <w:r w:rsidR="00724FF7">
        <w:rPr>
          <w:lang w:val="en-US"/>
        </w:rPr>
        <w:t xml:space="preserve">(or other kind of program) </w:t>
      </w:r>
      <w:r w:rsidRPr="00A12EAB">
        <w:rPr>
          <w:lang w:val="en-US"/>
        </w:rPr>
        <w:t xml:space="preserve">opens a </w:t>
      </w:r>
      <w:r w:rsidR="00973E97">
        <w:rPr>
          <w:lang w:val="en-US"/>
        </w:rPr>
        <w:t xml:space="preserve">TCP/IP </w:t>
      </w:r>
      <w:r w:rsidRPr="00A12EAB">
        <w:rPr>
          <w:lang w:val="en-US"/>
        </w:rPr>
        <w:t xml:space="preserve">socket on the </w:t>
      </w:r>
      <w:r w:rsidR="00650622">
        <w:rPr>
          <w:lang w:val="en-US"/>
        </w:rPr>
        <w:t>SSM</w:t>
      </w:r>
      <w:r w:rsidRPr="00A12EAB">
        <w:rPr>
          <w:lang w:val="en-US"/>
        </w:rPr>
        <w:t xml:space="preserve"> rack and </w:t>
      </w:r>
      <w:r w:rsidR="00973E97">
        <w:rPr>
          <w:lang w:val="en-US"/>
        </w:rPr>
        <w:t>write a command</w:t>
      </w:r>
      <w:r w:rsidR="00C808C4">
        <w:rPr>
          <w:lang w:val="en-US"/>
        </w:rPr>
        <w:t xml:space="preserve"> on this one.</w:t>
      </w:r>
    </w:p>
    <w:p w14:paraId="326B3013" w14:textId="77777777" w:rsidR="00724FF7" w:rsidRDefault="00724FF7" w:rsidP="00724FF7">
      <w:pPr>
        <w:pStyle w:val="ReferenceList"/>
        <w:numPr>
          <w:ilvl w:val="0"/>
          <w:numId w:val="21"/>
        </w:numPr>
        <w:tabs>
          <w:tab w:val="right" w:pos="9072"/>
        </w:tabs>
        <w:rPr>
          <w:lang w:val="en-US"/>
        </w:rPr>
      </w:pPr>
      <w:r w:rsidRPr="006C27E1">
        <w:rPr>
          <w:lang w:val="en-US"/>
        </w:rPr>
        <w:t>The rack responds with byte code followed or not by multiple bytes depending on the context</w:t>
      </w:r>
      <w:r w:rsidRPr="00C808C4">
        <w:rPr>
          <w:lang w:val="en-US"/>
        </w:rPr>
        <w:t>.</w:t>
      </w:r>
    </w:p>
    <w:p w14:paraId="735BDE7C" w14:textId="77777777" w:rsidR="00724FF7" w:rsidRDefault="00724FF7" w:rsidP="00724FF7">
      <w:pPr>
        <w:pStyle w:val="ReferenceList"/>
        <w:numPr>
          <w:ilvl w:val="0"/>
          <w:numId w:val="0"/>
        </w:numPr>
        <w:tabs>
          <w:tab w:val="right" w:pos="9072"/>
        </w:tabs>
        <w:rPr>
          <w:lang w:val="en-US"/>
        </w:rPr>
      </w:pPr>
    </w:p>
    <w:p w14:paraId="351E8C07" w14:textId="77777777" w:rsidR="00724FF7" w:rsidRDefault="00724FF7" w:rsidP="00AB53EA">
      <w:pPr>
        <w:pStyle w:val="ReferenceList"/>
        <w:numPr>
          <w:ilvl w:val="0"/>
          <w:numId w:val="0"/>
        </w:numPr>
        <w:tabs>
          <w:tab w:val="right" w:pos="9072"/>
        </w:tabs>
        <w:rPr>
          <w:lang w:val="en-US"/>
        </w:rPr>
      </w:pPr>
      <w:r>
        <w:rPr>
          <w:lang w:val="en-US"/>
        </w:rPr>
        <w:t xml:space="preserve">Available commands </w:t>
      </w:r>
      <w:proofErr w:type="gramStart"/>
      <w:r>
        <w:rPr>
          <w:lang w:val="en-US"/>
        </w:rPr>
        <w:t>are :</w:t>
      </w:r>
      <w:proofErr w:type="gramEnd"/>
    </w:p>
    <w:p w14:paraId="77B8FE0B" w14:textId="1F8BF3A1" w:rsidR="00724FF7" w:rsidRDefault="00724FF7" w:rsidP="00724FF7">
      <w:pPr>
        <w:pStyle w:val="ReferenceList"/>
        <w:numPr>
          <w:ilvl w:val="0"/>
          <w:numId w:val="22"/>
        </w:numPr>
        <w:tabs>
          <w:tab w:val="right" w:pos="9072"/>
        </w:tabs>
        <w:rPr>
          <w:lang w:val="en-US"/>
        </w:rPr>
      </w:pPr>
      <w:r>
        <w:rPr>
          <w:lang w:val="en-US"/>
        </w:rPr>
        <w:t xml:space="preserve">Download the dump from the </w:t>
      </w:r>
      <w:r w:rsidR="00650622">
        <w:rPr>
          <w:lang w:val="en-US"/>
        </w:rPr>
        <w:t>SSM</w:t>
      </w:r>
      <w:r>
        <w:rPr>
          <w:lang w:val="en-US"/>
        </w:rPr>
        <w:t xml:space="preserve"> rack.</w:t>
      </w:r>
    </w:p>
    <w:p w14:paraId="03A3B40F" w14:textId="77777777" w:rsidR="00724FF7" w:rsidRDefault="00724FF7" w:rsidP="00724FF7">
      <w:pPr>
        <w:pStyle w:val="ReferenceList"/>
        <w:numPr>
          <w:ilvl w:val="0"/>
          <w:numId w:val="22"/>
        </w:numPr>
        <w:tabs>
          <w:tab w:val="right" w:pos="9072"/>
        </w:tabs>
        <w:rPr>
          <w:lang w:val="en-US"/>
        </w:rPr>
      </w:pPr>
      <w:r>
        <w:rPr>
          <w:lang w:val="en-US"/>
        </w:rPr>
        <w:t>Get trigger status.</w:t>
      </w:r>
    </w:p>
    <w:p w14:paraId="514E2B3C" w14:textId="77777777" w:rsidR="00724FF7" w:rsidRDefault="00724FF7" w:rsidP="00724FF7">
      <w:pPr>
        <w:pStyle w:val="ReferenceList"/>
        <w:numPr>
          <w:ilvl w:val="0"/>
          <w:numId w:val="22"/>
        </w:numPr>
        <w:tabs>
          <w:tab w:val="right" w:pos="9072"/>
        </w:tabs>
        <w:rPr>
          <w:lang w:val="en-US"/>
        </w:rPr>
      </w:pPr>
      <w:r>
        <w:rPr>
          <w:lang w:val="en-US"/>
        </w:rPr>
        <w:t>Enable or force the trigger.</w:t>
      </w:r>
    </w:p>
    <w:p w14:paraId="77ECD630" w14:textId="29B4E298" w:rsidR="00C808C4" w:rsidRDefault="00724FF7" w:rsidP="00724FF7">
      <w:pPr>
        <w:pStyle w:val="ReferenceList"/>
        <w:numPr>
          <w:ilvl w:val="0"/>
          <w:numId w:val="22"/>
        </w:numPr>
        <w:tabs>
          <w:tab w:val="right" w:pos="9072"/>
        </w:tabs>
        <w:rPr>
          <w:lang w:val="en-US"/>
        </w:rPr>
      </w:pPr>
      <w:r>
        <w:rPr>
          <w:lang w:val="en-US"/>
        </w:rPr>
        <w:t>Read/Write the mask configuration.</w:t>
      </w:r>
    </w:p>
    <w:p w14:paraId="22A100F2" w14:textId="77777777" w:rsidR="00724FF7" w:rsidRDefault="00724FF7" w:rsidP="00AB53EA">
      <w:pPr>
        <w:pStyle w:val="ReferenceList"/>
        <w:numPr>
          <w:ilvl w:val="0"/>
          <w:numId w:val="0"/>
        </w:numPr>
        <w:tabs>
          <w:tab w:val="right" w:pos="9072"/>
        </w:tabs>
        <w:rPr>
          <w:lang w:val="en-US"/>
        </w:rPr>
      </w:pPr>
    </w:p>
    <w:p w14:paraId="7D429693" w14:textId="72F85A78" w:rsidR="00973E97" w:rsidRDefault="006C27E1" w:rsidP="00DC175A">
      <w:pPr>
        <w:pStyle w:val="Heading4"/>
        <w:numPr>
          <w:ilvl w:val="3"/>
          <w:numId w:val="3"/>
        </w:numPr>
      </w:pPr>
      <w:r>
        <w:t>Download the dump.</w:t>
      </w:r>
    </w:p>
    <w:p w14:paraId="3CB3AA46" w14:textId="77777777" w:rsidR="0066390E" w:rsidRDefault="0066390E" w:rsidP="0066390E">
      <w:pPr>
        <w:pStyle w:val="ReferenceList"/>
        <w:keepLines/>
        <w:numPr>
          <w:ilvl w:val="0"/>
          <w:numId w:val="0"/>
        </w:numPr>
        <w:tabs>
          <w:tab w:val="right" w:pos="9072"/>
        </w:tabs>
        <w:ind w:left="1080"/>
        <w:rPr>
          <w:lang w:val="en-US"/>
        </w:rPr>
      </w:pPr>
    </w:p>
    <w:p w14:paraId="39AE134F" w14:textId="7BCC4521" w:rsidR="00E91AF7" w:rsidRDefault="00E91AF7" w:rsidP="0066390E">
      <w:pPr>
        <w:pStyle w:val="ReferenceList"/>
        <w:keepLines/>
        <w:numPr>
          <w:ilvl w:val="0"/>
          <w:numId w:val="0"/>
        </w:numPr>
        <w:tabs>
          <w:tab w:val="right" w:pos="9072"/>
        </w:tabs>
        <w:rPr>
          <w:lang w:val="en-US"/>
        </w:rPr>
      </w:pPr>
      <w:r>
        <w:rPr>
          <w:lang w:val="en-US"/>
        </w:rPr>
        <w:t xml:space="preserve">The command code </w:t>
      </w:r>
      <w:proofErr w:type="gramStart"/>
      <w:r w:rsidR="00237F4A">
        <w:rPr>
          <w:lang w:val="en-US"/>
        </w:rPr>
        <w:t>send</w:t>
      </w:r>
      <w:proofErr w:type="gramEnd"/>
      <w:r w:rsidR="00237F4A">
        <w:rPr>
          <w:lang w:val="en-US"/>
        </w:rPr>
        <w:t xml:space="preserve"> by the IOC </w:t>
      </w:r>
      <w:r>
        <w:rPr>
          <w:lang w:val="en-US"/>
        </w:rPr>
        <w:t>to start dump’s download is 0xAA.</w:t>
      </w:r>
    </w:p>
    <w:p w14:paraId="2BE5F43F" w14:textId="72F3D195" w:rsidR="004D388A" w:rsidRDefault="00770ECF" w:rsidP="0066390E">
      <w:pPr>
        <w:pStyle w:val="ReferenceList"/>
        <w:keepLines/>
        <w:numPr>
          <w:ilvl w:val="0"/>
          <w:numId w:val="0"/>
        </w:numPr>
        <w:tabs>
          <w:tab w:val="right" w:pos="9072"/>
        </w:tabs>
        <w:rPr>
          <w:lang w:val="en-US"/>
        </w:rPr>
      </w:pPr>
      <w:r>
        <w:rPr>
          <w:lang w:val="en-US"/>
        </w:rPr>
        <w:t xml:space="preserve">The following table show the normal sequence to download the dump from </w:t>
      </w:r>
      <w:r w:rsidR="00650622">
        <w:rPr>
          <w:lang w:val="en-US"/>
        </w:rPr>
        <w:t>SSM</w:t>
      </w:r>
      <w:r>
        <w:rPr>
          <w:lang w:val="en-US"/>
        </w:rPr>
        <w:t xml:space="preserve"> rack.</w:t>
      </w:r>
    </w:p>
    <w:tbl>
      <w:tblPr>
        <w:tblW w:w="10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702"/>
        <w:gridCol w:w="1018"/>
        <w:gridCol w:w="2000"/>
        <w:gridCol w:w="4248"/>
      </w:tblGrid>
      <w:tr w:rsidR="00E565EE" w:rsidRPr="00A12EAB" w14:paraId="3C5D3737" w14:textId="77777777" w:rsidTr="0066390E">
        <w:trPr>
          <w:trHeight w:val="608"/>
          <w:jc w:val="center"/>
        </w:trPr>
        <w:tc>
          <w:tcPr>
            <w:tcW w:w="1086" w:type="dxa"/>
            <w:shd w:val="clear" w:color="auto" w:fill="D9D9D9" w:themeFill="background1" w:themeFillShade="D9"/>
            <w:vAlign w:val="center"/>
          </w:tcPr>
          <w:p w14:paraId="31BE2F04" w14:textId="674C8DC1" w:rsidR="00E565EE"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2" w:type="dxa"/>
            <w:shd w:val="clear" w:color="auto" w:fill="D9D9D9" w:themeFill="background1" w:themeFillShade="D9"/>
            <w:noWrap/>
            <w:vAlign w:val="center"/>
            <w:hideMark/>
          </w:tcPr>
          <w:p w14:paraId="063D38E3" w14:textId="5C87B498"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578ED5DF" w14:textId="2D598E16" w:rsidR="00E565EE"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2000" w:type="dxa"/>
            <w:shd w:val="clear" w:color="auto" w:fill="D9D9D9" w:themeFill="background1" w:themeFillShade="D9"/>
            <w:noWrap/>
            <w:vAlign w:val="center"/>
            <w:hideMark/>
          </w:tcPr>
          <w:p w14:paraId="75BC0B84" w14:textId="037D438D" w:rsidR="00E565EE"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48" w:type="dxa"/>
            <w:shd w:val="clear" w:color="auto" w:fill="D9D9D9" w:themeFill="background1" w:themeFillShade="D9"/>
            <w:noWrap/>
            <w:vAlign w:val="center"/>
            <w:hideMark/>
          </w:tcPr>
          <w:p w14:paraId="4DD6969F" w14:textId="0241529F" w:rsidR="00E565EE" w:rsidRPr="00A12EAB" w:rsidRDefault="00E565EE" w:rsidP="0066390E">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E565EE" w:rsidRPr="00A12EAB" w14:paraId="1892439F" w14:textId="77777777" w:rsidTr="0066390E">
        <w:trPr>
          <w:trHeight w:val="608"/>
          <w:jc w:val="center"/>
        </w:trPr>
        <w:tc>
          <w:tcPr>
            <w:tcW w:w="1086" w:type="dxa"/>
            <w:vAlign w:val="center"/>
          </w:tcPr>
          <w:p w14:paraId="74F90997" w14:textId="7F6A5347"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2" w:type="dxa"/>
            <w:shd w:val="clear" w:color="auto" w:fill="auto"/>
            <w:noWrap/>
            <w:vAlign w:val="center"/>
            <w:hideMark/>
          </w:tcPr>
          <w:p w14:paraId="5F1C1092" w14:textId="3FABFE0B" w:rsidR="00B93C11" w:rsidRPr="00A12EAB" w:rsidRDefault="00E565EE" w:rsidP="0066390E">
            <w:pPr>
              <w:keepLines/>
              <w:spacing w:after="0"/>
              <w:jc w:val="center"/>
              <w:rPr>
                <w:rFonts w:ascii="Calibri" w:eastAsia="Times New Roman" w:hAnsi="Calibri" w:cs="Calibri"/>
                <w:color w:val="000000"/>
              </w:rPr>
            </w:pPr>
            <w:r w:rsidRPr="00A12EAB">
              <w:rPr>
                <w:rFonts w:ascii="Calibri" w:eastAsia="Times New Roman" w:hAnsi="Calibri" w:cs="Calibri"/>
                <w:color w:val="000000"/>
              </w:rPr>
              <w:t>0xAA</w:t>
            </w:r>
          </w:p>
        </w:tc>
        <w:tc>
          <w:tcPr>
            <w:tcW w:w="1018" w:type="dxa"/>
            <w:vAlign w:val="center"/>
          </w:tcPr>
          <w:p w14:paraId="78FB7106" w14:textId="397C4650" w:rsidR="00E565EE" w:rsidRPr="00A12EAB" w:rsidRDefault="00E565EE" w:rsidP="0066390E">
            <w:pPr>
              <w:keepLines/>
              <w:spacing w:after="0"/>
              <w:jc w:val="center"/>
              <w:rPr>
                <w:rFonts w:ascii="Calibri" w:eastAsia="Times New Roman" w:hAnsi="Calibri" w:cs="Calibri"/>
                <w:color w:val="000000"/>
              </w:rPr>
            </w:pPr>
            <w:r w:rsidRPr="00511741">
              <w:rPr>
                <w:rFonts w:ascii="Calibri" w:eastAsia="Times New Roman" w:hAnsi="Calibri" w:cs="Calibri"/>
                <w:color w:val="000000"/>
              </w:rPr>
              <w:sym w:font="Wingdings" w:char="F0E0"/>
            </w:r>
          </w:p>
        </w:tc>
        <w:tc>
          <w:tcPr>
            <w:tcW w:w="2000" w:type="dxa"/>
            <w:shd w:val="clear" w:color="auto" w:fill="auto"/>
            <w:noWrap/>
            <w:vAlign w:val="center"/>
            <w:hideMark/>
          </w:tcPr>
          <w:p w14:paraId="52B497D7" w14:textId="57E0274E" w:rsidR="00E565EE" w:rsidRPr="00A12EAB" w:rsidRDefault="00E565EE" w:rsidP="0066390E">
            <w:pPr>
              <w:keepLines/>
              <w:spacing w:after="0"/>
              <w:jc w:val="left"/>
              <w:rPr>
                <w:rFonts w:ascii="Calibri" w:eastAsia="Times New Roman" w:hAnsi="Calibri" w:cs="Calibri"/>
                <w:color w:val="000000"/>
              </w:rPr>
            </w:pPr>
          </w:p>
        </w:tc>
        <w:tc>
          <w:tcPr>
            <w:tcW w:w="4248" w:type="dxa"/>
            <w:shd w:val="clear" w:color="auto" w:fill="auto"/>
            <w:noWrap/>
            <w:vAlign w:val="center"/>
          </w:tcPr>
          <w:p w14:paraId="7531F509" w14:textId="0D2CBC32" w:rsidR="00E565EE" w:rsidRPr="00A12EAB" w:rsidRDefault="00E565EE" w:rsidP="0066390E">
            <w:pPr>
              <w:keepLines/>
              <w:spacing w:after="0"/>
              <w:jc w:val="left"/>
              <w:rPr>
                <w:rFonts w:ascii="Calibri" w:eastAsia="Times New Roman" w:hAnsi="Calibri" w:cs="Calibri"/>
                <w:color w:val="000000"/>
              </w:rPr>
            </w:pPr>
          </w:p>
        </w:tc>
      </w:tr>
      <w:tr w:rsidR="00E565EE" w:rsidRPr="00A12EAB" w14:paraId="01C01C65" w14:textId="77777777" w:rsidTr="0066390E">
        <w:trPr>
          <w:trHeight w:val="608"/>
          <w:jc w:val="center"/>
        </w:trPr>
        <w:tc>
          <w:tcPr>
            <w:tcW w:w="1086" w:type="dxa"/>
            <w:vAlign w:val="center"/>
          </w:tcPr>
          <w:p w14:paraId="284ABF45" w14:textId="59F5E5EC"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2" w:type="dxa"/>
            <w:shd w:val="clear" w:color="auto" w:fill="auto"/>
            <w:noWrap/>
            <w:vAlign w:val="center"/>
          </w:tcPr>
          <w:p w14:paraId="746D6027" w14:textId="10F1D37B"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230EBC7E" w14:textId="6B5DD7FD" w:rsidR="00E565EE" w:rsidRPr="00A12EAB" w:rsidRDefault="00E565EE" w:rsidP="0066390E">
            <w:pPr>
              <w:keepLines/>
              <w:spacing w:after="0"/>
              <w:jc w:val="center"/>
              <w:rPr>
                <w:rFonts w:ascii="Calibri" w:eastAsia="Times New Roman" w:hAnsi="Calibri" w:cs="Calibri"/>
                <w:color w:val="000000"/>
              </w:rPr>
            </w:pPr>
            <w:r w:rsidRPr="00511741">
              <w:rPr>
                <w:rFonts w:ascii="Calibri" w:eastAsia="Times New Roman" w:hAnsi="Calibri" w:cs="Calibri"/>
                <w:color w:val="000000"/>
              </w:rPr>
              <w:sym w:font="Wingdings" w:char="F0DF"/>
            </w:r>
          </w:p>
        </w:tc>
        <w:tc>
          <w:tcPr>
            <w:tcW w:w="2000" w:type="dxa"/>
            <w:shd w:val="clear" w:color="auto" w:fill="auto"/>
            <w:noWrap/>
            <w:vAlign w:val="center"/>
          </w:tcPr>
          <w:p w14:paraId="0761FF39" w14:textId="451C52FD" w:rsidR="00B93C11" w:rsidRPr="00A12EAB" w:rsidRDefault="00E565EE" w:rsidP="0066390E">
            <w:pPr>
              <w:keepLines/>
              <w:spacing w:after="0"/>
              <w:jc w:val="left"/>
              <w:rPr>
                <w:rFonts w:ascii="Calibri" w:eastAsia="Times New Roman" w:hAnsi="Calibri" w:cs="Calibri"/>
                <w:color w:val="000000"/>
              </w:rPr>
            </w:pPr>
            <w:r w:rsidRPr="00A12EAB">
              <w:rPr>
                <w:rFonts w:ascii="Calibri" w:eastAsia="Times New Roman" w:hAnsi="Calibri" w:cs="Calibri"/>
                <w:color w:val="000000"/>
              </w:rPr>
              <w:t>0x1A</w:t>
            </w:r>
          </w:p>
        </w:tc>
        <w:tc>
          <w:tcPr>
            <w:tcW w:w="4248" w:type="dxa"/>
            <w:shd w:val="clear" w:color="auto" w:fill="auto"/>
            <w:noWrap/>
            <w:vAlign w:val="center"/>
          </w:tcPr>
          <w:p w14:paraId="5588F231" w14:textId="611DF75E" w:rsidR="00E565EE"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S</w:t>
            </w:r>
            <w:r w:rsidRPr="00A12EAB">
              <w:rPr>
                <w:rFonts w:ascii="Calibri" w:eastAsia="Times New Roman" w:hAnsi="Calibri" w:cs="Calibri"/>
                <w:color w:val="000000"/>
              </w:rPr>
              <w:t>tart dump</w:t>
            </w:r>
            <w:r>
              <w:rPr>
                <w:rFonts w:ascii="Calibri" w:eastAsia="Times New Roman" w:hAnsi="Calibri" w:cs="Calibri"/>
                <w:color w:val="000000"/>
              </w:rPr>
              <w:t xml:space="preserve"> accepted.</w:t>
            </w:r>
          </w:p>
        </w:tc>
      </w:tr>
      <w:tr w:rsidR="00E565EE" w:rsidRPr="00A12EAB" w14:paraId="64AF55CC" w14:textId="77777777" w:rsidTr="0066390E">
        <w:trPr>
          <w:trHeight w:val="608"/>
          <w:jc w:val="center"/>
        </w:trPr>
        <w:tc>
          <w:tcPr>
            <w:tcW w:w="1086" w:type="dxa"/>
            <w:vAlign w:val="center"/>
          </w:tcPr>
          <w:p w14:paraId="35582980" w14:textId="3949A793"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3</w:t>
            </w:r>
          </w:p>
        </w:tc>
        <w:tc>
          <w:tcPr>
            <w:tcW w:w="1702" w:type="dxa"/>
            <w:shd w:val="clear" w:color="auto" w:fill="auto"/>
            <w:noWrap/>
            <w:vAlign w:val="center"/>
          </w:tcPr>
          <w:p w14:paraId="627E24E7" w14:textId="56988CA3"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1C5A9174" w14:textId="48085CC6" w:rsidR="00E565EE" w:rsidRPr="00511741" w:rsidRDefault="00E565EE" w:rsidP="0066390E">
            <w:pPr>
              <w:keepLines/>
              <w:spacing w:after="0"/>
              <w:jc w:val="center"/>
              <w:rPr>
                <w:rFonts w:ascii="Calibri" w:eastAsia="Times New Roman" w:hAnsi="Calibri" w:cs="Calibri"/>
                <w:color w:val="000000"/>
              </w:rPr>
            </w:pPr>
            <w:r w:rsidRPr="00511741">
              <w:rPr>
                <w:rFonts w:ascii="Calibri" w:eastAsia="Times New Roman" w:hAnsi="Calibri" w:cs="Calibri"/>
                <w:color w:val="000000"/>
              </w:rPr>
              <w:sym w:font="Wingdings" w:char="F0DF"/>
            </w:r>
          </w:p>
        </w:tc>
        <w:tc>
          <w:tcPr>
            <w:tcW w:w="2000" w:type="dxa"/>
            <w:shd w:val="clear" w:color="auto" w:fill="auto"/>
            <w:noWrap/>
            <w:vAlign w:val="center"/>
          </w:tcPr>
          <w:p w14:paraId="598AD952" w14:textId="70656D38" w:rsidR="00B93C11"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0xDD + 1400 bytes</w:t>
            </w:r>
          </w:p>
        </w:tc>
        <w:tc>
          <w:tcPr>
            <w:tcW w:w="4248" w:type="dxa"/>
            <w:shd w:val="clear" w:color="auto" w:fill="auto"/>
            <w:noWrap/>
            <w:vAlign w:val="center"/>
          </w:tcPr>
          <w:p w14:paraId="3EBFF1E3" w14:textId="00078472" w:rsidR="00E565EE"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 xml:space="preserve">Frame </w:t>
            </w:r>
            <w:proofErr w:type="gramStart"/>
            <w:r>
              <w:rPr>
                <w:rFonts w:ascii="Calibri" w:eastAsia="Times New Roman" w:hAnsi="Calibri" w:cs="Calibri"/>
                <w:color w:val="000000"/>
              </w:rPr>
              <w:t>1 :</w:t>
            </w:r>
            <w:proofErr w:type="gramEnd"/>
            <w:r>
              <w:rPr>
                <w:rFonts w:ascii="Calibri" w:eastAsia="Times New Roman" w:hAnsi="Calibri" w:cs="Calibri"/>
                <w:color w:val="000000"/>
              </w:rPr>
              <w:t xml:space="preserve"> 0xDD + 10 blocks of 140 first bytes of the data buffer.</w:t>
            </w:r>
          </w:p>
        </w:tc>
      </w:tr>
      <w:tr w:rsidR="00E565EE" w:rsidRPr="00A12EAB" w14:paraId="654279E9" w14:textId="77777777" w:rsidTr="0066390E">
        <w:trPr>
          <w:trHeight w:val="608"/>
          <w:jc w:val="center"/>
        </w:trPr>
        <w:tc>
          <w:tcPr>
            <w:tcW w:w="1086" w:type="dxa"/>
            <w:vAlign w:val="center"/>
          </w:tcPr>
          <w:p w14:paraId="4302FB77" w14:textId="251D2090"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4</w:t>
            </w:r>
          </w:p>
        </w:tc>
        <w:tc>
          <w:tcPr>
            <w:tcW w:w="1702" w:type="dxa"/>
            <w:shd w:val="clear" w:color="auto" w:fill="auto"/>
            <w:noWrap/>
            <w:vAlign w:val="center"/>
          </w:tcPr>
          <w:p w14:paraId="23C2556A" w14:textId="123CD6A4"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71538704" w14:textId="5414C0BB" w:rsidR="00E565EE" w:rsidRPr="00511741" w:rsidRDefault="00E565EE" w:rsidP="0066390E">
            <w:pPr>
              <w:keepLines/>
              <w:spacing w:after="0"/>
              <w:jc w:val="center"/>
              <w:rPr>
                <w:rFonts w:ascii="Calibri" w:eastAsia="Times New Roman" w:hAnsi="Calibri" w:cs="Calibri"/>
                <w:color w:val="000000"/>
              </w:rPr>
            </w:pPr>
            <w:r w:rsidRPr="00511741">
              <w:rPr>
                <w:rFonts w:ascii="Calibri" w:eastAsia="Times New Roman" w:hAnsi="Calibri" w:cs="Calibri"/>
                <w:color w:val="000000"/>
              </w:rPr>
              <w:sym w:font="Wingdings" w:char="F0DF"/>
            </w:r>
          </w:p>
        </w:tc>
        <w:tc>
          <w:tcPr>
            <w:tcW w:w="2000" w:type="dxa"/>
            <w:shd w:val="clear" w:color="auto" w:fill="auto"/>
            <w:noWrap/>
            <w:vAlign w:val="center"/>
          </w:tcPr>
          <w:p w14:paraId="2C6F978B" w14:textId="5BE489D4" w:rsidR="00B93C11"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0xDD + 1400 bytes</w:t>
            </w:r>
          </w:p>
        </w:tc>
        <w:tc>
          <w:tcPr>
            <w:tcW w:w="4248" w:type="dxa"/>
            <w:shd w:val="clear" w:color="auto" w:fill="auto"/>
            <w:noWrap/>
            <w:vAlign w:val="center"/>
          </w:tcPr>
          <w:p w14:paraId="50158956" w14:textId="45F0A374" w:rsidR="00E565EE"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 xml:space="preserve">Frame </w:t>
            </w:r>
            <w:proofErr w:type="gramStart"/>
            <w:r>
              <w:rPr>
                <w:rFonts w:ascii="Calibri" w:eastAsia="Times New Roman" w:hAnsi="Calibri" w:cs="Calibri"/>
                <w:color w:val="000000"/>
              </w:rPr>
              <w:t>2 :</w:t>
            </w:r>
            <w:proofErr w:type="gramEnd"/>
            <w:r>
              <w:rPr>
                <w:rFonts w:ascii="Calibri" w:eastAsia="Times New Roman" w:hAnsi="Calibri" w:cs="Calibri"/>
                <w:color w:val="000000"/>
              </w:rPr>
              <w:t xml:space="preserve"> 0xDD + 10 blocks of 140 next bytes of data buffer.</w:t>
            </w:r>
          </w:p>
        </w:tc>
      </w:tr>
      <w:tr w:rsidR="00E565EE" w:rsidRPr="00A12EAB" w14:paraId="4E776A3B" w14:textId="77777777" w:rsidTr="0066390E">
        <w:trPr>
          <w:trHeight w:val="608"/>
          <w:jc w:val="center"/>
        </w:trPr>
        <w:tc>
          <w:tcPr>
            <w:tcW w:w="1086" w:type="dxa"/>
            <w:vAlign w:val="center"/>
          </w:tcPr>
          <w:p w14:paraId="162BE8DD" w14:textId="6A160F32" w:rsidR="00E565EE" w:rsidRPr="00A12EAB" w:rsidRDefault="00B34143" w:rsidP="0066390E">
            <w:pPr>
              <w:keepLines/>
              <w:spacing w:after="0"/>
              <w:jc w:val="center"/>
              <w:rPr>
                <w:rFonts w:ascii="Calibri" w:eastAsia="Times New Roman" w:hAnsi="Calibri" w:cs="Calibri"/>
                <w:color w:val="000000"/>
              </w:rPr>
            </w:pPr>
            <w:r>
              <w:rPr>
                <w:rFonts w:ascii="Calibri" w:eastAsia="Times New Roman" w:hAnsi="Calibri" w:cs="Calibri"/>
                <w:color w:val="000000"/>
              </w:rPr>
              <w:t>X</w:t>
            </w:r>
          </w:p>
        </w:tc>
        <w:tc>
          <w:tcPr>
            <w:tcW w:w="1702" w:type="dxa"/>
            <w:shd w:val="clear" w:color="auto" w:fill="auto"/>
            <w:noWrap/>
            <w:vAlign w:val="center"/>
          </w:tcPr>
          <w:p w14:paraId="6D2A5B84" w14:textId="6475CC4F"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0D05C5C7" w14:textId="5EFA2CA7" w:rsidR="00E565EE" w:rsidRPr="00511741" w:rsidRDefault="00E565EE" w:rsidP="0066390E">
            <w:pPr>
              <w:keepLines/>
              <w:spacing w:after="0"/>
              <w:jc w:val="center"/>
              <w:rPr>
                <w:rFonts w:ascii="Calibri" w:eastAsia="Times New Roman" w:hAnsi="Calibri" w:cs="Calibri"/>
                <w:color w:val="000000"/>
              </w:rPr>
            </w:pPr>
            <w:r w:rsidRPr="00770ECF">
              <w:rPr>
                <w:rFonts w:ascii="Calibri" w:eastAsia="Times New Roman" w:hAnsi="Calibri" w:cs="Calibri"/>
                <w:color w:val="000000"/>
              </w:rPr>
              <w:sym w:font="Wingdings" w:char="F0DF"/>
            </w:r>
          </w:p>
        </w:tc>
        <w:tc>
          <w:tcPr>
            <w:tcW w:w="2000" w:type="dxa"/>
            <w:shd w:val="clear" w:color="auto" w:fill="auto"/>
            <w:noWrap/>
            <w:vAlign w:val="center"/>
          </w:tcPr>
          <w:p w14:paraId="06A570CE" w14:textId="566C0C00" w:rsidR="00B93C11" w:rsidRDefault="00B34143" w:rsidP="0066390E">
            <w:pPr>
              <w:keepLines/>
              <w:spacing w:after="0"/>
              <w:jc w:val="left"/>
              <w:rPr>
                <w:rFonts w:ascii="Calibri" w:eastAsia="Times New Roman" w:hAnsi="Calibri" w:cs="Calibri"/>
                <w:color w:val="000000"/>
              </w:rPr>
            </w:pPr>
            <w:r>
              <w:rPr>
                <w:rFonts w:ascii="Calibri" w:eastAsia="Times New Roman" w:hAnsi="Calibri" w:cs="Calibri"/>
                <w:color w:val="000000"/>
              </w:rPr>
              <w:t>X times</w:t>
            </w:r>
          </w:p>
          <w:p w14:paraId="31810948" w14:textId="5CBD0EC2" w:rsidR="00B34143" w:rsidRPr="00A12EAB" w:rsidRDefault="00B34143" w:rsidP="0066390E">
            <w:pPr>
              <w:keepLines/>
              <w:spacing w:after="0"/>
              <w:jc w:val="left"/>
              <w:rPr>
                <w:rFonts w:ascii="Calibri" w:eastAsia="Times New Roman" w:hAnsi="Calibri" w:cs="Calibri"/>
                <w:color w:val="000000"/>
              </w:rPr>
            </w:pPr>
            <w:r>
              <w:rPr>
                <w:rFonts w:ascii="Calibri" w:eastAsia="Times New Roman" w:hAnsi="Calibri" w:cs="Calibri"/>
                <w:color w:val="000000"/>
              </w:rPr>
              <w:t>0xDD + 1400 bytes</w:t>
            </w:r>
          </w:p>
        </w:tc>
        <w:tc>
          <w:tcPr>
            <w:tcW w:w="4248" w:type="dxa"/>
            <w:shd w:val="clear" w:color="auto" w:fill="auto"/>
            <w:noWrap/>
            <w:vAlign w:val="center"/>
          </w:tcPr>
          <w:p w14:paraId="3E4DEC84" w14:textId="597D37C2" w:rsidR="00B93C11" w:rsidRPr="00A12EAB" w:rsidRDefault="00B93C11" w:rsidP="0066390E">
            <w:pPr>
              <w:keepLines/>
              <w:spacing w:after="0"/>
              <w:jc w:val="left"/>
              <w:rPr>
                <w:rFonts w:ascii="Calibri" w:eastAsia="Times New Roman" w:hAnsi="Calibri" w:cs="Calibri"/>
                <w:color w:val="000000"/>
              </w:rPr>
            </w:pPr>
          </w:p>
        </w:tc>
      </w:tr>
      <w:tr w:rsidR="00E565EE" w:rsidRPr="00A12EAB" w14:paraId="3090FEFC" w14:textId="77777777" w:rsidTr="0066390E">
        <w:trPr>
          <w:trHeight w:val="608"/>
          <w:jc w:val="center"/>
        </w:trPr>
        <w:tc>
          <w:tcPr>
            <w:tcW w:w="1086" w:type="dxa"/>
            <w:vAlign w:val="center"/>
          </w:tcPr>
          <w:p w14:paraId="352861E6" w14:textId="27BEECDC"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1004</w:t>
            </w:r>
          </w:p>
        </w:tc>
        <w:tc>
          <w:tcPr>
            <w:tcW w:w="1702" w:type="dxa"/>
            <w:shd w:val="clear" w:color="auto" w:fill="auto"/>
            <w:noWrap/>
            <w:vAlign w:val="center"/>
          </w:tcPr>
          <w:p w14:paraId="61B96507" w14:textId="2D912AEC"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2065B462" w14:textId="3508A8DB" w:rsidR="00E565EE" w:rsidRPr="00511741" w:rsidRDefault="00E565EE" w:rsidP="0066390E">
            <w:pPr>
              <w:keepLines/>
              <w:spacing w:after="0"/>
              <w:jc w:val="center"/>
              <w:rPr>
                <w:rFonts w:ascii="Calibri" w:eastAsia="Times New Roman" w:hAnsi="Calibri" w:cs="Calibri"/>
                <w:color w:val="000000"/>
              </w:rPr>
            </w:pPr>
            <w:r w:rsidRPr="00770ECF">
              <w:rPr>
                <w:rFonts w:ascii="Calibri" w:eastAsia="Times New Roman" w:hAnsi="Calibri" w:cs="Calibri"/>
                <w:color w:val="000000"/>
              </w:rPr>
              <w:sym w:font="Wingdings" w:char="F0DF"/>
            </w:r>
          </w:p>
        </w:tc>
        <w:tc>
          <w:tcPr>
            <w:tcW w:w="2000" w:type="dxa"/>
            <w:shd w:val="clear" w:color="auto" w:fill="auto"/>
            <w:noWrap/>
            <w:vAlign w:val="center"/>
          </w:tcPr>
          <w:p w14:paraId="78C5CA39" w14:textId="22ACBDF3" w:rsidR="00B93C11"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0xDD + 1400 bytes</w:t>
            </w:r>
          </w:p>
        </w:tc>
        <w:tc>
          <w:tcPr>
            <w:tcW w:w="4248" w:type="dxa"/>
            <w:shd w:val="clear" w:color="auto" w:fill="auto"/>
            <w:noWrap/>
            <w:vAlign w:val="center"/>
          </w:tcPr>
          <w:p w14:paraId="56EBD681" w14:textId="42BABA80" w:rsidR="00E565EE" w:rsidRPr="00A12EAB" w:rsidRDefault="00E565EE" w:rsidP="0066390E">
            <w:pPr>
              <w:keepLines/>
              <w:spacing w:after="0"/>
              <w:jc w:val="left"/>
              <w:rPr>
                <w:rFonts w:ascii="Calibri" w:eastAsia="Times New Roman" w:hAnsi="Calibri" w:cs="Calibri"/>
                <w:color w:val="000000"/>
              </w:rPr>
            </w:pPr>
            <w:r>
              <w:rPr>
                <w:rFonts w:ascii="Calibri" w:eastAsia="Times New Roman" w:hAnsi="Calibri" w:cs="Calibri"/>
                <w:color w:val="000000"/>
              </w:rPr>
              <w:t xml:space="preserve">Frame </w:t>
            </w:r>
            <w:proofErr w:type="gramStart"/>
            <w:r>
              <w:rPr>
                <w:rFonts w:ascii="Calibri" w:eastAsia="Times New Roman" w:hAnsi="Calibri" w:cs="Calibri"/>
                <w:color w:val="000000"/>
              </w:rPr>
              <w:t>1000 :</w:t>
            </w:r>
            <w:proofErr w:type="gramEnd"/>
            <w:r>
              <w:rPr>
                <w:rFonts w:ascii="Calibri" w:eastAsia="Times New Roman" w:hAnsi="Calibri" w:cs="Calibri"/>
                <w:color w:val="000000"/>
              </w:rPr>
              <w:t xml:space="preserve"> Last 0xDD + last 10 blocks of 140 bytes of data buffer.</w:t>
            </w:r>
          </w:p>
        </w:tc>
      </w:tr>
    </w:tbl>
    <w:p w14:paraId="6CCE62A9" w14:textId="77777777" w:rsidR="00A057E2" w:rsidRDefault="00A057E2" w:rsidP="0066390E">
      <w:pPr>
        <w:pStyle w:val="ReferenceList"/>
        <w:keepLines/>
        <w:numPr>
          <w:ilvl w:val="0"/>
          <w:numId w:val="0"/>
        </w:numPr>
        <w:tabs>
          <w:tab w:val="right" w:pos="9072"/>
        </w:tabs>
        <w:ind w:left="540"/>
      </w:pPr>
    </w:p>
    <w:p w14:paraId="0DB95287" w14:textId="6E3FBB23" w:rsidR="00A057E2" w:rsidRDefault="00A057E2" w:rsidP="0066390E">
      <w:pPr>
        <w:pStyle w:val="ReferenceList"/>
        <w:keepLines/>
        <w:numPr>
          <w:ilvl w:val="0"/>
          <w:numId w:val="0"/>
        </w:numPr>
        <w:tabs>
          <w:tab w:val="right" w:pos="9072"/>
        </w:tabs>
        <w:ind w:left="539"/>
      </w:pPr>
      <w:r w:rsidRPr="00A057E2">
        <w:rPr>
          <w:rStyle w:val="tlid-translation"/>
          <w:lang w:val="en"/>
        </w:rPr>
        <w:t xml:space="preserve">The reception order of data frames is from the most recent to the oldest. </w:t>
      </w:r>
      <w:r>
        <w:rPr>
          <w:rStyle w:val="tlid-translation"/>
          <w:lang w:val="en"/>
        </w:rPr>
        <w:t xml:space="preserve"> (</w:t>
      </w:r>
      <w:proofErr w:type="gramStart"/>
      <w:r>
        <w:rPr>
          <w:rStyle w:val="tlid-translation"/>
          <w:lang w:val="en"/>
        </w:rPr>
        <w:t>see</w:t>
      </w:r>
      <w:proofErr w:type="gramEnd"/>
      <w:r>
        <w:rPr>
          <w:rStyle w:val="tlid-translation"/>
          <w:lang w:val="en"/>
        </w:rPr>
        <w:t xml:space="preserve"> figure </w:t>
      </w:r>
      <w:r w:rsidR="0066390E">
        <w:rPr>
          <w:rStyle w:val="tlid-translation"/>
          <w:lang w:val="en"/>
        </w:rPr>
        <w:fldChar w:fldCharType="begin"/>
      </w:r>
      <w:r w:rsidR="0066390E">
        <w:rPr>
          <w:rStyle w:val="tlid-translation"/>
          <w:lang w:val="en"/>
        </w:rPr>
        <w:instrText xml:space="preserve"> REF _Ref12967153 \h </w:instrText>
      </w:r>
      <w:r w:rsidR="0066390E">
        <w:rPr>
          <w:rStyle w:val="tlid-translation"/>
          <w:lang w:val="en"/>
        </w:rPr>
      </w:r>
      <w:r w:rsidR="0066390E">
        <w:rPr>
          <w:rStyle w:val="tlid-translation"/>
          <w:lang w:val="en"/>
        </w:rPr>
        <w:fldChar w:fldCharType="separate"/>
      </w:r>
      <w:r w:rsidR="0066390E">
        <w:t xml:space="preserve">Figure </w:t>
      </w:r>
      <w:r w:rsidR="0066390E">
        <w:rPr>
          <w:noProof/>
        </w:rPr>
        <w:t>6</w:t>
      </w:r>
      <w:r w:rsidR="0066390E">
        <w:rPr>
          <w:rStyle w:val="tlid-translation"/>
          <w:lang w:val="en"/>
        </w:rPr>
        <w:fldChar w:fldCharType="end"/>
      </w:r>
      <w:r w:rsidR="0066390E">
        <w:rPr>
          <w:rStyle w:val="tlid-translation"/>
          <w:lang w:val="en"/>
        </w:rPr>
        <w:t>).</w:t>
      </w:r>
    </w:p>
    <w:bookmarkStart w:id="11382" w:name="_Ref12967153"/>
    <w:p w14:paraId="199FCC14" w14:textId="438B5304" w:rsidR="00A057E2" w:rsidRDefault="0066390E" w:rsidP="0066390E">
      <w:pPr>
        <w:pStyle w:val="ReferenceList"/>
        <w:keepLines/>
        <w:numPr>
          <w:ilvl w:val="0"/>
          <w:numId w:val="0"/>
        </w:numPr>
        <w:tabs>
          <w:tab w:val="right" w:pos="9072"/>
        </w:tabs>
        <w:ind w:left="539"/>
        <w:jc w:val="center"/>
        <w:rPr>
          <w:lang w:val="en-US"/>
        </w:rPr>
      </w:pPr>
      <w:r>
        <w:object w:dxaOrig="9660" w:dyaOrig="3985" w14:anchorId="24EB2A9C">
          <v:shape id="_x0000_i1030" type="#_x0000_t75" style="width:429.75pt;height:177.75pt" o:ole="">
            <v:imagedata r:id="rId37" o:title=""/>
          </v:shape>
          <o:OLEObject Type="Embed" ProgID="Visio.Drawing.15" ShapeID="_x0000_i1030" DrawAspect="Content" ObjectID="_1830682621" r:id="rId38"/>
        </w:object>
      </w:r>
      <w:r w:rsidR="00A057E2">
        <w:t xml:space="preserve">Figure </w:t>
      </w:r>
      <w:r w:rsidR="00A057E2">
        <w:fldChar w:fldCharType="begin"/>
      </w:r>
      <w:r w:rsidR="00A057E2">
        <w:instrText xml:space="preserve"> SEQ Figure \* ARABIC </w:instrText>
      </w:r>
      <w:r w:rsidR="00A057E2">
        <w:fldChar w:fldCharType="separate"/>
      </w:r>
      <w:ins w:id="11383" w:author="Della Faille Philippe" w:date="2019-07-05T17:15:00Z">
        <w:r w:rsidR="00543D97">
          <w:rPr>
            <w:noProof/>
          </w:rPr>
          <w:t>7</w:t>
        </w:r>
      </w:ins>
      <w:del w:id="11384" w:author="Della Faille Philippe" w:date="2019-07-05T17:15:00Z">
        <w:r w:rsidR="00A057E2" w:rsidDel="00543D97">
          <w:rPr>
            <w:noProof/>
          </w:rPr>
          <w:delText>6</w:delText>
        </w:r>
      </w:del>
      <w:r w:rsidR="00A057E2">
        <w:fldChar w:fldCharType="end"/>
      </w:r>
      <w:bookmarkEnd w:id="11382"/>
      <w:r w:rsidR="00A057E2">
        <w:t xml:space="preserve"> : Dump data frame order.</w:t>
      </w:r>
    </w:p>
    <w:p w14:paraId="328E9E23" w14:textId="672E04C0" w:rsidR="002E5D94" w:rsidRDefault="002E5D94" w:rsidP="0066390E">
      <w:pPr>
        <w:pStyle w:val="ReferenceList"/>
        <w:keepLines/>
        <w:numPr>
          <w:ilvl w:val="0"/>
          <w:numId w:val="0"/>
        </w:numPr>
        <w:tabs>
          <w:tab w:val="right" w:pos="9072"/>
        </w:tabs>
        <w:rPr>
          <w:rStyle w:val="tlid-translation"/>
          <w:lang w:val="en"/>
        </w:rPr>
      </w:pPr>
      <w:del w:id="11385" w:author="Della Faille Philippe" w:date="2019-07-05T16:53:00Z">
        <w:r w:rsidRPr="002E5D94" w:rsidDel="00543D97">
          <w:rPr>
            <w:rStyle w:val="tlid-translation"/>
            <w:lang w:val="en"/>
          </w:rPr>
          <w:delText>W</w:delText>
        </w:r>
      </w:del>
      <w:ins w:id="11386" w:author="Della Faille Philippe" w:date="2019-07-05T16:53:00Z">
        <w:r w:rsidR="00543D97">
          <w:rPr>
            <w:rStyle w:val="tlid-translation"/>
            <w:lang w:val="en"/>
          </w:rPr>
          <w:t>W</w:t>
        </w:r>
      </w:ins>
      <w:r w:rsidRPr="002E5D94">
        <w:rPr>
          <w:rStyle w:val="tlid-translation"/>
          <w:lang w:val="en"/>
        </w:rPr>
        <w:t>hen the data buffer is downloaded to the IOC part, it is sent to the archive system.</w:t>
      </w:r>
    </w:p>
    <w:p w14:paraId="6ED821FB" w14:textId="469CC759" w:rsidR="003B15EB" w:rsidRDefault="00543D97" w:rsidP="0066390E">
      <w:pPr>
        <w:pStyle w:val="ReferenceList"/>
        <w:keepLines/>
        <w:numPr>
          <w:ilvl w:val="0"/>
          <w:numId w:val="0"/>
        </w:numPr>
        <w:tabs>
          <w:tab w:val="right" w:pos="9072"/>
        </w:tabs>
        <w:rPr>
          <w:rStyle w:val="tlid-translation"/>
          <w:lang w:val="en"/>
        </w:rPr>
      </w:pPr>
      <w:ins w:id="11387" w:author="Della Faille Philippe" w:date="2019-07-05T16:54:00Z">
        <w:r>
          <w:rPr>
            <w:rStyle w:val="tlid-translation"/>
            <w:lang w:val="en"/>
          </w:rPr>
          <w:t>I</w:t>
        </w:r>
      </w:ins>
      <w:del w:id="11388" w:author="Della Faille Philippe" w:date="2019-07-05T16:54:00Z">
        <w:r w:rsidR="003B15EB" w:rsidRPr="003B15EB" w:rsidDel="00543D97">
          <w:rPr>
            <w:rStyle w:val="tlid-translation"/>
            <w:lang w:val="en"/>
          </w:rPr>
          <w:delText>I</w:delText>
        </w:r>
      </w:del>
      <w:r w:rsidR="003B15EB" w:rsidRPr="003B15EB">
        <w:rPr>
          <w:rStyle w:val="tlid-translation"/>
          <w:lang w:val="en"/>
        </w:rPr>
        <w:t>f, for any reason, the download fails, the data repatriation starts again from the beginning.</w:t>
      </w:r>
    </w:p>
    <w:p w14:paraId="14A815B1" w14:textId="0DF0ED9C" w:rsidR="00770ECF" w:rsidRDefault="00E565EE" w:rsidP="0066390E">
      <w:pPr>
        <w:pStyle w:val="ReferenceList"/>
        <w:keepLines/>
        <w:numPr>
          <w:ilvl w:val="0"/>
          <w:numId w:val="0"/>
        </w:numPr>
        <w:tabs>
          <w:tab w:val="right" w:pos="9072"/>
        </w:tabs>
        <w:rPr>
          <w:lang w:val="en-US"/>
        </w:rPr>
      </w:pPr>
      <w:r>
        <w:rPr>
          <w:lang w:val="en-US"/>
        </w:rPr>
        <w:t xml:space="preserve">If </w:t>
      </w:r>
      <w:r w:rsidR="0066390E">
        <w:rPr>
          <w:lang w:val="en-US"/>
        </w:rPr>
        <w:t xml:space="preserve">one </w:t>
      </w:r>
      <w:r>
        <w:rPr>
          <w:lang w:val="en-US"/>
        </w:rPr>
        <w:t>dump download is already in progress</w:t>
      </w:r>
      <w:r w:rsidR="00F27BCE">
        <w:rPr>
          <w:lang w:val="en-US"/>
        </w:rPr>
        <w:t xml:space="preserve"> and IOC send the command 0xAA</w:t>
      </w:r>
      <w:r>
        <w:rPr>
          <w:lang w:val="en-US"/>
        </w:rPr>
        <w:t xml:space="preserve">, the following sequence is </w:t>
      </w:r>
      <w:proofErr w:type="gramStart"/>
      <w:r>
        <w:rPr>
          <w:lang w:val="en-US"/>
        </w:rPr>
        <w:t>apply</w:t>
      </w:r>
      <w:proofErr w:type="gramEnd"/>
      <w:r>
        <w:rPr>
          <w:lang w:val="en-US"/>
        </w:rPr>
        <w:t>:</w:t>
      </w:r>
    </w:p>
    <w:tbl>
      <w:tblPr>
        <w:tblW w:w="10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E565EE" w:rsidRPr="00A12EAB" w14:paraId="75F16A42" w14:textId="77777777" w:rsidTr="009E58BF">
        <w:trPr>
          <w:trHeight w:val="537"/>
          <w:jc w:val="center"/>
        </w:trPr>
        <w:tc>
          <w:tcPr>
            <w:tcW w:w="1098" w:type="dxa"/>
            <w:shd w:val="clear" w:color="auto" w:fill="D9D9D9" w:themeFill="background1" w:themeFillShade="D9"/>
            <w:vAlign w:val="center"/>
          </w:tcPr>
          <w:p w14:paraId="05F7BC7B" w14:textId="7861284D" w:rsidR="00E565EE"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7BC4B2ED" w14:textId="6FD7A0EB"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4411386A" w14:textId="77777777" w:rsidR="00E565EE"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63AE2055" w14:textId="2AD2E162"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2A1B5750" w14:textId="77777777" w:rsidR="00E565EE" w:rsidRPr="00A12EAB" w:rsidRDefault="00E565EE" w:rsidP="0066390E">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E565EE" w:rsidRPr="00A12EAB" w14:paraId="03B21F77" w14:textId="77777777" w:rsidTr="009E58BF">
        <w:trPr>
          <w:trHeight w:val="537"/>
          <w:jc w:val="center"/>
        </w:trPr>
        <w:tc>
          <w:tcPr>
            <w:tcW w:w="1098" w:type="dxa"/>
            <w:vAlign w:val="center"/>
          </w:tcPr>
          <w:p w14:paraId="70748D44" w14:textId="39B6090B"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7B5F81BC" w14:textId="27304DDE" w:rsidR="00ED494C" w:rsidRPr="00A12EAB" w:rsidRDefault="00E565EE" w:rsidP="0066390E">
            <w:pPr>
              <w:keepLines/>
              <w:spacing w:after="0"/>
              <w:jc w:val="center"/>
              <w:rPr>
                <w:rFonts w:ascii="Calibri" w:eastAsia="Times New Roman" w:hAnsi="Calibri" w:cs="Calibri"/>
                <w:color w:val="000000"/>
              </w:rPr>
            </w:pPr>
            <w:r w:rsidRPr="00A12EAB">
              <w:rPr>
                <w:rFonts w:ascii="Calibri" w:eastAsia="Times New Roman" w:hAnsi="Calibri" w:cs="Calibri"/>
                <w:color w:val="000000"/>
              </w:rPr>
              <w:t>0xAA</w:t>
            </w:r>
          </w:p>
        </w:tc>
        <w:tc>
          <w:tcPr>
            <w:tcW w:w="1018" w:type="dxa"/>
            <w:vAlign w:val="center"/>
          </w:tcPr>
          <w:p w14:paraId="1A00F5B9" w14:textId="0CFB99EA" w:rsidR="00E565EE" w:rsidRPr="00511741" w:rsidRDefault="00E565EE" w:rsidP="0066390E">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31DF6764" w14:textId="1C02E2E1" w:rsidR="00E565EE" w:rsidRPr="00A12EAB" w:rsidRDefault="00E565EE" w:rsidP="0066390E">
            <w:pPr>
              <w:keepLines/>
              <w:spacing w:after="0"/>
              <w:jc w:val="center"/>
              <w:rPr>
                <w:rFonts w:ascii="Calibri" w:eastAsia="Times New Roman" w:hAnsi="Calibri" w:cs="Calibri"/>
                <w:color w:val="000000"/>
              </w:rPr>
            </w:pPr>
          </w:p>
        </w:tc>
        <w:tc>
          <w:tcPr>
            <w:tcW w:w="4253" w:type="dxa"/>
            <w:shd w:val="clear" w:color="auto" w:fill="auto"/>
            <w:noWrap/>
            <w:vAlign w:val="center"/>
          </w:tcPr>
          <w:p w14:paraId="628E2F1C" w14:textId="4A067078" w:rsidR="00E565EE" w:rsidRPr="00A12EAB" w:rsidRDefault="00E565EE" w:rsidP="0066390E">
            <w:pPr>
              <w:keepLines/>
              <w:spacing w:after="0"/>
              <w:jc w:val="left"/>
              <w:rPr>
                <w:rFonts w:ascii="Calibri" w:eastAsia="Times New Roman" w:hAnsi="Calibri" w:cs="Calibri"/>
                <w:color w:val="000000"/>
              </w:rPr>
            </w:pPr>
          </w:p>
        </w:tc>
      </w:tr>
      <w:tr w:rsidR="00E565EE" w:rsidRPr="00A12EAB" w14:paraId="21787039" w14:textId="77777777" w:rsidTr="009E58BF">
        <w:trPr>
          <w:trHeight w:val="537"/>
          <w:jc w:val="center"/>
        </w:trPr>
        <w:tc>
          <w:tcPr>
            <w:tcW w:w="1098" w:type="dxa"/>
            <w:vAlign w:val="center"/>
          </w:tcPr>
          <w:p w14:paraId="6E4C3B8B" w14:textId="71394B5A" w:rsidR="00E565EE" w:rsidRPr="00A12EAB" w:rsidRDefault="00E565EE" w:rsidP="0066390E">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636DC6FC" w14:textId="425C699B" w:rsidR="00E565EE" w:rsidRPr="00A12EAB" w:rsidRDefault="00E565EE" w:rsidP="0066390E">
            <w:pPr>
              <w:keepLines/>
              <w:spacing w:after="0"/>
              <w:jc w:val="center"/>
              <w:rPr>
                <w:rFonts w:ascii="Calibri" w:eastAsia="Times New Roman" w:hAnsi="Calibri" w:cs="Calibri"/>
                <w:color w:val="000000"/>
              </w:rPr>
            </w:pPr>
          </w:p>
        </w:tc>
        <w:tc>
          <w:tcPr>
            <w:tcW w:w="1018" w:type="dxa"/>
            <w:vAlign w:val="center"/>
          </w:tcPr>
          <w:p w14:paraId="05779894" w14:textId="017D9FA2" w:rsidR="00E565EE" w:rsidRPr="00511741" w:rsidRDefault="00E565EE" w:rsidP="0066390E">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58250FE0" w14:textId="5E74DE4B" w:rsidR="00ED494C" w:rsidRPr="00A12EAB" w:rsidRDefault="00E565EE" w:rsidP="0066390E">
            <w:pPr>
              <w:keepLines/>
              <w:spacing w:after="0"/>
              <w:jc w:val="center"/>
              <w:rPr>
                <w:rFonts w:ascii="Calibri" w:eastAsia="Times New Roman" w:hAnsi="Calibri" w:cs="Calibri"/>
                <w:color w:val="000000"/>
              </w:rPr>
            </w:pPr>
            <w:commentRangeStart w:id="11389"/>
            <w:commentRangeStart w:id="11390"/>
            <w:r w:rsidRPr="00A12EAB">
              <w:rPr>
                <w:rFonts w:ascii="Calibri" w:eastAsia="Times New Roman" w:hAnsi="Calibri" w:cs="Calibri"/>
                <w:color w:val="000000"/>
              </w:rPr>
              <w:t>0x</w:t>
            </w:r>
            <w:r>
              <w:rPr>
                <w:rFonts w:ascii="Calibri" w:eastAsia="Times New Roman" w:hAnsi="Calibri" w:cs="Calibri"/>
                <w:color w:val="000000"/>
              </w:rPr>
              <w:t>00</w:t>
            </w:r>
            <w:commentRangeEnd w:id="11389"/>
            <w:r w:rsidR="009E0763">
              <w:rPr>
                <w:rStyle w:val="CommentReference"/>
              </w:rPr>
              <w:commentReference w:id="11389"/>
            </w:r>
            <w:commentRangeEnd w:id="11390"/>
            <w:r w:rsidR="00352851">
              <w:rPr>
                <w:rStyle w:val="CommentReference"/>
              </w:rPr>
              <w:commentReference w:id="11390"/>
            </w:r>
          </w:p>
        </w:tc>
        <w:tc>
          <w:tcPr>
            <w:tcW w:w="4253" w:type="dxa"/>
            <w:shd w:val="clear" w:color="auto" w:fill="auto"/>
            <w:noWrap/>
            <w:vAlign w:val="center"/>
          </w:tcPr>
          <w:p w14:paraId="20DEE15D" w14:textId="28A11A81" w:rsidR="00ED494C" w:rsidRPr="00A12EAB" w:rsidRDefault="00E565EE" w:rsidP="0066390E">
            <w:pPr>
              <w:keepLines/>
              <w:spacing w:after="0"/>
              <w:jc w:val="left"/>
              <w:rPr>
                <w:rFonts w:ascii="Calibri" w:eastAsia="Times New Roman" w:hAnsi="Calibri" w:cs="Calibri"/>
                <w:color w:val="000000"/>
              </w:rPr>
            </w:pPr>
            <w:r w:rsidRPr="00A12EAB">
              <w:rPr>
                <w:rFonts w:ascii="Calibri" w:eastAsia="Times New Roman" w:hAnsi="Calibri" w:cs="Calibri"/>
                <w:color w:val="000000"/>
              </w:rPr>
              <w:t>dump already enabled</w:t>
            </w:r>
          </w:p>
        </w:tc>
      </w:tr>
    </w:tbl>
    <w:p w14:paraId="2E2B1771" w14:textId="77777777" w:rsidR="003E3C02" w:rsidRDefault="003E3C02" w:rsidP="003E3C02">
      <w:pPr>
        <w:pStyle w:val="ReferenceList"/>
        <w:keepLines/>
        <w:numPr>
          <w:ilvl w:val="0"/>
          <w:numId w:val="0"/>
        </w:numPr>
        <w:tabs>
          <w:tab w:val="right" w:pos="9072"/>
        </w:tabs>
        <w:ind w:left="1080"/>
        <w:rPr>
          <w:lang w:val="en-US"/>
        </w:rPr>
      </w:pPr>
    </w:p>
    <w:p w14:paraId="35635289" w14:textId="520F4085" w:rsidR="006C27E1" w:rsidRDefault="006C27E1" w:rsidP="00DC175A">
      <w:pPr>
        <w:pStyle w:val="Heading4"/>
        <w:numPr>
          <w:ilvl w:val="3"/>
          <w:numId w:val="3"/>
        </w:numPr>
      </w:pPr>
      <w:r>
        <w:t>Get trig</w:t>
      </w:r>
      <w:r w:rsidR="00724FF7">
        <w:t>ger</w:t>
      </w:r>
      <w:r>
        <w:t>. Status.</w:t>
      </w:r>
    </w:p>
    <w:p w14:paraId="17D30822" w14:textId="77777777" w:rsidR="0066390E" w:rsidRDefault="0066390E" w:rsidP="003E3C02">
      <w:pPr>
        <w:pStyle w:val="ReferenceList"/>
        <w:keepLines/>
        <w:numPr>
          <w:ilvl w:val="0"/>
          <w:numId w:val="0"/>
        </w:numPr>
        <w:tabs>
          <w:tab w:val="right" w:pos="9072"/>
        </w:tabs>
        <w:ind w:left="1080"/>
        <w:rPr>
          <w:lang w:val="en-US"/>
        </w:rPr>
      </w:pPr>
    </w:p>
    <w:p w14:paraId="50946EF4" w14:textId="77777777" w:rsidR="00CB1D77" w:rsidRDefault="00E565EE" w:rsidP="003E3C02">
      <w:pPr>
        <w:pStyle w:val="ListParagraph"/>
        <w:keepLines/>
        <w:ind w:left="0"/>
        <w:rPr>
          <w:lang w:val="en-US"/>
        </w:rPr>
      </w:pPr>
      <w:r>
        <w:rPr>
          <w:lang w:val="en-US"/>
        </w:rPr>
        <w:t>Th</w:t>
      </w:r>
      <w:r w:rsidR="00CB1D77">
        <w:rPr>
          <w:lang w:val="en-US"/>
        </w:rPr>
        <w:t>e command 0x0E get the trigger status.</w:t>
      </w:r>
    </w:p>
    <w:p w14:paraId="603C016E" w14:textId="4585E575" w:rsidR="006C27E1" w:rsidRDefault="00CB1D77" w:rsidP="003E3C02">
      <w:pPr>
        <w:pStyle w:val="ListParagraph"/>
        <w:keepLines/>
        <w:ind w:left="0"/>
        <w:rPr>
          <w:lang w:val="en-US"/>
        </w:rPr>
      </w:pPr>
      <w:r>
        <w:rPr>
          <w:lang w:val="en-US"/>
        </w:rPr>
        <w:t xml:space="preserve">The answer of the </w:t>
      </w:r>
      <w:r w:rsidR="00650622">
        <w:rPr>
          <w:lang w:val="en-US"/>
        </w:rPr>
        <w:t>SSM</w:t>
      </w:r>
      <w:r>
        <w:rPr>
          <w:lang w:val="en-US"/>
        </w:rPr>
        <w:t xml:space="preserve"> rack could be triggered state or not triggered sate.</w:t>
      </w:r>
    </w:p>
    <w:tbl>
      <w:tblPr>
        <w:tblW w:w="10054"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E565EE" w:rsidRPr="00A12EAB" w14:paraId="2685BA85" w14:textId="77777777" w:rsidTr="00E91AF7">
        <w:trPr>
          <w:trHeight w:val="288"/>
        </w:trPr>
        <w:tc>
          <w:tcPr>
            <w:tcW w:w="1098" w:type="dxa"/>
            <w:shd w:val="clear" w:color="auto" w:fill="D9D9D9" w:themeFill="background1" w:themeFillShade="D9"/>
          </w:tcPr>
          <w:p w14:paraId="320EA30C" w14:textId="77777777" w:rsidR="00E565EE"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bottom"/>
            <w:hideMark/>
          </w:tcPr>
          <w:p w14:paraId="7691BF39" w14:textId="2F29F6A8" w:rsidR="00E565EE" w:rsidRPr="00A12EAB"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tcPr>
          <w:p w14:paraId="5061F2EE" w14:textId="77777777" w:rsidR="00E565EE"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bottom"/>
            <w:hideMark/>
          </w:tcPr>
          <w:p w14:paraId="58B16CCD" w14:textId="428ADD3F" w:rsidR="00E565EE" w:rsidRPr="00A12EAB"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bottom"/>
            <w:hideMark/>
          </w:tcPr>
          <w:p w14:paraId="29A7D43C" w14:textId="77777777" w:rsidR="00E565EE" w:rsidRPr="00A12EAB" w:rsidRDefault="00E565EE" w:rsidP="003E3C02">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E565EE" w:rsidRPr="00A12EAB" w14:paraId="32817719" w14:textId="77777777" w:rsidTr="00E91AF7">
        <w:trPr>
          <w:trHeight w:val="288"/>
        </w:trPr>
        <w:tc>
          <w:tcPr>
            <w:tcW w:w="1098" w:type="dxa"/>
          </w:tcPr>
          <w:p w14:paraId="7351470C" w14:textId="77777777" w:rsidR="00E565EE" w:rsidRPr="00A12EAB"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bottom"/>
          </w:tcPr>
          <w:p w14:paraId="101F832F" w14:textId="051FAF4A" w:rsidR="00E565EE" w:rsidRPr="00A12EAB" w:rsidRDefault="00E565EE"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0E</w:t>
            </w:r>
          </w:p>
        </w:tc>
        <w:tc>
          <w:tcPr>
            <w:tcW w:w="1018" w:type="dxa"/>
          </w:tcPr>
          <w:p w14:paraId="23F8643D" w14:textId="77777777" w:rsidR="00E565EE" w:rsidRPr="00511741" w:rsidRDefault="00E565EE"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bottom"/>
          </w:tcPr>
          <w:p w14:paraId="0B2A3A8D" w14:textId="77777777" w:rsidR="00E565EE" w:rsidRPr="00A12EAB" w:rsidRDefault="00E565EE" w:rsidP="003E3C02">
            <w:pPr>
              <w:keepLines/>
              <w:spacing w:after="0"/>
              <w:jc w:val="center"/>
              <w:rPr>
                <w:rFonts w:ascii="Calibri" w:eastAsia="Times New Roman" w:hAnsi="Calibri" w:cs="Calibri"/>
                <w:color w:val="000000"/>
              </w:rPr>
            </w:pPr>
          </w:p>
        </w:tc>
        <w:tc>
          <w:tcPr>
            <w:tcW w:w="4253" w:type="dxa"/>
            <w:shd w:val="clear" w:color="auto" w:fill="auto"/>
            <w:noWrap/>
            <w:vAlign w:val="bottom"/>
          </w:tcPr>
          <w:p w14:paraId="6E14E426" w14:textId="77777777" w:rsidR="00E565EE" w:rsidRPr="00A12EAB" w:rsidRDefault="00E565EE" w:rsidP="003E3C02">
            <w:pPr>
              <w:keepLines/>
              <w:spacing w:after="0"/>
              <w:jc w:val="left"/>
              <w:rPr>
                <w:rFonts w:ascii="Calibri" w:eastAsia="Times New Roman" w:hAnsi="Calibri" w:cs="Calibri"/>
                <w:color w:val="000000"/>
              </w:rPr>
            </w:pPr>
          </w:p>
        </w:tc>
      </w:tr>
      <w:tr w:rsidR="00E565EE" w:rsidRPr="00A12EAB" w14:paraId="61435FB4" w14:textId="77777777" w:rsidTr="00E91AF7">
        <w:trPr>
          <w:trHeight w:val="288"/>
        </w:trPr>
        <w:tc>
          <w:tcPr>
            <w:tcW w:w="1098" w:type="dxa"/>
          </w:tcPr>
          <w:p w14:paraId="2BC2C623" w14:textId="77777777" w:rsidR="00E565EE" w:rsidRPr="00A12EAB" w:rsidRDefault="00E565EE" w:rsidP="003E3C02">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bottom"/>
          </w:tcPr>
          <w:p w14:paraId="6A37EE33" w14:textId="77777777" w:rsidR="00E565EE" w:rsidRPr="00A12EAB" w:rsidRDefault="00E565EE" w:rsidP="003E3C02">
            <w:pPr>
              <w:keepLines/>
              <w:spacing w:after="0"/>
              <w:jc w:val="center"/>
              <w:rPr>
                <w:rFonts w:ascii="Calibri" w:eastAsia="Times New Roman" w:hAnsi="Calibri" w:cs="Calibri"/>
                <w:color w:val="000000"/>
              </w:rPr>
            </w:pPr>
          </w:p>
        </w:tc>
        <w:tc>
          <w:tcPr>
            <w:tcW w:w="1018" w:type="dxa"/>
          </w:tcPr>
          <w:p w14:paraId="7EBA1149" w14:textId="77777777" w:rsidR="00E565EE" w:rsidRPr="00511741" w:rsidRDefault="00E565EE"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433619E7" w14:textId="7152CDEB" w:rsidR="00E565EE" w:rsidRPr="00A12EAB" w:rsidRDefault="00E565EE"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0E</w:t>
            </w:r>
          </w:p>
        </w:tc>
        <w:tc>
          <w:tcPr>
            <w:tcW w:w="4253" w:type="dxa"/>
            <w:shd w:val="clear" w:color="auto" w:fill="auto"/>
            <w:noWrap/>
            <w:vAlign w:val="center"/>
          </w:tcPr>
          <w:p w14:paraId="0D8C7A7A" w14:textId="26CC0F87" w:rsidR="00E565EE" w:rsidRPr="00A12EAB" w:rsidRDefault="00CB1D77" w:rsidP="003E3C02">
            <w:pPr>
              <w:keepLines/>
              <w:spacing w:after="0"/>
              <w:jc w:val="left"/>
              <w:rPr>
                <w:rFonts w:ascii="Calibri" w:eastAsia="Times New Roman" w:hAnsi="Calibri" w:cs="Calibri"/>
                <w:color w:val="000000"/>
              </w:rPr>
            </w:pPr>
            <w:r>
              <w:rPr>
                <w:rFonts w:ascii="Calibri" w:eastAsia="Times New Roman" w:hAnsi="Calibri" w:cs="Calibri"/>
                <w:color w:val="000000"/>
              </w:rPr>
              <w:t>N</w:t>
            </w:r>
            <w:r w:rsidR="00E565EE" w:rsidRPr="00E565EE">
              <w:rPr>
                <w:rFonts w:ascii="Calibri" w:eastAsia="Times New Roman" w:hAnsi="Calibri" w:cs="Calibri"/>
                <w:color w:val="000000"/>
              </w:rPr>
              <w:t>ot triggered</w:t>
            </w:r>
          </w:p>
        </w:tc>
      </w:tr>
    </w:tbl>
    <w:p w14:paraId="08670F81" w14:textId="334CAACD" w:rsidR="00E565EE" w:rsidRDefault="00E565EE" w:rsidP="003E3C02">
      <w:pPr>
        <w:pStyle w:val="ListParagraph"/>
        <w:keepLines/>
        <w:rPr>
          <w:lang w:val="en-US"/>
        </w:rPr>
      </w:pPr>
    </w:p>
    <w:tbl>
      <w:tblPr>
        <w:tblW w:w="10054"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CB1D77" w:rsidRPr="00A12EAB" w14:paraId="1CF9836D" w14:textId="77777777" w:rsidTr="00E91AF7">
        <w:trPr>
          <w:trHeight w:val="288"/>
        </w:trPr>
        <w:tc>
          <w:tcPr>
            <w:tcW w:w="1098" w:type="dxa"/>
            <w:shd w:val="clear" w:color="auto" w:fill="D9D9D9" w:themeFill="background1" w:themeFillShade="D9"/>
          </w:tcPr>
          <w:p w14:paraId="7EF296DB" w14:textId="77777777" w:rsidR="00CB1D77"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bottom"/>
            <w:hideMark/>
          </w:tcPr>
          <w:p w14:paraId="3B924246" w14:textId="51601496" w:rsidR="00CB1D77" w:rsidRPr="00A12EAB"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tcPr>
          <w:p w14:paraId="750554DD" w14:textId="77777777" w:rsidR="00CB1D77"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bottom"/>
            <w:hideMark/>
          </w:tcPr>
          <w:p w14:paraId="68958F87" w14:textId="614D2AC5" w:rsidR="00CB1D77" w:rsidRPr="00A12EAB"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bottom"/>
            <w:hideMark/>
          </w:tcPr>
          <w:p w14:paraId="4CB027F3" w14:textId="77777777" w:rsidR="00CB1D77" w:rsidRPr="00A12EAB" w:rsidRDefault="00CB1D77" w:rsidP="003E3C02">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CB1D77" w:rsidRPr="00A12EAB" w14:paraId="064B15ED" w14:textId="77777777" w:rsidTr="00E91AF7">
        <w:trPr>
          <w:trHeight w:val="288"/>
        </w:trPr>
        <w:tc>
          <w:tcPr>
            <w:tcW w:w="1098" w:type="dxa"/>
          </w:tcPr>
          <w:p w14:paraId="2B33A086" w14:textId="77777777" w:rsidR="00CB1D77" w:rsidRPr="00A12EAB"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bottom"/>
          </w:tcPr>
          <w:p w14:paraId="76A209CC" w14:textId="77777777" w:rsidR="00CB1D77" w:rsidRPr="00A12EAB" w:rsidRDefault="00CB1D77"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0E</w:t>
            </w:r>
          </w:p>
        </w:tc>
        <w:tc>
          <w:tcPr>
            <w:tcW w:w="1018" w:type="dxa"/>
          </w:tcPr>
          <w:p w14:paraId="415EBE23" w14:textId="77777777" w:rsidR="00CB1D77" w:rsidRPr="00511741" w:rsidRDefault="00CB1D77"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bottom"/>
          </w:tcPr>
          <w:p w14:paraId="6AB11543" w14:textId="77777777" w:rsidR="00CB1D77" w:rsidRPr="00A12EAB" w:rsidRDefault="00CB1D77" w:rsidP="003E3C02">
            <w:pPr>
              <w:keepLines/>
              <w:spacing w:after="0"/>
              <w:jc w:val="center"/>
              <w:rPr>
                <w:rFonts w:ascii="Calibri" w:eastAsia="Times New Roman" w:hAnsi="Calibri" w:cs="Calibri"/>
                <w:color w:val="000000"/>
              </w:rPr>
            </w:pPr>
          </w:p>
        </w:tc>
        <w:tc>
          <w:tcPr>
            <w:tcW w:w="4253" w:type="dxa"/>
            <w:shd w:val="clear" w:color="auto" w:fill="auto"/>
            <w:noWrap/>
            <w:vAlign w:val="bottom"/>
          </w:tcPr>
          <w:p w14:paraId="26898F4C" w14:textId="77777777" w:rsidR="00CB1D77" w:rsidRPr="00A12EAB" w:rsidRDefault="00CB1D77" w:rsidP="003E3C02">
            <w:pPr>
              <w:keepLines/>
              <w:spacing w:after="0"/>
              <w:jc w:val="left"/>
              <w:rPr>
                <w:rFonts w:ascii="Calibri" w:eastAsia="Times New Roman" w:hAnsi="Calibri" w:cs="Calibri"/>
                <w:color w:val="000000"/>
              </w:rPr>
            </w:pPr>
          </w:p>
        </w:tc>
      </w:tr>
      <w:tr w:rsidR="00CB1D77" w:rsidRPr="00A12EAB" w14:paraId="7D985CAA" w14:textId="77777777" w:rsidTr="00E91AF7">
        <w:trPr>
          <w:trHeight w:val="288"/>
        </w:trPr>
        <w:tc>
          <w:tcPr>
            <w:tcW w:w="1098" w:type="dxa"/>
          </w:tcPr>
          <w:p w14:paraId="0994EB3C" w14:textId="77777777" w:rsidR="00CB1D77" w:rsidRPr="00A12EAB" w:rsidRDefault="00CB1D77" w:rsidP="003E3C02">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bottom"/>
          </w:tcPr>
          <w:p w14:paraId="311110E0" w14:textId="77777777" w:rsidR="00CB1D77" w:rsidRPr="00A12EAB" w:rsidRDefault="00CB1D77" w:rsidP="003E3C02">
            <w:pPr>
              <w:keepLines/>
              <w:spacing w:after="0"/>
              <w:jc w:val="center"/>
              <w:rPr>
                <w:rFonts w:ascii="Calibri" w:eastAsia="Times New Roman" w:hAnsi="Calibri" w:cs="Calibri"/>
                <w:color w:val="000000"/>
              </w:rPr>
            </w:pPr>
          </w:p>
        </w:tc>
        <w:tc>
          <w:tcPr>
            <w:tcW w:w="1018" w:type="dxa"/>
          </w:tcPr>
          <w:p w14:paraId="76C11E10" w14:textId="77777777" w:rsidR="00CB1D77" w:rsidRPr="00511741" w:rsidRDefault="00CB1D77"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69AB50F5" w14:textId="5CF03C79" w:rsidR="00CB1D77" w:rsidRPr="00A12EAB" w:rsidRDefault="00CB1D77"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1E</w:t>
            </w:r>
          </w:p>
        </w:tc>
        <w:tc>
          <w:tcPr>
            <w:tcW w:w="4253" w:type="dxa"/>
            <w:shd w:val="clear" w:color="auto" w:fill="auto"/>
            <w:noWrap/>
            <w:vAlign w:val="center"/>
          </w:tcPr>
          <w:p w14:paraId="6C4DBEA9" w14:textId="33358D52" w:rsidR="00CB1D77" w:rsidRPr="00A12EAB" w:rsidRDefault="00CB1D77" w:rsidP="003E3C02">
            <w:pPr>
              <w:keepLines/>
              <w:spacing w:after="0"/>
              <w:jc w:val="left"/>
              <w:rPr>
                <w:rFonts w:ascii="Calibri" w:eastAsia="Times New Roman" w:hAnsi="Calibri" w:cs="Calibri"/>
                <w:color w:val="000000"/>
              </w:rPr>
            </w:pPr>
            <w:r>
              <w:rPr>
                <w:rFonts w:ascii="Calibri" w:eastAsia="Times New Roman" w:hAnsi="Calibri" w:cs="Calibri"/>
                <w:color w:val="000000"/>
              </w:rPr>
              <w:t>T</w:t>
            </w:r>
            <w:r w:rsidRPr="00E565EE">
              <w:rPr>
                <w:rFonts w:ascii="Calibri" w:eastAsia="Times New Roman" w:hAnsi="Calibri" w:cs="Calibri"/>
                <w:color w:val="000000"/>
              </w:rPr>
              <w:t>riggered</w:t>
            </w:r>
          </w:p>
        </w:tc>
      </w:tr>
    </w:tbl>
    <w:p w14:paraId="1F415C1B" w14:textId="77777777" w:rsidR="00CB1D77" w:rsidRDefault="00CB1D77" w:rsidP="0066390E">
      <w:pPr>
        <w:pStyle w:val="ListParagraph"/>
        <w:keepNext/>
        <w:keepLines/>
        <w:rPr>
          <w:lang w:val="en-US"/>
        </w:rPr>
      </w:pPr>
    </w:p>
    <w:p w14:paraId="387DBF72" w14:textId="4AC4FA96" w:rsidR="006C27E1" w:rsidRDefault="006C27E1" w:rsidP="00DC175A">
      <w:pPr>
        <w:pStyle w:val="Heading4"/>
        <w:numPr>
          <w:ilvl w:val="3"/>
          <w:numId w:val="3"/>
        </w:numPr>
      </w:pPr>
      <w:r>
        <w:t>Enable or force the trig.</w:t>
      </w:r>
    </w:p>
    <w:p w14:paraId="7F579BD4" w14:textId="77777777" w:rsidR="0066390E" w:rsidRDefault="0066390E" w:rsidP="0066390E">
      <w:pPr>
        <w:pStyle w:val="ReferenceList"/>
        <w:keepNext/>
        <w:keepLines/>
        <w:numPr>
          <w:ilvl w:val="0"/>
          <w:numId w:val="0"/>
        </w:numPr>
        <w:tabs>
          <w:tab w:val="right" w:pos="9072"/>
        </w:tabs>
        <w:ind w:left="1080"/>
        <w:rPr>
          <w:lang w:val="en-US"/>
        </w:rPr>
      </w:pPr>
    </w:p>
    <w:p w14:paraId="768547B5" w14:textId="13DB2935" w:rsidR="00C5389A" w:rsidRDefault="00C5389A" w:rsidP="0066390E">
      <w:pPr>
        <w:pStyle w:val="ReferenceList"/>
        <w:keepNext/>
        <w:keepLines/>
        <w:numPr>
          <w:ilvl w:val="0"/>
          <w:numId w:val="0"/>
        </w:numPr>
        <w:tabs>
          <w:tab w:val="right" w:pos="9072"/>
        </w:tabs>
        <w:rPr>
          <w:lang w:val="en-US"/>
        </w:rPr>
      </w:pPr>
      <w:r>
        <w:rPr>
          <w:lang w:val="en-US"/>
        </w:rPr>
        <w:t>To enable the trigger</w:t>
      </w:r>
      <w:r w:rsidR="008813C7">
        <w:rPr>
          <w:lang w:val="en-US"/>
        </w:rPr>
        <w:t xml:space="preserve"> </w:t>
      </w:r>
    </w:p>
    <w:tbl>
      <w:tblPr>
        <w:tblW w:w="10054"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C5389A" w:rsidRPr="00A12EAB" w14:paraId="6C49FFE4" w14:textId="77777777" w:rsidTr="00D63E13">
        <w:trPr>
          <w:trHeight w:val="537"/>
        </w:trPr>
        <w:tc>
          <w:tcPr>
            <w:tcW w:w="1098" w:type="dxa"/>
            <w:shd w:val="clear" w:color="auto" w:fill="D9D9D9" w:themeFill="background1" w:themeFillShade="D9"/>
            <w:vAlign w:val="center"/>
          </w:tcPr>
          <w:p w14:paraId="33B4DBB0" w14:textId="77777777" w:rsidR="00C5389A"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3C5CB333" w14:textId="2CC5F27F"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4B537136" w14:textId="77777777" w:rsidR="00C5389A"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5B2AFB9C" w14:textId="5E79366D"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1B036518" w14:textId="77777777" w:rsidR="00C5389A" w:rsidRPr="00A12EAB" w:rsidRDefault="00C5389A" w:rsidP="0066390E">
            <w:pPr>
              <w:keepNext/>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C5389A" w:rsidRPr="00A12EAB" w14:paraId="1F3866A2" w14:textId="77777777" w:rsidTr="00D63E13">
        <w:trPr>
          <w:trHeight w:val="537"/>
        </w:trPr>
        <w:tc>
          <w:tcPr>
            <w:tcW w:w="1098" w:type="dxa"/>
            <w:vAlign w:val="center"/>
          </w:tcPr>
          <w:p w14:paraId="6DEAB42D" w14:textId="77777777"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600F2758" w14:textId="40399DA9" w:rsidR="00C5389A" w:rsidRPr="00A12EAB" w:rsidRDefault="00C5389A" w:rsidP="0066390E">
            <w:pPr>
              <w:keepNext/>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EE</w:t>
            </w:r>
          </w:p>
        </w:tc>
        <w:tc>
          <w:tcPr>
            <w:tcW w:w="1018" w:type="dxa"/>
            <w:vAlign w:val="center"/>
          </w:tcPr>
          <w:p w14:paraId="406544B1" w14:textId="77777777" w:rsidR="00C5389A" w:rsidRPr="00511741" w:rsidRDefault="00C5389A" w:rsidP="0066390E">
            <w:pPr>
              <w:keepNext/>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08091F75" w14:textId="77777777" w:rsidR="00C5389A" w:rsidRPr="00A12EAB" w:rsidRDefault="00C5389A" w:rsidP="0066390E">
            <w:pPr>
              <w:keepNext/>
              <w:keepLines/>
              <w:spacing w:after="0"/>
              <w:jc w:val="center"/>
              <w:rPr>
                <w:rFonts w:ascii="Calibri" w:eastAsia="Times New Roman" w:hAnsi="Calibri" w:cs="Calibri"/>
                <w:color w:val="000000"/>
              </w:rPr>
            </w:pPr>
          </w:p>
        </w:tc>
        <w:tc>
          <w:tcPr>
            <w:tcW w:w="4253" w:type="dxa"/>
            <w:shd w:val="clear" w:color="auto" w:fill="auto"/>
            <w:noWrap/>
            <w:vAlign w:val="center"/>
          </w:tcPr>
          <w:p w14:paraId="61088738" w14:textId="77777777" w:rsidR="00C5389A" w:rsidRPr="00A12EAB" w:rsidRDefault="00C5389A" w:rsidP="0066390E">
            <w:pPr>
              <w:keepNext/>
              <w:keepLines/>
              <w:spacing w:after="0"/>
              <w:jc w:val="left"/>
              <w:rPr>
                <w:rFonts w:ascii="Calibri" w:eastAsia="Times New Roman" w:hAnsi="Calibri" w:cs="Calibri"/>
                <w:color w:val="000000"/>
              </w:rPr>
            </w:pPr>
          </w:p>
        </w:tc>
      </w:tr>
      <w:tr w:rsidR="00C5389A" w:rsidRPr="00A12EAB" w14:paraId="600E6609" w14:textId="77777777" w:rsidTr="00D63E13">
        <w:trPr>
          <w:trHeight w:val="537"/>
        </w:trPr>
        <w:tc>
          <w:tcPr>
            <w:tcW w:w="1098" w:type="dxa"/>
            <w:vAlign w:val="center"/>
          </w:tcPr>
          <w:p w14:paraId="51C60EEC" w14:textId="77777777"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363744CF" w14:textId="77777777" w:rsidR="00C5389A" w:rsidRPr="00A12EAB" w:rsidRDefault="00C5389A" w:rsidP="0066390E">
            <w:pPr>
              <w:keepNext/>
              <w:keepLines/>
              <w:spacing w:after="0"/>
              <w:jc w:val="center"/>
              <w:rPr>
                <w:rFonts w:ascii="Calibri" w:eastAsia="Times New Roman" w:hAnsi="Calibri" w:cs="Calibri"/>
                <w:color w:val="000000"/>
              </w:rPr>
            </w:pPr>
          </w:p>
        </w:tc>
        <w:tc>
          <w:tcPr>
            <w:tcW w:w="1018" w:type="dxa"/>
            <w:vAlign w:val="center"/>
          </w:tcPr>
          <w:p w14:paraId="01578136" w14:textId="77777777" w:rsidR="00C5389A" w:rsidRPr="00511741" w:rsidRDefault="00C5389A" w:rsidP="0066390E">
            <w:pPr>
              <w:keepNext/>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15049716" w14:textId="412625E2" w:rsidR="00C5389A" w:rsidRPr="00A12EAB" w:rsidRDefault="00C5389A" w:rsidP="0066390E">
            <w:pPr>
              <w:keepNext/>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EE</w:t>
            </w:r>
          </w:p>
        </w:tc>
        <w:tc>
          <w:tcPr>
            <w:tcW w:w="4253" w:type="dxa"/>
            <w:shd w:val="clear" w:color="auto" w:fill="auto"/>
            <w:noWrap/>
            <w:vAlign w:val="center"/>
          </w:tcPr>
          <w:p w14:paraId="6C24EFBF" w14:textId="6991A275" w:rsidR="00C5389A" w:rsidRPr="00A12EAB" w:rsidRDefault="00C5389A" w:rsidP="0066390E">
            <w:pPr>
              <w:keepNext/>
              <w:keepLines/>
              <w:spacing w:after="0"/>
              <w:jc w:val="left"/>
              <w:rPr>
                <w:rFonts w:ascii="Calibri" w:eastAsia="Times New Roman" w:hAnsi="Calibri" w:cs="Calibri"/>
                <w:color w:val="000000"/>
              </w:rPr>
            </w:pPr>
            <w:r>
              <w:rPr>
                <w:rFonts w:ascii="Calibri" w:eastAsia="Times New Roman" w:hAnsi="Calibri" w:cs="Calibri"/>
                <w:color w:val="000000"/>
              </w:rPr>
              <w:t>Enable trigger</w:t>
            </w:r>
          </w:p>
        </w:tc>
      </w:tr>
    </w:tbl>
    <w:p w14:paraId="2F418A9E" w14:textId="77777777" w:rsidR="00C5389A" w:rsidRDefault="00C5389A" w:rsidP="0066390E">
      <w:pPr>
        <w:pStyle w:val="ListParagraph"/>
        <w:keepNext/>
        <w:keepLines/>
        <w:ind w:left="0"/>
        <w:rPr>
          <w:lang w:val="en-US"/>
        </w:rPr>
      </w:pPr>
    </w:p>
    <w:p w14:paraId="203EB51A" w14:textId="30AF108E" w:rsidR="006C27E1" w:rsidRDefault="00C5389A" w:rsidP="0066390E">
      <w:pPr>
        <w:pStyle w:val="ListParagraph"/>
        <w:keepNext/>
        <w:keepLines/>
        <w:ind w:left="0"/>
        <w:rPr>
          <w:lang w:val="en-US"/>
        </w:rPr>
      </w:pPr>
      <w:r>
        <w:rPr>
          <w:lang w:val="en-US"/>
        </w:rPr>
        <w:t xml:space="preserve">To force </w:t>
      </w:r>
      <w:r w:rsidR="008813C7">
        <w:rPr>
          <w:lang w:val="en-US"/>
        </w:rPr>
        <w:t xml:space="preserve">manually </w:t>
      </w:r>
      <w:r>
        <w:rPr>
          <w:lang w:val="en-US"/>
        </w:rPr>
        <w:t>the trigger.</w:t>
      </w:r>
    </w:p>
    <w:tbl>
      <w:tblPr>
        <w:tblW w:w="10054" w:type="dxa"/>
        <w:tblInd w:w="-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C5389A" w:rsidRPr="00A12EAB" w14:paraId="39F3E866" w14:textId="77777777" w:rsidTr="00D63E13">
        <w:trPr>
          <w:trHeight w:val="537"/>
        </w:trPr>
        <w:tc>
          <w:tcPr>
            <w:tcW w:w="1098" w:type="dxa"/>
            <w:shd w:val="clear" w:color="auto" w:fill="D9D9D9" w:themeFill="background1" w:themeFillShade="D9"/>
            <w:vAlign w:val="center"/>
          </w:tcPr>
          <w:p w14:paraId="724DA4E2" w14:textId="77777777" w:rsidR="00C5389A"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27BB681E" w14:textId="29B6106A"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5B95FDAB" w14:textId="77777777" w:rsidR="00C5389A"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243180DC" w14:textId="438E404C"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1A293571" w14:textId="77777777" w:rsidR="00C5389A" w:rsidRPr="00A12EAB" w:rsidRDefault="00C5389A" w:rsidP="0066390E">
            <w:pPr>
              <w:keepNext/>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C5389A" w:rsidRPr="00A12EAB" w14:paraId="06E9BA79" w14:textId="77777777" w:rsidTr="00D63E13">
        <w:trPr>
          <w:trHeight w:val="537"/>
        </w:trPr>
        <w:tc>
          <w:tcPr>
            <w:tcW w:w="1098" w:type="dxa"/>
            <w:vAlign w:val="center"/>
          </w:tcPr>
          <w:p w14:paraId="5D275B4F" w14:textId="77777777"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49E6BFC3" w14:textId="2005DBC9" w:rsidR="00C5389A" w:rsidRPr="00A12EAB" w:rsidRDefault="00C5389A" w:rsidP="005800CD">
            <w:pPr>
              <w:keepNext/>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ins w:id="11391" w:author="Della Faille Philippe" w:date="2019-07-05T16:44:00Z">
              <w:r w:rsidR="00FA431F">
                <w:rPr>
                  <w:rFonts w:ascii="Calibri" w:eastAsia="Times New Roman" w:hAnsi="Calibri" w:cs="Calibri"/>
                  <w:color w:val="000000"/>
                </w:rPr>
                <w:t>F</w:t>
              </w:r>
            </w:ins>
            <w:del w:id="11392" w:author="Della Faille Philippe" w:date="2019-07-05T16:44:00Z">
              <w:r w:rsidR="005800CD" w:rsidDel="00FA431F">
                <w:rPr>
                  <w:rFonts w:ascii="Calibri" w:eastAsia="Times New Roman" w:hAnsi="Calibri" w:cs="Calibri"/>
                  <w:color w:val="000000"/>
                </w:rPr>
                <w:delText>F</w:delText>
              </w:r>
            </w:del>
            <w:r>
              <w:rPr>
                <w:rFonts w:ascii="Calibri" w:eastAsia="Times New Roman" w:hAnsi="Calibri" w:cs="Calibri"/>
                <w:color w:val="000000"/>
              </w:rPr>
              <w:t>E</w:t>
            </w:r>
          </w:p>
        </w:tc>
        <w:tc>
          <w:tcPr>
            <w:tcW w:w="1018" w:type="dxa"/>
            <w:vAlign w:val="center"/>
          </w:tcPr>
          <w:p w14:paraId="3457826B" w14:textId="77777777" w:rsidR="00C5389A" w:rsidRPr="00511741" w:rsidRDefault="00C5389A" w:rsidP="0066390E">
            <w:pPr>
              <w:keepNext/>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1C330FE6" w14:textId="77777777" w:rsidR="00C5389A" w:rsidRPr="00A12EAB" w:rsidRDefault="00C5389A" w:rsidP="0066390E">
            <w:pPr>
              <w:keepNext/>
              <w:keepLines/>
              <w:spacing w:after="0"/>
              <w:jc w:val="center"/>
              <w:rPr>
                <w:rFonts w:ascii="Calibri" w:eastAsia="Times New Roman" w:hAnsi="Calibri" w:cs="Calibri"/>
                <w:color w:val="000000"/>
              </w:rPr>
            </w:pPr>
          </w:p>
        </w:tc>
        <w:tc>
          <w:tcPr>
            <w:tcW w:w="4253" w:type="dxa"/>
            <w:shd w:val="clear" w:color="auto" w:fill="auto"/>
            <w:noWrap/>
            <w:vAlign w:val="center"/>
          </w:tcPr>
          <w:p w14:paraId="6DF5B9E7" w14:textId="77777777" w:rsidR="00C5389A" w:rsidRPr="00A12EAB" w:rsidRDefault="00C5389A" w:rsidP="0066390E">
            <w:pPr>
              <w:keepNext/>
              <w:keepLines/>
              <w:spacing w:after="0"/>
              <w:jc w:val="left"/>
              <w:rPr>
                <w:rFonts w:ascii="Calibri" w:eastAsia="Times New Roman" w:hAnsi="Calibri" w:cs="Calibri"/>
                <w:color w:val="000000"/>
              </w:rPr>
            </w:pPr>
          </w:p>
        </w:tc>
      </w:tr>
      <w:tr w:rsidR="00C5389A" w:rsidRPr="00A12EAB" w14:paraId="1A6E6946" w14:textId="77777777" w:rsidTr="00D63E13">
        <w:trPr>
          <w:trHeight w:val="537"/>
        </w:trPr>
        <w:tc>
          <w:tcPr>
            <w:tcW w:w="1098" w:type="dxa"/>
            <w:vAlign w:val="center"/>
          </w:tcPr>
          <w:p w14:paraId="4FA368A2" w14:textId="77777777" w:rsidR="00C5389A" w:rsidRPr="00A12EAB" w:rsidRDefault="00C5389A" w:rsidP="0066390E">
            <w:pPr>
              <w:keepNext/>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4AF1DCED" w14:textId="77777777" w:rsidR="00C5389A" w:rsidRPr="00A12EAB" w:rsidRDefault="00C5389A" w:rsidP="0066390E">
            <w:pPr>
              <w:keepNext/>
              <w:keepLines/>
              <w:spacing w:after="0"/>
              <w:jc w:val="center"/>
              <w:rPr>
                <w:rFonts w:ascii="Calibri" w:eastAsia="Times New Roman" w:hAnsi="Calibri" w:cs="Calibri"/>
                <w:color w:val="000000"/>
              </w:rPr>
            </w:pPr>
          </w:p>
        </w:tc>
        <w:tc>
          <w:tcPr>
            <w:tcW w:w="1018" w:type="dxa"/>
            <w:vAlign w:val="center"/>
          </w:tcPr>
          <w:p w14:paraId="3BB55447" w14:textId="77777777" w:rsidR="00C5389A" w:rsidRPr="00511741" w:rsidRDefault="00C5389A" w:rsidP="0066390E">
            <w:pPr>
              <w:keepNext/>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366EFC03" w14:textId="3F114F6B" w:rsidR="00C5389A" w:rsidRPr="00A12EAB" w:rsidRDefault="00C5389A">
            <w:pPr>
              <w:keepNext/>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ins w:id="11393" w:author="Della Faille Philippe" w:date="2019-07-05T16:45:00Z">
              <w:r w:rsidR="00FA431F">
                <w:rPr>
                  <w:rFonts w:ascii="Calibri" w:eastAsia="Times New Roman" w:hAnsi="Calibri" w:cs="Calibri"/>
                  <w:color w:val="000000"/>
                </w:rPr>
                <w:t>0</w:t>
              </w:r>
            </w:ins>
            <w:del w:id="11394" w:author="Della Faille Philippe" w:date="2019-07-05T16:45:00Z">
              <w:r w:rsidR="005800CD" w:rsidDel="00FA431F">
                <w:rPr>
                  <w:rFonts w:ascii="Calibri" w:eastAsia="Times New Roman" w:hAnsi="Calibri" w:cs="Calibri"/>
                  <w:color w:val="000000"/>
                </w:rPr>
                <w:delText>0</w:delText>
              </w:r>
            </w:del>
            <w:r>
              <w:rPr>
                <w:rFonts w:ascii="Calibri" w:eastAsia="Times New Roman" w:hAnsi="Calibri" w:cs="Calibri"/>
                <w:color w:val="000000"/>
              </w:rPr>
              <w:t>E</w:t>
            </w:r>
          </w:p>
        </w:tc>
        <w:tc>
          <w:tcPr>
            <w:tcW w:w="4253" w:type="dxa"/>
            <w:shd w:val="clear" w:color="auto" w:fill="auto"/>
            <w:noWrap/>
            <w:vAlign w:val="center"/>
          </w:tcPr>
          <w:p w14:paraId="5AC6DF39" w14:textId="3FFB257A" w:rsidR="00C5389A" w:rsidRPr="00A12EAB" w:rsidRDefault="005800CD" w:rsidP="005800CD">
            <w:pPr>
              <w:keepNext/>
              <w:keepLines/>
              <w:spacing w:after="0"/>
              <w:jc w:val="left"/>
              <w:rPr>
                <w:rFonts w:ascii="Calibri" w:eastAsia="Times New Roman" w:hAnsi="Calibri" w:cs="Calibri"/>
                <w:color w:val="000000"/>
              </w:rPr>
            </w:pPr>
            <w:r>
              <w:rPr>
                <w:rFonts w:ascii="Calibri" w:eastAsia="Times New Roman" w:hAnsi="Calibri" w:cs="Calibri"/>
                <w:color w:val="000000"/>
              </w:rPr>
              <w:t xml:space="preserve">Force </w:t>
            </w:r>
            <w:r w:rsidR="00C5389A">
              <w:rPr>
                <w:rFonts w:ascii="Calibri" w:eastAsia="Times New Roman" w:hAnsi="Calibri" w:cs="Calibri"/>
                <w:color w:val="000000"/>
              </w:rPr>
              <w:t>trigger</w:t>
            </w:r>
          </w:p>
        </w:tc>
      </w:tr>
    </w:tbl>
    <w:p w14:paraId="6670210F" w14:textId="0F0B676F" w:rsidR="00D63E13" w:rsidRDefault="00D63E13" w:rsidP="0066390E">
      <w:pPr>
        <w:pStyle w:val="ListParagraph"/>
        <w:keepNext/>
        <w:keepLines/>
        <w:rPr>
          <w:lang w:val="en-US"/>
        </w:rPr>
      </w:pPr>
    </w:p>
    <w:p w14:paraId="1CB45A91" w14:textId="1C94CA25" w:rsidR="006C27E1" w:rsidRDefault="006C27E1" w:rsidP="00DC175A">
      <w:pPr>
        <w:pStyle w:val="Heading4"/>
        <w:numPr>
          <w:ilvl w:val="3"/>
          <w:numId w:val="3"/>
        </w:numPr>
      </w:pPr>
      <w:r>
        <w:t>Read/write the mask config</w:t>
      </w:r>
      <w:r w:rsidR="008813C7">
        <w:t>uration</w:t>
      </w:r>
      <w:r>
        <w:t>.</w:t>
      </w:r>
    </w:p>
    <w:p w14:paraId="131BC1D0" w14:textId="77777777" w:rsidR="0066390E" w:rsidRDefault="0066390E" w:rsidP="003E3C02">
      <w:pPr>
        <w:pStyle w:val="ReferenceList"/>
        <w:keepLines/>
        <w:numPr>
          <w:ilvl w:val="0"/>
          <w:numId w:val="0"/>
        </w:numPr>
        <w:tabs>
          <w:tab w:val="right" w:pos="9072"/>
        </w:tabs>
        <w:ind w:left="1080"/>
        <w:rPr>
          <w:lang w:val="en-US"/>
        </w:rPr>
      </w:pPr>
    </w:p>
    <w:p w14:paraId="745E0D65" w14:textId="0BBD96AA" w:rsidR="00973E97" w:rsidRDefault="00F83598" w:rsidP="003E3C02">
      <w:pPr>
        <w:pStyle w:val="ReferenceList"/>
        <w:keepLines/>
        <w:numPr>
          <w:ilvl w:val="0"/>
          <w:numId w:val="0"/>
        </w:numPr>
        <w:tabs>
          <w:tab w:val="right" w:pos="9072"/>
        </w:tabs>
        <w:rPr>
          <w:lang w:val="en-US"/>
        </w:rPr>
      </w:pPr>
      <w:r>
        <w:rPr>
          <w:lang w:val="en-US"/>
        </w:rPr>
        <w:t xml:space="preserve">Read the mask configuration of the </w:t>
      </w:r>
      <w:r w:rsidR="00650622">
        <w:rPr>
          <w:lang w:val="en-US"/>
        </w:rPr>
        <w:t>SSM</w:t>
      </w:r>
      <w:r>
        <w:rPr>
          <w:lang w:val="en-US"/>
        </w:rPr>
        <w:t xml:space="preserve"> rack (see chapter </w:t>
      </w:r>
      <w:r>
        <w:rPr>
          <w:lang w:val="en-US"/>
        </w:rPr>
        <w:fldChar w:fldCharType="begin"/>
      </w:r>
      <w:r>
        <w:rPr>
          <w:lang w:val="en-US"/>
        </w:rPr>
        <w:instrText xml:space="preserve"> REF _Ref12958877 \r \h </w:instrText>
      </w:r>
      <w:r>
        <w:rPr>
          <w:lang w:val="en-US"/>
        </w:rPr>
      </w:r>
      <w:r>
        <w:rPr>
          <w:lang w:val="en-US"/>
        </w:rPr>
        <w:fldChar w:fldCharType="separate"/>
      </w:r>
      <w:r>
        <w:rPr>
          <w:lang w:val="en-US"/>
        </w:rPr>
        <w:t>3.3.3</w:t>
      </w:r>
      <w:r>
        <w:rPr>
          <w:lang w:val="en-US"/>
        </w:rPr>
        <w:fldChar w:fldCharType="end"/>
      </w:r>
      <w:r>
        <w:rPr>
          <w:lang w:val="en-US"/>
        </w:rPr>
        <w:t xml:space="preserve">. for description). </w:t>
      </w:r>
    </w:p>
    <w:tbl>
      <w:tblPr>
        <w:tblW w:w="10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8813C7" w:rsidRPr="00A12EAB" w14:paraId="2DB49D5B" w14:textId="77777777" w:rsidTr="00D63E13">
        <w:trPr>
          <w:trHeight w:val="537"/>
          <w:jc w:val="center"/>
        </w:trPr>
        <w:tc>
          <w:tcPr>
            <w:tcW w:w="1098" w:type="dxa"/>
            <w:shd w:val="clear" w:color="auto" w:fill="D9D9D9" w:themeFill="background1" w:themeFillShade="D9"/>
            <w:vAlign w:val="center"/>
          </w:tcPr>
          <w:p w14:paraId="06937FDE" w14:textId="77777777" w:rsidR="008813C7" w:rsidRDefault="008813C7" w:rsidP="003E3C02">
            <w:pPr>
              <w:keepLines/>
              <w:spacing w:after="0"/>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639D228A" w14:textId="2DF339C7" w:rsidR="008813C7" w:rsidRPr="00A12EAB" w:rsidRDefault="008813C7" w:rsidP="003E3C02">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1E42FF7F" w14:textId="77777777" w:rsidR="008813C7" w:rsidRDefault="008813C7" w:rsidP="003E3C02">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0B506C2E" w14:textId="47691CA8" w:rsidR="008813C7" w:rsidRPr="00A12EAB" w:rsidRDefault="008813C7" w:rsidP="003E3C02">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2752C74D" w14:textId="77777777" w:rsidR="008813C7" w:rsidRPr="00A12EAB" w:rsidRDefault="008813C7" w:rsidP="003E3C02">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8813C7" w:rsidRPr="00A12EAB" w14:paraId="7CAE3691" w14:textId="77777777" w:rsidTr="00D63E13">
        <w:trPr>
          <w:trHeight w:val="537"/>
          <w:jc w:val="center"/>
        </w:trPr>
        <w:tc>
          <w:tcPr>
            <w:tcW w:w="1098" w:type="dxa"/>
            <w:vAlign w:val="center"/>
          </w:tcPr>
          <w:p w14:paraId="0505715F" w14:textId="77777777" w:rsidR="008813C7" w:rsidRPr="00A12EAB" w:rsidRDefault="008813C7" w:rsidP="003E3C02">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3CDAFDAA" w14:textId="0A41591C" w:rsidR="008813C7" w:rsidRPr="00A12EAB" w:rsidRDefault="008813C7"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sidR="00A14F4B">
              <w:rPr>
                <w:rFonts w:ascii="Calibri" w:eastAsia="Times New Roman" w:hAnsi="Calibri" w:cs="Calibri"/>
                <w:color w:val="000000"/>
              </w:rPr>
              <w:t>01</w:t>
            </w:r>
          </w:p>
        </w:tc>
        <w:tc>
          <w:tcPr>
            <w:tcW w:w="1018" w:type="dxa"/>
            <w:vAlign w:val="center"/>
          </w:tcPr>
          <w:p w14:paraId="3842266B" w14:textId="77777777" w:rsidR="008813C7" w:rsidRPr="00511741" w:rsidRDefault="008813C7"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5CC8B188" w14:textId="77777777" w:rsidR="008813C7" w:rsidRPr="00A12EAB" w:rsidRDefault="008813C7" w:rsidP="003E3C02">
            <w:pPr>
              <w:keepLines/>
              <w:spacing w:after="0"/>
              <w:jc w:val="center"/>
              <w:rPr>
                <w:rFonts w:ascii="Calibri" w:eastAsia="Times New Roman" w:hAnsi="Calibri" w:cs="Calibri"/>
                <w:color w:val="000000"/>
              </w:rPr>
            </w:pPr>
          </w:p>
        </w:tc>
        <w:tc>
          <w:tcPr>
            <w:tcW w:w="4253" w:type="dxa"/>
            <w:shd w:val="clear" w:color="auto" w:fill="auto"/>
            <w:noWrap/>
            <w:vAlign w:val="center"/>
          </w:tcPr>
          <w:p w14:paraId="1A4FA65E" w14:textId="77777777" w:rsidR="008813C7" w:rsidRPr="00A12EAB" w:rsidRDefault="008813C7" w:rsidP="003E3C02">
            <w:pPr>
              <w:keepLines/>
              <w:spacing w:after="0"/>
              <w:jc w:val="left"/>
              <w:rPr>
                <w:rFonts w:ascii="Calibri" w:eastAsia="Times New Roman" w:hAnsi="Calibri" w:cs="Calibri"/>
                <w:color w:val="000000"/>
              </w:rPr>
            </w:pPr>
          </w:p>
        </w:tc>
      </w:tr>
      <w:tr w:rsidR="008813C7" w:rsidRPr="00A12EAB" w14:paraId="29402E08" w14:textId="77777777" w:rsidTr="00D63E13">
        <w:trPr>
          <w:trHeight w:val="537"/>
          <w:jc w:val="center"/>
        </w:trPr>
        <w:tc>
          <w:tcPr>
            <w:tcW w:w="1098" w:type="dxa"/>
            <w:vAlign w:val="center"/>
          </w:tcPr>
          <w:p w14:paraId="42705163" w14:textId="20F842AC" w:rsidR="008813C7" w:rsidRPr="00A12EAB" w:rsidRDefault="008813C7" w:rsidP="003E3C02">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69EF0E6A" w14:textId="77777777" w:rsidR="008813C7" w:rsidRPr="00A12EAB" w:rsidRDefault="008813C7" w:rsidP="003E3C02">
            <w:pPr>
              <w:keepLines/>
              <w:spacing w:after="0"/>
              <w:jc w:val="center"/>
              <w:rPr>
                <w:rFonts w:ascii="Calibri" w:eastAsia="Times New Roman" w:hAnsi="Calibri" w:cs="Calibri"/>
                <w:color w:val="000000"/>
              </w:rPr>
            </w:pPr>
          </w:p>
        </w:tc>
        <w:tc>
          <w:tcPr>
            <w:tcW w:w="1018" w:type="dxa"/>
            <w:vAlign w:val="center"/>
          </w:tcPr>
          <w:p w14:paraId="1308F557" w14:textId="1F0BD60E" w:rsidR="008813C7" w:rsidRPr="00511741" w:rsidRDefault="008813C7"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59B8D59C" w14:textId="79EF5A47" w:rsidR="008813C7" w:rsidRPr="00A12EAB" w:rsidRDefault="008813C7"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sidR="00A14F4B">
              <w:rPr>
                <w:rFonts w:ascii="Calibri" w:eastAsia="Times New Roman" w:hAnsi="Calibri" w:cs="Calibri"/>
                <w:color w:val="000000"/>
              </w:rPr>
              <w:t>01 + 20 bytes</w:t>
            </w:r>
          </w:p>
        </w:tc>
        <w:tc>
          <w:tcPr>
            <w:tcW w:w="4253" w:type="dxa"/>
            <w:shd w:val="clear" w:color="auto" w:fill="auto"/>
            <w:noWrap/>
            <w:vAlign w:val="center"/>
          </w:tcPr>
          <w:p w14:paraId="22E794B2" w14:textId="0CA88400" w:rsidR="008813C7" w:rsidRPr="00A12EAB" w:rsidRDefault="00A14F4B" w:rsidP="003E3C02">
            <w:pPr>
              <w:keepLines/>
              <w:spacing w:after="0"/>
              <w:jc w:val="left"/>
              <w:rPr>
                <w:rFonts w:ascii="Calibri" w:eastAsia="Times New Roman" w:hAnsi="Calibri" w:cs="Calibri"/>
                <w:color w:val="000000"/>
              </w:rPr>
            </w:pPr>
            <w:r>
              <w:rPr>
                <w:rFonts w:ascii="Calibri" w:eastAsia="Times New Roman" w:hAnsi="Calibri" w:cs="Calibri"/>
                <w:color w:val="000000"/>
              </w:rPr>
              <w:t>R</w:t>
            </w:r>
            <w:r w:rsidRPr="00A14F4B">
              <w:rPr>
                <w:rFonts w:ascii="Calibri" w:eastAsia="Times New Roman" w:hAnsi="Calibri" w:cs="Calibri"/>
                <w:color w:val="000000"/>
              </w:rPr>
              <w:t>ead mask config</w:t>
            </w:r>
            <w:r>
              <w:rPr>
                <w:rFonts w:ascii="Calibri" w:eastAsia="Times New Roman" w:hAnsi="Calibri" w:cs="Calibri"/>
                <w:color w:val="000000"/>
              </w:rPr>
              <w:t>uration,</w:t>
            </w:r>
            <w:r w:rsidRPr="00A14F4B">
              <w:rPr>
                <w:rFonts w:ascii="Calibri" w:eastAsia="Times New Roman" w:hAnsi="Calibri" w:cs="Calibri"/>
                <w:color w:val="000000"/>
              </w:rPr>
              <w:t xml:space="preserve"> followed by 20 bytes of </w:t>
            </w:r>
            <w:r>
              <w:rPr>
                <w:rFonts w:ascii="Calibri" w:eastAsia="Times New Roman" w:hAnsi="Calibri" w:cs="Calibri"/>
                <w:color w:val="000000"/>
              </w:rPr>
              <w:t xml:space="preserve">the </w:t>
            </w:r>
            <w:r w:rsidRPr="00A14F4B">
              <w:rPr>
                <w:rFonts w:ascii="Calibri" w:eastAsia="Times New Roman" w:hAnsi="Calibri" w:cs="Calibri"/>
                <w:color w:val="000000"/>
              </w:rPr>
              <w:t>mask</w:t>
            </w:r>
            <w:r>
              <w:rPr>
                <w:rFonts w:ascii="Calibri" w:eastAsia="Times New Roman" w:hAnsi="Calibri" w:cs="Calibri"/>
                <w:color w:val="000000"/>
              </w:rPr>
              <w:t xml:space="preserve"> </w:t>
            </w:r>
          </w:p>
        </w:tc>
      </w:tr>
    </w:tbl>
    <w:p w14:paraId="67A03BFE" w14:textId="06604FB9" w:rsidR="00973E97" w:rsidRDefault="00973E97" w:rsidP="003E3C02">
      <w:pPr>
        <w:pStyle w:val="ReferenceList"/>
        <w:keepLines/>
        <w:numPr>
          <w:ilvl w:val="0"/>
          <w:numId w:val="0"/>
        </w:numPr>
        <w:tabs>
          <w:tab w:val="right" w:pos="9072"/>
        </w:tabs>
        <w:rPr>
          <w:lang w:val="en-US"/>
        </w:rPr>
      </w:pPr>
    </w:p>
    <w:p w14:paraId="37DF11BF" w14:textId="5791DC4B" w:rsidR="00D63E13" w:rsidRDefault="00D63E13" w:rsidP="003E3C02">
      <w:pPr>
        <w:pStyle w:val="ReferenceList"/>
        <w:keepLines/>
        <w:numPr>
          <w:ilvl w:val="0"/>
          <w:numId w:val="0"/>
        </w:numPr>
        <w:tabs>
          <w:tab w:val="right" w:pos="9072"/>
        </w:tabs>
        <w:rPr>
          <w:lang w:val="en-US"/>
        </w:rPr>
      </w:pPr>
      <w:r>
        <w:rPr>
          <w:lang w:val="en-US"/>
        </w:rPr>
        <w:t xml:space="preserve">Write the mask configuration to the </w:t>
      </w:r>
      <w:r w:rsidR="00650622">
        <w:rPr>
          <w:lang w:val="en-US"/>
        </w:rPr>
        <w:t>SSM</w:t>
      </w:r>
      <w:r>
        <w:rPr>
          <w:lang w:val="en-US"/>
        </w:rPr>
        <w:t xml:space="preserve"> rack (see chapter </w:t>
      </w:r>
      <w:r>
        <w:rPr>
          <w:lang w:val="en-US"/>
        </w:rPr>
        <w:fldChar w:fldCharType="begin"/>
      </w:r>
      <w:r>
        <w:rPr>
          <w:lang w:val="en-US"/>
        </w:rPr>
        <w:instrText xml:space="preserve"> REF _Ref12958877 \r \h </w:instrText>
      </w:r>
      <w:r>
        <w:rPr>
          <w:lang w:val="en-US"/>
        </w:rPr>
      </w:r>
      <w:r>
        <w:rPr>
          <w:lang w:val="en-US"/>
        </w:rPr>
        <w:fldChar w:fldCharType="separate"/>
      </w:r>
      <w:r>
        <w:rPr>
          <w:lang w:val="en-US"/>
        </w:rPr>
        <w:t>3.3.3</w:t>
      </w:r>
      <w:r>
        <w:rPr>
          <w:lang w:val="en-US"/>
        </w:rPr>
        <w:fldChar w:fldCharType="end"/>
      </w:r>
      <w:r>
        <w:rPr>
          <w:lang w:val="en-US"/>
        </w:rPr>
        <w:t xml:space="preserve"> for description)</w:t>
      </w:r>
    </w:p>
    <w:tbl>
      <w:tblPr>
        <w:tblW w:w="10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D63E13" w:rsidRPr="00A12EAB" w14:paraId="6412E25C" w14:textId="77777777" w:rsidTr="00D63E13">
        <w:trPr>
          <w:trHeight w:val="555"/>
          <w:jc w:val="center"/>
        </w:trPr>
        <w:tc>
          <w:tcPr>
            <w:tcW w:w="1098" w:type="dxa"/>
            <w:shd w:val="clear" w:color="auto" w:fill="D9D9D9" w:themeFill="background1" w:themeFillShade="D9"/>
            <w:vAlign w:val="center"/>
          </w:tcPr>
          <w:p w14:paraId="7105C031" w14:textId="77777777" w:rsidR="00D63E13" w:rsidRDefault="00D63E13" w:rsidP="003E3C02">
            <w:pPr>
              <w:keepLines/>
              <w:spacing w:after="0"/>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04AAFB16" w14:textId="0D3D45D1"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2E6F2208" w14:textId="77777777" w:rsidR="00D63E13"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787958BB" w14:textId="461B7F9E"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624DF73E" w14:textId="77777777" w:rsidR="00D63E13" w:rsidRPr="00A12EAB" w:rsidRDefault="00D63E13" w:rsidP="003E3C02">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D63E13" w:rsidRPr="00A12EAB" w14:paraId="29B58583" w14:textId="77777777" w:rsidTr="00D63E13">
        <w:trPr>
          <w:trHeight w:val="555"/>
          <w:jc w:val="center"/>
        </w:trPr>
        <w:tc>
          <w:tcPr>
            <w:tcW w:w="1098" w:type="dxa"/>
            <w:vAlign w:val="center"/>
          </w:tcPr>
          <w:p w14:paraId="4382BF49" w14:textId="77777777"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09F12186" w14:textId="0BC253B4" w:rsidR="00D63E13" w:rsidRPr="00A12EAB" w:rsidRDefault="00D63E13"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11 + 20 bytes</w:t>
            </w:r>
          </w:p>
        </w:tc>
        <w:tc>
          <w:tcPr>
            <w:tcW w:w="1018" w:type="dxa"/>
            <w:vAlign w:val="center"/>
          </w:tcPr>
          <w:p w14:paraId="029FC888" w14:textId="77777777" w:rsidR="00D63E13" w:rsidRPr="00511741" w:rsidRDefault="00D63E13"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46DCBB62" w14:textId="77777777" w:rsidR="00D63E13" w:rsidRPr="00A12EAB" w:rsidRDefault="00D63E13" w:rsidP="003E3C02">
            <w:pPr>
              <w:keepLines/>
              <w:spacing w:after="0"/>
              <w:jc w:val="center"/>
              <w:rPr>
                <w:rFonts w:ascii="Calibri" w:eastAsia="Times New Roman" w:hAnsi="Calibri" w:cs="Calibri"/>
                <w:color w:val="000000"/>
              </w:rPr>
            </w:pPr>
          </w:p>
        </w:tc>
        <w:tc>
          <w:tcPr>
            <w:tcW w:w="4253" w:type="dxa"/>
            <w:shd w:val="clear" w:color="auto" w:fill="auto"/>
            <w:noWrap/>
            <w:vAlign w:val="center"/>
          </w:tcPr>
          <w:p w14:paraId="1D0D7E5D" w14:textId="71F3936B" w:rsidR="00D63E13" w:rsidRPr="00A12EAB" w:rsidRDefault="00D63E13" w:rsidP="003E3C02">
            <w:pPr>
              <w:keepLines/>
              <w:spacing w:after="0"/>
              <w:jc w:val="left"/>
              <w:rPr>
                <w:rFonts w:ascii="Calibri" w:eastAsia="Times New Roman" w:hAnsi="Calibri" w:cs="Calibri"/>
                <w:color w:val="000000"/>
              </w:rPr>
            </w:pPr>
            <w:r>
              <w:rPr>
                <w:rFonts w:ascii="Calibri" w:eastAsia="Times New Roman" w:hAnsi="Calibri" w:cs="Calibri"/>
                <w:color w:val="000000"/>
              </w:rPr>
              <w:t>Write</w:t>
            </w:r>
            <w:r w:rsidRPr="00A14F4B">
              <w:rPr>
                <w:rFonts w:ascii="Calibri" w:eastAsia="Times New Roman" w:hAnsi="Calibri" w:cs="Calibri"/>
                <w:color w:val="000000"/>
              </w:rPr>
              <w:t xml:space="preserve"> mask config</w:t>
            </w:r>
            <w:r>
              <w:rPr>
                <w:rFonts w:ascii="Calibri" w:eastAsia="Times New Roman" w:hAnsi="Calibri" w:cs="Calibri"/>
                <w:color w:val="000000"/>
              </w:rPr>
              <w:t>uration,</w:t>
            </w:r>
            <w:r w:rsidRPr="00A14F4B">
              <w:rPr>
                <w:rFonts w:ascii="Calibri" w:eastAsia="Times New Roman" w:hAnsi="Calibri" w:cs="Calibri"/>
                <w:color w:val="000000"/>
              </w:rPr>
              <w:t xml:space="preserve"> followed by 20 bytes of </w:t>
            </w:r>
            <w:r>
              <w:rPr>
                <w:rFonts w:ascii="Calibri" w:eastAsia="Times New Roman" w:hAnsi="Calibri" w:cs="Calibri"/>
                <w:color w:val="000000"/>
              </w:rPr>
              <w:t xml:space="preserve">the </w:t>
            </w:r>
            <w:r w:rsidRPr="00A14F4B">
              <w:rPr>
                <w:rFonts w:ascii="Calibri" w:eastAsia="Times New Roman" w:hAnsi="Calibri" w:cs="Calibri"/>
                <w:color w:val="000000"/>
              </w:rPr>
              <w:t>mask</w:t>
            </w:r>
          </w:p>
        </w:tc>
      </w:tr>
      <w:tr w:rsidR="00D63E13" w:rsidRPr="00A12EAB" w14:paraId="796EBA17" w14:textId="77777777" w:rsidTr="00D63E13">
        <w:trPr>
          <w:trHeight w:val="555"/>
          <w:jc w:val="center"/>
        </w:trPr>
        <w:tc>
          <w:tcPr>
            <w:tcW w:w="1098" w:type="dxa"/>
            <w:vAlign w:val="center"/>
          </w:tcPr>
          <w:p w14:paraId="33CFB042" w14:textId="77777777"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41A99A42" w14:textId="77777777" w:rsidR="00D63E13" w:rsidRPr="00A12EAB" w:rsidRDefault="00D63E13" w:rsidP="003E3C02">
            <w:pPr>
              <w:keepLines/>
              <w:spacing w:after="0"/>
              <w:jc w:val="center"/>
              <w:rPr>
                <w:rFonts w:ascii="Calibri" w:eastAsia="Times New Roman" w:hAnsi="Calibri" w:cs="Calibri"/>
                <w:color w:val="000000"/>
              </w:rPr>
            </w:pPr>
          </w:p>
        </w:tc>
        <w:tc>
          <w:tcPr>
            <w:tcW w:w="1018" w:type="dxa"/>
            <w:vAlign w:val="center"/>
          </w:tcPr>
          <w:p w14:paraId="228FBE5B" w14:textId="77777777" w:rsidR="00D63E13" w:rsidRPr="00511741" w:rsidRDefault="00D63E13"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7F865D81" w14:textId="127FE2C3" w:rsidR="00D63E13" w:rsidRPr="00A12EAB" w:rsidRDefault="00D63E13"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01</w:t>
            </w:r>
          </w:p>
        </w:tc>
        <w:tc>
          <w:tcPr>
            <w:tcW w:w="4253" w:type="dxa"/>
            <w:shd w:val="clear" w:color="auto" w:fill="auto"/>
            <w:noWrap/>
            <w:vAlign w:val="center"/>
          </w:tcPr>
          <w:p w14:paraId="60BE23C2" w14:textId="54BEA260" w:rsidR="00D63E13" w:rsidRPr="00A12EAB" w:rsidRDefault="00D63E13" w:rsidP="003E3C02">
            <w:pPr>
              <w:keepLines/>
              <w:spacing w:after="0"/>
              <w:jc w:val="left"/>
              <w:rPr>
                <w:rFonts w:ascii="Calibri" w:eastAsia="Times New Roman" w:hAnsi="Calibri" w:cs="Calibri"/>
                <w:color w:val="000000"/>
              </w:rPr>
            </w:pPr>
            <w:r>
              <w:rPr>
                <w:rFonts w:ascii="Calibri" w:eastAsia="Times New Roman" w:hAnsi="Calibri" w:cs="Calibri"/>
                <w:color w:val="000000"/>
              </w:rPr>
              <w:t>Mask receive</w:t>
            </w:r>
          </w:p>
        </w:tc>
      </w:tr>
    </w:tbl>
    <w:p w14:paraId="0184AA50" w14:textId="6780D385" w:rsidR="00D63E13" w:rsidRDefault="00D63E13" w:rsidP="003E3C02">
      <w:pPr>
        <w:pStyle w:val="ReferenceList"/>
        <w:keepLines/>
        <w:numPr>
          <w:ilvl w:val="0"/>
          <w:numId w:val="0"/>
        </w:numPr>
        <w:tabs>
          <w:tab w:val="right" w:pos="9072"/>
        </w:tabs>
        <w:rPr>
          <w:lang w:val="en-US"/>
        </w:rPr>
      </w:pPr>
    </w:p>
    <w:p w14:paraId="543F7DD7" w14:textId="3A0CE18F" w:rsidR="00D63E13" w:rsidRDefault="0034618B" w:rsidP="003E3C02">
      <w:pPr>
        <w:pStyle w:val="ReferenceList"/>
        <w:keepLines/>
        <w:numPr>
          <w:ilvl w:val="0"/>
          <w:numId w:val="0"/>
        </w:numPr>
        <w:tabs>
          <w:tab w:val="right" w:pos="9072"/>
        </w:tabs>
        <w:rPr>
          <w:lang w:val="en-US"/>
        </w:rPr>
      </w:pPr>
      <w:r>
        <w:rPr>
          <w:lang w:val="en-US"/>
        </w:rPr>
        <w:t xml:space="preserve">If the mask is invalid or not enough bytes are received, the </w:t>
      </w:r>
      <w:r w:rsidR="00650622">
        <w:rPr>
          <w:lang w:val="en-US"/>
        </w:rPr>
        <w:t>SSM</w:t>
      </w:r>
      <w:r>
        <w:rPr>
          <w:lang w:val="en-US"/>
        </w:rPr>
        <w:t xml:space="preserve"> rack return a</w:t>
      </w:r>
      <w:r w:rsidR="003E3C02">
        <w:rPr>
          <w:lang w:val="en-US"/>
        </w:rPr>
        <w:t>n</w:t>
      </w:r>
      <w:r>
        <w:rPr>
          <w:lang w:val="en-US"/>
        </w:rPr>
        <w:t xml:space="preserve"> error.</w:t>
      </w:r>
    </w:p>
    <w:tbl>
      <w:tblPr>
        <w:tblW w:w="10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1701"/>
        <w:gridCol w:w="1018"/>
        <w:gridCol w:w="1984"/>
        <w:gridCol w:w="4253"/>
      </w:tblGrid>
      <w:tr w:rsidR="00D63E13" w:rsidRPr="00A12EAB" w14:paraId="7F5864B3" w14:textId="77777777" w:rsidTr="00D22E28">
        <w:trPr>
          <w:trHeight w:val="555"/>
          <w:jc w:val="center"/>
        </w:trPr>
        <w:tc>
          <w:tcPr>
            <w:tcW w:w="1098" w:type="dxa"/>
            <w:shd w:val="clear" w:color="auto" w:fill="D9D9D9" w:themeFill="background1" w:themeFillShade="D9"/>
            <w:vAlign w:val="center"/>
          </w:tcPr>
          <w:p w14:paraId="22FE8B01" w14:textId="77777777" w:rsidR="00D63E13" w:rsidRDefault="00D63E13" w:rsidP="003E3C02">
            <w:pPr>
              <w:keepLines/>
              <w:spacing w:after="0"/>
              <w:rPr>
                <w:rFonts w:ascii="Calibri" w:eastAsia="Times New Roman" w:hAnsi="Calibri" w:cs="Calibri"/>
                <w:color w:val="000000"/>
              </w:rPr>
            </w:pPr>
            <w:r>
              <w:rPr>
                <w:rFonts w:ascii="Calibri" w:eastAsia="Times New Roman" w:hAnsi="Calibri" w:cs="Calibri"/>
                <w:color w:val="000000"/>
              </w:rPr>
              <w:t>Sequence number</w:t>
            </w:r>
          </w:p>
        </w:tc>
        <w:tc>
          <w:tcPr>
            <w:tcW w:w="1701" w:type="dxa"/>
            <w:shd w:val="clear" w:color="auto" w:fill="D9D9D9" w:themeFill="background1" w:themeFillShade="D9"/>
            <w:noWrap/>
            <w:vAlign w:val="center"/>
            <w:hideMark/>
          </w:tcPr>
          <w:p w14:paraId="1A276A3A" w14:textId="78CD1D84"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 xml:space="preserve">Commands send to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1018" w:type="dxa"/>
            <w:shd w:val="clear" w:color="auto" w:fill="D9D9D9" w:themeFill="background1" w:themeFillShade="D9"/>
            <w:vAlign w:val="center"/>
          </w:tcPr>
          <w:p w14:paraId="7522E3C5" w14:textId="77777777" w:rsidR="00D63E13"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Send direction</w:t>
            </w:r>
          </w:p>
        </w:tc>
        <w:tc>
          <w:tcPr>
            <w:tcW w:w="1984" w:type="dxa"/>
            <w:shd w:val="clear" w:color="auto" w:fill="D9D9D9" w:themeFill="background1" w:themeFillShade="D9"/>
            <w:noWrap/>
            <w:vAlign w:val="center"/>
            <w:hideMark/>
          </w:tcPr>
          <w:p w14:paraId="5688FF51" w14:textId="207BDA02"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R</w:t>
            </w:r>
            <w:r w:rsidRPr="00A12EAB">
              <w:rPr>
                <w:rFonts w:ascii="Calibri" w:eastAsia="Times New Roman" w:hAnsi="Calibri" w:cs="Calibri"/>
                <w:color w:val="000000"/>
              </w:rPr>
              <w:t>eply</w:t>
            </w:r>
            <w:r>
              <w:rPr>
                <w:rFonts w:ascii="Calibri" w:eastAsia="Times New Roman" w:hAnsi="Calibri" w:cs="Calibri"/>
                <w:color w:val="000000"/>
              </w:rPr>
              <w:t xml:space="preserve"> from </w:t>
            </w:r>
            <w:r w:rsidR="00650622">
              <w:rPr>
                <w:rFonts w:ascii="Calibri" w:eastAsia="Times New Roman" w:hAnsi="Calibri" w:cs="Calibri"/>
                <w:color w:val="000000"/>
              </w:rPr>
              <w:t>SSM</w:t>
            </w:r>
            <w:r>
              <w:rPr>
                <w:rFonts w:ascii="Calibri" w:eastAsia="Times New Roman" w:hAnsi="Calibri" w:cs="Calibri"/>
                <w:color w:val="000000"/>
              </w:rPr>
              <w:t xml:space="preserve"> rack</w:t>
            </w:r>
          </w:p>
        </w:tc>
        <w:tc>
          <w:tcPr>
            <w:tcW w:w="4253" w:type="dxa"/>
            <w:shd w:val="clear" w:color="auto" w:fill="D9D9D9" w:themeFill="background1" w:themeFillShade="D9"/>
            <w:noWrap/>
            <w:vAlign w:val="center"/>
            <w:hideMark/>
          </w:tcPr>
          <w:p w14:paraId="60B79EEA" w14:textId="77777777" w:rsidR="00D63E13" w:rsidRPr="00A12EAB" w:rsidRDefault="00D63E13" w:rsidP="003E3C02">
            <w:pPr>
              <w:keepLines/>
              <w:spacing w:after="0"/>
              <w:jc w:val="left"/>
              <w:rPr>
                <w:rFonts w:ascii="Calibri" w:eastAsia="Times New Roman" w:hAnsi="Calibri" w:cs="Calibri"/>
                <w:color w:val="000000"/>
              </w:rPr>
            </w:pPr>
            <w:r w:rsidRPr="00A12EAB">
              <w:rPr>
                <w:rFonts w:ascii="Calibri" w:eastAsia="Times New Roman" w:hAnsi="Calibri" w:cs="Calibri"/>
                <w:color w:val="000000"/>
              </w:rPr>
              <w:t>Description </w:t>
            </w:r>
          </w:p>
        </w:tc>
      </w:tr>
      <w:tr w:rsidR="00D63E13" w:rsidRPr="00A12EAB" w14:paraId="3C484DF1" w14:textId="77777777" w:rsidTr="00D22E28">
        <w:trPr>
          <w:trHeight w:val="555"/>
          <w:jc w:val="center"/>
        </w:trPr>
        <w:tc>
          <w:tcPr>
            <w:tcW w:w="1098" w:type="dxa"/>
            <w:vAlign w:val="center"/>
          </w:tcPr>
          <w:p w14:paraId="7D1C243B" w14:textId="77777777"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1</w:t>
            </w:r>
          </w:p>
        </w:tc>
        <w:tc>
          <w:tcPr>
            <w:tcW w:w="1701" w:type="dxa"/>
            <w:shd w:val="clear" w:color="auto" w:fill="auto"/>
            <w:noWrap/>
            <w:vAlign w:val="center"/>
          </w:tcPr>
          <w:p w14:paraId="3BA6D95B" w14:textId="77777777" w:rsidR="00D63E13" w:rsidRPr="00A12EAB" w:rsidRDefault="00D63E13"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11 + 20 bytes</w:t>
            </w:r>
          </w:p>
        </w:tc>
        <w:tc>
          <w:tcPr>
            <w:tcW w:w="1018" w:type="dxa"/>
            <w:vAlign w:val="center"/>
          </w:tcPr>
          <w:p w14:paraId="0AED3D85" w14:textId="77777777" w:rsidR="00D63E13" w:rsidRPr="00511741" w:rsidRDefault="00D63E13"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E0"/>
            </w:r>
          </w:p>
        </w:tc>
        <w:tc>
          <w:tcPr>
            <w:tcW w:w="1984" w:type="dxa"/>
            <w:shd w:val="clear" w:color="auto" w:fill="auto"/>
            <w:noWrap/>
            <w:vAlign w:val="center"/>
          </w:tcPr>
          <w:p w14:paraId="4A5DD967" w14:textId="77777777" w:rsidR="00D63E13" w:rsidRPr="00A12EAB" w:rsidRDefault="00D63E13" w:rsidP="003E3C02">
            <w:pPr>
              <w:keepLines/>
              <w:spacing w:after="0"/>
              <w:jc w:val="center"/>
              <w:rPr>
                <w:rFonts w:ascii="Calibri" w:eastAsia="Times New Roman" w:hAnsi="Calibri" w:cs="Calibri"/>
                <w:color w:val="000000"/>
              </w:rPr>
            </w:pPr>
          </w:p>
        </w:tc>
        <w:tc>
          <w:tcPr>
            <w:tcW w:w="4253" w:type="dxa"/>
            <w:shd w:val="clear" w:color="auto" w:fill="auto"/>
            <w:noWrap/>
            <w:vAlign w:val="center"/>
          </w:tcPr>
          <w:p w14:paraId="0D6A2634" w14:textId="77777777" w:rsidR="00D63E13" w:rsidRPr="00A12EAB" w:rsidRDefault="00D63E13" w:rsidP="003E3C02">
            <w:pPr>
              <w:keepLines/>
              <w:spacing w:after="0"/>
              <w:jc w:val="left"/>
              <w:rPr>
                <w:rFonts w:ascii="Calibri" w:eastAsia="Times New Roman" w:hAnsi="Calibri" w:cs="Calibri"/>
                <w:color w:val="000000"/>
              </w:rPr>
            </w:pPr>
            <w:r>
              <w:rPr>
                <w:rFonts w:ascii="Calibri" w:eastAsia="Times New Roman" w:hAnsi="Calibri" w:cs="Calibri"/>
                <w:color w:val="000000"/>
              </w:rPr>
              <w:t>Write</w:t>
            </w:r>
            <w:r w:rsidRPr="00A14F4B">
              <w:rPr>
                <w:rFonts w:ascii="Calibri" w:eastAsia="Times New Roman" w:hAnsi="Calibri" w:cs="Calibri"/>
                <w:color w:val="000000"/>
              </w:rPr>
              <w:t xml:space="preserve"> mask config</w:t>
            </w:r>
            <w:r>
              <w:rPr>
                <w:rFonts w:ascii="Calibri" w:eastAsia="Times New Roman" w:hAnsi="Calibri" w:cs="Calibri"/>
                <w:color w:val="000000"/>
              </w:rPr>
              <w:t>uration,</w:t>
            </w:r>
            <w:r w:rsidRPr="00A14F4B">
              <w:rPr>
                <w:rFonts w:ascii="Calibri" w:eastAsia="Times New Roman" w:hAnsi="Calibri" w:cs="Calibri"/>
                <w:color w:val="000000"/>
              </w:rPr>
              <w:t xml:space="preserve"> followed by 20 bytes of </w:t>
            </w:r>
            <w:r>
              <w:rPr>
                <w:rFonts w:ascii="Calibri" w:eastAsia="Times New Roman" w:hAnsi="Calibri" w:cs="Calibri"/>
                <w:color w:val="000000"/>
              </w:rPr>
              <w:t xml:space="preserve">the </w:t>
            </w:r>
            <w:r w:rsidRPr="00A14F4B">
              <w:rPr>
                <w:rFonts w:ascii="Calibri" w:eastAsia="Times New Roman" w:hAnsi="Calibri" w:cs="Calibri"/>
                <w:color w:val="000000"/>
              </w:rPr>
              <w:t>mask</w:t>
            </w:r>
          </w:p>
        </w:tc>
      </w:tr>
      <w:tr w:rsidR="00D63E13" w:rsidRPr="00A12EAB" w14:paraId="7A78A0AA" w14:textId="77777777" w:rsidTr="00D22E28">
        <w:trPr>
          <w:trHeight w:val="555"/>
          <w:jc w:val="center"/>
        </w:trPr>
        <w:tc>
          <w:tcPr>
            <w:tcW w:w="1098" w:type="dxa"/>
            <w:vAlign w:val="center"/>
          </w:tcPr>
          <w:p w14:paraId="3CE2E11B" w14:textId="77777777" w:rsidR="00D63E13" w:rsidRPr="00A12EAB" w:rsidRDefault="00D63E13" w:rsidP="003E3C02">
            <w:pPr>
              <w:keepLines/>
              <w:spacing w:after="0"/>
              <w:jc w:val="center"/>
              <w:rPr>
                <w:rFonts w:ascii="Calibri" w:eastAsia="Times New Roman" w:hAnsi="Calibri" w:cs="Calibri"/>
                <w:color w:val="000000"/>
              </w:rPr>
            </w:pPr>
            <w:r>
              <w:rPr>
                <w:rFonts w:ascii="Calibri" w:eastAsia="Times New Roman" w:hAnsi="Calibri" w:cs="Calibri"/>
                <w:color w:val="000000"/>
              </w:rPr>
              <w:t>2</w:t>
            </w:r>
          </w:p>
        </w:tc>
        <w:tc>
          <w:tcPr>
            <w:tcW w:w="1701" w:type="dxa"/>
            <w:shd w:val="clear" w:color="auto" w:fill="auto"/>
            <w:noWrap/>
            <w:vAlign w:val="center"/>
          </w:tcPr>
          <w:p w14:paraId="66E29861" w14:textId="77777777" w:rsidR="00D63E13" w:rsidRPr="00A12EAB" w:rsidRDefault="00D63E13" w:rsidP="003E3C02">
            <w:pPr>
              <w:keepLines/>
              <w:spacing w:after="0"/>
              <w:jc w:val="center"/>
              <w:rPr>
                <w:rFonts w:ascii="Calibri" w:eastAsia="Times New Roman" w:hAnsi="Calibri" w:cs="Calibri"/>
                <w:color w:val="000000"/>
              </w:rPr>
            </w:pPr>
          </w:p>
        </w:tc>
        <w:tc>
          <w:tcPr>
            <w:tcW w:w="1018" w:type="dxa"/>
            <w:vAlign w:val="center"/>
          </w:tcPr>
          <w:p w14:paraId="1DFCBDB2" w14:textId="77777777" w:rsidR="00D63E13" w:rsidRPr="00511741" w:rsidRDefault="00D63E13" w:rsidP="003E3C02">
            <w:pPr>
              <w:keepLines/>
              <w:spacing w:after="0"/>
              <w:jc w:val="center"/>
              <w:rPr>
                <w:rFonts w:ascii="Calibri" w:eastAsia="Times New Roman" w:hAnsi="Calibri" w:cs="Calibri"/>
                <w:color w:val="000000"/>
              </w:rPr>
            </w:pPr>
            <w:r w:rsidRPr="00CA4CAB">
              <w:rPr>
                <w:rFonts w:ascii="Calibri" w:eastAsia="Times New Roman" w:hAnsi="Calibri" w:cs="Calibri"/>
                <w:color w:val="000000"/>
              </w:rPr>
              <w:sym w:font="Wingdings" w:char="F0DF"/>
            </w:r>
          </w:p>
        </w:tc>
        <w:tc>
          <w:tcPr>
            <w:tcW w:w="1984" w:type="dxa"/>
            <w:shd w:val="clear" w:color="auto" w:fill="auto"/>
            <w:noWrap/>
            <w:vAlign w:val="center"/>
          </w:tcPr>
          <w:p w14:paraId="04062431" w14:textId="5E2FEC32" w:rsidR="00D63E13" w:rsidRPr="00A12EAB" w:rsidRDefault="00D63E13" w:rsidP="003E3C02">
            <w:pPr>
              <w:keepLines/>
              <w:spacing w:after="0"/>
              <w:jc w:val="center"/>
              <w:rPr>
                <w:rFonts w:ascii="Calibri" w:eastAsia="Times New Roman" w:hAnsi="Calibri" w:cs="Calibri"/>
                <w:color w:val="000000"/>
              </w:rPr>
            </w:pPr>
            <w:r w:rsidRPr="00A12EAB">
              <w:rPr>
                <w:rFonts w:ascii="Calibri" w:eastAsia="Times New Roman" w:hAnsi="Calibri" w:cs="Calibri"/>
                <w:color w:val="000000"/>
              </w:rPr>
              <w:t>0x</w:t>
            </w:r>
            <w:r>
              <w:rPr>
                <w:rFonts w:ascii="Calibri" w:eastAsia="Times New Roman" w:hAnsi="Calibri" w:cs="Calibri"/>
                <w:color w:val="000000"/>
              </w:rPr>
              <w:t>00</w:t>
            </w:r>
          </w:p>
        </w:tc>
        <w:tc>
          <w:tcPr>
            <w:tcW w:w="4253" w:type="dxa"/>
            <w:shd w:val="clear" w:color="auto" w:fill="auto"/>
            <w:noWrap/>
            <w:vAlign w:val="center"/>
          </w:tcPr>
          <w:p w14:paraId="7AA72D0F" w14:textId="7C3CD9E0" w:rsidR="00D63E13" w:rsidRPr="00A12EAB" w:rsidRDefault="00D63E13" w:rsidP="003E3C02">
            <w:pPr>
              <w:keepLines/>
              <w:spacing w:after="0"/>
              <w:jc w:val="left"/>
              <w:rPr>
                <w:rFonts w:ascii="Calibri" w:eastAsia="Times New Roman" w:hAnsi="Calibri" w:cs="Calibri"/>
                <w:color w:val="000000"/>
              </w:rPr>
            </w:pPr>
            <w:r w:rsidRPr="00D63E13">
              <w:rPr>
                <w:rFonts w:ascii="Calibri" w:eastAsia="Times New Roman" w:hAnsi="Calibri" w:cs="Calibri"/>
                <w:color w:val="000000"/>
              </w:rPr>
              <w:t>Error</w:t>
            </w:r>
            <w:r w:rsidR="0034618B">
              <w:rPr>
                <w:rFonts w:ascii="Calibri" w:eastAsia="Times New Roman" w:hAnsi="Calibri" w:cs="Calibri"/>
                <w:color w:val="000000"/>
              </w:rPr>
              <w:t xml:space="preserve"> </w:t>
            </w:r>
            <w:r w:rsidRPr="00D63E13">
              <w:rPr>
                <w:rFonts w:ascii="Calibri" w:eastAsia="Times New Roman" w:hAnsi="Calibri" w:cs="Calibri"/>
                <w:color w:val="000000"/>
              </w:rPr>
              <w:t>not enough byte</w:t>
            </w:r>
            <w:r w:rsidR="0034618B">
              <w:rPr>
                <w:rFonts w:ascii="Calibri" w:eastAsia="Times New Roman" w:hAnsi="Calibri" w:cs="Calibri"/>
                <w:color w:val="000000"/>
              </w:rPr>
              <w:t>s</w:t>
            </w:r>
            <w:r w:rsidRPr="00D63E13">
              <w:rPr>
                <w:rFonts w:ascii="Calibri" w:eastAsia="Times New Roman" w:hAnsi="Calibri" w:cs="Calibri"/>
                <w:color w:val="000000"/>
              </w:rPr>
              <w:t xml:space="preserve"> received</w:t>
            </w:r>
          </w:p>
        </w:tc>
      </w:tr>
    </w:tbl>
    <w:p w14:paraId="3C7A85CB" w14:textId="77C3012E" w:rsidR="00AB53EA" w:rsidRDefault="00AB53EA" w:rsidP="003E3C02">
      <w:pPr>
        <w:pStyle w:val="ReferenceList"/>
        <w:keepLines/>
        <w:numPr>
          <w:ilvl w:val="0"/>
          <w:numId w:val="0"/>
        </w:numPr>
        <w:tabs>
          <w:tab w:val="right" w:pos="9072"/>
        </w:tabs>
        <w:rPr>
          <w:lang w:val="en-US"/>
        </w:rPr>
      </w:pPr>
      <w:r>
        <w:t xml:space="preserve"> </w:t>
      </w:r>
    </w:p>
    <w:p w14:paraId="215CCFCB" w14:textId="07353BBC" w:rsidR="0066390E" w:rsidRDefault="0066390E" w:rsidP="00DC175A">
      <w:pPr>
        <w:pStyle w:val="Heading2"/>
        <w:numPr>
          <w:ilvl w:val="1"/>
          <w:numId w:val="3"/>
        </w:numPr>
      </w:pPr>
      <w:bookmarkStart w:id="11395" w:name="_Toc13139980"/>
      <w:r>
        <w:t>Fast acquisition buffering with IBA PLC</w:t>
      </w:r>
      <w:bookmarkEnd w:id="11395"/>
    </w:p>
    <w:p w14:paraId="10C4D272" w14:textId="77777777" w:rsidR="00AB53EA" w:rsidRDefault="00AB53EA" w:rsidP="00AB53EA"/>
    <w:p w14:paraId="19C75699" w14:textId="50FAE7AE" w:rsidR="006E2249" w:rsidRDefault="006E2249" w:rsidP="00AB53EA">
      <w:r>
        <w:t>To be discuss with partners.</w:t>
      </w:r>
    </w:p>
    <w:p w14:paraId="20EFCBDD" w14:textId="4D91B997" w:rsidR="00AB53EA" w:rsidRDefault="006E2249" w:rsidP="006E2249">
      <w:r w:rsidRPr="006E2249">
        <w:t xml:space="preserve">For the moment, the data coming from the polling </w:t>
      </w:r>
      <w:r w:rsidR="002C0177">
        <w:t xml:space="preserve">is </w:t>
      </w:r>
      <w:r w:rsidRPr="006E2249">
        <w:t xml:space="preserve">sent </w:t>
      </w:r>
      <w:commentRangeStart w:id="11396"/>
      <w:commentRangeStart w:id="11397"/>
      <w:r w:rsidRPr="006E2249">
        <w:t>in archive EPICS</w:t>
      </w:r>
      <w:commentRangeEnd w:id="11396"/>
      <w:r w:rsidR="00A076CB">
        <w:rPr>
          <w:rStyle w:val="CommentReference"/>
        </w:rPr>
        <w:commentReference w:id="11396"/>
      </w:r>
      <w:commentRangeEnd w:id="11397"/>
      <w:r w:rsidR="00361CA5">
        <w:rPr>
          <w:rStyle w:val="CommentReference"/>
        </w:rPr>
        <w:commentReference w:id="11397"/>
      </w:r>
      <w:r>
        <w:t>.</w:t>
      </w:r>
    </w:p>
    <w:p w14:paraId="0AB4773F" w14:textId="77777777" w:rsidR="006E2249" w:rsidRPr="00BF1DCE" w:rsidRDefault="006E2249" w:rsidP="006E2249"/>
    <w:p w14:paraId="06047099" w14:textId="51558344" w:rsidR="0093150B" w:rsidRDefault="0093150B" w:rsidP="00DC175A">
      <w:pPr>
        <w:pStyle w:val="Heading2"/>
        <w:numPr>
          <w:ilvl w:val="1"/>
          <w:numId w:val="3"/>
        </w:numPr>
        <w:rPr>
          <w:lang w:val="fr-BE"/>
        </w:rPr>
      </w:pPr>
      <w:bookmarkStart w:id="11398" w:name="_Toc13139981"/>
      <w:r w:rsidRPr="00DC175A">
        <w:t>Screen</w:t>
      </w:r>
      <w:r>
        <w:rPr>
          <w:lang w:val="fr-BE"/>
        </w:rPr>
        <w:t xml:space="preserve"> </w:t>
      </w:r>
      <w:r w:rsidRPr="00DC175A">
        <w:t>configuration</w:t>
      </w:r>
      <w:bookmarkEnd w:id="11398"/>
    </w:p>
    <w:p w14:paraId="3B6C75FC" w14:textId="77777777" w:rsidR="0093150B" w:rsidRPr="0093150B" w:rsidRDefault="0093150B" w:rsidP="0093150B">
      <w:pPr>
        <w:rPr>
          <w:lang w:val="fr-BE"/>
        </w:rPr>
      </w:pPr>
    </w:p>
    <w:tbl>
      <w:tblPr>
        <w:tblW w:w="9286" w:type="dxa"/>
        <w:tblLook w:val="04A0" w:firstRow="1" w:lastRow="0" w:firstColumn="1" w:lastColumn="0" w:noHBand="0" w:noVBand="1"/>
      </w:tblPr>
      <w:tblGrid>
        <w:gridCol w:w="1858"/>
        <w:gridCol w:w="7428"/>
      </w:tblGrid>
      <w:tr w:rsidR="00831ABD" w:rsidRPr="00BF6611" w14:paraId="0863CADA" w14:textId="77777777" w:rsidTr="00831ABD">
        <w:trPr>
          <w:trHeight w:val="255"/>
        </w:trPr>
        <w:tc>
          <w:tcPr>
            <w:tcW w:w="18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06390" w14:textId="77777777" w:rsidR="00831ABD" w:rsidRPr="00BF6611" w:rsidRDefault="00831ABD" w:rsidP="0093150B">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Type</w:t>
            </w:r>
          </w:p>
        </w:tc>
        <w:tc>
          <w:tcPr>
            <w:tcW w:w="7428" w:type="dxa"/>
            <w:tcBorders>
              <w:top w:val="single" w:sz="4" w:space="0" w:color="auto"/>
              <w:left w:val="nil"/>
              <w:bottom w:val="single" w:sz="4" w:space="0" w:color="auto"/>
              <w:right w:val="single" w:sz="4" w:space="0" w:color="auto"/>
            </w:tcBorders>
            <w:shd w:val="clear" w:color="auto" w:fill="auto"/>
            <w:vAlign w:val="center"/>
            <w:hideMark/>
          </w:tcPr>
          <w:p w14:paraId="53D87E2D" w14:textId="77777777" w:rsidR="00831ABD" w:rsidRPr="00BF6611" w:rsidRDefault="00831ABD" w:rsidP="0093150B">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Requirement</w:t>
            </w:r>
          </w:p>
        </w:tc>
      </w:tr>
      <w:tr w:rsidR="00831ABD" w:rsidRPr="00BF6611" w14:paraId="2CE08F8D" w14:textId="77777777" w:rsidTr="00831ABD">
        <w:trPr>
          <w:trHeight w:val="765"/>
        </w:trPr>
        <w:tc>
          <w:tcPr>
            <w:tcW w:w="1858" w:type="dxa"/>
            <w:tcBorders>
              <w:top w:val="nil"/>
              <w:left w:val="single" w:sz="4" w:space="0" w:color="auto"/>
              <w:bottom w:val="single" w:sz="4" w:space="0" w:color="auto"/>
              <w:right w:val="single" w:sz="4" w:space="0" w:color="auto"/>
            </w:tcBorders>
            <w:shd w:val="clear" w:color="auto" w:fill="auto"/>
            <w:vAlign w:val="center"/>
            <w:hideMark/>
          </w:tcPr>
          <w:p w14:paraId="7769BAF9" w14:textId="10BEB24B" w:rsidR="00831ABD" w:rsidRPr="00BF6611" w:rsidRDefault="00831ABD" w:rsidP="0093150B">
            <w:pPr>
              <w:spacing w:after="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General layout for permanent po</w:t>
            </w:r>
            <w:r w:rsidRPr="00BF6611">
              <w:rPr>
                <w:rFonts w:ascii="Times New Roman" w:eastAsia="Times New Roman" w:hAnsi="Times New Roman" w:cs="Times New Roman"/>
                <w:color w:val="000000"/>
                <w:sz w:val="20"/>
                <w:szCs w:val="20"/>
              </w:rPr>
              <w:t>lling</w:t>
            </w:r>
          </w:p>
        </w:tc>
        <w:tc>
          <w:tcPr>
            <w:tcW w:w="7428" w:type="dxa"/>
            <w:tcBorders>
              <w:top w:val="nil"/>
              <w:left w:val="nil"/>
              <w:bottom w:val="single" w:sz="4" w:space="0" w:color="auto"/>
              <w:right w:val="single" w:sz="4" w:space="0" w:color="auto"/>
            </w:tcBorders>
            <w:shd w:val="clear" w:color="auto" w:fill="auto"/>
            <w:vAlign w:val="center"/>
            <w:hideMark/>
          </w:tcPr>
          <w:p w14:paraId="2E36E1FD" w14:textId="2B7FFF39" w:rsidR="00831ABD" w:rsidRPr="00BF6611" w:rsidRDefault="00831ABD" w:rsidP="00A921A9">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The general layout shall reproduce the IBA local interface philosophy (circuit representation)</w:t>
            </w:r>
            <w:r>
              <w:rPr>
                <w:rFonts w:ascii="Times New Roman" w:eastAsia="Times New Roman" w:hAnsi="Times New Roman" w:cs="Times New Roman"/>
                <w:color w:val="000000"/>
                <w:sz w:val="20"/>
                <w:szCs w:val="20"/>
              </w:rPr>
              <w:t xml:space="preserve"> and use the same </w:t>
            </w:r>
            <w:r w:rsidR="00A921A9">
              <w:rPr>
                <w:rFonts w:ascii="Times New Roman" w:eastAsia="Times New Roman" w:hAnsi="Times New Roman" w:cs="Times New Roman"/>
                <w:color w:val="000000"/>
                <w:sz w:val="20"/>
                <w:szCs w:val="20"/>
              </w:rPr>
              <w:t>labelling</w:t>
            </w:r>
            <w:r>
              <w:rPr>
                <w:rFonts w:ascii="Times New Roman" w:eastAsia="Times New Roman" w:hAnsi="Times New Roman" w:cs="Times New Roman"/>
                <w:color w:val="000000"/>
                <w:sz w:val="20"/>
                <w:szCs w:val="20"/>
              </w:rPr>
              <w:t>.</w:t>
            </w:r>
            <w:r w:rsidRPr="00BF6611">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F</w:t>
            </w:r>
            <w:r w:rsidRPr="00BF6611">
              <w:rPr>
                <w:rFonts w:ascii="Times New Roman" w:eastAsia="Times New Roman" w:hAnsi="Times New Roman" w:cs="Times New Roman"/>
                <w:color w:val="000000"/>
                <w:sz w:val="20"/>
                <w:szCs w:val="20"/>
              </w:rPr>
              <w:t>or example</w:t>
            </w:r>
            <w:r>
              <w:rPr>
                <w:rFonts w:ascii="Times New Roman" w:eastAsia="Times New Roman" w:hAnsi="Times New Roman" w:cs="Times New Roman"/>
                <w:color w:val="000000"/>
                <w:sz w:val="20"/>
                <w:szCs w:val="20"/>
              </w:rPr>
              <w:t xml:space="preserve">, the MYRTE </w:t>
            </w:r>
            <w:r w:rsidR="00650622">
              <w:rPr>
                <w:rFonts w:ascii="Times New Roman" w:eastAsia="Times New Roman" w:hAnsi="Times New Roman" w:cs="Times New Roman"/>
                <w:color w:val="000000"/>
                <w:sz w:val="20"/>
                <w:szCs w:val="20"/>
              </w:rPr>
              <w:t>SSM</w:t>
            </w:r>
            <w:r>
              <w:rPr>
                <w:rFonts w:ascii="Times New Roman" w:eastAsia="Times New Roman" w:hAnsi="Times New Roman" w:cs="Times New Roman"/>
                <w:color w:val="000000"/>
                <w:sz w:val="20"/>
                <w:szCs w:val="20"/>
              </w:rPr>
              <w:t xml:space="preserve"> </w:t>
            </w:r>
            <w:r w:rsidRPr="00BF6611">
              <w:rPr>
                <w:rFonts w:ascii="Times New Roman" w:eastAsia="Times New Roman" w:hAnsi="Times New Roman" w:cs="Times New Roman"/>
                <w:color w:val="000000"/>
                <w:sz w:val="20"/>
                <w:szCs w:val="20"/>
              </w:rPr>
              <w:t>screenshots</w:t>
            </w:r>
            <w:r>
              <w:rPr>
                <w:rFonts w:ascii="Times New Roman" w:eastAsia="Times New Roman" w:hAnsi="Times New Roman" w:cs="Times New Roman"/>
                <w:color w:val="000000"/>
                <w:sz w:val="20"/>
                <w:szCs w:val="20"/>
              </w:rPr>
              <w:t xml:space="preserve"> are shown below</w:t>
            </w:r>
            <w:r w:rsidR="008C02CC">
              <w:rPr>
                <w:rFonts w:ascii="Times New Roman" w:eastAsia="Times New Roman" w:hAnsi="Times New Roman" w:cs="Times New Roman"/>
                <w:color w:val="000000"/>
                <w:sz w:val="20"/>
                <w:szCs w:val="20"/>
              </w:rPr>
              <w:t xml:space="preserve"> in figure 4</w:t>
            </w:r>
            <w:r w:rsidRPr="00BF6611">
              <w:rPr>
                <w:rFonts w:ascii="Times New Roman" w:eastAsia="Times New Roman" w:hAnsi="Times New Roman" w:cs="Times New Roman"/>
                <w:color w:val="000000"/>
                <w:sz w:val="20"/>
                <w:szCs w:val="20"/>
              </w:rPr>
              <w:t>.</w:t>
            </w:r>
            <w:r w:rsidRPr="00BF6611">
              <w:rPr>
                <w:rFonts w:ascii="Times New Roman" w:eastAsia="Times New Roman" w:hAnsi="Times New Roman" w:cs="Times New Roman"/>
                <w:color w:val="000000"/>
                <w:sz w:val="20"/>
                <w:szCs w:val="20"/>
              </w:rPr>
              <w:br/>
              <w:t xml:space="preserve">The new </w:t>
            </w:r>
            <w:r>
              <w:rPr>
                <w:rFonts w:ascii="Times New Roman" w:eastAsia="Times New Roman" w:hAnsi="Times New Roman" w:cs="Times New Roman"/>
                <w:color w:val="000000"/>
                <w:sz w:val="20"/>
                <w:szCs w:val="20"/>
              </w:rPr>
              <w:t>local CS</w:t>
            </w:r>
            <w:r w:rsidRPr="00BF6611">
              <w:rPr>
                <w:rFonts w:ascii="Times New Roman" w:eastAsia="Times New Roman" w:hAnsi="Times New Roman" w:cs="Times New Roman"/>
                <w:color w:val="000000"/>
                <w:sz w:val="20"/>
                <w:szCs w:val="20"/>
              </w:rPr>
              <w:t xml:space="preserve"> interface, from QWR1 to CH7, may change. </w:t>
            </w:r>
            <w:commentRangeStart w:id="11399"/>
            <w:r w:rsidRPr="00BF6611">
              <w:rPr>
                <w:rFonts w:ascii="Times New Roman" w:eastAsia="Times New Roman" w:hAnsi="Times New Roman" w:cs="Times New Roman"/>
                <w:color w:val="000000"/>
                <w:sz w:val="20"/>
                <w:szCs w:val="20"/>
              </w:rPr>
              <w:t>New interfaces will be communicated asap.</w:t>
            </w:r>
            <w:commentRangeEnd w:id="11399"/>
            <w:r>
              <w:rPr>
                <w:rStyle w:val="CommentReference"/>
              </w:rPr>
              <w:commentReference w:id="11399"/>
            </w:r>
          </w:p>
        </w:tc>
      </w:tr>
      <w:tr w:rsidR="00831ABD" w:rsidRPr="00BF6611" w14:paraId="5655D7F6" w14:textId="77777777" w:rsidTr="00831ABD">
        <w:trPr>
          <w:trHeight w:val="1275"/>
        </w:trPr>
        <w:tc>
          <w:tcPr>
            <w:tcW w:w="1858" w:type="dxa"/>
            <w:tcBorders>
              <w:top w:val="nil"/>
              <w:left w:val="single" w:sz="4" w:space="0" w:color="auto"/>
              <w:bottom w:val="single" w:sz="4" w:space="0" w:color="auto"/>
              <w:right w:val="single" w:sz="4" w:space="0" w:color="auto"/>
            </w:tcBorders>
            <w:shd w:val="clear" w:color="auto" w:fill="auto"/>
            <w:vAlign w:val="center"/>
            <w:hideMark/>
          </w:tcPr>
          <w:p w14:paraId="3DEFDF14" w14:textId="6B2133A8" w:rsidR="00831ABD" w:rsidRPr="00BF6611" w:rsidRDefault="00831ABD" w:rsidP="0093150B">
            <w:pPr>
              <w:spacing w:after="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Permanent po</w:t>
            </w:r>
            <w:r w:rsidRPr="00BF6611">
              <w:rPr>
                <w:rFonts w:ascii="Times New Roman" w:eastAsia="Times New Roman" w:hAnsi="Times New Roman" w:cs="Times New Roman"/>
                <w:color w:val="000000"/>
                <w:sz w:val="20"/>
                <w:szCs w:val="20"/>
              </w:rPr>
              <w:t>lling display</w:t>
            </w:r>
          </w:p>
        </w:tc>
        <w:tc>
          <w:tcPr>
            <w:tcW w:w="7428" w:type="dxa"/>
            <w:tcBorders>
              <w:top w:val="nil"/>
              <w:left w:val="nil"/>
              <w:bottom w:val="single" w:sz="4" w:space="0" w:color="auto"/>
              <w:right w:val="single" w:sz="4" w:space="0" w:color="auto"/>
            </w:tcBorders>
            <w:shd w:val="clear" w:color="auto" w:fill="auto"/>
            <w:vAlign w:val="center"/>
            <w:hideMark/>
          </w:tcPr>
          <w:p w14:paraId="364DC75A" w14:textId="7BA81CB7" w:rsidR="00831ABD" w:rsidRDefault="00831ABD" w:rsidP="0093150B">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 xml:space="preserve">Two </w:t>
            </w:r>
            <w:r>
              <w:rPr>
                <w:rFonts w:ascii="Times New Roman" w:eastAsia="Times New Roman" w:hAnsi="Times New Roman" w:cs="Times New Roman"/>
                <w:color w:val="000000"/>
                <w:sz w:val="20"/>
                <w:szCs w:val="20"/>
              </w:rPr>
              <w:t>graphs</w:t>
            </w:r>
            <w:r w:rsidRPr="00BF6611">
              <w:rPr>
                <w:rFonts w:ascii="Times New Roman" w:eastAsia="Times New Roman" w:hAnsi="Times New Roman" w:cs="Times New Roman"/>
                <w:color w:val="000000"/>
                <w:sz w:val="20"/>
                <w:szCs w:val="20"/>
              </w:rPr>
              <w:t xml:space="preserve"> per amplifier shall be permanently available, aiming to </w:t>
            </w:r>
            <w:r>
              <w:rPr>
                <w:rFonts w:ascii="Times New Roman" w:eastAsia="Times New Roman" w:hAnsi="Times New Roman" w:cs="Times New Roman"/>
                <w:color w:val="000000"/>
                <w:sz w:val="20"/>
                <w:szCs w:val="20"/>
              </w:rPr>
              <w:t>provide</w:t>
            </w:r>
            <w:r w:rsidRPr="00BF6611">
              <w:rPr>
                <w:rFonts w:ascii="Times New Roman" w:eastAsia="Times New Roman" w:hAnsi="Times New Roman" w:cs="Times New Roman"/>
                <w:color w:val="000000"/>
                <w:sz w:val="20"/>
                <w:szCs w:val="20"/>
              </w:rPr>
              <w:t xml:space="preserve"> a global view instead of reading </w:t>
            </w:r>
            <w:r>
              <w:rPr>
                <w:rFonts w:ascii="Times New Roman" w:eastAsia="Times New Roman" w:hAnsi="Times New Roman" w:cs="Times New Roman"/>
                <w:color w:val="000000"/>
                <w:sz w:val="20"/>
                <w:szCs w:val="20"/>
              </w:rPr>
              <w:t xml:space="preserve">many </w:t>
            </w:r>
            <w:r w:rsidRPr="00BF6611">
              <w:rPr>
                <w:rFonts w:ascii="Times New Roman" w:eastAsia="Times New Roman" w:hAnsi="Times New Roman" w:cs="Times New Roman"/>
                <w:color w:val="000000"/>
                <w:sz w:val="20"/>
                <w:szCs w:val="20"/>
              </w:rPr>
              <w:t>figures</w:t>
            </w:r>
            <w:r>
              <w:rPr>
                <w:rFonts w:ascii="Times New Roman" w:eastAsia="Times New Roman" w:hAnsi="Times New Roman" w:cs="Times New Roman"/>
                <w:color w:val="000000"/>
                <w:sz w:val="20"/>
                <w:szCs w:val="20"/>
              </w:rPr>
              <w:t>, as defined here after</w:t>
            </w:r>
            <w:r w:rsidRPr="00BF6611">
              <w:rPr>
                <w:rFonts w:ascii="Times New Roman" w:eastAsia="Times New Roman" w:hAnsi="Times New Roman" w:cs="Times New Roman"/>
                <w:color w:val="000000"/>
                <w:sz w:val="20"/>
                <w:szCs w:val="20"/>
              </w:rPr>
              <w:t>:</w:t>
            </w:r>
            <w:r w:rsidRPr="00BF6611">
              <w:rPr>
                <w:rFonts w:ascii="Times New Roman" w:eastAsia="Times New Roman" w:hAnsi="Times New Roman" w:cs="Times New Roman"/>
                <w:color w:val="000000"/>
                <w:sz w:val="20"/>
                <w:szCs w:val="20"/>
              </w:rPr>
              <w:br/>
              <w:t>- Transistor current in y-axis for each pallet name (1 transistor per pallet) in x-axis</w:t>
            </w:r>
            <w:r w:rsidRPr="00BF6611">
              <w:rPr>
                <w:rFonts w:ascii="Times New Roman" w:eastAsia="Times New Roman" w:hAnsi="Times New Roman" w:cs="Times New Roman"/>
                <w:color w:val="000000"/>
                <w:sz w:val="20"/>
                <w:szCs w:val="20"/>
              </w:rPr>
              <w:br/>
              <w:t xml:space="preserve">- Delta T° in y-axis for each </w:t>
            </w:r>
            <w:r w:rsidR="00650622">
              <w:rPr>
                <w:rFonts w:ascii="Times New Roman" w:eastAsia="Times New Roman" w:hAnsi="Times New Roman" w:cs="Times New Roman"/>
                <w:color w:val="000000"/>
                <w:sz w:val="20"/>
                <w:szCs w:val="20"/>
              </w:rPr>
              <w:t>SSM</w:t>
            </w:r>
            <w:r w:rsidRPr="00BF6611">
              <w:rPr>
                <w:rFonts w:ascii="Times New Roman" w:eastAsia="Times New Roman" w:hAnsi="Times New Roman" w:cs="Times New Roman"/>
                <w:color w:val="000000"/>
                <w:sz w:val="20"/>
                <w:szCs w:val="20"/>
              </w:rPr>
              <w:t xml:space="preserve"> name in x-axis</w:t>
            </w:r>
          </w:p>
          <w:p w14:paraId="27BC2830" w14:textId="4A228B8E" w:rsidR="00831ABD" w:rsidRDefault="00831ABD" w:rsidP="0093150B">
            <w:pPr>
              <w:spacing w:after="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See examples in figure</w:t>
            </w:r>
            <w:r w:rsidR="008C02CC">
              <w:rPr>
                <w:rFonts w:ascii="Times New Roman" w:eastAsia="Times New Roman" w:hAnsi="Times New Roman" w:cs="Times New Roman"/>
                <w:color w:val="000000"/>
                <w:sz w:val="20"/>
                <w:szCs w:val="20"/>
              </w:rPr>
              <w:t xml:space="preserve">s 5 and 6. </w:t>
            </w:r>
          </w:p>
          <w:p w14:paraId="60E58D4D" w14:textId="377EE6A7" w:rsidR="00831ABD" w:rsidRPr="00BF6611" w:rsidRDefault="00831ABD" w:rsidP="0093150B">
            <w:pPr>
              <w:spacing w:after="0"/>
              <w:jc w:val="lef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record function shall be implemented to save at any time a specific curve.</w:t>
            </w:r>
          </w:p>
        </w:tc>
      </w:tr>
      <w:tr w:rsidR="00831ABD" w:rsidRPr="00BF6611" w14:paraId="7DC974EB" w14:textId="77777777" w:rsidTr="00831ABD">
        <w:trPr>
          <w:trHeight w:val="510"/>
        </w:trPr>
        <w:tc>
          <w:tcPr>
            <w:tcW w:w="1858" w:type="dxa"/>
            <w:tcBorders>
              <w:top w:val="nil"/>
              <w:left w:val="single" w:sz="4" w:space="0" w:color="auto"/>
              <w:bottom w:val="single" w:sz="4" w:space="0" w:color="auto"/>
              <w:right w:val="single" w:sz="4" w:space="0" w:color="auto"/>
            </w:tcBorders>
            <w:shd w:val="clear" w:color="auto" w:fill="auto"/>
            <w:vAlign w:val="center"/>
            <w:hideMark/>
          </w:tcPr>
          <w:p w14:paraId="364AD488" w14:textId="77777777" w:rsidR="00831ABD" w:rsidRPr="00BF6611" w:rsidRDefault="00831ABD" w:rsidP="0093150B">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Post-processing settings</w:t>
            </w:r>
          </w:p>
        </w:tc>
        <w:tc>
          <w:tcPr>
            <w:tcW w:w="7428" w:type="dxa"/>
            <w:tcBorders>
              <w:top w:val="nil"/>
              <w:left w:val="nil"/>
              <w:bottom w:val="single" w:sz="4" w:space="0" w:color="auto"/>
              <w:right w:val="single" w:sz="4" w:space="0" w:color="auto"/>
            </w:tcBorders>
            <w:shd w:val="clear" w:color="auto" w:fill="auto"/>
            <w:vAlign w:val="center"/>
            <w:hideMark/>
          </w:tcPr>
          <w:p w14:paraId="316EF199" w14:textId="37848F5D" w:rsidR="00831ABD" w:rsidRDefault="00831ABD" w:rsidP="00417688">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 xml:space="preserve">A window shall be dedicated to post-processing settings (selection of </w:t>
            </w:r>
            <w:r>
              <w:rPr>
                <w:rFonts w:ascii="Times New Roman" w:eastAsia="Times New Roman" w:hAnsi="Times New Roman" w:cs="Times New Roman"/>
                <w:color w:val="000000"/>
                <w:sz w:val="20"/>
                <w:szCs w:val="20"/>
              </w:rPr>
              <w:t>holding table, buffer length</w:t>
            </w:r>
            <w:r w:rsidRPr="00BF6611">
              <w:rPr>
                <w:rFonts w:ascii="Times New Roman" w:eastAsia="Times New Roman" w:hAnsi="Times New Roman" w:cs="Times New Roman"/>
                <w:color w:val="000000"/>
                <w:sz w:val="20"/>
                <w:szCs w:val="20"/>
              </w:rPr>
              <w:t xml:space="preserve">, </w:t>
            </w:r>
            <w:r w:rsidR="00E974C2">
              <w:rPr>
                <w:rFonts w:ascii="Times New Roman" w:eastAsia="Times New Roman" w:hAnsi="Times New Roman" w:cs="Times New Roman"/>
                <w:color w:val="000000"/>
                <w:sz w:val="20"/>
                <w:szCs w:val="20"/>
              </w:rPr>
              <w:t>SSMs</w:t>
            </w:r>
            <w:r w:rsidRPr="00BF6611">
              <w:rPr>
                <w:rFonts w:ascii="Times New Roman" w:eastAsia="Times New Roman" w:hAnsi="Times New Roman" w:cs="Times New Roman"/>
                <w:color w:val="000000"/>
                <w:sz w:val="20"/>
                <w:szCs w:val="20"/>
              </w:rPr>
              <w:t xml:space="preserve"> to be downloaded, force trigger…)</w:t>
            </w:r>
            <w:r>
              <w:rPr>
                <w:rFonts w:ascii="Times New Roman" w:eastAsia="Times New Roman" w:hAnsi="Times New Roman" w:cs="Times New Roman"/>
                <w:color w:val="000000"/>
                <w:sz w:val="20"/>
                <w:szCs w:val="20"/>
              </w:rPr>
              <w:t>.</w:t>
            </w:r>
          </w:p>
          <w:p w14:paraId="6FC828EA" w14:textId="29429ECF" w:rsidR="00831ABD" w:rsidRPr="00BF6611" w:rsidRDefault="00831ABD" w:rsidP="00417688">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Detailed interface will be define</w:t>
            </w:r>
            <w:r>
              <w:rPr>
                <w:rFonts w:ascii="Times New Roman" w:eastAsia="Times New Roman" w:hAnsi="Times New Roman" w:cs="Times New Roman"/>
                <w:color w:val="000000"/>
                <w:sz w:val="20"/>
                <w:szCs w:val="20"/>
              </w:rPr>
              <w:t>d once po</w:t>
            </w:r>
            <w:r w:rsidRPr="00BF6611">
              <w:rPr>
                <w:rFonts w:ascii="Times New Roman" w:eastAsia="Times New Roman" w:hAnsi="Times New Roman" w:cs="Times New Roman"/>
                <w:color w:val="000000"/>
                <w:sz w:val="20"/>
                <w:szCs w:val="20"/>
              </w:rPr>
              <w:t>lling protocol will be agreed</w:t>
            </w:r>
            <w:r>
              <w:rPr>
                <w:rFonts w:ascii="Times New Roman" w:eastAsia="Times New Roman" w:hAnsi="Times New Roman" w:cs="Times New Roman"/>
                <w:color w:val="000000"/>
                <w:sz w:val="20"/>
                <w:szCs w:val="20"/>
              </w:rPr>
              <w:t>.</w:t>
            </w:r>
          </w:p>
        </w:tc>
      </w:tr>
      <w:tr w:rsidR="00831ABD" w:rsidRPr="00BF6611" w14:paraId="04EA7178" w14:textId="77777777" w:rsidTr="00831ABD">
        <w:trPr>
          <w:trHeight w:val="1275"/>
        </w:trPr>
        <w:tc>
          <w:tcPr>
            <w:tcW w:w="1858" w:type="dxa"/>
            <w:tcBorders>
              <w:top w:val="nil"/>
              <w:left w:val="single" w:sz="4" w:space="0" w:color="auto"/>
              <w:bottom w:val="single" w:sz="4" w:space="0" w:color="auto"/>
              <w:right w:val="single" w:sz="4" w:space="0" w:color="auto"/>
            </w:tcBorders>
            <w:shd w:val="clear" w:color="auto" w:fill="auto"/>
            <w:vAlign w:val="center"/>
            <w:hideMark/>
          </w:tcPr>
          <w:p w14:paraId="3497537B" w14:textId="08374A29" w:rsidR="00831ABD" w:rsidRPr="00BF6611" w:rsidRDefault="00831ABD" w:rsidP="0093150B">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Post-processing analysis</w:t>
            </w:r>
          </w:p>
        </w:tc>
        <w:tc>
          <w:tcPr>
            <w:tcW w:w="7428" w:type="dxa"/>
            <w:tcBorders>
              <w:top w:val="nil"/>
              <w:left w:val="nil"/>
              <w:bottom w:val="single" w:sz="4" w:space="0" w:color="auto"/>
              <w:right w:val="single" w:sz="4" w:space="0" w:color="auto"/>
            </w:tcBorders>
            <w:shd w:val="clear" w:color="auto" w:fill="auto"/>
            <w:vAlign w:val="center"/>
            <w:hideMark/>
          </w:tcPr>
          <w:p w14:paraId="2C6A761E" w14:textId="70DA8AA9" w:rsidR="003D78E0" w:rsidRPr="00BF6611" w:rsidRDefault="00831ABD" w:rsidP="003D78E0">
            <w:pPr>
              <w:spacing w:after="0"/>
              <w:jc w:val="left"/>
              <w:rPr>
                <w:rFonts w:ascii="Times New Roman" w:eastAsia="Times New Roman" w:hAnsi="Times New Roman" w:cs="Times New Roman"/>
                <w:color w:val="000000"/>
                <w:sz w:val="20"/>
                <w:szCs w:val="20"/>
              </w:rPr>
            </w:pPr>
            <w:r w:rsidRPr="00BF6611">
              <w:rPr>
                <w:rFonts w:ascii="Times New Roman" w:eastAsia="Times New Roman" w:hAnsi="Times New Roman" w:cs="Times New Roman"/>
                <w:color w:val="000000"/>
                <w:sz w:val="20"/>
                <w:szCs w:val="20"/>
              </w:rPr>
              <w:t xml:space="preserve">A window shall be dedicated to post-processing analysis, allowing </w:t>
            </w:r>
            <w:r w:rsidR="003D78E0">
              <w:rPr>
                <w:rFonts w:ascii="Times New Roman" w:eastAsia="Times New Roman" w:hAnsi="Times New Roman" w:cs="Times New Roman"/>
                <w:color w:val="000000"/>
                <w:sz w:val="20"/>
                <w:szCs w:val="20"/>
              </w:rPr>
              <w:t>versatile</w:t>
            </w:r>
            <w:r w:rsidRPr="00BF6611">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curves </w:t>
            </w:r>
            <w:r w:rsidRPr="00BF6611">
              <w:rPr>
                <w:rFonts w:ascii="Times New Roman" w:eastAsia="Times New Roman" w:hAnsi="Times New Roman" w:cs="Times New Roman"/>
                <w:color w:val="000000"/>
                <w:sz w:val="20"/>
                <w:szCs w:val="20"/>
              </w:rPr>
              <w:t>display</w:t>
            </w:r>
            <w:r>
              <w:rPr>
                <w:rFonts w:ascii="Times New Roman" w:eastAsia="Times New Roman" w:hAnsi="Times New Roman" w:cs="Times New Roman"/>
                <w:color w:val="000000"/>
                <w:sz w:val="20"/>
                <w:szCs w:val="20"/>
              </w:rPr>
              <w:t>.</w:t>
            </w:r>
            <w:r w:rsidRPr="00BF6611">
              <w:rPr>
                <w:rFonts w:ascii="Times New Roman" w:eastAsia="Times New Roman" w:hAnsi="Times New Roman" w:cs="Times New Roman"/>
                <w:color w:val="000000"/>
                <w:sz w:val="20"/>
                <w:szCs w:val="20"/>
              </w:rPr>
              <w:br/>
              <w:t>Signals from LLRF</w:t>
            </w:r>
            <w:r>
              <w:rPr>
                <w:rFonts w:ascii="Times New Roman" w:eastAsia="Times New Roman" w:hAnsi="Times New Roman" w:cs="Times New Roman"/>
                <w:color w:val="000000"/>
                <w:sz w:val="20"/>
                <w:szCs w:val="20"/>
              </w:rPr>
              <w:t xml:space="preserve"> and beam diagnostics</w:t>
            </w:r>
            <w:r w:rsidRPr="00BF6611">
              <w:rPr>
                <w:rFonts w:ascii="Times New Roman" w:eastAsia="Times New Roman" w:hAnsi="Times New Roman" w:cs="Times New Roman"/>
                <w:color w:val="000000"/>
                <w:sz w:val="20"/>
                <w:szCs w:val="20"/>
              </w:rPr>
              <w:t xml:space="preserve"> shall be loadable in order to allow cross-analysis with </w:t>
            </w:r>
            <w:r w:rsidR="00650622">
              <w:rPr>
                <w:rFonts w:ascii="Times New Roman" w:eastAsia="Times New Roman" w:hAnsi="Times New Roman" w:cs="Times New Roman"/>
                <w:color w:val="000000"/>
                <w:sz w:val="20"/>
                <w:szCs w:val="20"/>
              </w:rPr>
              <w:t>SSM</w:t>
            </w:r>
            <w:r w:rsidRPr="00BF6611">
              <w:rPr>
                <w:rFonts w:ascii="Times New Roman" w:eastAsia="Times New Roman" w:hAnsi="Times New Roman" w:cs="Times New Roman"/>
                <w:color w:val="000000"/>
                <w:sz w:val="20"/>
                <w:szCs w:val="20"/>
              </w:rPr>
              <w:t xml:space="preserve"> signals</w:t>
            </w:r>
            <w:r>
              <w:rPr>
                <w:rFonts w:ascii="Times New Roman" w:eastAsia="Times New Roman" w:hAnsi="Times New Roman" w:cs="Times New Roman"/>
                <w:color w:val="000000"/>
                <w:sz w:val="20"/>
                <w:szCs w:val="20"/>
              </w:rPr>
              <w:t xml:space="preserve"> (could be done at higher system level).</w:t>
            </w:r>
            <w:r w:rsidRPr="00BF6611">
              <w:rPr>
                <w:rFonts w:ascii="Times New Roman" w:eastAsia="Times New Roman" w:hAnsi="Times New Roman" w:cs="Times New Roman"/>
                <w:color w:val="000000"/>
                <w:sz w:val="20"/>
                <w:szCs w:val="20"/>
              </w:rPr>
              <w:br/>
              <w:t>Analyzed graphs shall b</w:t>
            </w:r>
            <w:r w:rsidR="003D78E0">
              <w:rPr>
                <w:rFonts w:ascii="Times New Roman" w:eastAsia="Times New Roman" w:hAnsi="Times New Roman" w:cs="Times New Roman"/>
                <w:color w:val="000000"/>
                <w:sz w:val="20"/>
                <w:szCs w:val="20"/>
              </w:rPr>
              <w:t>e recordable</w:t>
            </w:r>
            <w:r>
              <w:rPr>
                <w:rFonts w:ascii="Times New Roman" w:eastAsia="Times New Roman" w:hAnsi="Times New Roman" w:cs="Times New Roman"/>
                <w:color w:val="000000"/>
                <w:sz w:val="20"/>
                <w:szCs w:val="20"/>
              </w:rPr>
              <w:t>.</w:t>
            </w:r>
          </w:p>
        </w:tc>
      </w:tr>
    </w:tbl>
    <w:p w14:paraId="310FAB10" w14:textId="77777777" w:rsidR="0093150B" w:rsidRDefault="0093150B" w:rsidP="0093150B"/>
    <w:p w14:paraId="41224D91" w14:textId="77777777" w:rsidR="0093150B" w:rsidRPr="00BF6611" w:rsidRDefault="0093150B" w:rsidP="0093150B"/>
    <w:p w14:paraId="5C069BD3" w14:textId="77777777" w:rsidR="0093150B" w:rsidRPr="00BF6611" w:rsidRDefault="0093150B" w:rsidP="0093150B">
      <w:r>
        <w:rPr>
          <w:noProof/>
        </w:rPr>
        <mc:AlternateContent>
          <mc:Choice Requires="wpg">
            <w:drawing>
              <wp:inline distT="0" distB="0" distL="0" distR="0" wp14:anchorId="5D791EA1" wp14:editId="4C754D27">
                <wp:extent cx="5834418" cy="3592280"/>
                <wp:effectExtent l="0" t="0" r="0" b="8255"/>
                <wp:docPr id="1" name="Group 1"/>
                <wp:cNvGraphicFramePr/>
                <a:graphic xmlns:a="http://schemas.openxmlformats.org/drawingml/2006/main">
                  <a:graphicData uri="http://schemas.microsoft.com/office/word/2010/wordprocessingGroup">
                    <wpg:wgp>
                      <wpg:cNvGrpSpPr/>
                      <wpg:grpSpPr>
                        <a:xfrm>
                          <a:off x="0" y="0"/>
                          <a:ext cx="5834418" cy="3592280"/>
                          <a:chOff x="0" y="0"/>
                          <a:chExt cx="6241312" cy="3838353"/>
                        </a:xfrm>
                      </wpg:grpSpPr>
                      <pic:pic xmlns:pic="http://schemas.openxmlformats.org/drawingml/2006/picture">
                        <pic:nvPicPr>
                          <pic:cNvPr id="3" name="Picture 2" descr="image004"/>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1924493"/>
                            <a:ext cx="3136605" cy="1913860"/>
                          </a:xfrm>
                          <a:prstGeom prst="rect">
                            <a:avLst/>
                          </a:prstGeom>
                          <a:noFill/>
                          <a:ln>
                            <a:noFill/>
                          </a:ln>
                        </pic:spPr>
                      </pic:pic>
                      <pic:pic xmlns:pic="http://schemas.openxmlformats.org/drawingml/2006/picture">
                        <pic:nvPicPr>
                          <pic:cNvPr id="8" name="Picture 7" descr="image016"/>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36605" cy="1924493"/>
                          </a:xfrm>
                          <a:prstGeom prst="rect">
                            <a:avLst/>
                          </a:prstGeom>
                          <a:noFill/>
                          <a:ln>
                            <a:noFill/>
                          </a:ln>
                        </pic:spPr>
                      </pic:pic>
                      <pic:pic xmlns:pic="http://schemas.openxmlformats.org/drawingml/2006/picture">
                        <pic:nvPicPr>
                          <pic:cNvPr id="9" name="Picture 8" descr="image003"/>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3136605" y="0"/>
                            <a:ext cx="3104707" cy="1913860"/>
                          </a:xfrm>
                          <a:prstGeom prst="rect">
                            <a:avLst/>
                          </a:prstGeom>
                          <a:noFill/>
                          <a:ln>
                            <a:noFill/>
                          </a:ln>
                        </pic:spPr>
                      </pic:pic>
                      <pic:pic xmlns:pic="http://schemas.openxmlformats.org/drawingml/2006/picture">
                        <pic:nvPicPr>
                          <pic:cNvPr id="10" name="Picture 9" descr="image001"/>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3104707" y="1913860"/>
                            <a:ext cx="3136605" cy="1924493"/>
                          </a:xfrm>
                          <a:prstGeom prst="rect">
                            <a:avLst/>
                          </a:prstGeom>
                          <a:noFill/>
                          <a:ln>
                            <a:noFill/>
                          </a:ln>
                        </pic:spPr>
                      </pic:pic>
                    </wpg:wgp>
                  </a:graphicData>
                </a:graphic>
              </wp:inline>
            </w:drawing>
          </mc:Choice>
          <mc:Fallback>
            <w:pict>
              <v:group w14:anchorId="46546F87" id="Group 1" o:spid="_x0000_s1026" style="width:459.4pt;height:282.85pt;mso-position-horizontal-relative:char;mso-position-vertical-relative:line" coordsize="62413,38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">
                <v:shape id="Picture 2" o:spid="_x0000_s1027" type="#_x0000_t75" alt="image004" style="position:absolute;top:19244;width:31366;height:19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">
                  <v:imagedata r:id="rId43" o:title="image004"/>
                  <v:path arrowok="t"/>
                </v:shape>
                <v:shape id="Picture 7" o:spid="_x0000_s1028" type="#_x0000_t75" alt="image016" style="position:absolute;width:31366;height:19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">
                  <v:imagedata r:id="rId44" o:title="image016"/>
                  <v:path arrowok="t"/>
                </v:shape>
                <v:shape id="Picture 8" o:spid="_x0000_s1029" type="#_x0000_t75" alt="image003" style="position:absolute;left:31366;width:31047;height:19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">
                  <v:imagedata r:id="rId45" o:title="image003"/>
                  <v:path arrowok="t"/>
                </v:shape>
                <v:shape id="Picture 9" o:spid="_x0000_s1030" type="#_x0000_t75" alt="image001" style="position:absolute;left:31047;top:19138;width:31366;height:1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">
                  <v:imagedata r:id="rId46" o:title="image001"/>
                  <v:path arrowok="t"/>
                </v:shape>
                <w10:anchorlock/>
              </v:group>
            </w:pict>
          </mc:Fallback>
        </mc:AlternateContent>
      </w:r>
    </w:p>
    <w:p w14:paraId="510907B4" w14:textId="1D6FFFC6" w:rsidR="0093150B" w:rsidRDefault="008C02CC" w:rsidP="008C02CC">
      <w:pPr>
        <w:pStyle w:val="Figure"/>
      </w:pPr>
      <w:bookmarkStart w:id="11400" w:name="_Toc12630527"/>
      <w:r>
        <w:t xml:space="preserve">Figure </w:t>
      </w:r>
      <w:proofErr w:type="gramStart"/>
      <w:r>
        <w:t>4 :</w:t>
      </w:r>
      <w:proofErr w:type="gramEnd"/>
      <w:r>
        <w:t xml:space="preserve"> MYRTE </w:t>
      </w:r>
      <w:r w:rsidR="00650622">
        <w:t>SSM</w:t>
      </w:r>
      <w:r>
        <w:t xml:space="preserve"> screenshot</w:t>
      </w:r>
      <w:bookmarkEnd w:id="11400"/>
    </w:p>
    <w:p w14:paraId="5DAA26D8" w14:textId="77777777" w:rsidR="0093150B" w:rsidRDefault="0093150B" w:rsidP="008C02CC">
      <w:pPr>
        <w:jc w:val="center"/>
      </w:pPr>
      <w:r>
        <w:rPr>
          <w:noProof/>
        </w:rPr>
        <w:drawing>
          <wp:inline distT="0" distB="0" distL="0" distR="0" wp14:anchorId="374A4A88" wp14:editId="381A0CD6">
            <wp:extent cx="4905375" cy="2371725"/>
            <wp:effectExtent l="0" t="0" r="9525" b="952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E713F85" w14:textId="0B747711" w:rsidR="008C02CC" w:rsidRDefault="008C02CC" w:rsidP="008C02CC">
      <w:pPr>
        <w:pStyle w:val="Figure"/>
      </w:pPr>
      <w:bookmarkStart w:id="11401" w:name="_Toc12630528"/>
      <w:r>
        <w:t xml:space="preserve">Figure </w:t>
      </w:r>
      <w:proofErr w:type="gramStart"/>
      <w:r>
        <w:t>5 :</w:t>
      </w:r>
      <w:proofErr w:type="gramEnd"/>
      <w:r>
        <w:t xml:space="preserve"> Transistor current for each pallet number</w:t>
      </w:r>
      <w:bookmarkEnd w:id="11401"/>
    </w:p>
    <w:p w14:paraId="636FF961" w14:textId="77777777" w:rsidR="008C02CC" w:rsidRPr="008C02CC" w:rsidRDefault="008C02CC" w:rsidP="008C02CC"/>
    <w:p w14:paraId="5885FCBC" w14:textId="4F469E14" w:rsidR="00AB53EA" w:rsidRDefault="0093150B" w:rsidP="008C02CC">
      <w:pPr>
        <w:jc w:val="center"/>
      </w:pPr>
      <w:r>
        <w:rPr>
          <w:noProof/>
        </w:rPr>
        <w:drawing>
          <wp:inline distT="0" distB="0" distL="0" distR="0" wp14:anchorId="5A6B47E1" wp14:editId="60B17048">
            <wp:extent cx="4905375" cy="2095500"/>
            <wp:effectExtent l="0" t="0" r="9525" b="1905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59BEDE5F" w14:textId="12889228" w:rsidR="008C02CC" w:rsidRPr="00AB53EA" w:rsidRDefault="008C02CC" w:rsidP="008C02CC">
      <w:pPr>
        <w:pStyle w:val="Figure"/>
      </w:pPr>
      <w:bookmarkStart w:id="11402" w:name="_Toc12630529"/>
      <w:r>
        <w:t xml:space="preserve">Figure </w:t>
      </w:r>
      <w:proofErr w:type="gramStart"/>
      <w:r>
        <w:t>6 :</w:t>
      </w:r>
      <w:proofErr w:type="gramEnd"/>
      <w:r>
        <w:t xml:space="preserve"> Delta Temperature for each </w:t>
      </w:r>
      <w:r w:rsidR="00650622">
        <w:t>SSM</w:t>
      </w:r>
      <w:r>
        <w:t xml:space="preserve"> number</w:t>
      </w:r>
      <w:bookmarkEnd w:id="11402"/>
    </w:p>
    <w:p w14:paraId="555145F9" w14:textId="511EB6E5" w:rsidR="0071227E" w:rsidRDefault="00986D7A" w:rsidP="00DC175A">
      <w:pPr>
        <w:pStyle w:val="Heading1"/>
        <w:numPr>
          <w:ilvl w:val="0"/>
          <w:numId w:val="3"/>
        </w:numPr>
      </w:pPr>
      <w:bookmarkStart w:id="11403" w:name="_Toc13139982"/>
      <w:r>
        <w:t>Schedule</w:t>
      </w:r>
      <w:bookmarkEnd w:id="11403"/>
    </w:p>
    <w:p w14:paraId="7A812B6B" w14:textId="5E68FFD5" w:rsidR="00986D7A" w:rsidRDefault="00986D7A" w:rsidP="00986D7A">
      <w:r>
        <w:t xml:space="preserve">In terms of schedule, the current need for the deployment and commissioning of this </w:t>
      </w:r>
      <w:proofErr w:type="gramStart"/>
      <w:r>
        <w:t>remote control</w:t>
      </w:r>
      <w:proofErr w:type="gramEnd"/>
      <w:r>
        <w:t xml:space="preserve"> system is given in</w:t>
      </w:r>
      <w:r w:rsidR="008C02CC">
        <w:t xml:space="preserve"> the following table</w:t>
      </w:r>
      <w:r>
        <w:t>. A test protocol will have to be jointly written before the starting of the first commissioning.</w:t>
      </w:r>
    </w:p>
    <w:tbl>
      <w:tblPr>
        <w:tblStyle w:val="TableGrid"/>
        <w:tblW w:w="0" w:type="auto"/>
        <w:tblLook w:val="04A0" w:firstRow="1" w:lastRow="0" w:firstColumn="1" w:lastColumn="0" w:noHBand="0" w:noVBand="1"/>
      </w:tblPr>
      <w:tblGrid>
        <w:gridCol w:w="1779"/>
        <w:gridCol w:w="1311"/>
        <w:gridCol w:w="1486"/>
        <w:gridCol w:w="1488"/>
        <w:gridCol w:w="1484"/>
        <w:gridCol w:w="1512"/>
      </w:tblGrid>
      <w:tr w:rsidR="00986D7A" w:rsidRPr="000D30A1" w14:paraId="6F6C35B5" w14:textId="77777777" w:rsidTr="00AB53EA">
        <w:tc>
          <w:tcPr>
            <w:tcW w:w="1809" w:type="dxa"/>
          </w:tcPr>
          <w:p w14:paraId="486BB3E9" w14:textId="77777777" w:rsidR="00986D7A" w:rsidRPr="000D30A1" w:rsidRDefault="00986D7A" w:rsidP="00AB53EA">
            <w:pPr>
              <w:rPr>
                <w:sz w:val="20"/>
              </w:rPr>
            </w:pPr>
            <w:r w:rsidRPr="000D30A1">
              <w:rPr>
                <w:sz w:val="20"/>
              </w:rPr>
              <w:t>Deployment and commissioning</w:t>
            </w:r>
          </w:p>
        </w:tc>
        <w:tc>
          <w:tcPr>
            <w:tcW w:w="1397" w:type="dxa"/>
          </w:tcPr>
          <w:p w14:paraId="66E1DE37" w14:textId="77777777" w:rsidR="00986D7A" w:rsidRPr="000D30A1" w:rsidRDefault="00986D7A" w:rsidP="00AB53EA">
            <w:pPr>
              <w:rPr>
                <w:sz w:val="20"/>
              </w:rPr>
            </w:pPr>
            <w:r w:rsidRPr="000D30A1">
              <w:rPr>
                <w:sz w:val="20"/>
              </w:rPr>
              <w:t>Cab 1</w:t>
            </w:r>
          </w:p>
        </w:tc>
        <w:tc>
          <w:tcPr>
            <w:tcW w:w="1604" w:type="dxa"/>
          </w:tcPr>
          <w:p w14:paraId="0216C564" w14:textId="77777777" w:rsidR="00986D7A" w:rsidRPr="000D30A1" w:rsidRDefault="00986D7A" w:rsidP="00AB53EA">
            <w:pPr>
              <w:rPr>
                <w:sz w:val="20"/>
              </w:rPr>
            </w:pPr>
            <w:r w:rsidRPr="000D30A1">
              <w:rPr>
                <w:sz w:val="20"/>
              </w:rPr>
              <w:t>Cab 2</w:t>
            </w:r>
          </w:p>
        </w:tc>
        <w:tc>
          <w:tcPr>
            <w:tcW w:w="1604" w:type="dxa"/>
          </w:tcPr>
          <w:p w14:paraId="3E9F45E6" w14:textId="77777777" w:rsidR="00986D7A" w:rsidRPr="000D30A1" w:rsidRDefault="00986D7A" w:rsidP="00AB53EA">
            <w:pPr>
              <w:rPr>
                <w:sz w:val="20"/>
              </w:rPr>
            </w:pPr>
            <w:r w:rsidRPr="000D30A1">
              <w:rPr>
                <w:sz w:val="20"/>
              </w:rPr>
              <w:t>Cab 3</w:t>
            </w:r>
          </w:p>
        </w:tc>
        <w:tc>
          <w:tcPr>
            <w:tcW w:w="1604" w:type="dxa"/>
          </w:tcPr>
          <w:p w14:paraId="7F4967B6" w14:textId="77777777" w:rsidR="00986D7A" w:rsidRPr="000D30A1" w:rsidRDefault="00986D7A" w:rsidP="00AB53EA">
            <w:pPr>
              <w:rPr>
                <w:sz w:val="20"/>
              </w:rPr>
            </w:pPr>
            <w:r w:rsidRPr="000D30A1">
              <w:rPr>
                <w:sz w:val="20"/>
              </w:rPr>
              <w:t>Cab 4</w:t>
            </w:r>
          </w:p>
        </w:tc>
        <w:tc>
          <w:tcPr>
            <w:tcW w:w="1604" w:type="dxa"/>
          </w:tcPr>
          <w:p w14:paraId="3E1CBC2F" w14:textId="77777777" w:rsidR="00986D7A" w:rsidRPr="000D30A1" w:rsidRDefault="00986D7A" w:rsidP="00AB53EA">
            <w:pPr>
              <w:rPr>
                <w:sz w:val="20"/>
              </w:rPr>
            </w:pPr>
            <w:r w:rsidRPr="000D30A1">
              <w:rPr>
                <w:sz w:val="20"/>
              </w:rPr>
              <w:t>MYRTE</w:t>
            </w:r>
          </w:p>
        </w:tc>
      </w:tr>
      <w:tr w:rsidR="00986D7A" w:rsidRPr="000D30A1" w14:paraId="13D3A1AF" w14:textId="77777777" w:rsidTr="00AB53EA">
        <w:tc>
          <w:tcPr>
            <w:tcW w:w="1809" w:type="dxa"/>
          </w:tcPr>
          <w:p w14:paraId="25554A68" w14:textId="77777777" w:rsidR="00986D7A" w:rsidRPr="000D30A1" w:rsidRDefault="00986D7A" w:rsidP="00AB53EA">
            <w:pPr>
              <w:rPr>
                <w:sz w:val="20"/>
              </w:rPr>
            </w:pPr>
            <w:r w:rsidRPr="000D30A1">
              <w:rPr>
                <w:sz w:val="20"/>
              </w:rPr>
              <w:t>Starting date</w:t>
            </w:r>
          </w:p>
        </w:tc>
        <w:tc>
          <w:tcPr>
            <w:tcW w:w="1397" w:type="dxa"/>
          </w:tcPr>
          <w:p w14:paraId="54142F9A" w14:textId="77777777" w:rsidR="00986D7A" w:rsidRPr="000D30A1" w:rsidRDefault="00986D7A" w:rsidP="00AB53EA">
            <w:pPr>
              <w:rPr>
                <w:sz w:val="20"/>
              </w:rPr>
            </w:pPr>
            <w:r w:rsidRPr="000D30A1">
              <w:rPr>
                <w:sz w:val="20"/>
              </w:rPr>
              <w:t>May-19</w:t>
            </w:r>
          </w:p>
        </w:tc>
        <w:tc>
          <w:tcPr>
            <w:tcW w:w="1604" w:type="dxa"/>
          </w:tcPr>
          <w:p w14:paraId="25730D26" w14:textId="77777777" w:rsidR="00986D7A" w:rsidRPr="000D30A1" w:rsidRDefault="00986D7A" w:rsidP="00AB53EA">
            <w:pPr>
              <w:rPr>
                <w:sz w:val="20"/>
              </w:rPr>
            </w:pPr>
            <w:r w:rsidRPr="000D30A1">
              <w:rPr>
                <w:sz w:val="20"/>
              </w:rPr>
              <w:t>Oct-19</w:t>
            </w:r>
          </w:p>
        </w:tc>
        <w:tc>
          <w:tcPr>
            <w:tcW w:w="1604" w:type="dxa"/>
          </w:tcPr>
          <w:p w14:paraId="49CC3B5A" w14:textId="77777777" w:rsidR="00986D7A" w:rsidRPr="000D30A1" w:rsidRDefault="00986D7A" w:rsidP="00AB53EA">
            <w:pPr>
              <w:rPr>
                <w:sz w:val="20"/>
              </w:rPr>
            </w:pPr>
            <w:r w:rsidRPr="000D30A1">
              <w:rPr>
                <w:sz w:val="20"/>
              </w:rPr>
              <w:t>July-19</w:t>
            </w:r>
          </w:p>
        </w:tc>
        <w:tc>
          <w:tcPr>
            <w:tcW w:w="1604" w:type="dxa"/>
          </w:tcPr>
          <w:p w14:paraId="3B0DCFA6" w14:textId="77777777" w:rsidR="00986D7A" w:rsidRPr="000D30A1" w:rsidRDefault="00986D7A" w:rsidP="00AB53EA">
            <w:pPr>
              <w:rPr>
                <w:sz w:val="20"/>
              </w:rPr>
            </w:pPr>
            <w:r w:rsidRPr="000D30A1">
              <w:rPr>
                <w:sz w:val="20"/>
              </w:rPr>
              <w:t>Jun-19</w:t>
            </w:r>
          </w:p>
        </w:tc>
        <w:tc>
          <w:tcPr>
            <w:tcW w:w="1604" w:type="dxa"/>
          </w:tcPr>
          <w:p w14:paraId="1BE3F8FC" w14:textId="77777777" w:rsidR="00986D7A" w:rsidRPr="000D30A1" w:rsidRDefault="00986D7A" w:rsidP="00AB53EA">
            <w:pPr>
              <w:rPr>
                <w:sz w:val="20"/>
              </w:rPr>
            </w:pPr>
            <w:r w:rsidRPr="000D30A1">
              <w:rPr>
                <w:sz w:val="20"/>
              </w:rPr>
              <w:t>Nov-19</w:t>
            </w:r>
          </w:p>
        </w:tc>
      </w:tr>
    </w:tbl>
    <w:p w14:paraId="7472FDD8" w14:textId="77777777" w:rsidR="00986D7A" w:rsidRPr="00986D7A" w:rsidRDefault="00986D7A" w:rsidP="00986D7A"/>
    <w:sectPr w:rsidR="00986D7A" w:rsidRPr="00986D7A" w:rsidSect="000D30A1">
      <w:pgSz w:w="11906" w:h="16838"/>
      <w:pgMar w:top="1418" w:right="1418" w:bottom="1418" w:left="1418"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Pompon Franck" w:date="2019-02-11T16:03:00Z" w:initials="fpompon">
    <w:p w14:paraId="534A7153" w14:textId="05043B01" w:rsidR="00BD7E04" w:rsidRPr="00AA5342" w:rsidRDefault="00BD7E04">
      <w:pPr>
        <w:pStyle w:val="CommentText"/>
      </w:pPr>
      <w:r>
        <w:rPr>
          <w:rStyle w:val="CommentReference"/>
        </w:rPr>
        <w:annotationRef/>
      </w:r>
      <w:r w:rsidRPr="00AA5342">
        <w:t>Input Yves P.</w:t>
      </w:r>
    </w:p>
  </w:comment>
  <w:comment w:id="52" w:author="Jure Varlec" w:date="2019-07-08T10:47:00Z" w:initials="jvarlec">
    <w:p w14:paraId="7BC2B456" w14:textId="4774159B" w:rsidR="00BD7E04" w:rsidRDefault="00BD7E04">
      <w:pPr>
        <w:pStyle w:val="CommentText"/>
      </w:pPr>
      <w:r>
        <w:rPr>
          <w:rStyle w:val="CommentReference"/>
        </w:rPr>
        <w:annotationRef/>
      </w:r>
      <w:r>
        <w:t>To keep this upgrade small and yet generic, the IOC and GUI should not be aware of this structure. Instead, SSMs and PSUs should simply be numbered sequentially.</w:t>
      </w:r>
    </w:p>
  </w:comment>
  <w:comment w:id="53" w:author="Della Faille Philippe" w:date="2019-07-09T16:39:00Z" w:initials="DFP">
    <w:p w14:paraId="22F70704" w14:textId="602DD4CA" w:rsidR="00BD7E04" w:rsidRDefault="00BD7E04">
      <w:pPr>
        <w:pStyle w:val="CommentText"/>
      </w:pPr>
      <w:r>
        <w:rPr>
          <w:rStyle w:val="CommentReference"/>
        </w:rPr>
        <w:annotationRef/>
      </w:r>
      <w:r w:rsidRPr="00CB2BA1">
        <w:rPr>
          <w:noProof/>
        </w:rPr>
        <w:t>It's important to know link between Cabinet, Amplifier, SSM &amp; PSU because some part of polling data are significant or not</w:t>
      </w:r>
    </w:p>
  </w:comment>
  <w:comment w:id="65" w:author="Jure Varlec" w:date="2019-07-08T09:54:00Z" w:initials="jvarlec">
    <w:p w14:paraId="4B021D76" w14:textId="320A32C3" w:rsidR="00BD7E04" w:rsidRDefault="00BD7E04">
      <w:pPr>
        <w:pStyle w:val="CommentText"/>
      </w:pPr>
      <w:r>
        <w:rPr>
          <w:rStyle w:val="CommentReference"/>
        </w:rPr>
        <w:annotationRef/>
      </w:r>
      <w:r>
        <w:t>It is not clear whether this numbers are for the PLC or the IOC.</w:t>
      </w:r>
    </w:p>
  </w:comment>
  <w:comment w:id="66" w:author="Della Faille Philippe" w:date="2019-07-09T11:53:00Z" w:initials="DFP">
    <w:p w14:paraId="005B66A0" w14:textId="2CEAA138" w:rsidR="00BD7E04" w:rsidRDefault="00BD7E04">
      <w:pPr>
        <w:pStyle w:val="CommentText"/>
      </w:pPr>
      <w:r>
        <w:rPr>
          <w:rStyle w:val="CommentReference"/>
        </w:rPr>
        <w:annotationRef/>
      </w:r>
      <w:r>
        <w:rPr>
          <w:noProof/>
        </w:rPr>
        <w:t>This is the average delay of data transfert between PLC &amp; IOC.</w:t>
      </w:r>
    </w:p>
  </w:comment>
  <w:comment w:id="68" w:author="Jure Varlec" w:date="2019-07-08T09:53:00Z" w:initials="jvarlec">
    <w:p w14:paraId="0184C195" w14:textId="0F168D8B" w:rsidR="00BD7E04" w:rsidRDefault="00BD7E04">
      <w:pPr>
        <w:pStyle w:val="CommentText"/>
      </w:pPr>
      <w:r>
        <w:rPr>
          <w:rStyle w:val="CommentReference"/>
        </w:rPr>
        <w:annotationRef/>
      </w:r>
      <w:r>
        <w:t>20 s, right?</w:t>
      </w:r>
    </w:p>
  </w:comment>
  <w:comment w:id="69" w:author="Della Faille Philippe" w:date="2019-07-09T10:21:00Z" w:initials="DFP">
    <w:p w14:paraId="777EE2FE" w14:textId="7647FFE9" w:rsidR="00BD7E04" w:rsidRDefault="00BD7E04">
      <w:pPr>
        <w:pStyle w:val="CommentText"/>
      </w:pPr>
      <w:r>
        <w:rPr>
          <w:rStyle w:val="CommentReference"/>
        </w:rPr>
        <w:annotationRef/>
      </w:r>
      <w:r>
        <w:rPr>
          <w:noProof/>
        </w:rPr>
        <w:t>Rigth, it's 20 sec.</w:t>
      </w:r>
    </w:p>
  </w:comment>
  <w:comment w:id="71" w:author="Jure Varlec" w:date="2019-07-08T09:55:00Z" w:initials="jvarlec">
    <w:p w14:paraId="1FCEEF09" w14:textId="42DEE91E" w:rsidR="00BD7E04" w:rsidRDefault="00BD7E04">
      <w:pPr>
        <w:pStyle w:val="CommentText"/>
      </w:pPr>
      <w:r>
        <w:rPr>
          <w:rStyle w:val="CommentReference"/>
        </w:rPr>
        <w:annotationRef/>
      </w:r>
      <w:r>
        <w:t>Needs update</w:t>
      </w:r>
    </w:p>
  </w:comment>
  <w:comment w:id="72" w:author="Della Faille Philippe" w:date="2019-07-09T10:23:00Z" w:initials="DFP">
    <w:p w14:paraId="4A80D800" w14:textId="60F3C4B8" w:rsidR="00BD7E04" w:rsidRDefault="00BD7E04">
      <w:pPr>
        <w:pStyle w:val="CommentText"/>
      </w:pPr>
      <w:r>
        <w:rPr>
          <w:rStyle w:val="CommentReference"/>
        </w:rPr>
        <w:annotationRef/>
      </w:r>
      <w:r>
        <w:rPr>
          <w:noProof/>
        </w:rPr>
        <w:t>We have made tests on Modbus polling only. We must tested with Modbus &amp; raw TCP transfert toghe</w:t>
      </w:r>
    </w:p>
  </w:comment>
  <w:comment w:id="86" w:author="Jure Varlec" w:date="2019-07-08T10:53:00Z" w:initials="jvarlec">
    <w:p w14:paraId="738B5131" w14:textId="26E9B0DB" w:rsidR="00BD7E04" w:rsidRDefault="00BD7E04">
      <w:pPr>
        <w:pStyle w:val="CommentText"/>
      </w:pPr>
      <w:r>
        <w:rPr>
          <w:rStyle w:val="CommentReference"/>
        </w:rPr>
        <w:annotationRef/>
      </w:r>
      <w:r>
        <w:t>Please define “topology” better. From EPICS point of view, it makes sense to have one soft IOC per whole amplifier (</w:t>
      </w:r>
      <w:proofErr w:type="gramStart"/>
      <w:r>
        <w:t>i.e.</w:t>
      </w:r>
      <w:proofErr w:type="gramEnd"/>
      <w:r>
        <w:t xml:space="preserve"> a pair of cabinets). Its database can still be modular, but it makes no sense to have more than one process.</w:t>
      </w:r>
    </w:p>
  </w:comment>
  <w:comment w:id="87" w:author="Jure Varlec" w:date="2019-07-08T10:55:00Z" w:initials="jvarlec">
    <w:p w14:paraId="43CEE0EC" w14:textId="1BBA4800" w:rsidR="00BD7E04" w:rsidRDefault="00BD7E04">
      <w:pPr>
        <w:pStyle w:val="CommentText"/>
      </w:pPr>
      <w:r>
        <w:rPr>
          <w:rStyle w:val="CommentReference"/>
        </w:rPr>
        <w:annotationRef/>
      </w:r>
      <w:r>
        <w:t>In EPICS, a “module” is a different thing. This would be called an “application”. Yes, it’s a nitpick :)</w:t>
      </w:r>
    </w:p>
  </w:comment>
  <w:comment w:id="88" w:author="Della Faille Philippe" w:date="2019-07-09T12:00:00Z" w:initials="DFP">
    <w:p w14:paraId="6BC7511B" w14:textId="587F7231" w:rsidR="00BD7E04" w:rsidRDefault="00BD7E04">
      <w:pPr>
        <w:pStyle w:val="CommentText"/>
      </w:pPr>
      <w:r>
        <w:rPr>
          <w:rStyle w:val="CommentReference"/>
        </w:rPr>
        <w:annotationRef/>
      </w:r>
      <w:r>
        <w:rPr>
          <w:noProof/>
        </w:rPr>
        <w:t>Ok for application</w:t>
      </w:r>
    </w:p>
  </w:comment>
  <w:comment w:id="91" w:author="Jure Varlec" w:date="2019-07-08T10:52:00Z" w:initials="jvarlec">
    <w:p w14:paraId="14F79474" w14:textId="5ACC2057" w:rsidR="00BD7E04" w:rsidRDefault="00BD7E04">
      <w:pPr>
        <w:pStyle w:val="CommentText"/>
      </w:pPr>
      <w:r>
        <w:t xml:space="preserve">This is confusing. </w:t>
      </w:r>
      <w:r>
        <w:rPr>
          <w:rStyle w:val="CommentReference"/>
        </w:rPr>
        <w:annotationRef/>
      </w:r>
      <w:r>
        <w:t>the word “amplifier” can mean either a pair of cabinets or a ¼ of a cabinet, please clarify.</w:t>
      </w:r>
    </w:p>
  </w:comment>
  <w:comment w:id="95" w:author="Jure Varlec" w:date="2019-07-08T10:59:00Z" w:initials="jvarlec">
    <w:p w14:paraId="5803A2BE" w14:textId="464D02F8" w:rsidR="00BD7E04" w:rsidRDefault="00BD7E04">
      <w:pPr>
        <w:pStyle w:val="CommentText"/>
      </w:pPr>
      <w:r>
        <w:rPr>
          <w:rStyle w:val="CommentReference"/>
        </w:rPr>
        <w:annotationRef/>
      </w:r>
      <w:r>
        <w:t>What does this mean? The buffers are downloaded as needed and archived. I can’t see anything “online” about it.</w:t>
      </w:r>
    </w:p>
  </w:comment>
  <w:comment w:id="96" w:author="Della Faille Philippe" w:date="2019-07-09T13:46:00Z" w:initials="DFP">
    <w:p w14:paraId="4263C049" w14:textId="7D3D36CD" w:rsidR="00BD7E04" w:rsidRDefault="00BD7E04">
      <w:pPr>
        <w:pStyle w:val="CommentText"/>
      </w:pPr>
      <w:r>
        <w:rPr>
          <w:rStyle w:val="CommentReference"/>
        </w:rPr>
        <w:annotationRef/>
      </w:r>
      <w:r>
        <w:rPr>
          <w:noProof/>
        </w:rPr>
        <w:t>With performance expected for raw tcp transfert(less than 10 sec. to download buffer), we can continuously download data from 1 SSM rack to display a type of online data graph.</w:t>
      </w:r>
    </w:p>
  </w:comment>
  <w:comment w:id="101" w:author="Jure Varlec" w:date="2019-07-08T10:33:00Z" w:initials="jvarlec">
    <w:p w14:paraId="579754B2" w14:textId="3A8F54D8" w:rsidR="00BD7E04" w:rsidRDefault="00BD7E04">
      <w:pPr>
        <w:pStyle w:val="CommentText"/>
      </w:pPr>
      <w:r>
        <w:rPr>
          <w:rStyle w:val="CommentReference"/>
        </w:rPr>
        <w:annotationRef/>
      </w:r>
      <w:r>
        <w:t>Again, is this the IOC-&gt;PLC polling frequency?</w:t>
      </w:r>
    </w:p>
  </w:comment>
  <w:comment w:id="102" w:author="Della Faille Philippe" w:date="2019-07-09T14:27:00Z" w:initials="DFP">
    <w:p w14:paraId="6630A0FA" w14:textId="7B646816" w:rsidR="00BD7E04" w:rsidRDefault="00BD7E04">
      <w:pPr>
        <w:pStyle w:val="CommentText"/>
      </w:pPr>
      <w:r>
        <w:rPr>
          <w:rStyle w:val="CommentReference"/>
        </w:rPr>
        <w:annotationRef/>
      </w:r>
      <w:r>
        <w:rPr>
          <w:noProof/>
        </w:rPr>
        <w:t>Average data Transfert time between PLC &amp; IOC.</w:t>
      </w:r>
    </w:p>
  </w:comment>
  <w:comment w:id="104" w:author="Jure Varlec" w:date="2019-07-08T10:03:00Z" w:initials="jvarlec">
    <w:p w14:paraId="62D7FB0F" w14:textId="05C2BD9D" w:rsidR="00BD7E04" w:rsidRDefault="00BD7E04">
      <w:pPr>
        <w:pStyle w:val="CommentText"/>
      </w:pPr>
      <w:r>
        <w:rPr>
          <w:rStyle w:val="CommentReference"/>
        </w:rPr>
        <w:annotationRef/>
      </w:r>
      <w:r>
        <w:t>There needs to be a certain delay between these two. How long?</w:t>
      </w:r>
    </w:p>
  </w:comment>
  <w:comment w:id="105" w:author="Della Faille Philippe" w:date="2019-07-09T14:28:00Z" w:initials="DFP">
    <w:p w14:paraId="5EA77B87" w14:textId="5A3ACC2A" w:rsidR="00BD7E04" w:rsidRDefault="00BD7E04">
      <w:pPr>
        <w:pStyle w:val="CommentText"/>
      </w:pPr>
      <w:r>
        <w:rPr>
          <w:rStyle w:val="CommentReference"/>
        </w:rPr>
        <w:annotationRef/>
      </w:r>
      <w:r>
        <w:rPr>
          <w:noProof/>
        </w:rPr>
        <w:t>This is holding register that you can write &amp; read.</w:t>
      </w:r>
    </w:p>
  </w:comment>
  <w:comment w:id="106" w:author="Jure Varlec" w:date="2019-07-08T10:34:00Z" w:initials="jvarlec">
    <w:p w14:paraId="3285EDAF" w14:textId="00924363" w:rsidR="00BD7E04" w:rsidRDefault="00BD7E04">
      <w:pPr>
        <w:pStyle w:val="CommentText"/>
      </w:pPr>
      <w:r>
        <w:rPr>
          <w:rStyle w:val="CommentReference"/>
        </w:rPr>
        <w:annotationRef/>
      </w:r>
      <w:r>
        <w:t>Missing Modbus base address.</w:t>
      </w:r>
    </w:p>
  </w:comment>
  <w:comment w:id="107" w:author="Della Faille Philippe" w:date="2019-07-09T14:31:00Z" w:initials="DFP">
    <w:p w14:paraId="1EE3A013" w14:textId="2B3FB122" w:rsidR="00BD7E04" w:rsidRDefault="00BD7E04" w:rsidP="00AD204B">
      <w:pPr>
        <w:pStyle w:val="CommentText"/>
        <w:rPr>
          <w:noProof/>
        </w:rPr>
      </w:pPr>
      <w:r>
        <w:rPr>
          <w:rStyle w:val="CommentReference"/>
        </w:rPr>
        <w:annotationRef/>
      </w:r>
      <w:r>
        <w:rPr>
          <w:noProof/>
        </w:rPr>
        <w:t>We can use holding register 2001 address</w:t>
      </w:r>
    </w:p>
    <w:p w14:paraId="6E7C112D" w14:textId="77777777" w:rsidR="00BD7E04" w:rsidRPr="00446D5A" w:rsidRDefault="00BD7E04">
      <w:pPr>
        <w:pStyle w:val="CommentText"/>
      </w:pPr>
    </w:p>
  </w:comment>
  <w:comment w:id="131" w:author="Jure Varlec" w:date="2019-07-08T11:01:00Z" w:initials="jvarlec">
    <w:p w14:paraId="2F0376D1" w14:textId="33D25EF7" w:rsidR="00BD7E04" w:rsidRDefault="00BD7E04">
      <w:pPr>
        <w:pStyle w:val="CommentText"/>
      </w:pPr>
      <w:r>
        <w:rPr>
          <w:rStyle w:val="CommentReference"/>
        </w:rPr>
        <w:annotationRef/>
      </w:r>
      <w:r>
        <w:t>Consistent type names are needed. The names from the SSM table are nice because they explicitly give the size (</w:t>
      </w:r>
      <w:proofErr w:type="gramStart"/>
      <w:r>
        <w:t>e.g.</w:t>
      </w:r>
      <w:proofErr w:type="gramEnd"/>
      <w:r>
        <w:t xml:space="preserve"> uint16_t). The length column is not always in sync with the type, </w:t>
      </w:r>
      <w:proofErr w:type="gramStart"/>
      <w:r>
        <w:t>e.g.</w:t>
      </w:r>
      <w:proofErr w:type="gramEnd"/>
      <w:r>
        <w:t xml:space="preserve"> later on there is a ‘</w:t>
      </w:r>
      <w:proofErr w:type="spellStart"/>
      <w:r>
        <w:t>udint</w:t>
      </w:r>
      <w:proofErr w:type="spellEnd"/>
      <w:r>
        <w:t>’ of length 2, while I’m guessing that it should have length 4.</w:t>
      </w:r>
    </w:p>
  </w:comment>
  <w:comment w:id="132" w:author="Della Faille Philippe" w:date="2019-07-09T14:38:00Z" w:initials="DFP">
    <w:p w14:paraId="24BAFDA3" w14:textId="6C3988A1" w:rsidR="00BD7E04" w:rsidRDefault="00BD7E04">
      <w:pPr>
        <w:pStyle w:val="CommentText"/>
      </w:pPr>
      <w:r>
        <w:rPr>
          <w:rStyle w:val="CommentReference"/>
        </w:rPr>
        <w:annotationRef/>
      </w:r>
      <w:r>
        <w:rPr>
          <w:noProof/>
        </w:rPr>
        <w:t>I clarified data types.</w:t>
      </w:r>
    </w:p>
  </w:comment>
  <w:comment w:id="698" w:author="Jure Varlec" w:date="2019-07-08T10:35:00Z" w:initials="jvarlec">
    <w:p w14:paraId="083C32FF" w14:textId="6F647A99" w:rsidR="00BD7E04" w:rsidRDefault="00BD7E04">
      <w:pPr>
        <w:pStyle w:val="CommentText"/>
      </w:pPr>
      <w:r>
        <w:rPr>
          <w:rStyle w:val="CommentReference"/>
        </w:rPr>
        <w:annotationRef/>
      </w:r>
      <w:r>
        <w:t>Missing Modbus base address.</w:t>
      </w:r>
    </w:p>
  </w:comment>
  <w:comment w:id="699" w:author="Della Faille Philippe" w:date="2019-07-09T16:54:00Z" w:initials="DFP">
    <w:p w14:paraId="7A9E2D4C" w14:textId="3046285A" w:rsidR="00BD7E04" w:rsidRDefault="00BD7E04">
      <w:pPr>
        <w:pStyle w:val="CommentText"/>
      </w:pPr>
      <w:r>
        <w:rPr>
          <w:rStyle w:val="CommentReference"/>
        </w:rPr>
        <w:annotationRef/>
      </w:r>
      <w:r>
        <w:rPr>
          <w:noProof/>
        </w:rPr>
        <w:t xml:space="preserve">We can use address </w:t>
      </w:r>
      <w:r>
        <w:t>1000</w:t>
      </w:r>
      <w:r>
        <w:rPr>
          <w:vertAlign w:val="subscript"/>
        </w:rPr>
        <w:t>10</w:t>
      </w:r>
      <w:r>
        <w:rPr>
          <w:rStyle w:val="CommentReference"/>
        </w:rPr>
        <w:annotationRef/>
      </w:r>
      <w:r>
        <w:rPr>
          <w:noProof/>
          <w:vertAlign w:val="subscript"/>
        </w:rPr>
        <w:t xml:space="preserve"> </w:t>
      </w:r>
      <w:r>
        <w:rPr>
          <w:noProof/>
        </w:rPr>
        <w:t>as for SSM polling.</w:t>
      </w:r>
    </w:p>
  </w:comment>
  <w:comment w:id="739" w:author="Jure Varlec" w:date="2019-07-08T14:21:00Z" w:initials="jvarlec">
    <w:p w14:paraId="03F23CBD" w14:textId="6412D670" w:rsidR="00BD7E04" w:rsidRDefault="00BD7E04">
      <w:pPr>
        <w:pStyle w:val="CommentText"/>
      </w:pPr>
      <w:r>
        <w:rPr>
          <w:rStyle w:val="CommentReference"/>
        </w:rPr>
        <w:annotationRef/>
      </w:r>
      <w:r>
        <w:t xml:space="preserve">Why? Isn’t this just a </w:t>
      </w:r>
      <w:proofErr w:type="spellStart"/>
      <w:r>
        <w:t>boolean</w:t>
      </w:r>
      <w:proofErr w:type="spellEnd"/>
      <w:r>
        <w:t>? This will complicate matters.</w:t>
      </w:r>
    </w:p>
  </w:comment>
  <w:comment w:id="740" w:author="Della Faille Philippe" w:date="2019-07-09T16:58:00Z" w:initials="DFP">
    <w:p w14:paraId="40057D83" w14:textId="7E82C307" w:rsidR="00BD7E04" w:rsidRDefault="00BD7E04">
      <w:pPr>
        <w:pStyle w:val="CommentText"/>
        <w:rPr>
          <w:noProof/>
        </w:rPr>
      </w:pPr>
      <w:r>
        <w:rPr>
          <w:rStyle w:val="CommentReference"/>
        </w:rPr>
        <w:annotationRef/>
      </w:r>
      <w:r>
        <w:rPr>
          <w:noProof/>
        </w:rPr>
        <w:t>Good question...</w:t>
      </w:r>
    </w:p>
    <w:p w14:paraId="7980EE4F" w14:textId="77777777" w:rsidR="00BD7E04" w:rsidRDefault="00BD7E04">
      <w:pPr>
        <w:pStyle w:val="CommentText"/>
      </w:pPr>
    </w:p>
  </w:comment>
  <w:comment w:id="953" w:author="Jure Varlec" w:date="2019-07-08T10:56:00Z" w:initials="jvarlec">
    <w:p w14:paraId="088121FD" w14:textId="266DEED3" w:rsidR="00BD7E04" w:rsidRDefault="00BD7E04">
      <w:pPr>
        <w:pStyle w:val="CommentText"/>
      </w:pPr>
      <w:r>
        <w:rPr>
          <w:rStyle w:val="CommentReference"/>
        </w:rPr>
        <w:annotationRef/>
      </w:r>
      <w:r>
        <w:t>Huh? I was under the impression that there is one PLC per cabinet (see figure 3). In which case, the second cabinet’s data would come from another PLC entirely, so there is only one frame per connection.</w:t>
      </w:r>
    </w:p>
  </w:comment>
  <w:comment w:id="954" w:author="Della Faille Philippe" w:date="2019-07-09T14:53:00Z" w:initials="DFP">
    <w:p w14:paraId="3961BC58" w14:textId="66DFBC88" w:rsidR="00BD7E04" w:rsidRDefault="00BD7E04">
      <w:pPr>
        <w:pStyle w:val="CommentText"/>
      </w:pPr>
      <w:r>
        <w:rPr>
          <w:rStyle w:val="CommentReference"/>
        </w:rPr>
        <w:annotationRef/>
      </w:r>
      <w:r>
        <w:rPr>
          <w:noProof/>
        </w:rPr>
        <w:t xml:space="preserve">The MYRTHE amplifier have one IBA PLC that control 2 cabinets. </w:t>
      </w:r>
    </w:p>
  </w:comment>
  <w:comment w:id="5743" w:author="Della Faille Philippe" w:date="2019-06-28T16:43:00Z" w:initials="DFP">
    <w:p w14:paraId="1B37B53E" w14:textId="6A8FE4E3" w:rsidR="00BD7E04" w:rsidRDefault="00BD7E04">
      <w:pPr>
        <w:pStyle w:val="CommentText"/>
      </w:pPr>
      <w:r>
        <w:rPr>
          <w:rStyle w:val="CommentReference"/>
        </w:rPr>
        <w:annotationRef/>
      </w:r>
      <w:r>
        <w:t>Yves must confirm the address</w:t>
      </w:r>
    </w:p>
  </w:comment>
  <w:comment w:id="5744" w:author="Della Faille Philippe" w:date="2019-01-30T18:09:00Z" w:initials="DFP">
    <w:p w14:paraId="58DD3482" w14:textId="75EDD232" w:rsidR="00BD7E04" w:rsidRDefault="00BD7E04">
      <w:pPr>
        <w:pStyle w:val="CommentText"/>
      </w:pPr>
      <w:r>
        <w:rPr>
          <w:rStyle w:val="CommentReference"/>
        </w:rPr>
        <w:annotationRef/>
      </w:r>
      <w:r>
        <w:t xml:space="preserve">For performance reasons, see if this frame </w:t>
      </w:r>
      <w:proofErr w:type="gramStart"/>
      <w:r>
        <w:t>need</w:t>
      </w:r>
      <w:proofErr w:type="gramEnd"/>
      <w:r>
        <w:t xml:space="preserve"> to be polled.</w:t>
      </w:r>
    </w:p>
  </w:comment>
  <w:comment w:id="5746" w:author="Jure Varlec" w:date="2019-07-08T14:53:00Z" w:initials="jvarlec">
    <w:p w14:paraId="7A300CC2" w14:textId="0A12AC73" w:rsidR="00BD7E04" w:rsidRDefault="00BD7E04">
      <w:pPr>
        <w:pStyle w:val="CommentText"/>
      </w:pPr>
      <w:r>
        <w:rPr>
          <w:rStyle w:val="CommentReference"/>
        </w:rPr>
        <w:annotationRef/>
      </w:r>
      <w:r>
        <w:t>There is data in this table (the blue part) that is not available in the current set of PVs. Should new PVs be added?</w:t>
      </w:r>
    </w:p>
  </w:comment>
  <w:comment w:id="5747" w:author="Della Faille Philippe" w:date="2019-07-09T15:40:00Z" w:initials="DFP">
    <w:p w14:paraId="338D80C0" w14:textId="4EDFD7B4" w:rsidR="00BD7E04" w:rsidRDefault="00BD7E04">
      <w:pPr>
        <w:pStyle w:val="CommentText"/>
      </w:pPr>
      <w:r>
        <w:rPr>
          <w:rStyle w:val="CommentReference"/>
        </w:rPr>
        <w:annotationRef/>
      </w:r>
      <w:r w:rsidRPr="00352851">
        <w:rPr>
          <w:noProof/>
        </w:rPr>
        <w:t>No, the blue part is like the white part, they are part of slow polling</w:t>
      </w:r>
      <w:r>
        <w:rPr>
          <w:noProof/>
        </w:rPr>
        <w:t>.</w:t>
      </w:r>
    </w:p>
  </w:comment>
  <w:comment w:id="7634" w:author="Konrad Gajewski" w:date="2026-01-23T13:54:00Z" w:initials="KG">
    <w:p w14:paraId="3E27674D" w14:textId="69687E19" w:rsidR="00346C12" w:rsidRDefault="00346C12">
      <w:pPr>
        <w:pStyle w:val="CommentText"/>
      </w:pPr>
      <w:r>
        <w:rPr>
          <w:rStyle w:val="CommentReference"/>
        </w:rPr>
        <w:annotationRef/>
      </w:r>
      <w:r>
        <w:t xml:space="preserve">We don’t have the source code (function </w:t>
      </w:r>
      <w:proofErr w:type="spellStart"/>
      <w:r w:rsidRPr="00346C12">
        <w:t>toEpochNs</w:t>
      </w:r>
      <w:proofErr w:type="spellEnd"/>
      <w:r>
        <w:t xml:space="preserve">) for conversion </w:t>
      </w:r>
      <w:r w:rsidR="00B85325">
        <w:t>it to</w:t>
      </w:r>
      <w:r>
        <w:t xml:space="preserve"> </w:t>
      </w:r>
      <w:r w:rsidR="00B85325">
        <w:t>Datetime</w:t>
      </w:r>
    </w:p>
  </w:comment>
  <w:comment w:id="7652" w:author="Konrad Gajewski" w:date="2026-01-23T13:56:00Z" w:initials="KG">
    <w:p w14:paraId="74D17457" w14:textId="6881EF00" w:rsidR="00346C12" w:rsidRDefault="00346C12" w:rsidP="00346C12">
      <w:pPr>
        <w:pStyle w:val="CommentText"/>
      </w:pPr>
      <w:r>
        <w:rPr>
          <w:rStyle w:val="CommentReference"/>
        </w:rPr>
        <w:annotationRef/>
      </w:r>
      <w:r>
        <w:rPr>
          <w:rStyle w:val="CommentReference"/>
        </w:rPr>
        <w:annotationRef/>
      </w:r>
      <w:r>
        <w:t xml:space="preserve">We don’t have the source code (function </w:t>
      </w:r>
      <w:proofErr w:type="spellStart"/>
      <w:r w:rsidRPr="00346C12">
        <w:t>toEpochNs</w:t>
      </w:r>
      <w:proofErr w:type="spellEnd"/>
      <w:r>
        <w:t>) for conversion to</w:t>
      </w:r>
      <w:r>
        <w:t xml:space="preserve"> </w:t>
      </w:r>
      <w:r w:rsidRPr="00346C12">
        <w:t>Timestamp</w:t>
      </w:r>
    </w:p>
    <w:p w14:paraId="3532610A" w14:textId="22692305" w:rsidR="00346C12" w:rsidRDefault="00346C12">
      <w:pPr>
        <w:pStyle w:val="CommentText"/>
      </w:pPr>
    </w:p>
  </w:comment>
  <w:comment w:id="11367" w:author="Della Faille Philippe" w:date="2019-02-04T23:23:00Z" w:initials="DFP">
    <w:p w14:paraId="2D66C79D" w14:textId="2EC9697E" w:rsidR="00BD7E04" w:rsidRDefault="00BD7E04">
      <w:pPr>
        <w:pStyle w:val="CommentText"/>
      </w:pPr>
      <w:r>
        <w:rPr>
          <w:rStyle w:val="CommentReference"/>
        </w:rPr>
        <w:annotationRef/>
      </w:r>
      <w:r>
        <w:t>Must be completed</w:t>
      </w:r>
    </w:p>
  </w:comment>
  <w:comment w:id="11373" w:author="Jure Varlec" w:date="2019-07-08T10:38:00Z" w:initials="jvarlec">
    <w:p w14:paraId="0E2B9599" w14:textId="3C361F5E" w:rsidR="00BD7E04" w:rsidRDefault="00BD7E04">
      <w:pPr>
        <w:pStyle w:val="CommentText"/>
      </w:pPr>
      <w:r>
        <w:rPr>
          <w:rStyle w:val="CommentReference"/>
        </w:rPr>
        <w:annotationRef/>
      </w:r>
      <w:r>
        <w:t>During download, trigger will be unarmed. What happens if an event occurs during that time? Does the trigger go off immediately after it is rearmed? Or is the event lost?</w:t>
      </w:r>
    </w:p>
  </w:comment>
  <w:comment w:id="11374" w:author="Della Faille Philippe" w:date="2019-07-09T15:43:00Z" w:initials="DFP">
    <w:p w14:paraId="633E0C5B" w14:textId="2925C6F3" w:rsidR="00BD7E04" w:rsidRDefault="00BD7E04">
      <w:pPr>
        <w:pStyle w:val="CommentText"/>
      </w:pPr>
      <w:r>
        <w:rPr>
          <w:rStyle w:val="CommentReference"/>
        </w:rPr>
        <w:annotationRef/>
      </w:r>
      <w:r>
        <w:rPr>
          <w:noProof/>
        </w:rPr>
        <w:t>While you don't rearme</w:t>
      </w:r>
      <w:r w:rsidRPr="00352851">
        <w:rPr>
          <w:rStyle w:val="Heading1Char"/>
          <w:lang w:val="en"/>
        </w:rPr>
        <w:t xml:space="preserve"> </w:t>
      </w:r>
      <w:r>
        <w:rPr>
          <w:rStyle w:val="tlid-translation"/>
          <w:lang w:val="en"/>
        </w:rPr>
        <w:t>there is no consideration of events</w:t>
      </w:r>
    </w:p>
  </w:comment>
  <w:comment w:id="11378" w:author="Jure Varlec" w:date="2019-07-08T11:03:00Z" w:initials="jvarlec">
    <w:p w14:paraId="541C1477" w14:textId="7B4869C8" w:rsidR="00BD7E04" w:rsidRDefault="00BD7E04">
      <w:pPr>
        <w:pStyle w:val="CommentText"/>
      </w:pPr>
      <w:r>
        <w:rPr>
          <w:rStyle w:val="CommentReference"/>
        </w:rPr>
        <w:annotationRef/>
      </w:r>
      <w:r>
        <w:t>changes</w:t>
      </w:r>
    </w:p>
  </w:comment>
  <w:comment w:id="11389" w:author="Jure Varlec" w:date="2019-07-08T11:03:00Z" w:initials="jvarlec">
    <w:p w14:paraId="00E6B155" w14:textId="58F2D64C" w:rsidR="00BD7E04" w:rsidRDefault="00BD7E04">
      <w:pPr>
        <w:pStyle w:val="CommentText"/>
      </w:pPr>
      <w:r>
        <w:rPr>
          <w:rStyle w:val="CommentReference"/>
        </w:rPr>
        <w:annotationRef/>
      </w:r>
      <w:r>
        <w:t>Is this interleaved into an existing stream or does it only arrive just before the existing stream’s 0xDD delimiter?</w:t>
      </w:r>
    </w:p>
  </w:comment>
  <w:comment w:id="11390" w:author="Della Faille Philippe" w:date="2019-07-09T15:49:00Z" w:initials="DFP">
    <w:p w14:paraId="0F3FC0D1" w14:textId="48DF87EB" w:rsidR="00BD7E04" w:rsidRDefault="00BD7E04">
      <w:pPr>
        <w:pStyle w:val="CommentText"/>
      </w:pPr>
      <w:r>
        <w:rPr>
          <w:rStyle w:val="CommentReference"/>
        </w:rPr>
        <w:annotationRef/>
      </w:r>
      <w:r>
        <w:rPr>
          <w:noProof/>
        </w:rPr>
        <w:t>I</w:t>
      </w:r>
      <w:r w:rsidRPr="00361CA5">
        <w:rPr>
          <w:noProof/>
        </w:rPr>
        <w:t>f the IOC send 0xAA to a SSM while theis SSM transfert a buffer to the IOC. The SSM'll response with 0x00</w:t>
      </w:r>
    </w:p>
  </w:comment>
  <w:comment w:id="11396" w:author="Jure Varlec" w:date="2019-07-08T11:05:00Z" w:initials="jvarlec">
    <w:p w14:paraId="53F1F9F7" w14:textId="1D13F695" w:rsidR="00BD7E04" w:rsidRDefault="00BD7E04">
      <w:pPr>
        <w:pStyle w:val="CommentText"/>
      </w:pPr>
      <w:r>
        <w:rPr>
          <w:rStyle w:val="CommentReference"/>
        </w:rPr>
        <w:annotationRef/>
      </w:r>
      <w:r>
        <w:t>Please clarify that the “frames” should be repacked into a contiguous array before archiving, and that incomplete data dumps should not be archived.</w:t>
      </w:r>
    </w:p>
  </w:comment>
  <w:comment w:id="11397" w:author="Della Faille Philippe" w:date="2019-07-09T15:58:00Z" w:initials="DFP">
    <w:p w14:paraId="2D73E680" w14:textId="3A0D5EFB" w:rsidR="00BD7E04" w:rsidRDefault="00BD7E04">
      <w:pPr>
        <w:pStyle w:val="CommentText"/>
      </w:pPr>
      <w:r>
        <w:rPr>
          <w:rStyle w:val="CommentReference"/>
        </w:rPr>
        <w:annotationRef/>
      </w:r>
      <w:r>
        <w:rPr>
          <w:noProof/>
        </w:rPr>
        <w:t>We are on the IBA PLC, not on SSM. For this moment, archive are build from IBA PLC polling data.</w:t>
      </w:r>
    </w:p>
  </w:comment>
  <w:comment w:id="11399" w:author="Pompon Franck" w:date="2019-02-04T22:38:00Z" w:initials="fpompon">
    <w:p w14:paraId="22F33584" w14:textId="758F033D" w:rsidR="00BD7E04" w:rsidRDefault="00BD7E04">
      <w:pPr>
        <w:pStyle w:val="CommentText"/>
      </w:pPr>
      <w:r>
        <w:rPr>
          <w:rStyle w:val="CommentReference"/>
        </w:rPr>
        <w:annotationRef/>
      </w:r>
      <w:r>
        <w:t>Info Yves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4A7153" w15:done="0"/>
  <w15:commentEx w15:paraId="7BC2B456" w15:done="0"/>
  <w15:commentEx w15:paraId="22F70704" w15:paraIdParent="7BC2B456" w15:done="0"/>
  <w15:commentEx w15:paraId="4B021D76" w15:done="0"/>
  <w15:commentEx w15:paraId="005B66A0" w15:paraIdParent="4B021D76" w15:done="0"/>
  <w15:commentEx w15:paraId="0184C195" w15:done="0"/>
  <w15:commentEx w15:paraId="777EE2FE" w15:paraIdParent="0184C195" w15:done="0"/>
  <w15:commentEx w15:paraId="1FCEEF09" w15:done="0"/>
  <w15:commentEx w15:paraId="4A80D800" w15:paraIdParent="1FCEEF09" w15:done="0"/>
  <w15:commentEx w15:paraId="738B5131" w15:done="0"/>
  <w15:commentEx w15:paraId="43CEE0EC" w15:done="0"/>
  <w15:commentEx w15:paraId="6BC7511B" w15:paraIdParent="43CEE0EC" w15:done="0"/>
  <w15:commentEx w15:paraId="14F79474" w15:done="0"/>
  <w15:commentEx w15:paraId="5803A2BE" w15:done="0"/>
  <w15:commentEx w15:paraId="4263C049" w15:paraIdParent="5803A2BE" w15:done="0"/>
  <w15:commentEx w15:paraId="579754B2" w15:done="0"/>
  <w15:commentEx w15:paraId="6630A0FA" w15:paraIdParent="579754B2" w15:done="0"/>
  <w15:commentEx w15:paraId="62D7FB0F" w15:done="0"/>
  <w15:commentEx w15:paraId="5EA77B87" w15:paraIdParent="62D7FB0F" w15:done="0"/>
  <w15:commentEx w15:paraId="3285EDAF" w15:done="0"/>
  <w15:commentEx w15:paraId="6E7C112D" w15:paraIdParent="3285EDAF" w15:done="0"/>
  <w15:commentEx w15:paraId="2F0376D1" w15:done="0"/>
  <w15:commentEx w15:paraId="24BAFDA3" w15:paraIdParent="2F0376D1" w15:done="0"/>
  <w15:commentEx w15:paraId="083C32FF" w15:done="0"/>
  <w15:commentEx w15:paraId="7A9E2D4C" w15:paraIdParent="083C32FF" w15:done="0"/>
  <w15:commentEx w15:paraId="03F23CBD" w15:done="0"/>
  <w15:commentEx w15:paraId="7980EE4F" w15:paraIdParent="03F23CBD" w15:done="0"/>
  <w15:commentEx w15:paraId="088121FD" w15:done="0"/>
  <w15:commentEx w15:paraId="3961BC58" w15:paraIdParent="088121FD" w15:done="0"/>
  <w15:commentEx w15:paraId="1B37B53E" w15:done="0"/>
  <w15:commentEx w15:paraId="58DD3482" w15:done="0"/>
  <w15:commentEx w15:paraId="7A300CC2" w15:done="0"/>
  <w15:commentEx w15:paraId="338D80C0" w15:paraIdParent="7A300CC2" w15:done="0"/>
  <w15:commentEx w15:paraId="3E27674D" w15:done="0"/>
  <w15:commentEx w15:paraId="3532610A" w15:done="0"/>
  <w15:commentEx w15:paraId="2D66C79D" w15:done="0"/>
  <w15:commentEx w15:paraId="0E2B9599" w15:done="0"/>
  <w15:commentEx w15:paraId="633E0C5B" w15:paraIdParent="0E2B9599" w15:done="0"/>
  <w15:commentEx w15:paraId="541C1477" w15:done="0"/>
  <w15:commentEx w15:paraId="00E6B155" w15:done="0"/>
  <w15:commentEx w15:paraId="0F3FC0D1" w15:paraIdParent="00E6B155" w15:done="0"/>
  <w15:commentEx w15:paraId="53F1F9F7" w15:done="0"/>
  <w15:commentEx w15:paraId="2D73E680" w15:paraIdParent="53F1F9F7" w15:done="0"/>
  <w15:commentEx w15:paraId="22F335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1DFC0F" w16cex:dateUtc="2026-01-23T12:54:00Z"/>
  <w16cex:commentExtensible w16cex:durableId="2D1DFC7A" w16cex:dateUtc="2026-01-23T1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4A7153" w16cid:durableId="20CD8FAE"/>
  <w16cid:commentId w16cid:paraId="7BC2B456" w16cid:durableId="20CD9DDC"/>
  <w16cid:commentId w16cid:paraId="22F70704" w16cid:durableId="2D1DF604"/>
  <w16cid:commentId w16cid:paraId="4B021D76" w16cid:durableId="2D1DF605"/>
  <w16cid:commentId w16cid:paraId="005B66A0" w16cid:durableId="2D1DF606"/>
  <w16cid:commentId w16cid:paraId="0184C195" w16cid:durableId="20CD9137"/>
  <w16cid:commentId w16cid:paraId="777EE2FE" w16cid:durableId="2D1DF608"/>
  <w16cid:commentId w16cid:paraId="1FCEEF09" w16cid:durableId="20CD919B"/>
  <w16cid:commentId w16cid:paraId="4A80D800" w16cid:durableId="2D1DF60A"/>
  <w16cid:commentId w16cid:paraId="738B5131" w16cid:durableId="20CD9F1A"/>
  <w16cid:commentId w16cid:paraId="43CEE0EC" w16cid:durableId="20CD9F92"/>
  <w16cid:commentId w16cid:paraId="6BC7511B" w16cid:durableId="2D1DF60D"/>
  <w16cid:commentId w16cid:paraId="14F79474" w16cid:durableId="20CD9EDC"/>
  <w16cid:commentId w16cid:paraId="5803A2BE" w16cid:durableId="20CDA089"/>
  <w16cid:commentId w16cid:paraId="4263C049" w16cid:durableId="2D1DF610"/>
  <w16cid:commentId w16cid:paraId="579754B2" w16cid:durableId="20CD9A77"/>
  <w16cid:commentId w16cid:paraId="6630A0FA" w16cid:durableId="2D1DF612"/>
  <w16cid:commentId w16cid:paraId="62D7FB0F" w16cid:durableId="20CD936F"/>
  <w16cid:commentId w16cid:paraId="5EA77B87" w16cid:durableId="2D1DF614"/>
  <w16cid:commentId w16cid:paraId="3285EDAF" w16cid:durableId="20CD9A98"/>
  <w16cid:commentId w16cid:paraId="6E7C112D" w16cid:durableId="2D1DF616"/>
  <w16cid:commentId w16cid:paraId="2F0376D1" w16cid:durableId="20CDA0F4"/>
  <w16cid:commentId w16cid:paraId="24BAFDA3" w16cid:durableId="2D1DF618"/>
  <w16cid:commentId w16cid:paraId="083C32FF" w16cid:durableId="20CD9AD7"/>
  <w16cid:commentId w16cid:paraId="7A9E2D4C" w16cid:durableId="2D1DF61A"/>
  <w16cid:commentId w16cid:paraId="03F23CBD" w16cid:durableId="20CDCFF2"/>
  <w16cid:commentId w16cid:paraId="7980EE4F" w16cid:durableId="2D1DF61C"/>
  <w16cid:commentId w16cid:paraId="088121FD" w16cid:durableId="20CD9FCF"/>
  <w16cid:commentId w16cid:paraId="3961BC58" w16cid:durableId="2D1DF61E"/>
  <w16cid:commentId w16cid:paraId="1B37B53E" w16cid:durableId="20CD8FAF"/>
  <w16cid:commentId w16cid:paraId="58DD3482" w16cid:durableId="20CD8FB0"/>
  <w16cid:commentId w16cid:paraId="7A300CC2" w16cid:durableId="20CDD76E"/>
  <w16cid:commentId w16cid:paraId="338D80C0" w16cid:durableId="2D1DF622"/>
  <w16cid:commentId w16cid:paraId="3E27674D" w16cid:durableId="2D1DFC0F"/>
  <w16cid:commentId w16cid:paraId="3532610A" w16cid:durableId="2D1DFC7A"/>
  <w16cid:commentId w16cid:paraId="2D66C79D" w16cid:durableId="20CD8FB1"/>
  <w16cid:commentId w16cid:paraId="0E2B9599" w16cid:durableId="20CD9BB6"/>
  <w16cid:commentId w16cid:paraId="633E0C5B" w16cid:durableId="2D1DF625"/>
  <w16cid:commentId w16cid:paraId="541C1477" w16cid:durableId="20CDA16A"/>
  <w16cid:commentId w16cid:paraId="00E6B155" w16cid:durableId="20CDA19C"/>
  <w16cid:commentId w16cid:paraId="0F3FC0D1" w16cid:durableId="2D1DF628"/>
  <w16cid:commentId w16cid:paraId="53F1F9F7" w16cid:durableId="20CDA20B"/>
  <w16cid:commentId w16cid:paraId="2D73E680" w16cid:durableId="2D1DF62A"/>
  <w16cid:commentId w16cid:paraId="22F33584" w16cid:durableId="20CD8FB2"/>
</w16cid:commentsIds>
</file>

<file path=word/customizations.xml><?xml version="1.0" encoding="utf-8"?>
<wne:tcg xmlns:r="http://schemas.openxmlformats.org/officeDocument/2006/relationships" xmlns:wne="http://schemas.microsoft.com/office/word/2006/wordml">
  <wne:keymaps>
    <wne:keymap wne:kcmPrimary="0441">
      <wne:macro wne:macroName="PROJECT.MYRRHAMACROS.EXTRACTACRONYMS"/>
    </wne:keymap>
    <wne:keymap wne:kcmPrimary="0443">
      <wne:macro wne:macroName="PROJECT.MYRRHAMACROS.SETSECURITYCLEARAN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DC2D8" w14:textId="77777777" w:rsidR="00D51393" w:rsidRDefault="00D51393" w:rsidP="007953CB">
      <w:pPr>
        <w:spacing w:after="0"/>
      </w:pPr>
      <w:r>
        <w:separator/>
      </w:r>
    </w:p>
  </w:endnote>
  <w:endnote w:type="continuationSeparator" w:id="0">
    <w:p w14:paraId="115B9CEC" w14:textId="77777777" w:rsidR="00D51393" w:rsidRDefault="00D51393" w:rsidP="007953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DB28E" w14:textId="77777777" w:rsidR="00BD7E04" w:rsidRDefault="00BD7E04" w:rsidP="004F4E0E">
    <w:pPr>
      <w:pStyle w:val="Footer"/>
      <w:ind w:left="2552"/>
      <w:rPr>
        <w:lang w:val="nl-BE"/>
      </w:rPr>
    </w:pPr>
    <w:r>
      <w:rPr>
        <w:lang w:val="nl-BE"/>
      </w:rPr>
      <w:t>SCK•CEN</w:t>
    </w:r>
  </w:p>
  <w:p w14:paraId="7A07F05D" w14:textId="77777777" w:rsidR="00BD7E04" w:rsidRDefault="00BD7E04" w:rsidP="004F4E0E">
    <w:pPr>
      <w:pStyle w:val="Footer"/>
      <w:ind w:left="2552"/>
      <w:rPr>
        <w:lang w:val="nl-BE"/>
      </w:rPr>
    </w:pPr>
    <w:r>
      <w:rPr>
        <w:lang w:val="nl-BE"/>
      </w:rPr>
      <w:t>Boeretang 200</w:t>
    </w:r>
  </w:p>
  <w:p w14:paraId="1D9D0684" w14:textId="77777777" w:rsidR="00BD7E04" w:rsidRDefault="00BD7E04" w:rsidP="004F4E0E">
    <w:pPr>
      <w:pStyle w:val="Footer"/>
      <w:ind w:left="2552"/>
      <w:rPr>
        <w:lang w:val="nl-BE"/>
      </w:rPr>
    </w:pPr>
    <w:r>
      <w:rPr>
        <w:lang w:val="nl-BE"/>
      </w:rPr>
      <w:t>BE-2400 Mol</w:t>
    </w:r>
  </w:p>
  <w:p w14:paraId="2C0FAAA1" w14:textId="77777777" w:rsidR="00BD7E04" w:rsidRPr="004F4E0E" w:rsidRDefault="00BD7E04" w:rsidP="004F4E0E">
    <w:pPr>
      <w:pStyle w:val="Footer"/>
      <w:ind w:left="2552"/>
      <w:rPr>
        <w:lang w:val="nl-BE"/>
      </w:rPr>
    </w:pPr>
    <w:r>
      <w:rPr>
        <w:lang w:val="nl-BE"/>
      </w:rPr>
      <w:t>Belgium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B906D" w14:textId="77777777" w:rsidR="00BD7E04" w:rsidRDefault="00BD7E04" w:rsidP="00436EE4">
    <w:pPr>
      <w:pStyle w:val="Footer"/>
      <w:ind w:left="2552"/>
      <w:rPr>
        <w:lang w:val="nl-BE"/>
      </w:rPr>
    </w:pPr>
    <w:r>
      <w:rPr>
        <w:lang w:val="nl-BE"/>
      </w:rPr>
      <w:t>SCK•CEN</w:t>
    </w:r>
  </w:p>
  <w:p w14:paraId="4AB065A9" w14:textId="77777777" w:rsidR="00BD7E04" w:rsidRDefault="00BD7E04" w:rsidP="00436EE4">
    <w:pPr>
      <w:pStyle w:val="Footer"/>
      <w:ind w:left="2552"/>
      <w:rPr>
        <w:lang w:val="nl-BE"/>
      </w:rPr>
    </w:pPr>
    <w:r>
      <w:rPr>
        <w:lang w:val="nl-BE"/>
      </w:rPr>
      <w:t>Boeretang 200</w:t>
    </w:r>
  </w:p>
  <w:p w14:paraId="6C38E9D8" w14:textId="77777777" w:rsidR="00BD7E04" w:rsidRDefault="00BD7E04" w:rsidP="00436EE4">
    <w:pPr>
      <w:pStyle w:val="Footer"/>
      <w:ind w:left="2552"/>
      <w:rPr>
        <w:lang w:val="nl-BE"/>
      </w:rPr>
    </w:pPr>
    <w:r>
      <w:rPr>
        <w:lang w:val="nl-BE"/>
      </w:rPr>
      <w:t>BE-2400 Mol</w:t>
    </w:r>
  </w:p>
  <w:p w14:paraId="5E70016C" w14:textId="77777777" w:rsidR="00BD7E04" w:rsidRPr="007A2513" w:rsidRDefault="00BD7E04" w:rsidP="00436EE4">
    <w:pPr>
      <w:pStyle w:val="Footer"/>
      <w:ind w:left="2552"/>
      <w:rPr>
        <w:lang w:val="nl-BE"/>
      </w:rPr>
    </w:pPr>
    <w:r>
      <w:rPr>
        <w:lang w:val="nl-BE"/>
      </w:rPr>
      <w:t>Belgium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49540" w14:textId="663A96C1" w:rsidR="00BD7E04" w:rsidRPr="008D2184" w:rsidRDefault="005570E2" w:rsidP="004E1AFC">
    <w:pPr>
      <w:pStyle w:val="Footer"/>
      <w:pBdr>
        <w:top w:val="single" w:sz="4" w:space="1" w:color="auto"/>
      </w:pBdr>
      <w:tabs>
        <w:tab w:val="clear" w:pos="4536"/>
        <w:tab w:val="left" w:pos="0"/>
      </w:tabs>
      <w:rPr>
        <w:rFonts w:cs="Segoe UI"/>
        <w:i/>
        <w:color w:val="808080" w:themeColor="background1" w:themeShade="80"/>
        <w:sz w:val="18"/>
        <w:szCs w:val="18"/>
      </w:rPr>
    </w:pPr>
    <w:sdt>
      <w:sdtPr>
        <w:rPr>
          <w:rFonts w:cs="Segoe UI"/>
          <w:i/>
          <w:color w:val="808080" w:themeColor="background1" w:themeShade="80"/>
          <w:sz w:val="18"/>
          <w:szCs w:val="18"/>
        </w:rPr>
        <w:alias w:val="Title"/>
        <w:tag w:val=""/>
        <w:id w:val="-1040979915"/>
        <w:dataBinding w:prefixMappings="xmlns:ns0='http://purl.org/dc/elements/1.1/' xmlns:ns1='http://schemas.openxmlformats.org/package/2006/metadata/core-properties' " w:xpath="/ns1:coreProperties[1]/ns0:title[1]" w:storeItemID="{6C3C8BC8-F283-45AE-878A-BAB7291924A1}"/>
        <w:text/>
      </w:sdtPr>
      <w:sdtEndPr/>
      <w:sdtContent>
        <w:r w:rsidR="00BD7E04" w:rsidRPr="00C72F7A">
          <w:rPr>
            <w:rFonts w:cs="Segoe UI"/>
            <w:i/>
            <w:color w:val="808080" w:themeColor="background1" w:themeShade="80"/>
            <w:sz w:val="18"/>
            <w:szCs w:val="18"/>
          </w:rPr>
          <w:t>Control system requirements for the MYRRHA injector Solid-State Amplifiers</w:t>
        </w:r>
      </w:sdtContent>
    </w:sdt>
    <w:r w:rsidR="00BD7E04" w:rsidRPr="008D2184">
      <w:rPr>
        <w:rFonts w:cs="Segoe UI"/>
        <w:i/>
        <w:color w:val="808080" w:themeColor="background1" w:themeShade="80"/>
        <w:sz w:val="18"/>
        <w:szCs w:val="18"/>
      </w:rPr>
      <w:tab/>
    </w:r>
    <w:r w:rsidR="00BD7E04" w:rsidRPr="008D2184">
      <w:rPr>
        <w:rFonts w:cs="Segoe UI"/>
        <w:i/>
        <w:color w:val="808080" w:themeColor="background1" w:themeShade="80"/>
        <w:sz w:val="18"/>
        <w:szCs w:val="18"/>
      </w:rPr>
      <w:fldChar w:fldCharType="begin"/>
    </w:r>
    <w:r w:rsidR="00BD7E04" w:rsidRPr="008D2184">
      <w:rPr>
        <w:rFonts w:cs="Segoe UI"/>
        <w:i/>
        <w:color w:val="808080" w:themeColor="background1" w:themeShade="80"/>
        <w:sz w:val="18"/>
        <w:szCs w:val="18"/>
      </w:rPr>
      <w:instrText xml:space="preserve"> PAGE   \* MERGEFORMAT </w:instrText>
    </w:r>
    <w:r w:rsidR="00BD7E04" w:rsidRPr="008D2184">
      <w:rPr>
        <w:rFonts w:cs="Segoe UI"/>
        <w:i/>
        <w:color w:val="808080" w:themeColor="background1" w:themeShade="80"/>
        <w:sz w:val="18"/>
        <w:szCs w:val="18"/>
      </w:rPr>
      <w:fldChar w:fldCharType="separate"/>
    </w:r>
    <w:r w:rsidR="00614423">
      <w:rPr>
        <w:rFonts w:cs="Segoe UI"/>
        <w:i/>
        <w:noProof/>
        <w:color w:val="808080" w:themeColor="background1" w:themeShade="80"/>
        <w:sz w:val="18"/>
        <w:szCs w:val="18"/>
      </w:rPr>
      <w:t>24</w:t>
    </w:r>
    <w:r w:rsidR="00BD7E04" w:rsidRPr="008D2184">
      <w:rPr>
        <w:rFonts w:cs="Segoe UI"/>
        <w:i/>
        <w:color w:val="808080" w:themeColor="background1" w:themeShade="80"/>
        <w:sz w:val="18"/>
        <w:szCs w:val="18"/>
      </w:rPr>
      <w:fldChar w:fldCharType="end"/>
    </w:r>
    <w:r w:rsidR="00BD7E04" w:rsidRPr="008D2184">
      <w:rPr>
        <w:rFonts w:cs="Segoe UI"/>
        <w:i/>
        <w:color w:val="808080" w:themeColor="background1" w:themeShade="80"/>
        <w:sz w:val="18"/>
        <w:szCs w:val="18"/>
      </w:rPr>
      <w:t>/</w:t>
    </w:r>
    <w:r w:rsidR="00BD7E04" w:rsidRPr="008D2184">
      <w:rPr>
        <w:rFonts w:cs="Segoe UI"/>
        <w:i/>
        <w:color w:val="808080" w:themeColor="background1" w:themeShade="80"/>
        <w:sz w:val="18"/>
        <w:szCs w:val="18"/>
      </w:rPr>
      <w:fldChar w:fldCharType="begin"/>
    </w:r>
    <w:r w:rsidR="00BD7E04" w:rsidRPr="008D2184">
      <w:rPr>
        <w:rFonts w:cs="Segoe UI"/>
        <w:i/>
        <w:color w:val="808080" w:themeColor="background1" w:themeShade="80"/>
        <w:sz w:val="18"/>
        <w:szCs w:val="18"/>
      </w:rPr>
      <w:instrText xml:space="preserve"> NUMPAGES  \* Arabic  \* MERGEFORMAT </w:instrText>
    </w:r>
    <w:r w:rsidR="00BD7E04" w:rsidRPr="008D2184">
      <w:rPr>
        <w:rFonts w:cs="Segoe UI"/>
        <w:i/>
        <w:color w:val="808080" w:themeColor="background1" w:themeShade="80"/>
        <w:sz w:val="18"/>
        <w:szCs w:val="18"/>
      </w:rPr>
      <w:fldChar w:fldCharType="separate"/>
    </w:r>
    <w:r w:rsidR="00614423">
      <w:rPr>
        <w:rFonts w:cs="Segoe UI"/>
        <w:i/>
        <w:noProof/>
        <w:color w:val="808080" w:themeColor="background1" w:themeShade="80"/>
        <w:sz w:val="18"/>
        <w:szCs w:val="18"/>
      </w:rPr>
      <w:t>37</w:t>
    </w:r>
    <w:r w:rsidR="00BD7E04" w:rsidRPr="008D2184">
      <w:rPr>
        <w:rFonts w:cs="Segoe UI"/>
        <w:i/>
        <w:color w:val="808080" w:themeColor="background1" w:themeShade="80"/>
        <w:sz w:val="18"/>
        <w:szCs w:val="18"/>
      </w:rPr>
      <w:fldChar w:fldCharType="end"/>
    </w:r>
  </w:p>
  <w:p w14:paraId="434EAB6A" w14:textId="417C45C6" w:rsidR="00BD7E04" w:rsidRPr="008D2184" w:rsidRDefault="00BD7E04" w:rsidP="004E1AFC">
    <w:pPr>
      <w:pStyle w:val="Footer"/>
      <w:pBdr>
        <w:top w:val="single" w:sz="4" w:space="1" w:color="auto"/>
      </w:pBdr>
      <w:tabs>
        <w:tab w:val="clear" w:pos="4536"/>
        <w:tab w:val="left" w:pos="0"/>
      </w:tabs>
      <w:rPr>
        <w:rFonts w:cs="Segoe UI"/>
        <w:i/>
        <w:color w:val="808080" w:themeColor="background1" w:themeShade="80"/>
        <w:sz w:val="18"/>
        <w:szCs w:val="18"/>
      </w:rPr>
    </w:pP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Attributes_Short Reference"  \* MERGEFORMAT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t>&lt;generated automatically&gt;</w:t>
    </w:r>
    <w:r w:rsidRPr="008D2184">
      <w:rPr>
        <w:rFonts w:cs="Segoe UI"/>
        <w:i/>
        <w:color w:val="808080" w:themeColor="background1" w:themeShade="80"/>
        <w:sz w:val="18"/>
        <w:szCs w:val="18"/>
      </w:rPr>
      <w:fldChar w:fldCharType="end"/>
    </w:r>
    <w:r w:rsidRPr="008D2184">
      <w:rPr>
        <w:rFonts w:cs="Segoe UI"/>
        <w:i/>
        <w:color w:val="808080"/>
        <w:sz w:val="18"/>
        <w:szCs w:val="18"/>
      </w:rPr>
      <w:tab/>
    </w:r>
    <w:r w:rsidRPr="008D2184">
      <w:rPr>
        <w:rFonts w:cs="Segoe UI"/>
        <w:i/>
        <w:color w:val="FF0000"/>
        <w:sz w:val="18"/>
        <w:szCs w:val="18"/>
      </w:rPr>
      <w:fldChar w:fldCharType="begin"/>
    </w:r>
    <w:r w:rsidRPr="008D2184">
      <w:rPr>
        <w:rFonts w:cs="Segoe UI"/>
        <w:i/>
        <w:color w:val="FF0000"/>
        <w:sz w:val="18"/>
        <w:szCs w:val="18"/>
      </w:rPr>
      <w:instrText xml:space="preserve"> IF </w:instrText>
    </w:r>
    <w:r w:rsidRPr="008D2184">
      <w:rPr>
        <w:rFonts w:cs="Segoe UI"/>
        <w:i/>
        <w:color w:val="FF0000"/>
        <w:sz w:val="18"/>
        <w:szCs w:val="18"/>
      </w:rPr>
      <w:fldChar w:fldCharType="begin"/>
    </w:r>
    <w:r w:rsidRPr="008D2184">
      <w:rPr>
        <w:rFonts w:cs="Segoe UI"/>
        <w:i/>
        <w:color w:val="FF0000"/>
        <w:sz w:val="18"/>
        <w:szCs w:val="18"/>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rPr>
      <w:instrText>Restricted NUC</w:instrText>
    </w:r>
    <w:r w:rsidRPr="008D2184">
      <w:rPr>
        <w:rFonts w:cs="Segoe UI"/>
        <w:i/>
        <w:color w:val="FF0000"/>
        <w:sz w:val="18"/>
        <w:szCs w:val="18"/>
      </w:rPr>
      <w:fldChar w:fldCharType="end"/>
    </w:r>
    <w:r w:rsidRPr="008D2184">
      <w:rPr>
        <w:rFonts w:cs="Segoe UI"/>
        <w:i/>
        <w:color w:val="FF0000"/>
        <w:sz w:val="18"/>
        <w:szCs w:val="18"/>
      </w:rPr>
      <w:instrText xml:space="preserve">="Secret NUC" "GEHEIM - NUC / SECRET – NUC" </w:instrText>
    </w:r>
    <w:r w:rsidRPr="008D2184">
      <w:rPr>
        <w:rFonts w:cs="Segoe UI"/>
        <w:i/>
        <w:color w:val="FF0000"/>
        <w:sz w:val="18"/>
        <w:szCs w:val="18"/>
      </w:rPr>
      <w:fldChar w:fldCharType="begin"/>
    </w:r>
    <w:r w:rsidRPr="008D2184">
      <w:rPr>
        <w:rFonts w:cs="Segoe UI"/>
        <w:i/>
        <w:color w:val="FF0000"/>
        <w:sz w:val="18"/>
        <w:szCs w:val="18"/>
      </w:rPr>
      <w:instrText xml:space="preserve"> IF </w:instrText>
    </w:r>
    <w:r w:rsidRPr="008D2184">
      <w:rPr>
        <w:rFonts w:cs="Segoe UI"/>
        <w:i/>
        <w:color w:val="FF0000"/>
        <w:sz w:val="18"/>
        <w:szCs w:val="18"/>
      </w:rPr>
      <w:fldChar w:fldCharType="begin"/>
    </w:r>
    <w:r w:rsidRPr="008D2184">
      <w:rPr>
        <w:rFonts w:cs="Segoe UI"/>
        <w:i/>
        <w:color w:val="FF0000"/>
        <w:sz w:val="18"/>
        <w:szCs w:val="18"/>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rPr>
      <w:instrText>Restricted NUC</w:instrText>
    </w:r>
    <w:r w:rsidRPr="008D2184">
      <w:rPr>
        <w:rFonts w:cs="Segoe UI"/>
        <w:i/>
        <w:color w:val="FF0000"/>
        <w:sz w:val="18"/>
        <w:szCs w:val="18"/>
      </w:rPr>
      <w:fldChar w:fldCharType="end"/>
    </w:r>
    <w:r w:rsidRPr="008D2184">
      <w:rPr>
        <w:rFonts w:cs="Segoe UI"/>
        <w:i/>
        <w:color w:val="FF0000"/>
        <w:sz w:val="18"/>
        <w:szCs w:val="18"/>
      </w:rPr>
      <w:instrText xml:space="preserve">="Confidential NUC" "VERTROUWELIJK - NUC / CONFIDENTIEL – NUC" </w:instrText>
    </w:r>
    <w:r w:rsidRPr="008D2184">
      <w:rPr>
        <w:rFonts w:cs="Segoe UI"/>
        <w:i/>
        <w:color w:val="FF0000"/>
        <w:sz w:val="18"/>
        <w:szCs w:val="18"/>
      </w:rPr>
      <w:fldChar w:fldCharType="begin"/>
    </w:r>
    <w:r w:rsidRPr="008D2184">
      <w:rPr>
        <w:rFonts w:cs="Segoe UI"/>
        <w:i/>
        <w:color w:val="FF0000"/>
        <w:sz w:val="18"/>
        <w:szCs w:val="18"/>
      </w:rPr>
      <w:instrText xml:space="preserve"> IF </w:instrText>
    </w:r>
    <w:r w:rsidRPr="008D2184">
      <w:rPr>
        <w:rFonts w:cs="Segoe UI"/>
        <w:i/>
        <w:color w:val="FF0000"/>
        <w:sz w:val="18"/>
        <w:szCs w:val="18"/>
      </w:rPr>
      <w:fldChar w:fldCharType="begin"/>
    </w:r>
    <w:r w:rsidRPr="008D2184">
      <w:rPr>
        <w:rFonts w:cs="Segoe UI"/>
        <w:i/>
        <w:color w:val="FF0000"/>
        <w:sz w:val="18"/>
        <w:szCs w:val="18"/>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rPr>
      <w:instrText>Restricted NUC</w:instrText>
    </w:r>
    <w:r w:rsidRPr="008D2184">
      <w:rPr>
        <w:rFonts w:cs="Segoe UI"/>
        <w:i/>
        <w:color w:val="FF0000"/>
        <w:sz w:val="18"/>
        <w:szCs w:val="18"/>
      </w:rPr>
      <w:fldChar w:fldCharType="end"/>
    </w:r>
    <w:r w:rsidRPr="008D2184">
      <w:rPr>
        <w:rFonts w:cs="Segoe UI"/>
        <w:i/>
        <w:color w:val="FF0000"/>
        <w:sz w:val="18"/>
        <w:szCs w:val="18"/>
      </w:rPr>
      <w:instrText xml:space="preserve">="Restricted NUC" "BEPERKTE VERSPREIDING - NUC / DIFFUSION RESTREINTE - NUC" </w:instrText>
    </w:r>
    <w:r w:rsidRPr="008D2184">
      <w:rPr>
        <w:rFonts w:cs="Segoe UI"/>
        <w:i/>
        <w:color w:val="FF0000"/>
        <w:sz w:val="18"/>
        <w:szCs w:val="18"/>
      </w:rPr>
      <w:fldChar w:fldCharType="separate"/>
    </w:r>
    <w:r w:rsidR="00614423" w:rsidRPr="008D2184">
      <w:rPr>
        <w:rFonts w:cs="Segoe UI"/>
        <w:i/>
        <w:noProof/>
        <w:color w:val="FF0000"/>
        <w:sz w:val="18"/>
        <w:szCs w:val="18"/>
      </w:rPr>
      <w:instrText>BEPERKTE VERSPREIDING - NUC / DIFFUSION RESTREINTE - NUC</w:instrText>
    </w:r>
    <w:r w:rsidRPr="008D2184">
      <w:rPr>
        <w:rFonts w:cs="Segoe UI"/>
        <w:i/>
        <w:color w:val="FF0000"/>
        <w:sz w:val="18"/>
        <w:szCs w:val="18"/>
      </w:rPr>
      <w:fldChar w:fldCharType="end"/>
    </w:r>
    <w:r w:rsidRPr="008D2184">
      <w:rPr>
        <w:rFonts w:cs="Segoe UI"/>
        <w:i/>
        <w:color w:val="FF0000"/>
        <w:sz w:val="18"/>
        <w:szCs w:val="18"/>
      </w:rPr>
      <w:instrText xml:space="preserve"> </w:instrText>
    </w:r>
    <w:r w:rsidRPr="008D2184">
      <w:rPr>
        <w:rFonts w:cs="Segoe UI"/>
        <w:i/>
        <w:color w:val="FF0000"/>
        <w:sz w:val="18"/>
        <w:szCs w:val="18"/>
      </w:rPr>
      <w:fldChar w:fldCharType="separate"/>
    </w:r>
    <w:r w:rsidR="00614423" w:rsidRPr="008D2184">
      <w:rPr>
        <w:rFonts w:cs="Segoe UI"/>
        <w:i/>
        <w:noProof/>
        <w:color w:val="FF0000"/>
        <w:sz w:val="18"/>
        <w:szCs w:val="18"/>
      </w:rPr>
      <w:instrText>BEPERKTE VERSPREIDING - NUC / DIFFUSION RESTREINTE - NUC</w:instrText>
    </w:r>
    <w:r w:rsidRPr="008D2184">
      <w:rPr>
        <w:rFonts w:cs="Segoe UI"/>
        <w:i/>
        <w:color w:val="FF0000"/>
        <w:sz w:val="18"/>
        <w:szCs w:val="18"/>
      </w:rPr>
      <w:fldChar w:fldCharType="end"/>
    </w:r>
    <w:r w:rsidRPr="008D2184">
      <w:rPr>
        <w:rFonts w:cs="Segoe UI"/>
        <w:i/>
        <w:color w:val="FF0000"/>
        <w:sz w:val="18"/>
        <w:szCs w:val="18"/>
      </w:rPr>
      <w:instrText xml:space="preserve"> </w:instrText>
    </w:r>
    <w:r w:rsidRPr="008D2184">
      <w:rPr>
        <w:rFonts w:cs="Segoe UI"/>
        <w:i/>
        <w:color w:val="FF0000"/>
        <w:sz w:val="18"/>
        <w:szCs w:val="18"/>
      </w:rPr>
      <w:fldChar w:fldCharType="separate"/>
    </w:r>
    <w:r w:rsidR="00614423" w:rsidRPr="008D2184">
      <w:rPr>
        <w:rFonts w:cs="Segoe UI"/>
        <w:i/>
        <w:noProof/>
        <w:color w:val="FF0000"/>
        <w:sz w:val="18"/>
        <w:szCs w:val="18"/>
      </w:rPr>
      <w:t>BEPERKTE VERSPREIDING - NUC / DIFFUSION RESTREINTE - NUC</w:t>
    </w:r>
    <w:r w:rsidRPr="008D2184">
      <w:rPr>
        <w:rFonts w:cs="Segoe UI"/>
        <w:i/>
        <w:color w:val="FF0000"/>
        <w:sz w:val="18"/>
        <w:szCs w:val="18"/>
      </w:rPr>
      <w:fldChar w:fldCharType="end"/>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IF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Attributes_Information Security Classification"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instrText>Restricted NUC</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="Public" "ISC: Public"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IF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Attributes_Information Security Classification"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instrText>Restricted NUC</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="Unrestricted Internal Use" "ISC: Unrestricted Internal Use"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IF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Attributes_Information Security Classification"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instrText>Restricted NUC</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="Restricted" "ISC: Restricted"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IF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Attributes_Information Security Classification"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instrText>Restricted NUC</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="Confidential" "ISC: Confidential"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IF </w:instrText>
    </w:r>
    <w:r w:rsidRPr="008D2184">
      <w:rPr>
        <w:rFonts w:cs="Segoe UI"/>
        <w:i/>
        <w:color w:val="808080" w:themeColor="background1" w:themeShade="80"/>
        <w:sz w:val="18"/>
        <w:szCs w:val="18"/>
      </w:rPr>
      <w:fldChar w:fldCharType="begin"/>
    </w:r>
    <w:r w:rsidRPr="008D2184">
      <w:rPr>
        <w:rFonts w:cs="Segoe UI"/>
        <w:i/>
        <w:color w:val="808080" w:themeColor="background1" w:themeShade="80"/>
        <w:sz w:val="18"/>
        <w:szCs w:val="18"/>
      </w:rPr>
      <w:instrText xml:space="preserve"> DOCPROPERTY  "Common Attributes_Information Security Classification" </w:instrText>
    </w:r>
    <w:r w:rsidRPr="008D2184">
      <w:rPr>
        <w:rFonts w:cs="Segoe UI"/>
        <w:i/>
        <w:color w:val="808080" w:themeColor="background1" w:themeShade="80"/>
        <w:sz w:val="18"/>
        <w:szCs w:val="18"/>
      </w:rPr>
      <w:fldChar w:fldCharType="separate"/>
    </w:r>
    <w:r>
      <w:rPr>
        <w:rFonts w:cs="Segoe UI"/>
        <w:i/>
        <w:color w:val="808080" w:themeColor="background1" w:themeShade="80"/>
        <w:sz w:val="18"/>
        <w:szCs w:val="18"/>
      </w:rPr>
      <w:instrText>Restricted NUC</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="Confidential Personal Data" "ISC: Co" </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 </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 </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 </w:instrText>
    </w:r>
    <w:r w:rsidRPr="008D2184">
      <w:rPr>
        <w:rFonts w:cs="Segoe UI"/>
        <w:i/>
        <w:color w:val="808080" w:themeColor="background1" w:themeShade="80"/>
        <w:sz w:val="18"/>
        <w:szCs w:val="18"/>
      </w:rPr>
      <w:fldChar w:fldCharType="end"/>
    </w:r>
    <w:r w:rsidRPr="008D2184">
      <w:rPr>
        <w:rFonts w:cs="Segoe UI"/>
        <w:i/>
        <w:color w:val="808080" w:themeColor="background1" w:themeShade="80"/>
        <w:sz w:val="18"/>
        <w:szCs w:val="18"/>
      </w:rPr>
      <w:instrText xml:space="preserve"> </w:instrText>
    </w:r>
    <w:r w:rsidRPr="008D2184">
      <w:rPr>
        <w:rFonts w:cs="Segoe UI"/>
        <w:i/>
        <w:color w:val="808080" w:themeColor="background1" w:themeShade="80"/>
        <w:sz w:val="18"/>
        <w:szCs w:val="18"/>
      </w:rPr>
      <w:fldChar w:fldCharType="end"/>
    </w:r>
  </w:p>
  <w:p w14:paraId="3C12E264" w14:textId="5376DCEE" w:rsidR="00BD7E04" w:rsidRPr="00271F3E" w:rsidRDefault="00BD7E04" w:rsidP="004E1AFC">
    <w:pPr>
      <w:pStyle w:val="Footer"/>
      <w:tabs>
        <w:tab w:val="clear" w:pos="4536"/>
        <w:tab w:val="left" w:pos="0"/>
      </w:tabs>
      <w:rPr>
        <w:rFonts w:cs="Segoe UI"/>
        <w:i/>
        <w:sz w:val="18"/>
        <w:lang w:val="fr-FR"/>
      </w:rPr>
    </w:pPr>
    <w:r w:rsidRPr="008D2184">
      <w:rPr>
        <w:rFonts w:cs="Segoe UI"/>
        <w:i/>
        <w:color w:val="808080" w:themeColor="background1" w:themeShade="80"/>
        <w:sz w:val="18"/>
        <w:szCs w:val="18"/>
      </w:rPr>
      <w:fldChar w:fldCharType="begin"/>
    </w:r>
    <w:r w:rsidRPr="00D54586">
      <w:rPr>
        <w:rFonts w:cs="Segoe UI"/>
        <w:i/>
        <w:color w:val="808080" w:themeColor="background1" w:themeShade="80"/>
        <w:sz w:val="18"/>
        <w:szCs w:val="18"/>
      </w:rPr>
      <w:instrText xml:space="preserve"> DOCPROPERTY  "Common Attributes_Alternative Reference"  \* MERGEFORMAT </w:instrText>
    </w:r>
    <w:r w:rsidRPr="008D2184">
      <w:rPr>
        <w:rFonts w:cs="Segoe UI"/>
        <w:i/>
        <w:color w:val="808080" w:themeColor="background1" w:themeShade="80"/>
        <w:sz w:val="18"/>
        <w:szCs w:val="18"/>
      </w:rPr>
      <w:fldChar w:fldCharType="separate"/>
    </w:r>
    <w:r w:rsidRPr="00D54586">
      <w:rPr>
        <w:rFonts w:cs="Segoe UI"/>
        <w:i/>
        <w:color w:val="808080" w:themeColor="background1" w:themeShade="80"/>
        <w:sz w:val="18"/>
        <w:szCs w:val="18"/>
      </w:rPr>
      <w:t xml:space="preserve"> </w:t>
    </w:r>
    <w:r w:rsidRPr="008D2184">
      <w:rPr>
        <w:rFonts w:cs="Segoe UI"/>
        <w:i/>
        <w:color w:val="808080" w:themeColor="background1" w:themeShade="80"/>
        <w:sz w:val="18"/>
        <w:szCs w:val="18"/>
      </w:rPr>
      <w:fldChar w:fldCharType="end"/>
    </w:r>
    <w:r w:rsidRPr="00D54586">
      <w:rPr>
        <w:rFonts w:cs="Segoe UI"/>
        <w:i/>
        <w:color w:val="808080"/>
        <w:sz w:val="18"/>
        <w:szCs w:val="18"/>
      </w:rPr>
      <w:tab/>
    </w:r>
    <w:r w:rsidRPr="008D2184">
      <w:rPr>
        <w:rFonts w:cs="Segoe UI"/>
        <w:i/>
        <w:color w:val="FF0000"/>
        <w:sz w:val="18"/>
        <w:szCs w:val="18"/>
      </w:rPr>
      <w:fldChar w:fldCharType="begin"/>
    </w:r>
    <w:r w:rsidRPr="00271F3E">
      <w:rPr>
        <w:rFonts w:cs="Segoe UI"/>
        <w:i/>
        <w:color w:val="FF0000"/>
        <w:sz w:val="18"/>
        <w:szCs w:val="18"/>
        <w:lang w:val="fr-FR"/>
      </w:rPr>
      <w:instrText xml:space="preserve"> IF </w:instrText>
    </w:r>
    <w:r w:rsidRPr="008D2184">
      <w:rPr>
        <w:rFonts w:cs="Segoe UI"/>
        <w:i/>
        <w:color w:val="FF0000"/>
        <w:sz w:val="18"/>
        <w:szCs w:val="18"/>
      </w:rPr>
      <w:fldChar w:fldCharType="begin"/>
    </w:r>
    <w:r w:rsidRPr="00271F3E">
      <w:rPr>
        <w:rFonts w:cs="Segoe UI"/>
        <w:i/>
        <w:color w:val="FF0000"/>
        <w:sz w:val="18"/>
        <w:szCs w:val="18"/>
        <w:lang w:val="fr-FR"/>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lang w:val="fr-FR"/>
      </w:rPr>
      <w:instrText>Restricted NUC</w:instrText>
    </w:r>
    <w:r w:rsidRPr="008D2184">
      <w:rPr>
        <w:rFonts w:cs="Segoe UI"/>
        <w:i/>
        <w:color w:val="FF0000"/>
        <w:sz w:val="18"/>
        <w:szCs w:val="18"/>
      </w:rPr>
      <w:fldChar w:fldCharType="end"/>
    </w:r>
    <w:r w:rsidRPr="00271F3E">
      <w:rPr>
        <w:rFonts w:cs="Segoe UI"/>
        <w:i/>
        <w:color w:val="FF0000"/>
        <w:sz w:val="18"/>
        <w:szCs w:val="18"/>
        <w:lang w:val="fr-FR"/>
      </w:rPr>
      <w:instrText xml:space="preserve">="Secret NUC" "  (Wet van 15 april 1994 / Loi du 15 avril 1994) " </w:instrText>
    </w:r>
    <w:r w:rsidRPr="008D2184">
      <w:rPr>
        <w:rFonts w:cs="Segoe UI"/>
        <w:i/>
        <w:color w:val="FF0000"/>
        <w:sz w:val="18"/>
        <w:szCs w:val="18"/>
      </w:rPr>
      <w:fldChar w:fldCharType="begin"/>
    </w:r>
    <w:r w:rsidRPr="00271F3E">
      <w:rPr>
        <w:rFonts w:cs="Segoe UI"/>
        <w:i/>
        <w:color w:val="FF0000"/>
        <w:sz w:val="18"/>
        <w:szCs w:val="18"/>
        <w:lang w:val="fr-FR"/>
      </w:rPr>
      <w:instrText xml:space="preserve"> IF </w:instrText>
    </w:r>
    <w:r w:rsidRPr="008D2184">
      <w:rPr>
        <w:rFonts w:cs="Segoe UI"/>
        <w:i/>
        <w:color w:val="FF0000"/>
        <w:sz w:val="18"/>
        <w:szCs w:val="18"/>
      </w:rPr>
      <w:fldChar w:fldCharType="begin"/>
    </w:r>
    <w:r w:rsidRPr="00271F3E">
      <w:rPr>
        <w:rFonts w:cs="Segoe UI"/>
        <w:i/>
        <w:color w:val="FF0000"/>
        <w:sz w:val="18"/>
        <w:szCs w:val="18"/>
        <w:lang w:val="fr-FR"/>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lang w:val="fr-FR"/>
      </w:rPr>
      <w:instrText>Restricted NUC</w:instrText>
    </w:r>
    <w:r w:rsidRPr="008D2184">
      <w:rPr>
        <w:rFonts w:cs="Segoe UI"/>
        <w:i/>
        <w:color w:val="FF0000"/>
        <w:sz w:val="18"/>
        <w:szCs w:val="18"/>
      </w:rPr>
      <w:fldChar w:fldCharType="end"/>
    </w:r>
    <w:r w:rsidRPr="00271F3E">
      <w:rPr>
        <w:rFonts w:cs="Segoe UI"/>
        <w:i/>
        <w:color w:val="FF0000"/>
        <w:sz w:val="18"/>
        <w:szCs w:val="18"/>
        <w:lang w:val="fr-FR"/>
      </w:rPr>
      <w:instrText xml:space="preserve">="Confidential NUC" "(Wet van 15 april 1994 / Loi du 15 avril 1994)" </w:instrText>
    </w:r>
    <w:r w:rsidRPr="008D2184">
      <w:rPr>
        <w:rFonts w:cs="Segoe UI"/>
        <w:i/>
        <w:color w:val="FF0000"/>
        <w:sz w:val="18"/>
        <w:szCs w:val="18"/>
      </w:rPr>
      <w:fldChar w:fldCharType="begin"/>
    </w:r>
    <w:r w:rsidRPr="00271F3E">
      <w:rPr>
        <w:rFonts w:cs="Segoe UI"/>
        <w:i/>
        <w:color w:val="FF0000"/>
        <w:sz w:val="18"/>
        <w:szCs w:val="18"/>
        <w:lang w:val="fr-FR"/>
      </w:rPr>
      <w:instrText xml:space="preserve"> IF </w:instrText>
    </w:r>
    <w:r w:rsidRPr="008D2184">
      <w:rPr>
        <w:rFonts w:cs="Segoe UI"/>
        <w:i/>
        <w:color w:val="FF0000"/>
        <w:sz w:val="18"/>
        <w:szCs w:val="18"/>
      </w:rPr>
      <w:fldChar w:fldCharType="begin"/>
    </w:r>
    <w:r w:rsidRPr="00271F3E">
      <w:rPr>
        <w:rFonts w:cs="Segoe UI"/>
        <w:i/>
        <w:color w:val="FF0000"/>
        <w:sz w:val="18"/>
        <w:szCs w:val="18"/>
        <w:lang w:val="fr-FR"/>
      </w:rPr>
      <w:instrText xml:space="preserve"> DOCPROPERTY  "Common Attributes_Information Security Classification" </w:instrText>
    </w:r>
    <w:r w:rsidRPr="008D2184">
      <w:rPr>
        <w:rFonts w:cs="Segoe UI"/>
        <w:i/>
        <w:color w:val="FF0000"/>
        <w:sz w:val="18"/>
        <w:szCs w:val="18"/>
      </w:rPr>
      <w:fldChar w:fldCharType="separate"/>
    </w:r>
    <w:r>
      <w:rPr>
        <w:rFonts w:cs="Segoe UI"/>
        <w:i/>
        <w:color w:val="FF0000"/>
        <w:sz w:val="18"/>
        <w:szCs w:val="18"/>
        <w:lang w:val="fr-FR"/>
      </w:rPr>
      <w:instrText>Restricted NUC</w:instrText>
    </w:r>
    <w:r w:rsidRPr="008D2184">
      <w:rPr>
        <w:rFonts w:cs="Segoe UI"/>
        <w:i/>
        <w:color w:val="FF0000"/>
        <w:sz w:val="18"/>
        <w:szCs w:val="18"/>
      </w:rPr>
      <w:fldChar w:fldCharType="end"/>
    </w:r>
    <w:r w:rsidRPr="00271F3E">
      <w:rPr>
        <w:rFonts w:cs="Segoe UI"/>
        <w:i/>
        <w:color w:val="FF0000"/>
        <w:sz w:val="18"/>
        <w:szCs w:val="18"/>
        <w:lang w:val="fr-FR"/>
      </w:rPr>
      <w:instrText xml:space="preserve">="Restricted NUC" "(Wet van 15 april 1994 / Loi du 15 avril 1994)" </w:instrText>
    </w:r>
    <w:r w:rsidRPr="008D2184">
      <w:rPr>
        <w:rFonts w:cs="Segoe UI"/>
        <w:i/>
        <w:color w:val="FF0000"/>
        <w:sz w:val="18"/>
        <w:szCs w:val="18"/>
      </w:rPr>
      <w:fldChar w:fldCharType="separate"/>
    </w:r>
    <w:r w:rsidRPr="00271F3E">
      <w:rPr>
        <w:rFonts w:cs="Segoe UI"/>
        <w:i/>
        <w:noProof/>
        <w:color w:val="FF0000"/>
        <w:sz w:val="18"/>
        <w:szCs w:val="18"/>
        <w:lang w:val="fr-FR"/>
      </w:rPr>
      <w:instrText>(Wet van 15 april 1994 / Loi du 15 avril 1994)</w:instrText>
    </w:r>
    <w:r w:rsidRPr="008D2184">
      <w:rPr>
        <w:rFonts w:cs="Segoe UI"/>
        <w:i/>
        <w:color w:val="FF0000"/>
        <w:sz w:val="18"/>
        <w:szCs w:val="18"/>
      </w:rPr>
      <w:fldChar w:fldCharType="end"/>
    </w:r>
    <w:r w:rsidRPr="00271F3E">
      <w:rPr>
        <w:rFonts w:cs="Segoe UI"/>
        <w:i/>
        <w:color w:val="FF0000"/>
        <w:sz w:val="18"/>
        <w:szCs w:val="18"/>
        <w:lang w:val="fr-FR"/>
      </w:rPr>
      <w:instrText xml:space="preserve"> </w:instrText>
    </w:r>
    <w:r w:rsidRPr="008D2184">
      <w:rPr>
        <w:rFonts w:cs="Segoe UI"/>
        <w:i/>
        <w:color w:val="FF0000"/>
        <w:sz w:val="18"/>
        <w:szCs w:val="18"/>
      </w:rPr>
      <w:fldChar w:fldCharType="separate"/>
    </w:r>
    <w:r w:rsidRPr="00271F3E">
      <w:rPr>
        <w:rFonts w:cs="Segoe UI"/>
        <w:i/>
        <w:noProof/>
        <w:color w:val="FF0000"/>
        <w:sz w:val="18"/>
        <w:szCs w:val="18"/>
        <w:lang w:val="fr-FR"/>
      </w:rPr>
      <w:instrText>(Wet van 15 april 1994 / Loi du 15 avril 1994)</w:instrText>
    </w:r>
    <w:r w:rsidRPr="008D2184">
      <w:rPr>
        <w:rFonts w:cs="Segoe UI"/>
        <w:i/>
        <w:color w:val="FF0000"/>
        <w:sz w:val="18"/>
        <w:szCs w:val="18"/>
      </w:rPr>
      <w:fldChar w:fldCharType="end"/>
    </w:r>
    <w:r w:rsidRPr="00271F3E">
      <w:rPr>
        <w:rFonts w:cs="Segoe UI"/>
        <w:i/>
        <w:color w:val="FF0000"/>
        <w:sz w:val="18"/>
        <w:szCs w:val="18"/>
        <w:lang w:val="fr-FR"/>
      </w:rPr>
      <w:instrText xml:space="preserve"> </w:instrText>
    </w:r>
    <w:r w:rsidRPr="008D2184">
      <w:rPr>
        <w:rFonts w:cs="Segoe UI"/>
        <w:i/>
        <w:color w:val="FF0000"/>
        <w:sz w:val="18"/>
        <w:szCs w:val="18"/>
      </w:rPr>
      <w:fldChar w:fldCharType="separate"/>
    </w:r>
    <w:r w:rsidR="00614423" w:rsidRPr="00271F3E">
      <w:rPr>
        <w:rFonts w:cs="Segoe UI"/>
        <w:i/>
        <w:noProof/>
        <w:color w:val="FF0000"/>
        <w:sz w:val="18"/>
        <w:szCs w:val="18"/>
        <w:lang w:val="fr-FR"/>
      </w:rPr>
      <w:t>(Wet van 15 april 1994 / Loi du 15 avril 1994)</w:t>
    </w:r>
    <w:r w:rsidRPr="008D2184">
      <w:rPr>
        <w:rFonts w:cs="Segoe UI"/>
        <w:i/>
        <w:color w:val="FF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5013F" w14:textId="77777777" w:rsidR="00D51393" w:rsidRDefault="00D51393" w:rsidP="007953CB">
      <w:pPr>
        <w:spacing w:after="0"/>
      </w:pPr>
      <w:r>
        <w:separator/>
      </w:r>
    </w:p>
  </w:footnote>
  <w:footnote w:type="continuationSeparator" w:id="0">
    <w:p w14:paraId="1E80FBDB" w14:textId="77777777" w:rsidR="00D51393" w:rsidRDefault="00D51393" w:rsidP="007953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CCC6F" w14:textId="77777777" w:rsidR="00BD7E04" w:rsidRDefault="00BD7E04" w:rsidP="004F4E0E">
    <w:pPr>
      <w:pStyle w:val="Header"/>
      <w:tabs>
        <w:tab w:val="right" w:pos="8789"/>
      </w:tabs>
      <w:rPr>
        <w:b/>
        <w:sz w:val="28"/>
      </w:rPr>
    </w:pPr>
    <w:r>
      <w:rPr>
        <w:sz w:val="28"/>
        <w:lang w:val="nl-BE"/>
      </w:rPr>
      <w:tab/>
    </w:r>
    <w:r>
      <w:rPr>
        <w:sz w:val="28"/>
        <w:lang w:val="nl-BE"/>
      </w:rPr>
      <w:tab/>
    </w:r>
    <w:r>
      <w:rPr>
        <w:b/>
        <w:sz w:val="28"/>
        <w:lang w:val="nl-BE"/>
      </w:rPr>
      <w:fldChar w:fldCharType="begin"/>
    </w:r>
    <w:r>
      <w:rPr>
        <w:b/>
        <w:sz w:val="28"/>
      </w:rPr>
      <w:instrText xml:space="preserve"> DOCPROPERTY  "Common Attributes_Short Reference"  \* MERGEFORMAT </w:instrText>
    </w:r>
    <w:r>
      <w:rPr>
        <w:b/>
        <w:sz w:val="28"/>
        <w:lang w:val="nl-BE"/>
      </w:rPr>
      <w:fldChar w:fldCharType="separate"/>
    </w:r>
    <w:r>
      <w:rPr>
        <w:b/>
        <w:sz w:val="28"/>
      </w:rPr>
      <w:t>&lt;generated automatically&gt;</w:t>
    </w:r>
    <w:r>
      <w:rPr>
        <w:b/>
        <w:sz w:val="28"/>
        <w:lang w:val="nl-BE"/>
      </w:rPr>
      <w:fldChar w:fldCharType="end"/>
    </w:r>
  </w:p>
  <w:p w14:paraId="5FBB8BA6" w14:textId="77777777" w:rsidR="00BD7E04" w:rsidRDefault="00BD7E04" w:rsidP="004F4E0E">
    <w:pPr>
      <w:pStyle w:val="Header"/>
      <w:tabs>
        <w:tab w:val="right" w:pos="8789"/>
      </w:tabs>
      <w:rPr>
        <w:sz w:val="20"/>
        <w:szCs w:val="20"/>
      </w:rPr>
    </w:pPr>
    <w:r>
      <w:rPr>
        <w:b/>
        <w:sz w:val="20"/>
        <w:szCs w:val="20"/>
      </w:rPr>
      <w:tab/>
    </w:r>
    <w:r>
      <w:rPr>
        <w:b/>
        <w:sz w:val="20"/>
        <w:szCs w:val="20"/>
      </w:rPr>
      <w:tab/>
    </w:r>
    <w:r>
      <w:rPr>
        <w:sz w:val="16"/>
        <w:szCs w:val="20"/>
      </w:rPr>
      <w:fldChar w:fldCharType="begin"/>
    </w:r>
    <w:r>
      <w:rPr>
        <w:sz w:val="16"/>
        <w:szCs w:val="20"/>
      </w:rPr>
      <w:instrText xml:space="preserve"> DOCPROPERTY  "Research Output Attributes_Report Number"  \* MERGEFORMAT </w:instrText>
    </w:r>
    <w:r>
      <w:rPr>
        <w:sz w:val="16"/>
        <w:szCs w:val="20"/>
      </w:rPr>
      <w:fldChar w:fldCharType="separate"/>
    </w:r>
    <w:r>
      <w:rPr>
        <w:sz w:val="16"/>
        <w:szCs w:val="20"/>
      </w:rPr>
      <w:t>SCK•CEN R-xxxx</w:t>
    </w:r>
    <w:r>
      <w:rPr>
        <w:sz w:val="16"/>
        <w:szCs w:val="20"/>
      </w:rPr>
      <w:fldChar w:fldCharType="end"/>
    </w:r>
  </w:p>
  <w:p w14:paraId="38E94A87" w14:textId="77777777" w:rsidR="00BD7E04" w:rsidRDefault="00BD7E04" w:rsidP="004F4E0E">
    <w:pPr>
      <w:pStyle w:val="Header"/>
      <w:pBdr>
        <w:bottom w:val="single" w:sz="36" w:space="1" w:color="4F81BD" w:themeColor="accent1"/>
      </w:pBdr>
      <w:tabs>
        <w:tab w:val="right" w:pos="8789"/>
      </w:tabs>
      <w:ind w:left="2551"/>
      <w:rPr>
        <w:b/>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687D" w14:textId="77777777" w:rsidR="00BD7E04" w:rsidRDefault="00BD7E04" w:rsidP="00436EE4">
    <w:pPr>
      <w:pStyle w:val="Header"/>
      <w:tabs>
        <w:tab w:val="right" w:pos="8789"/>
      </w:tabs>
      <w:rPr>
        <w:b/>
        <w:sz w:val="28"/>
      </w:rPr>
    </w:pPr>
    <w:r>
      <w:rPr>
        <w:sz w:val="28"/>
        <w:lang w:val="nl-BE"/>
      </w:rPr>
      <w:tab/>
    </w:r>
    <w:r>
      <w:rPr>
        <w:sz w:val="28"/>
        <w:lang w:val="nl-BE"/>
      </w:rPr>
      <w:tab/>
    </w:r>
    <w:r>
      <w:rPr>
        <w:b/>
        <w:sz w:val="28"/>
        <w:lang w:val="nl-BE"/>
      </w:rPr>
      <w:fldChar w:fldCharType="begin"/>
    </w:r>
    <w:r>
      <w:rPr>
        <w:b/>
        <w:sz w:val="28"/>
      </w:rPr>
      <w:instrText xml:space="preserve"> DOCPROPERTY  "Common Attributes_Short Reference"  \* MERGEFORMAT </w:instrText>
    </w:r>
    <w:r>
      <w:rPr>
        <w:b/>
        <w:sz w:val="28"/>
        <w:lang w:val="nl-BE"/>
      </w:rPr>
      <w:fldChar w:fldCharType="separate"/>
    </w:r>
    <w:r>
      <w:rPr>
        <w:b/>
        <w:sz w:val="28"/>
      </w:rPr>
      <w:t>&lt;generated automatically&gt;</w:t>
    </w:r>
    <w:r>
      <w:rPr>
        <w:b/>
        <w:sz w:val="28"/>
        <w:lang w:val="nl-BE"/>
      </w:rPr>
      <w:fldChar w:fldCharType="end"/>
    </w:r>
  </w:p>
  <w:p w14:paraId="71487E11" w14:textId="77777777" w:rsidR="00BD7E04" w:rsidRDefault="00BD7E04" w:rsidP="00436EE4">
    <w:pPr>
      <w:pStyle w:val="Header"/>
      <w:tabs>
        <w:tab w:val="right" w:pos="8789"/>
      </w:tabs>
      <w:rPr>
        <w:sz w:val="20"/>
        <w:szCs w:val="20"/>
      </w:rPr>
    </w:pPr>
    <w:r>
      <w:rPr>
        <w:b/>
        <w:sz w:val="20"/>
        <w:szCs w:val="20"/>
      </w:rPr>
      <w:tab/>
    </w:r>
    <w:r>
      <w:rPr>
        <w:b/>
        <w:sz w:val="20"/>
        <w:szCs w:val="20"/>
      </w:rPr>
      <w:tab/>
    </w:r>
    <w:r>
      <w:rPr>
        <w:sz w:val="16"/>
        <w:szCs w:val="20"/>
      </w:rPr>
      <w:fldChar w:fldCharType="begin"/>
    </w:r>
    <w:r>
      <w:rPr>
        <w:sz w:val="16"/>
        <w:szCs w:val="20"/>
      </w:rPr>
      <w:instrText xml:space="preserve"> DOCPROPERTY  "Research Output Attributes_Report Number"  \* MERGEFORMAT </w:instrText>
    </w:r>
    <w:r>
      <w:rPr>
        <w:sz w:val="16"/>
        <w:szCs w:val="20"/>
      </w:rPr>
      <w:fldChar w:fldCharType="separate"/>
    </w:r>
    <w:r>
      <w:rPr>
        <w:sz w:val="16"/>
        <w:szCs w:val="20"/>
      </w:rPr>
      <w:t>SCK•CEN R-xxxx</w:t>
    </w:r>
    <w:r>
      <w:rPr>
        <w:sz w:val="16"/>
        <w:szCs w:val="20"/>
      </w:rPr>
      <w:fldChar w:fldCharType="end"/>
    </w:r>
  </w:p>
  <w:p w14:paraId="0519395B" w14:textId="77777777" w:rsidR="00BD7E04" w:rsidRDefault="00BD7E04" w:rsidP="00436EE4">
    <w:pPr>
      <w:pStyle w:val="Header"/>
      <w:pBdr>
        <w:bottom w:val="single" w:sz="36" w:space="1" w:color="4F81BD" w:themeColor="accent1"/>
      </w:pBdr>
      <w:tabs>
        <w:tab w:val="right" w:pos="8789"/>
      </w:tabs>
      <w:ind w:left="2551"/>
      <w:rPr>
        <w:b/>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E212" w14:textId="77777777" w:rsidR="00BD7E04" w:rsidRDefault="00BD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7F2B"/>
    <w:multiLevelType w:val="hybridMultilevel"/>
    <w:tmpl w:val="D19E5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664F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674209E"/>
    <w:multiLevelType w:val="hybridMultilevel"/>
    <w:tmpl w:val="73806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C1313"/>
    <w:multiLevelType w:val="hybridMultilevel"/>
    <w:tmpl w:val="D284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1240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lang w:val="en-G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236B66"/>
    <w:multiLevelType w:val="multilevel"/>
    <w:tmpl w:val="F4C4925E"/>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26775993"/>
    <w:multiLevelType w:val="hybridMultilevel"/>
    <w:tmpl w:val="1548BFE0"/>
    <w:lvl w:ilvl="0" w:tplc="5748CC46">
      <w:start w:val="2"/>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2A7EE8"/>
    <w:multiLevelType w:val="hybridMultilevel"/>
    <w:tmpl w:val="A86E1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B72CE"/>
    <w:multiLevelType w:val="hybridMultilevel"/>
    <w:tmpl w:val="0E88E402"/>
    <w:lvl w:ilvl="0" w:tplc="62C810CA">
      <w:start w:val="1"/>
      <w:numFmt w:val="decimal"/>
      <w:pStyle w:val="ReferenceList"/>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9" w15:restartNumberingAfterBreak="0">
    <w:nsid w:val="31303749"/>
    <w:multiLevelType w:val="hybridMultilevel"/>
    <w:tmpl w:val="CF36EBF8"/>
    <w:lvl w:ilvl="0" w:tplc="73C4971E">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22F4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7A15F3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C183331"/>
    <w:multiLevelType w:val="multilevel"/>
    <w:tmpl w:val="4FB8B896"/>
    <w:lvl w:ilvl="0">
      <w:start w:val="3"/>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6555CF"/>
    <w:multiLevelType w:val="hybridMultilevel"/>
    <w:tmpl w:val="4168B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276CAC"/>
    <w:multiLevelType w:val="hybridMultilevel"/>
    <w:tmpl w:val="7E1A514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15" w15:restartNumberingAfterBreak="0">
    <w:nsid w:val="5898184A"/>
    <w:multiLevelType w:val="multilevel"/>
    <w:tmpl w:val="E9E23EAE"/>
    <w:lvl w:ilvl="0">
      <w:start w:val="3"/>
      <w:numFmt w:val="decimal"/>
      <w:lvlText w:val="%1."/>
      <w:lvlJc w:val="left"/>
      <w:pPr>
        <w:ind w:left="456" w:hanging="45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E6D2B1D"/>
    <w:multiLevelType w:val="hybridMultilevel"/>
    <w:tmpl w:val="2512AB46"/>
    <w:lvl w:ilvl="0" w:tplc="E4E0E822">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C14650"/>
    <w:multiLevelType w:val="hybridMultilevel"/>
    <w:tmpl w:val="74E28C12"/>
    <w:lvl w:ilvl="0" w:tplc="BED2F396">
      <w:start w:val="1"/>
      <w:numFmt w:val="decimal"/>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8" w15:restartNumberingAfterBreak="0">
    <w:nsid w:val="7E5A0FD1"/>
    <w:multiLevelType w:val="hybridMultilevel"/>
    <w:tmpl w:val="CD3AE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6"/>
  </w:num>
  <w:num w:numId="7">
    <w:abstractNumId w:val="18"/>
  </w:num>
  <w:num w:numId="8">
    <w:abstractNumId w:val="5"/>
  </w:num>
  <w:num w:numId="9">
    <w:abstractNumId w:val="4"/>
  </w:num>
  <w:num w:numId="10">
    <w:abstractNumId w:val="4"/>
  </w:num>
  <w:num w:numId="11">
    <w:abstractNumId w:val="9"/>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0"/>
  </w:num>
  <w:num w:numId="18">
    <w:abstractNumId w:val="6"/>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7"/>
  </w:num>
  <w:num w:numId="22">
    <w:abstractNumId w:val="13"/>
  </w:num>
  <w:num w:numId="23">
    <w:abstractNumId w:val="15"/>
  </w:num>
  <w:num w:numId="24">
    <w:abstractNumId w:val="2"/>
  </w:num>
  <w:num w:numId="25">
    <w:abstractNumId w:val="4"/>
  </w:num>
  <w:num w:numId="26">
    <w:abstractNumId w:val="4"/>
  </w:num>
  <w:num w:numId="27">
    <w:abstractNumId w:val="4"/>
  </w:num>
  <w:num w:numId="28">
    <w:abstractNumId w:val="4"/>
  </w:num>
  <w:num w:numId="29">
    <w:abstractNumId w:val="1"/>
  </w:num>
  <w:num w:numId="30">
    <w:abstractNumId w:val="11"/>
  </w:num>
  <w:num w:numId="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a Faille Philippe">
    <w15:presenceInfo w15:providerId="AD" w15:userId="S-1-5-21-2143564435-1125984783-857296014-38113"/>
  </w15:person>
  <w15:person w15:author="Jure Varlec">
    <w15:presenceInfo w15:providerId="None" w15:userId="Jure Varlec"/>
  </w15:person>
  <w15:person w15:author="Konrad Gajewski">
    <w15:presenceInfo w15:providerId="AD" w15:userId="S::konrad.gajewski@physics.uu.se::04f92a89-e370-417d-ae0b-0609fe6f70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trackRevisions/>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3CB"/>
    <w:rsid w:val="000108F2"/>
    <w:rsid w:val="0001258D"/>
    <w:rsid w:val="00016D38"/>
    <w:rsid w:val="0001751D"/>
    <w:rsid w:val="00034B54"/>
    <w:rsid w:val="00043EBE"/>
    <w:rsid w:val="000503FB"/>
    <w:rsid w:val="000536E2"/>
    <w:rsid w:val="00055E35"/>
    <w:rsid w:val="00063D4E"/>
    <w:rsid w:val="000715B6"/>
    <w:rsid w:val="0007264E"/>
    <w:rsid w:val="00074E7A"/>
    <w:rsid w:val="000A2851"/>
    <w:rsid w:val="000A4352"/>
    <w:rsid w:val="000A6209"/>
    <w:rsid w:val="000B0FF4"/>
    <w:rsid w:val="000B51F9"/>
    <w:rsid w:val="000C3439"/>
    <w:rsid w:val="000C669A"/>
    <w:rsid w:val="000D30A1"/>
    <w:rsid w:val="000D3134"/>
    <w:rsid w:val="000D76F1"/>
    <w:rsid w:val="000F3CBA"/>
    <w:rsid w:val="0010229F"/>
    <w:rsid w:val="00112615"/>
    <w:rsid w:val="001135CA"/>
    <w:rsid w:val="0011533E"/>
    <w:rsid w:val="00116E87"/>
    <w:rsid w:val="00117290"/>
    <w:rsid w:val="001259F6"/>
    <w:rsid w:val="001272EB"/>
    <w:rsid w:val="00141D46"/>
    <w:rsid w:val="00161EB9"/>
    <w:rsid w:val="00162C06"/>
    <w:rsid w:val="00172A02"/>
    <w:rsid w:val="00181017"/>
    <w:rsid w:val="00186602"/>
    <w:rsid w:val="001923B8"/>
    <w:rsid w:val="00194DEC"/>
    <w:rsid w:val="001B0196"/>
    <w:rsid w:val="001B6EBE"/>
    <w:rsid w:val="001C0797"/>
    <w:rsid w:val="001C3510"/>
    <w:rsid w:val="001C3953"/>
    <w:rsid w:val="001C42D4"/>
    <w:rsid w:val="001D238D"/>
    <w:rsid w:val="001D4A70"/>
    <w:rsid w:val="001D627B"/>
    <w:rsid w:val="001D640A"/>
    <w:rsid w:val="001E05E1"/>
    <w:rsid w:val="001E3808"/>
    <w:rsid w:val="001F07B6"/>
    <w:rsid w:val="001F47BB"/>
    <w:rsid w:val="0020114B"/>
    <w:rsid w:val="00201DD3"/>
    <w:rsid w:val="00204501"/>
    <w:rsid w:val="002111B7"/>
    <w:rsid w:val="00216235"/>
    <w:rsid w:val="00223481"/>
    <w:rsid w:val="002259EA"/>
    <w:rsid w:val="00226D46"/>
    <w:rsid w:val="00226D8C"/>
    <w:rsid w:val="00232CEB"/>
    <w:rsid w:val="00237F4A"/>
    <w:rsid w:val="00241AD7"/>
    <w:rsid w:val="00245772"/>
    <w:rsid w:val="0024717E"/>
    <w:rsid w:val="00262AB7"/>
    <w:rsid w:val="002634F5"/>
    <w:rsid w:val="002637F8"/>
    <w:rsid w:val="00263A14"/>
    <w:rsid w:val="00264748"/>
    <w:rsid w:val="00271F3E"/>
    <w:rsid w:val="002747AB"/>
    <w:rsid w:val="00275AD5"/>
    <w:rsid w:val="00291838"/>
    <w:rsid w:val="00292A9A"/>
    <w:rsid w:val="0029351E"/>
    <w:rsid w:val="002963D3"/>
    <w:rsid w:val="002B44D3"/>
    <w:rsid w:val="002C0177"/>
    <w:rsid w:val="002C2498"/>
    <w:rsid w:val="002D0DE0"/>
    <w:rsid w:val="002D1B90"/>
    <w:rsid w:val="002D31C7"/>
    <w:rsid w:val="002D6552"/>
    <w:rsid w:val="002E0E80"/>
    <w:rsid w:val="002E195E"/>
    <w:rsid w:val="002E5D94"/>
    <w:rsid w:val="002F0209"/>
    <w:rsid w:val="002F6714"/>
    <w:rsid w:val="00302AD4"/>
    <w:rsid w:val="00307452"/>
    <w:rsid w:val="00323243"/>
    <w:rsid w:val="003255E1"/>
    <w:rsid w:val="00326E0F"/>
    <w:rsid w:val="003313FF"/>
    <w:rsid w:val="00331574"/>
    <w:rsid w:val="00340844"/>
    <w:rsid w:val="00342DAC"/>
    <w:rsid w:val="00344731"/>
    <w:rsid w:val="0034618B"/>
    <w:rsid w:val="00346C12"/>
    <w:rsid w:val="00352851"/>
    <w:rsid w:val="00361CA5"/>
    <w:rsid w:val="003632D6"/>
    <w:rsid w:val="003648E7"/>
    <w:rsid w:val="00365F9A"/>
    <w:rsid w:val="00367B69"/>
    <w:rsid w:val="00381E4A"/>
    <w:rsid w:val="00386216"/>
    <w:rsid w:val="003924E7"/>
    <w:rsid w:val="003A5BB5"/>
    <w:rsid w:val="003A7CE5"/>
    <w:rsid w:val="003B15EB"/>
    <w:rsid w:val="003B3A25"/>
    <w:rsid w:val="003B7757"/>
    <w:rsid w:val="003C0E84"/>
    <w:rsid w:val="003C1BEB"/>
    <w:rsid w:val="003C3EA2"/>
    <w:rsid w:val="003C3EF7"/>
    <w:rsid w:val="003C750A"/>
    <w:rsid w:val="003D01B1"/>
    <w:rsid w:val="003D1CC5"/>
    <w:rsid w:val="003D78E0"/>
    <w:rsid w:val="003E0B29"/>
    <w:rsid w:val="003E3C02"/>
    <w:rsid w:val="003E5012"/>
    <w:rsid w:val="003F2492"/>
    <w:rsid w:val="00412830"/>
    <w:rsid w:val="00413060"/>
    <w:rsid w:val="0041368D"/>
    <w:rsid w:val="00417688"/>
    <w:rsid w:val="0042205E"/>
    <w:rsid w:val="00425863"/>
    <w:rsid w:val="004306E9"/>
    <w:rsid w:val="00431621"/>
    <w:rsid w:val="00436EE4"/>
    <w:rsid w:val="00437A0B"/>
    <w:rsid w:val="00440531"/>
    <w:rsid w:val="0044257C"/>
    <w:rsid w:val="00446D5A"/>
    <w:rsid w:val="004470EF"/>
    <w:rsid w:val="00452021"/>
    <w:rsid w:val="004540B2"/>
    <w:rsid w:val="00465FE4"/>
    <w:rsid w:val="00470F09"/>
    <w:rsid w:val="00477436"/>
    <w:rsid w:val="00485EB0"/>
    <w:rsid w:val="00486553"/>
    <w:rsid w:val="00491014"/>
    <w:rsid w:val="004923D4"/>
    <w:rsid w:val="0049295B"/>
    <w:rsid w:val="00497553"/>
    <w:rsid w:val="004A1999"/>
    <w:rsid w:val="004A6EA7"/>
    <w:rsid w:val="004A6F95"/>
    <w:rsid w:val="004A71C1"/>
    <w:rsid w:val="004B16E3"/>
    <w:rsid w:val="004B4071"/>
    <w:rsid w:val="004C3DC5"/>
    <w:rsid w:val="004C5CE1"/>
    <w:rsid w:val="004D388A"/>
    <w:rsid w:val="004D7B15"/>
    <w:rsid w:val="004E1AFC"/>
    <w:rsid w:val="004E2247"/>
    <w:rsid w:val="004E31C3"/>
    <w:rsid w:val="004E43AA"/>
    <w:rsid w:val="004E5102"/>
    <w:rsid w:val="004E5722"/>
    <w:rsid w:val="004E587C"/>
    <w:rsid w:val="004F0383"/>
    <w:rsid w:val="004F2229"/>
    <w:rsid w:val="004F3AFC"/>
    <w:rsid w:val="004F4E0E"/>
    <w:rsid w:val="004F4F6A"/>
    <w:rsid w:val="004F5C1E"/>
    <w:rsid w:val="004F5CEA"/>
    <w:rsid w:val="004F7525"/>
    <w:rsid w:val="00502140"/>
    <w:rsid w:val="00502845"/>
    <w:rsid w:val="00504C69"/>
    <w:rsid w:val="00511741"/>
    <w:rsid w:val="0052002F"/>
    <w:rsid w:val="005202F4"/>
    <w:rsid w:val="00522265"/>
    <w:rsid w:val="005229A1"/>
    <w:rsid w:val="005241D2"/>
    <w:rsid w:val="00524EA4"/>
    <w:rsid w:val="00526E73"/>
    <w:rsid w:val="005307B0"/>
    <w:rsid w:val="005369EC"/>
    <w:rsid w:val="005373E4"/>
    <w:rsid w:val="00543D97"/>
    <w:rsid w:val="00544111"/>
    <w:rsid w:val="005570E2"/>
    <w:rsid w:val="00562555"/>
    <w:rsid w:val="00563653"/>
    <w:rsid w:val="00565B38"/>
    <w:rsid w:val="005731F5"/>
    <w:rsid w:val="005800CD"/>
    <w:rsid w:val="0059033F"/>
    <w:rsid w:val="005940C2"/>
    <w:rsid w:val="0059633C"/>
    <w:rsid w:val="005A0E9A"/>
    <w:rsid w:val="005A1716"/>
    <w:rsid w:val="005A5DFB"/>
    <w:rsid w:val="005B5540"/>
    <w:rsid w:val="005D0907"/>
    <w:rsid w:val="005D15EA"/>
    <w:rsid w:val="005E38C8"/>
    <w:rsid w:val="005E5927"/>
    <w:rsid w:val="005E6B08"/>
    <w:rsid w:val="005F2E37"/>
    <w:rsid w:val="005F72ED"/>
    <w:rsid w:val="00603EC7"/>
    <w:rsid w:val="00605511"/>
    <w:rsid w:val="006072D3"/>
    <w:rsid w:val="00610D83"/>
    <w:rsid w:val="00614423"/>
    <w:rsid w:val="00614D51"/>
    <w:rsid w:val="00621940"/>
    <w:rsid w:val="006264A2"/>
    <w:rsid w:val="0063608F"/>
    <w:rsid w:val="00640029"/>
    <w:rsid w:val="006504C0"/>
    <w:rsid w:val="00650622"/>
    <w:rsid w:val="00651045"/>
    <w:rsid w:val="006515BE"/>
    <w:rsid w:val="00660423"/>
    <w:rsid w:val="0066064C"/>
    <w:rsid w:val="0066390E"/>
    <w:rsid w:val="0066452E"/>
    <w:rsid w:val="00665463"/>
    <w:rsid w:val="00667460"/>
    <w:rsid w:val="0066763E"/>
    <w:rsid w:val="00677593"/>
    <w:rsid w:val="00677EB6"/>
    <w:rsid w:val="006805B2"/>
    <w:rsid w:val="00682DB9"/>
    <w:rsid w:val="006877AD"/>
    <w:rsid w:val="00695DF1"/>
    <w:rsid w:val="00697EA7"/>
    <w:rsid w:val="006A131B"/>
    <w:rsid w:val="006A54B7"/>
    <w:rsid w:val="006B5C97"/>
    <w:rsid w:val="006C24A6"/>
    <w:rsid w:val="006C27E1"/>
    <w:rsid w:val="006D3783"/>
    <w:rsid w:val="006D41E2"/>
    <w:rsid w:val="006E2249"/>
    <w:rsid w:val="006F702C"/>
    <w:rsid w:val="00700BF5"/>
    <w:rsid w:val="007037C2"/>
    <w:rsid w:val="0070383A"/>
    <w:rsid w:val="00704784"/>
    <w:rsid w:val="00704793"/>
    <w:rsid w:val="00707B4D"/>
    <w:rsid w:val="0071227E"/>
    <w:rsid w:val="00714AF0"/>
    <w:rsid w:val="00716D4E"/>
    <w:rsid w:val="00724FF7"/>
    <w:rsid w:val="00725F53"/>
    <w:rsid w:val="00732BB7"/>
    <w:rsid w:val="00737BDA"/>
    <w:rsid w:val="00741C3D"/>
    <w:rsid w:val="007513F4"/>
    <w:rsid w:val="00762032"/>
    <w:rsid w:val="00762469"/>
    <w:rsid w:val="00770580"/>
    <w:rsid w:val="00770ECF"/>
    <w:rsid w:val="00784573"/>
    <w:rsid w:val="00786E11"/>
    <w:rsid w:val="00787770"/>
    <w:rsid w:val="007953CB"/>
    <w:rsid w:val="00795788"/>
    <w:rsid w:val="007A2513"/>
    <w:rsid w:val="007B7470"/>
    <w:rsid w:val="007C0C66"/>
    <w:rsid w:val="007C59E0"/>
    <w:rsid w:val="007D0C90"/>
    <w:rsid w:val="007D63D1"/>
    <w:rsid w:val="007D7503"/>
    <w:rsid w:val="007D75E5"/>
    <w:rsid w:val="007F4009"/>
    <w:rsid w:val="007F7208"/>
    <w:rsid w:val="00802F19"/>
    <w:rsid w:val="008036AF"/>
    <w:rsid w:val="00805FDA"/>
    <w:rsid w:val="008060E9"/>
    <w:rsid w:val="008216BE"/>
    <w:rsid w:val="0083183D"/>
    <w:rsid w:val="00831ABD"/>
    <w:rsid w:val="00833341"/>
    <w:rsid w:val="0085065D"/>
    <w:rsid w:val="0085432B"/>
    <w:rsid w:val="00864E85"/>
    <w:rsid w:val="00874201"/>
    <w:rsid w:val="008810DB"/>
    <w:rsid w:val="008813C7"/>
    <w:rsid w:val="008816B1"/>
    <w:rsid w:val="00883782"/>
    <w:rsid w:val="008909F6"/>
    <w:rsid w:val="0089173F"/>
    <w:rsid w:val="008920D3"/>
    <w:rsid w:val="008A385B"/>
    <w:rsid w:val="008A6D8B"/>
    <w:rsid w:val="008B043C"/>
    <w:rsid w:val="008C02CC"/>
    <w:rsid w:val="008D29DA"/>
    <w:rsid w:val="008D4683"/>
    <w:rsid w:val="008F3516"/>
    <w:rsid w:val="008F4028"/>
    <w:rsid w:val="008F558E"/>
    <w:rsid w:val="00904386"/>
    <w:rsid w:val="00905461"/>
    <w:rsid w:val="00916DF3"/>
    <w:rsid w:val="00924B26"/>
    <w:rsid w:val="0093150B"/>
    <w:rsid w:val="00932A89"/>
    <w:rsid w:val="00940858"/>
    <w:rsid w:val="009429DA"/>
    <w:rsid w:val="00946973"/>
    <w:rsid w:val="0095644D"/>
    <w:rsid w:val="009564B6"/>
    <w:rsid w:val="009675C7"/>
    <w:rsid w:val="00970301"/>
    <w:rsid w:val="00973E97"/>
    <w:rsid w:val="009802ED"/>
    <w:rsid w:val="009825E7"/>
    <w:rsid w:val="00985006"/>
    <w:rsid w:val="00986D7A"/>
    <w:rsid w:val="00986DF2"/>
    <w:rsid w:val="00987A95"/>
    <w:rsid w:val="009A29E6"/>
    <w:rsid w:val="009B0871"/>
    <w:rsid w:val="009C220E"/>
    <w:rsid w:val="009C2A8C"/>
    <w:rsid w:val="009C2CE4"/>
    <w:rsid w:val="009C64CF"/>
    <w:rsid w:val="009D0D85"/>
    <w:rsid w:val="009D13E8"/>
    <w:rsid w:val="009D3500"/>
    <w:rsid w:val="009D7466"/>
    <w:rsid w:val="009E05BA"/>
    <w:rsid w:val="009E0763"/>
    <w:rsid w:val="009E0D95"/>
    <w:rsid w:val="009E1C65"/>
    <w:rsid w:val="009E550C"/>
    <w:rsid w:val="009E571B"/>
    <w:rsid w:val="009E58BF"/>
    <w:rsid w:val="009E72E2"/>
    <w:rsid w:val="009F70E9"/>
    <w:rsid w:val="00A00A92"/>
    <w:rsid w:val="00A057E2"/>
    <w:rsid w:val="00A063C9"/>
    <w:rsid w:val="00A076CB"/>
    <w:rsid w:val="00A10517"/>
    <w:rsid w:val="00A11811"/>
    <w:rsid w:val="00A12EAB"/>
    <w:rsid w:val="00A13814"/>
    <w:rsid w:val="00A14F4B"/>
    <w:rsid w:val="00A23CAB"/>
    <w:rsid w:val="00A30F4F"/>
    <w:rsid w:val="00A348AB"/>
    <w:rsid w:val="00A418F2"/>
    <w:rsid w:val="00A43AAB"/>
    <w:rsid w:val="00A449EA"/>
    <w:rsid w:val="00A65930"/>
    <w:rsid w:val="00A72B4C"/>
    <w:rsid w:val="00A77528"/>
    <w:rsid w:val="00A921A9"/>
    <w:rsid w:val="00A935E9"/>
    <w:rsid w:val="00A94ADC"/>
    <w:rsid w:val="00AA0A71"/>
    <w:rsid w:val="00AA3241"/>
    <w:rsid w:val="00AA33E8"/>
    <w:rsid w:val="00AA4028"/>
    <w:rsid w:val="00AA5342"/>
    <w:rsid w:val="00AB4F64"/>
    <w:rsid w:val="00AB53EA"/>
    <w:rsid w:val="00AC1955"/>
    <w:rsid w:val="00AD0C32"/>
    <w:rsid w:val="00AD155A"/>
    <w:rsid w:val="00AD204B"/>
    <w:rsid w:val="00AD6BE2"/>
    <w:rsid w:val="00AD7149"/>
    <w:rsid w:val="00AE373F"/>
    <w:rsid w:val="00AF5876"/>
    <w:rsid w:val="00AF6823"/>
    <w:rsid w:val="00B002E2"/>
    <w:rsid w:val="00B05D09"/>
    <w:rsid w:val="00B05D0C"/>
    <w:rsid w:val="00B15124"/>
    <w:rsid w:val="00B206E4"/>
    <w:rsid w:val="00B34143"/>
    <w:rsid w:val="00B40F08"/>
    <w:rsid w:val="00B532AC"/>
    <w:rsid w:val="00B65AE0"/>
    <w:rsid w:val="00B70ED4"/>
    <w:rsid w:val="00B73664"/>
    <w:rsid w:val="00B73F9B"/>
    <w:rsid w:val="00B76595"/>
    <w:rsid w:val="00B85325"/>
    <w:rsid w:val="00B872BD"/>
    <w:rsid w:val="00B93405"/>
    <w:rsid w:val="00B93C11"/>
    <w:rsid w:val="00B93FB7"/>
    <w:rsid w:val="00B9727B"/>
    <w:rsid w:val="00BA544C"/>
    <w:rsid w:val="00BD39CC"/>
    <w:rsid w:val="00BD7E04"/>
    <w:rsid w:val="00BE1159"/>
    <w:rsid w:val="00BE7D97"/>
    <w:rsid w:val="00BE7F7E"/>
    <w:rsid w:val="00C10E08"/>
    <w:rsid w:val="00C113D0"/>
    <w:rsid w:val="00C16029"/>
    <w:rsid w:val="00C17F85"/>
    <w:rsid w:val="00C23089"/>
    <w:rsid w:val="00C24CE6"/>
    <w:rsid w:val="00C30B2D"/>
    <w:rsid w:val="00C33D4A"/>
    <w:rsid w:val="00C5389A"/>
    <w:rsid w:val="00C5530F"/>
    <w:rsid w:val="00C55E5B"/>
    <w:rsid w:val="00C568DD"/>
    <w:rsid w:val="00C56A13"/>
    <w:rsid w:val="00C57BA9"/>
    <w:rsid w:val="00C631C9"/>
    <w:rsid w:val="00C63914"/>
    <w:rsid w:val="00C64059"/>
    <w:rsid w:val="00C65999"/>
    <w:rsid w:val="00C70D5A"/>
    <w:rsid w:val="00C71567"/>
    <w:rsid w:val="00C72F7A"/>
    <w:rsid w:val="00C7447A"/>
    <w:rsid w:val="00C7504A"/>
    <w:rsid w:val="00C808C4"/>
    <w:rsid w:val="00C87A74"/>
    <w:rsid w:val="00C90800"/>
    <w:rsid w:val="00C9162F"/>
    <w:rsid w:val="00C9295B"/>
    <w:rsid w:val="00CA0B73"/>
    <w:rsid w:val="00CA0FA7"/>
    <w:rsid w:val="00CA4673"/>
    <w:rsid w:val="00CA4CAB"/>
    <w:rsid w:val="00CA51FD"/>
    <w:rsid w:val="00CA7BAC"/>
    <w:rsid w:val="00CB1C3D"/>
    <w:rsid w:val="00CB1D77"/>
    <w:rsid w:val="00CB2BA1"/>
    <w:rsid w:val="00CB71D0"/>
    <w:rsid w:val="00CD1663"/>
    <w:rsid w:val="00CD7238"/>
    <w:rsid w:val="00CE303F"/>
    <w:rsid w:val="00CE374E"/>
    <w:rsid w:val="00CE4381"/>
    <w:rsid w:val="00CE787A"/>
    <w:rsid w:val="00D113C8"/>
    <w:rsid w:val="00D14F17"/>
    <w:rsid w:val="00D153CA"/>
    <w:rsid w:val="00D157CC"/>
    <w:rsid w:val="00D15C11"/>
    <w:rsid w:val="00D21701"/>
    <w:rsid w:val="00D22E28"/>
    <w:rsid w:val="00D25E1C"/>
    <w:rsid w:val="00D26B31"/>
    <w:rsid w:val="00D317E6"/>
    <w:rsid w:val="00D33B41"/>
    <w:rsid w:val="00D4303C"/>
    <w:rsid w:val="00D50ED7"/>
    <w:rsid w:val="00D51393"/>
    <w:rsid w:val="00D53368"/>
    <w:rsid w:val="00D54586"/>
    <w:rsid w:val="00D6129D"/>
    <w:rsid w:val="00D63E13"/>
    <w:rsid w:val="00D74CC8"/>
    <w:rsid w:val="00D81EF1"/>
    <w:rsid w:val="00D861A5"/>
    <w:rsid w:val="00D86A98"/>
    <w:rsid w:val="00D92B75"/>
    <w:rsid w:val="00D96193"/>
    <w:rsid w:val="00D96247"/>
    <w:rsid w:val="00DA717B"/>
    <w:rsid w:val="00DB02E2"/>
    <w:rsid w:val="00DB6738"/>
    <w:rsid w:val="00DC175A"/>
    <w:rsid w:val="00DC5583"/>
    <w:rsid w:val="00DD03D4"/>
    <w:rsid w:val="00DD0C9A"/>
    <w:rsid w:val="00DD49E2"/>
    <w:rsid w:val="00DD4A55"/>
    <w:rsid w:val="00DD5594"/>
    <w:rsid w:val="00DE2C05"/>
    <w:rsid w:val="00DE63A7"/>
    <w:rsid w:val="00DF79EA"/>
    <w:rsid w:val="00E00474"/>
    <w:rsid w:val="00E01EF0"/>
    <w:rsid w:val="00E054B1"/>
    <w:rsid w:val="00E06EEB"/>
    <w:rsid w:val="00E13B3D"/>
    <w:rsid w:val="00E14350"/>
    <w:rsid w:val="00E22F46"/>
    <w:rsid w:val="00E26C6C"/>
    <w:rsid w:val="00E27DD8"/>
    <w:rsid w:val="00E420A0"/>
    <w:rsid w:val="00E565EE"/>
    <w:rsid w:val="00E572DC"/>
    <w:rsid w:val="00E635CB"/>
    <w:rsid w:val="00E64B5B"/>
    <w:rsid w:val="00E64CAF"/>
    <w:rsid w:val="00E6524C"/>
    <w:rsid w:val="00E66147"/>
    <w:rsid w:val="00E66FC0"/>
    <w:rsid w:val="00E84832"/>
    <w:rsid w:val="00E879E3"/>
    <w:rsid w:val="00E91AF7"/>
    <w:rsid w:val="00E934C8"/>
    <w:rsid w:val="00E974C2"/>
    <w:rsid w:val="00EA48E3"/>
    <w:rsid w:val="00EB4898"/>
    <w:rsid w:val="00EB4FEF"/>
    <w:rsid w:val="00EB7CC9"/>
    <w:rsid w:val="00EC0604"/>
    <w:rsid w:val="00ED43C4"/>
    <w:rsid w:val="00ED494C"/>
    <w:rsid w:val="00ED6FFE"/>
    <w:rsid w:val="00ED7A47"/>
    <w:rsid w:val="00EE4CB9"/>
    <w:rsid w:val="00EE690B"/>
    <w:rsid w:val="00EF1232"/>
    <w:rsid w:val="00EF27F6"/>
    <w:rsid w:val="00EF4DC7"/>
    <w:rsid w:val="00F15D92"/>
    <w:rsid w:val="00F2131F"/>
    <w:rsid w:val="00F21FB9"/>
    <w:rsid w:val="00F23F98"/>
    <w:rsid w:val="00F27BCE"/>
    <w:rsid w:val="00F34687"/>
    <w:rsid w:val="00F35B22"/>
    <w:rsid w:val="00F364AF"/>
    <w:rsid w:val="00F45DAD"/>
    <w:rsid w:val="00F47FC0"/>
    <w:rsid w:val="00F52FE8"/>
    <w:rsid w:val="00F53403"/>
    <w:rsid w:val="00F536BB"/>
    <w:rsid w:val="00F64017"/>
    <w:rsid w:val="00F67470"/>
    <w:rsid w:val="00F74866"/>
    <w:rsid w:val="00F83598"/>
    <w:rsid w:val="00F8405C"/>
    <w:rsid w:val="00F91A3B"/>
    <w:rsid w:val="00F92CE4"/>
    <w:rsid w:val="00F9795B"/>
    <w:rsid w:val="00FA431F"/>
    <w:rsid w:val="00FB07D8"/>
    <w:rsid w:val="00FB20C6"/>
    <w:rsid w:val="00FB4732"/>
    <w:rsid w:val="00FC0835"/>
    <w:rsid w:val="00FC6309"/>
    <w:rsid w:val="00FC7657"/>
    <w:rsid w:val="00FD6D8E"/>
    <w:rsid w:val="00FF4DDB"/>
    <w:rsid w:val="00FF7A6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A9460C"/>
  <w15:docId w15:val="{E6F071A6-028B-4BAA-9E7D-CBB70912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513"/>
    <w:pPr>
      <w:spacing w:line="240" w:lineRule="auto"/>
      <w:jc w:val="both"/>
    </w:pPr>
    <w:rPr>
      <w:rFonts w:ascii="Segoe UI" w:hAnsi="Segoe UI"/>
      <w:lang w:val="en-US"/>
    </w:rPr>
  </w:style>
  <w:style w:type="paragraph" w:styleId="Heading1">
    <w:name w:val="heading 1"/>
    <w:basedOn w:val="Normal"/>
    <w:next w:val="Normal"/>
    <w:link w:val="Heading1Char"/>
    <w:uiPriority w:val="9"/>
    <w:qFormat/>
    <w:rsid w:val="00E22F46"/>
    <w:pPr>
      <w:keepNext/>
      <w:keepLines/>
      <w:pageBreakBefore/>
      <w:spacing w:after="0"/>
      <w:outlineLvl w:val="0"/>
    </w:pPr>
    <w:rPr>
      <w:rFonts w:eastAsiaTheme="majorEastAsia" w:cstheme="majorBidi"/>
      <w:b/>
      <w:bCs/>
      <w:color w:val="808080" w:themeColor="background1" w:themeShade="80"/>
      <w:sz w:val="28"/>
      <w:szCs w:val="28"/>
    </w:rPr>
  </w:style>
  <w:style w:type="paragraph" w:styleId="Heading2">
    <w:name w:val="heading 2"/>
    <w:basedOn w:val="Normal"/>
    <w:next w:val="Normal"/>
    <w:link w:val="Heading2Char"/>
    <w:uiPriority w:val="9"/>
    <w:unhideWhenUsed/>
    <w:qFormat/>
    <w:rsid w:val="00E22F46"/>
    <w:pPr>
      <w:keepNext/>
      <w:keepLines/>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E22F46"/>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07264E"/>
    <w:pPr>
      <w:keepNext/>
      <w:keepLines/>
      <w:spacing w:before="20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07264E"/>
    <w:pPr>
      <w:keepNext/>
      <w:keepLines/>
      <w:spacing w:before="200" w:after="0"/>
      <w:outlineLvl w:val="4"/>
    </w:pPr>
    <w:rPr>
      <w:rFonts w:eastAsiaTheme="majorEastAsia" w:cstheme="majorBidi"/>
    </w:rPr>
  </w:style>
  <w:style w:type="paragraph" w:styleId="Heading6">
    <w:name w:val="heading 6"/>
    <w:basedOn w:val="Normal"/>
    <w:next w:val="Normal"/>
    <w:link w:val="Heading6Char"/>
    <w:uiPriority w:val="9"/>
    <w:unhideWhenUsed/>
    <w:qFormat/>
    <w:rsid w:val="0007264E"/>
    <w:pPr>
      <w:keepNext/>
      <w:keepLines/>
      <w:spacing w:before="200" w:after="0"/>
      <w:outlineLvl w:val="5"/>
    </w:pPr>
    <w:rPr>
      <w:rFonts w:eastAsiaTheme="majorEastAsia" w:cstheme="majorBidi"/>
      <w:i/>
      <w:iCs/>
    </w:rPr>
  </w:style>
  <w:style w:type="paragraph" w:styleId="Heading7">
    <w:name w:val="heading 7"/>
    <w:aliases w:val="Heading Apx_1"/>
    <w:basedOn w:val="Normal"/>
    <w:next w:val="Normal"/>
    <w:link w:val="Heading7Char"/>
    <w:uiPriority w:val="9"/>
    <w:unhideWhenUsed/>
    <w:qFormat/>
    <w:rsid w:val="00DB02E2"/>
    <w:pPr>
      <w:keepNext/>
      <w:keepLines/>
      <w:pageBreakBefore/>
      <w:spacing w:after="0"/>
      <w:outlineLvl w:val="6"/>
    </w:pPr>
    <w:rPr>
      <w:rFonts w:eastAsiaTheme="majorEastAsia" w:cstheme="majorBidi"/>
      <w:b/>
      <w:iCs/>
      <w:color w:val="808080" w:themeColor="background1" w:themeShade="80"/>
      <w:sz w:val="28"/>
    </w:rPr>
  </w:style>
  <w:style w:type="paragraph" w:styleId="Heading8">
    <w:name w:val="heading 8"/>
    <w:aliases w:val="Heading Apx_2"/>
    <w:basedOn w:val="Normal"/>
    <w:next w:val="Normal"/>
    <w:link w:val="Heading8Char"/>
    <w:uiPriority w:val="9"/>
    <w:unhideWhenUsed/>
    <w:qFormat/>
    <w:rsid w:val="00DB02E2"/>
    <w:pPr>
      <w:keepNext/>
      <w:keepLines/>
      <w:spacing w:before="200" w:after="0"/>
      <w:outlineLvl w:val="7"/>
    </w:pPr>
    <w:rPr>
      <w:rFonts w:eastAsiaTheme="majorEastAsia" w:cstheme="majorBidi"/>
      <w:b/>
      <w:sz w:val="26"/>
      <w:szCs w:val="20"/>
    </w:rPr>
  </w:style>
  <w:style w:type="paragraph" w:styleId="Heading9">
    <w:name w:val="heading 9"/>
    <w:aliases w:val="Heading Apx_3"/>
    <w:basedOn w:val="Normal"/>
    <w:next w:val="Normal"/>
    <w:link w:val="Heading9Char"/>
    <w:uiPriority w:val="9"/>
    <w:unhideWhenUsed/>
    <w:qFormat/>
    <w:rsid w:val="00DB02E2"/>
    <w:pPr>
      <w:keepNext/>
      <w:keepLines/>
      <w:spacing w:before="200" w:after="0"/>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F46"/>
    <w:rPr>
      <w:rFonts w:ascii="Segoe UI" w:eastAsiaTheme="majorEastAsia" w:hAnsi="Segoe UI" w:cstheme="majorBidi"/>
      <w:b/>
      <w:bCs/>
      <w:color w:val="808080" w:themeColor="background1" w:themeShade="80"/>
      <w:sz w:val="28"/>
      <w:szCs w:val="28"/>
      <w:lang w:val="en-US"/>
    </w:rPr>
  </w:style>
  <w:style w:type="character" w:customStyle="1" w:styleId="Heading2Char">
    <w:name w:val="Heading 2 Char"/>
    <w:basedOn w:val="DefaultParagraphFont"/>
    <w:link w:val="Heading2"/>
    <w:uiPriority w:val="9"/>
    <w:rsid w:val="00E22F46"/>
    <w:rPr>
      <w:rFonts w:ascii="Segoe UI" w:eastAsiaTheme="majorEastAsia" w:hAnsi="Segoe UI" w:cstheme="majorBidi"/>
      <w:b/>
      <w:bCs/>
      <w:sz w:val="26"/>
      <w:szCs w:val="26"/>
      <w:lang w:val="en-US"/>
    </w:rPr>
  </w:style>
  <w:style w:type="character" w:customStyle="1" w:styleId="Heading3Char">
    <w:name w:val="Heading 3 Char"/>
    <w:basedOn w:val="DefaultParagraphFont"/>
    <w:link w:val="Heading3"/>
    <w:uiPriority w:val="9"/>
    <w:rsid w:val="00E22F46"/>
    <w:rPr>
      <w:rFonts w:ascii="Segoe UI" w:eastAsiaTheme="majorEastAsia" w:hAnsi="Segoe UI" w:cstheme="majorBidi"/>
      <w:b/>
      <w:bCs/>
      <w:lang w:val="en-US"/>
    </w:rPr>
  </w:style>
  <w:style w:type="character" w:customStyle="1" w:styleId="Heading4Char">
    <w:name w:val="Heading 4 Char"/>
    <w:basedOn w:val="DefaultParagraphFont"/>
    <w:link w:val="Heading4"/>
    <w:uiPriority w:val="9"/>
    <w:rsid w:val="0007264E"/>
    <w:rPr>
      <w:rFonts w:ascii="Segoe UI" w:eastAsiaTheme="majorEastAsia" w:hAnsi="Segoe UI" w:cstheme="majorBidi"/>
      <w:b/>
      <w:bCs/>
      <w:i/>
      <w:iCs/>
      <w:lang w:val="en-US"/>
    </w:rPr>
  </w:style>
  <w:style w:type="character" w:customStyle="1" w:styleId="Heading5Char">
    <w:name w:val="Heading 5 Char"/>
    <w:basedOn w:val="DefaultParagraphFont"/>
    <w:link w:val="Heading5"/>
    <w:uiPriority w:val="9"/>
    <w:rsid w:val="0007264E"/>
    <w:rPr>
      <w:rFonts w:ascii="Segoe UI" w:eastAsiaTheme="majorEastAsia" w:hAnsi="Segoe UI" w:cstheme="majorBidi"/>
      <w:lang w:val="en-US"/>
    </w:rPr>
  </w:style>
  <w:style w:type="character" w:customStyle="1" w:styleId="Heading6Char">
    <w:name w:val="Heading 6 Char"/>
    <w:basedOn w:val="DefaultParagraphFont"/>
    <w:link w:val="Heading6"/>
    <w:uiPriority w:val="9"/>
    <w:rsid w:val="0007264E"/>
    <w:rPr>
      <w:rFonts w:ascii="Segoe UI" w:eastAsiaTheme="majorEastAsia" w:hAnsi="Segoe UI" w:cstheme="majorBidi"/>
      <w:i/>
      <w:iCs/>
      <w:lang w:val="en-US"/>
    </w:rPr>
  </w:style>
  <w:style w:type="character" w:customStyle="1" w:styleId="Heading7Char">
    <w:name w:val="Heading 7 Char"/>
    <w:aliases w:val="Heading Apx_1 Char"/>
    <w:basedOn w:val="DefaultParagraphFont"/>
    <w:link w:val="Heading7"/>
    <w:uiPriority w:val="9"/>
    <w:rsid w:val="00DB02E2"/>
    <w:rPr>
      <w:rFonts w:ascii="Segoe UI" w:eastAsiaTheme="majorEastAsia" w:hAnsi="Segoe UI" w:cstheme="majorBidi"/>
      <w:b/>
      <w:iCs/>
      <w:color w:val="808080" w:themeColor="background1" w:themeShade="80"/>
      <w:sz w:val="28"/>
      <w:lang w:val="en-US"/>
    </w:rPr>
  </w:style>
  <w:style w:type="character" w:customStyle="1" w:styleId="Heading8Char">
    <w:name w:val="Heading 8 Char"/>
    <w:aliases w:val="Heading Apx_2 Char"/>
    <w:basedOn w:val="DefaultParagraphFont"/>
    <w:link w:val="Heading8"/>
    <w:uiPriority w:val="9"/>
    <w:rsid w:val="00DB02E2"/>
    <w:rPr>
      <w:rFonts w:ascii="Segoe UI" w:eastAsiaTheme="majorEastAsia" w:hAnsi="Segoe UI" w:cstheme="majorBidi"/>
      <w:b/>
      <w:sz w:val="26"/>
      <w:szCs w:val="20"/>
      <w:lang w:val="en-US"/>
    </w:rPr>
  </w:style>
  <w:style w:type="character" w:customStyle="1" w:styleId="Heading9Char">
    <w:name w:val="Heading 9 Char"/>
    <w:aliases w:val="Heading Apx_3 Char"/>
    <w:basedOn w:val="DefaultParagraphFont"/>
    <w:link w:val="Heading9"/>
    <w:uiPriority w:val="9"/>
    <w:rsid w:val="00DB02E2"/>
    <w:rPr>
      <w:rFonts w:ascii="Segoe UI" w:eastAsiaTheme="majorEastAsia" w:hAnsi="Segoe UI" w:cstheme="majorBidi"/>
      <w:b/>
      <w:iCs/>
      <w:szCs w:val="20"/>
      <w:lang w:val="en-US"/>
    </w:rPr>
  </w:style>
  <w:style w:type="paragraph" w:styleId="Header">
    <w:name w:val="header"/>
    <w:basedOn w:val="Normal"/>
    <w:link w:val="HeaderChar"/>
    <w:uiPriority w:val="99"/>
    <w:unhideWhenUsed/>
    <w:rsid w:val="007953CB"/>
    <w:pPr>
      <w:tabs>
        <w:tab w:val="center" w:pos="4536"/>
        <w:tab w:val="right" w:pos="9072"/>
      </w:tabs>
      <w:spacing w:after="0"/>
    </w:pPr>
  </w:style>
  <w:style w:type="character" w:customStyle="1" w:styleId="HeaderChar">
    <w:name w:val="Header Char"/>
    <w:basedOn w:val="DefaultParagraphFont"/>
    <w:link w:val="Header"/>
    <w:uiPriority w:val="99"/>
    <w:rsid w:val="007953CB"/>
  </w:style>
  <w:style w:type="paragraph" w:styleId="Footer">
    <w:name w:val="footer"/>
    <w:basedOn w:val="Normal"/>
    <w:link w:val="FooterChar"/>
    <w:uiPriority w:val="99"/>
    <w:unhideWhenUsed/>
    <w:rsid w:val="007953CB"/>
    <w:pPr>
      <w:tabs>
        <w:tab w:val="center" w:pos="4536"/>
        <w:tab w:val="right" w:pos="9072"/>
      </w:tabs>
      <w:spacing w:after="0"/>
    </w:pPr>
  </w:style>
  <w:style w:type="character" w:customStyle="1" w:styleId="FooterChar">
    <w:name w:val="Footer Char"/>
    <w:basedOn w:val="DefaultParagraphFont"/>
    <w:link w:val="Footer"/>
    <w:uiPriority w:val="99"/>
    <w:rsid w:val="007953CB"/>
  </w:style>
  <w:style w:type="paragraph" w:styleId="Title">
    <w:name w:val="Title"/>
    <w:basedOn w:val="Normal"/>
    <w:next w:val="Normal"/>
    <w:link w:val="TitleChar"/>
    <w:uiPriority w:val="10"/>
    <w:qFormat/>
    <w:rsid w:val="003C3EA2"/>
    <w:pPr>
      <w:spacing w:after="720"/>
      <w:contextualSpacing/>
    </w:pPr>
    <w:rPr>
      <w:rFonts w:eastAsiaTheme="majorEastAsia" w:cstheme="majorBidi"/>
      <w:b/>
      <w:color w:val="4F81BD" w:themeColor="accent1"/>
      <w:spacing w:val="5"/>
      <w:kern w:val="28"/>
      <w:sz w:val="32"/>
      <w:szCs w:val="52"/>
    </w:rPr>
  </w:style>
  <w:style w:type="character" w:customStyle="1" w:styleId="TitleChar">
    <w:name w:val="Title Char"/>
    <w:basedOn w:val="DefaultParagraphFont"/>
    <w:link w:val="Title"/>
    <w:uiPriority w:val="10"/>
    <w:rsid w:val="003C3EA2"/>
    <w:rPr>
      <w:rFonts w:ascii="Segoe UI" w:eastAsiaTheme="majorEastAsia" w:hAnsi="Segoe UI" w:cstheme="majorBidi"/>
      <w:b/>
      <w:color w:val="4F81BD" w:themeColor="accent1"/>
      <w:spacing w:val="5"/>
      <w:kern w:val="28"/>
      <w:sz w:val="32"/>
      <w:szCs w:val="52"/>
      <w:lang w:val="en-US"/>
    </w:rPr>
  </w:style>
  <w:style w:type="character" w:styleId="PlaceholderText">
    <w:name w:val="Placeholder Text"/>
    <w:basedOn w:val="DefaultParagraphFont"/>
    <w:uiPriority w:val="99"/>
    <w:semiHidden/>
    <w:rsid w:val="003C3EA2"/>
    <w:rPr>
      <w:color w:val="808080"/>
    </w:rPr>
  </w:style>
  <w:style w:type="paragraph" w:styleId="BalloonText">
    <w:name w:val="Balloon Text"/>
    <w:basedOn w:val="Normal"/>
    <w:link w:val="BalloonTextChar"/>
    <w:uiPriority w:val="99"/>
    <w:unhideWhenUsed/>
    <w:rsid w:val="003C3EA2"/>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3C3EA2"/>
    <w:rPr>
      <w:rFonts w:ascii="Tahoma" w:hAnsi="Tahoma" w:cs="Tahoma"/>
      <w:sz w:val="16"/>
      <w:szCs w:val="16"/>
    </w:rPr>
  </w:style>
  <w:style w:type="paragraph" w:styleId="BodyText">
    <w:name w:val="Body Text"/>
    <w:basedOn w:val="Normal"/>
    <w:link w:val="BodyTextChar"/>
    <w:uiPriority w:val="99"/>
    <w:unhideWhenUsed/>
    <w:rsid w:val="0024717E"/>
    <w:rPr>
      <w:sz w:val="14"/>
      <w:lang w:val="en-GB"/>
    </w:rPr>
  </w:style>
  <w:style w:type="character" w:customStyle="1" w:styleId="BodyTextChar">
    <w:name w:val="Body Text Char"/>
    <w:basedOn w:val="DefaultParagraphFont"/>
    <w:link w:val="BodyText"/>
    <w:uiPriority w:val="99"/>
    <w:rsid w:val="0024717E"/>
    <w:rPr>
      <w:rFonts w:ascii="Segoe UI" w:hAnsi="Segoe UI"/>
      <w:sz w:val="14"/>
      <w:lang w:val="en-GB"/>
    </w:rPr>
  </w:style>
  <w:style w:type="paragraph" w:styleId="ListParagraph">
    <w:name w:val="List Paragraph"/>
    <w:basedOn w:val="Normal"/>
    <w:uiPriority w:val="34"/>
    <w:qFormat/>
    <w:rsid w:val="0024717E"/>
    <w:pPr>
      <w:ind w:left="720"/>
      <w:contextualSpacing/>
    </w:pPr>
    <w:rPr>
      <w:lang w:val="en-GB"/>
    </w:rPr>
  </w:style>
  <w:style w:type="character" w:styleId="Hyperlink">
    <w:name w:val="Hyperlink"/>
    <w:basedOn w:val="DefaultParagraphFont"/>
    <w:uiPriority w:val="99"/>
    <w:unhideWhenUsed/>
    <w:rsid w:val="00B93FB7"/>
    <w:rPr>
      <w:color w:val="0000FF" w:themeColor="hyperlink"/>
      <w:u w:val="single"/>
    </w:rPr>
  </w:style>
  <w:style w:type="character" w:customStyle="1" w:styleId="NoSpacingChar">
    <w:name w:val="No Spacing Char"/>
    <w:basedOn w:val="DefaultParagraphFont"/>
    <w:link w:val="NoSpacing"/>
    <w:uiPriority w:val="1"/>
    <w:locked/>
    <w:rsid w:val="00B93FB7"/>
    <w:rPr>
      <w:rFonts w:ascii="Segoe UI" w:hAnsi="Segoe UI" w:cs="Segoe UI"/>
    </w:rPr>
  </w:style>
  <w:style w:type="paragraph" w:styleId="NoSpacing">
    <w:name w:val="No Spacing"/>
    <w:link w:val="NoSpacingChar"/>
    <w:uiPriority w:val="1"/>
    <w:qFormat/>
    <w:rsid w:val="00B93FB7"/>
    <w:pPr>
      <w:spacing w:after="0" w:line="240" w:lineRule="auto"/>
      <w:jc w:val="both"/>
    </w:pPr>
    <w:rPr>
      <w:rFonts w:ascii="Segoe UI" w:hAnsi="Segoe UI" w:cs="Segoe UI"/>
    </w:rPr>
  </w:style>
  <w:style w:type="paragraph" w:customStyle="1" w:styleId="HeadingwithoutListing">
    <w:name w:val="Heading without Listing"/>
    <w:basedOn w:val="Normal"/>
    <w:next w:val="Normal"/>
    <w:link w:val="HeadingwithoutListingChar"/>
    <w:qFormat/>
    <w:rsid w:val="00E22F46"/>
    <w:pPr>
      <w:keepNext/>
      <w:keepLines/>
      <w:pageBreakBefore/>
      <w:spacing w:after="0"/>
    </w:pPr>
    <w:rPr>
      <w:b/>
      <w:color w:val="808080" w:themeColor="background1" w:themeShade="80"/>
      <w:sz w:val="28"/>
    </w:rPr>
  </w:style>
  <w:style w:type="character" w:customStyle="1" w:styleId="HeadingwithoutListingChar">
    <w:name w:val="Heading without Listing Char"/>
    <w:basedOn w:val="DefaultParagraphFont"/>
    <w:link w:val="HeadingwithoutListing"/>
    <w:rsid w:val="00E22F46"/>
    <w:rPr>
      <w:rFonts w:ascii="Segoe UI" w:hAnsi="Segoe UI"/>
      <w:b/>
      <w:color w:val="808080" w:themeColor="background1" w:themeShade="80"/>
      <w:sz w:val="28"/>
      <w:lang w:val="en-US"/>
    </w:rPr>
  </w:style>
  <w:style w:type="table" w:styleId="TableGrid">
    <w:name w:val="Table Grid"/>
    <w:basedOn w:val="TableNormal"/>
    <w:uiPriority w:val="59"/>
    <w:rsid w:val="00626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breviationListChar">
    <w:name w:val="Abbreviation List Char"/>
    <w:basedOn w:val="DefaultParagraphFont"/>
    <w:link w:val="AbbreviationList"/>
    <w:locked/>
    <w:rsid w:val="00E22F46"/>
    <w:rPr>
      <w:rFonts w:ascii="Segoe UI" w:hAnsi="Segoe UI" w:cs="Segoe UI"/>
      <w:lang w:val="en-GB"/>
    </w:rPr>
  </w:style>
  <w:style w:type="paragraph" w:customStyle="1" w:styleId="AbbreviationList">
    <w:name w:val="Abbreviation List"/>
    <w:basedOn w:val="Normal"/>
    <w:link w:val="AbbreviationListChar"/>
    <w:qFormat/>
    <w:rsid w:val="00E22F46"/>
    <w:pPr>
      <w:ind w:left="1418" w:hanging="1418"/>
      <w:contextualSpacing/>
    </w:pPr>
    <w:rPr>
      <w:rFonts w:cs="Segoe UI"/>
      <w:lang w:val="en-GB"/>
    </w:rPr>
  </w:style>
  <w:style w:type="character" w:customStyle="1" w:styleId="ReferenceListChar">
    <w:name w:val="Reference List Char"/>
    <w:basedOn w:val="DefaultParagraphFont"/>
    <w:link w:val="ReferenceList"/>
    <w:locked/>
    <w:rsid w:val="00E22F46"/>
    <w:rPr>
      <w:rFonts w:ascii="Segoe UI" w:hAnsi="Segoe UI" w:cs="Segoe UI"/>
      <w:sz w:val="20"/>
      <w:lang w:val="en-GB"/>
    </w:rPr>
  </w:style>
  <w:style w:type="paragraph" w:customStyle="1" w:styleId="ReferenceList">
    <w:name w:val="Reference List"/>
    <w:basedOn w:val="Normal"/>
    <w:link w:val="ReferenceListChar"/>
    <w:qFormat/>
    <w:rsid w:val="00E22F46"/>
    <w:pPr>
      <w:numPr>
        <w:numId w:val="4"/>
      </w:numPr>
      <w:spacing w:after="120"/>
    </w:pPr>
    <w:rPr>
      <w:rFonts w:cs="Segoe UI"/>
      <w:sz w:val="20"/>
      <w:lang w:val="en-GB"/>
    </w:rPr>
  </w:style>
  <w:style w:type="paragraph" w:styleId="Subtitle">
    <w:name w:val="Subtitle"/>
    <w:basedOn w:val="Normal"/>
    <w:next w:val="Normal"/>
    <w:link w:val="SubtitleChar"/>
    <w:uiPriority w:val="11"/>
    <w:qFormat/>
    <w:rsid w:val="0007264E"/>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7264E"/>
    <w:rPr>
      <w:rFonts w:ascii="Segoe UI" w:eastAsiaTheme="majorEastAsia" w:hAnsi="Segoe UI" w:cstheme="majorBidi"/>
      <w:i/>
      <w:iCs/>
      <w:color w:val="4F81BD" w:themeColor="accent1"/>
      <w:spacing w:val="15"/>
      <w:sz w:val="24"/>
      <w:szCs w:val="24"/>
      <w:lang w:val="en-US"/>
    </w:rPr>
  </w:style>
  <w:style w:type="paragraph" w:styleId="Caption">
    <w:name w:val="caption"/>
    <w:basedOn w:val="Normal"/>
    <w:next w:val="Normal"/>
    <w:uiPriority w:val="35"/>
    <w:unhideWhenUsed/>
    <w:qFormat/>
    <w:rsid w:val="0007264E"/>
    <w:pPr>
      <w:jc w:val="center"/>
    </w:pPr>
    <w:rPr>
      <w:b/>
      <w:bCs/>
      <w:sz w:val="18"/>
      <w:szCs w:val="18"/>
    </w:rPr>
  </w:style>
  <w:style w:type="paragraph" w:styleId="TOC1">
    <w:name w:val="toc 1"/>
    <w:aliases w:val="Table"/>
    <w:basedOn w:val="Normal"/>
    <w:next w:val="Normal"/>
    <w:autoRedefine/>
    <w:uiPriority w:val="39"/>
    <w:unhideWhenUsed/>
    <w:rsid w:val="002E0E80"/>
    <w:pPr>
      <w:tabs>
        <w:tab w:val="left" w:pos="426"/>
        <w:tab w:val="right" w:leader="dot" w:pos="9062"/>
      </w:tabs>
      <w:spacing w:before="120" w:after="0"/>
      <w:jc w:val="center"/>
    </w:pPr>
  </w:style>
  <w:style w:type="paragraph" w:styleId="TOC2">
    <w:name w:val="toc 2"/>
    <w:basedOn w:val="Normal"/>
    <w:next w:val="Normal"/>
    <w:autoRedefine/>
    <w:uiPriority w:val="39"/>
    <w:unhideWhenUsed/>
    <w:rsid w:val="00F9795B"/>
    <w:pPr>
      <w:spacing w:after="0"/>
      <w:ind w:left="221"/>
    </w:pPr>
  </w:style>
  <w:style w:type="paragraph" w:styleId="TOC3">
    <w:name w:val="toc 3"/>
    <w:basedOn w:val="Normal"/>
    <w:next w:val="Normal"/>
    <w:autoRedefine/>
    <w:uiPriority w:val="39"/>
    <w:unhideWhenUsed/>
    <w:rsid w:val="00F9795B"/>
    <w:pPr>
      <w:spacing w:after="0"/>
      <w:ind w:left="442"/>
    </w:pPr>
  </w:style>
  <w:style w:type="paragraph" w:styleId="TOC4">
    <w:name w:val="toc 4"/>
    <w:basedOn w:val="Normal"/>
    <w:next w:val="Normal"/>
    <w:autoRedefine/>
    <w:uiPriority w:val="39"/>
    <w:unhideWhenUsed/>
    <w:rsid w:val="00F9795B"/>
    <w:pPr>
      <w:spacing w:after="0"/>
      <w:ind w:left="658"/>
    </w:pPr>
  </w:style>
  <w:style w:type="paragraph" w:styleId="TOC5">
    <w:name w:val="toc 5"/>
    <w:basedOn w:val="Normal"/>
    <w:next w:val="Normal"/>
    <w:autoRedefine/>
    <w:uiPriority w:val="39"/>
    <w:unhideWhenUsed/>
    <w:rsid w:val="002E0E80"/>
    <w:pPr>
      <w:spacing w:after="100"/>
      <w:ind w:left="880"/>
    </w:pPr>
  </w:style>
  <w:style w:type="paragraph" w:customStyle="1" w:styleId="Figure">
    <w:name w:val="Figure"/>
    <w:basedOn w:val="Normal"/>
    <w:next w:val="Normal"/>
    <w:link w:val="FigureChar"/>
    <w:qFormat/>
    <w:rsid w:val="00C64059"/>
    <w:pPr>
      <w:spacing w:after="0"/>
      <w:jc w:val="center"/>
    </w:pPr>
  </w:style>
  <w:style w:type="character" w:customStyle="1" w:styleId="FigureChar">
    <w:name w:val="Figure Char"/>
    <w:basedOn w:val="DefaultParagraphFont"/>
    <w:link w:val="Figure"/>
    <w:rsid w:val="00C64059"/>
    <w:rPr>
      <w:rFonts w:ascii="Segoe UI" w:hAnsi="Segoe UI"/>
      <w:lang w:val="en-US"/>
    </w:rPr>
  </w:style>
  <w:style w:type="character" w:customStyle="1" w:styleId="tlid-translation">
    <w:name w:val="tlid-translation"/>
    <w:basedOn w:val="DefaultParagraphFont"/>
    <w:rsid w:val="00716D4E"/>
  </w:style>
  <w:style w:type="paragraph" w:styleId="Revision">
    <w:name w:val="Revision"/>
    <w:hidden/>
    <w:uiPriority w:val="99"/>
    <w:semiHidden/>
    <w:rsid w:val="00716D4E"/>
    <w:pPr>
      <w:spacing w:after="0" w:line="240" w:lineRule="auto"/>
    </w:pPr>
    <w:rPr>
      <w:rFonts w:ascii="Segoe UI" w:hAnsi="Segoe UI"/>
      <w:lang w:val="en-US"/>
    </w:rPr>
  </w:style>
  <w:style w:type="character" w:styleId="CommentReference">
    <w:name w:val="annotation reference"/>
    <w:basedOn w:val="DefaultParagraphFont"/>
    <w:uiPriority w:val="99"/>
    <w:semiHidden/>
    <w:unhideWhenUsed/>
    <w:rsid w:val="00716D4E"/>
    <w:rPr>
      <w:sz w:val="16"/>
      <w:szCs w:val="16"/>
    </w:rPr>
  </w:style>
  <w:style w:type="paragraph" w:styleId="CommentText">
    <w:name w:val="annotation text"/>
    <w:basedOn w:val="Normal"/>
    <w:link w:val="CommentTextChar"/>
    <w:uiPriority w:val="99"/>
    <w:unhideWhenUsed/>
    <w:rsid w:val="00716D4E"/>
    <w:rPr>
      <w:sz w:val="20"/>
      <w:szCs w:val="20"/>
    </w:rPr>
  </w:style>
  <w:style w:type="character" w:customStyle="1" w:styleId="CommentTextChar">
    <w:name w:val="Comment Text Char"/>
    <w:basedOn w:val="DefaultParagraphFont"/>
    <w:link w:val="CommentText"/>
    <w:uiPriority w:val="99"/>
    <w:rsid w:val="00716D4E"/>
    <w:rPr>
      <w:rFonts w:ascii="Segoe UI" w:hAnsi="Segoe UI"/>
      <w:sz w:val="20"/>
      <w:szCs w:val="20"/>
      <w:lang w:val="en-US"/>
    </w:rPr>
  </w:style>
  <w:style w:type="paragraph" w:styleId="CommentSubject">
    <w:name w:val="annotation subject"/>
    <w:basedOn w:val="CommentText"/>
    <w:next w:val="CommentText"/>
    <w:link w:val="CommentSubjectChar"/>
    <w:uiPriority w:val="99"/>
    <w:semiHidden/>
    <w:unhideWhenUsed/>
    <w:rsid w:val="00716D4E"/>
    <w:rPr>
      <w:b/>
      <w:bCs/>
    </w:rPr>
  </w:style>
  <w:style w:type="character" w:customStyle="1" w:styleId="CommentSubjectChar">
    <w:name w:val="Comment Subject Char"/>
    <w:basedOn w:val="CommentTextChar"/>
    <w:link w:val="CommentSubject"/>
    <w:uiPriority w:val="99"/>
    <w:semiHidden/>
    <w:rsid w:val="00716D4E"/>
    <w:rPr>
      <w:rFonts w:ascii="Segoe UI" w:hAnsi="Segoe UI"/>
      <w:b/>
      <w:bCs/>
      <w:sz w:val="20"/>
      <w:szCs w:val="20"/>
      <w:lang w:val="en-US"/>
    </w:rPr>
  </w:style>
  <w:style w:type="paragraph" w:styleId="HTMLPreformatted">
    <w:name w:val="HTML Preformatted"/>
    <w:basedOn w:val="Normal"/>
    <w:link w:val="HTMLPreformattedChar"/>
    <w:uiPriority w:val="99"/>
    <w:semiHidden/>
    <w:unhideWhenUsed/>
    <w:rsid w:val="004E1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1AFC"/>
    <w:rPr>
      <w:rFonts w:ascii="Courier New" w:eastAsia="Times New Roman" w:hAnsi="Courier New" w:cs="Courier New"/>
      <w:sz w:val="20"/>
      <w:szCs w:val="20"/>
      <w:lang w:val="en-US"/>
    </w:rPr>
  </w:style>
  <w:style w:type="paragraph" w:styleId="TOCHeading">
    <w:name w:val="TOC Heading"/>
    <w:basedOn w:val="Heading1"/>
    <w:next w:val="Normal"/>
    <w:uiPriority w:val="39"/>
    <w:semiHidden/>
    <w:unhideWhenUsed/>
    <w:qFormat/>
    <w:rsid w:val="00E635CB"/>
    <w:pPr>
      <w:pageBreakBefore w:val="0"/>
      <w:spacing w:before="480" w:line="276" w:lineRule="auto"/>
      <w:jc w:val="left"/>
      <w:outlineLvl w:val="9"/>
    </w:pPr>
    <w:rPr>
      <w:rFonts w:asciiTheme="majorHAnsi" w:hAnsiTheme="majorHAnsi"/>
      <w:color w:val="365F91" w:themeColor="accent1" w:themeShade="BF"/>
      <w:lang w:eastAsia="ja-JP"/>
    </w:rPr>
  </w:style>
  <w:style w:type="paragraph" w:styleId="TableofFigures">
    <w:name w:val="table of figures"/>
    <w:basedOn w:val="Normal"/>
    <w:next w:val="Normal"/>
    <w:uiPriority w:val="99"/>
    <w:unhideWhenUsed/>
    <w:rsid w:val="00FB4732"/>
    <w:pPr>
      <w:spacing w:after="0"/>
    </w:pPr>
  </w:style>
  <w:style w:type="paragraph" w:styleId="NormalWeb">
    <w:name w:val="Normal (Web)"/>
    <w:basedOn w:val="Normal"/>
    <w:uiPriority w:val="99"/>
    <w:semiHidden/>
    <w:unhideWhenUsed/>
    <w:rsid w:val="009E571B"/>
    <w:pPr>
      <w:spacing w:before="100" w:beforeAutospacing="1" w:after="100" w:afterAutospacing="1"/>
      <w:jc w:val="left"/>
    </w:pPr>
    <w:rPr>
      <w:rFonts w:ascii="Times New Roman" w:eastAsiaTheme="minorEastAsia" w:hAnsi="Times New Roman" w:cs="Times New Roman"/>
      <w:sz w:val="24"/>
      <w:szCs w:val="24"/>
    </w:rPr>
  </w:style>
  <w:style w:type="character" w:styleId="FollowedHyperlink">
    <w:name w:val="FollowedHyperlink"/>
    <w:basedOn w:val="DefaultParagraphFont"/>
    <w:uiPriority w:val="99"/>
    <w:semiHidden/>
    <w:unhideWhenUsed/>
    <w:rsid w:val="00AA4028"/>
    <w:rPr>
      <w:color w:val="954F72"/>
      <w:u w:val="single"/>
    </w:rPr>
  </w:style>
  <w:style w:type="paragraph" w:customStyle="1" w:styleId="msonormal0">
    <w:name w:val="msonormal"/>
    <w:basedOn w:val="Normal"/>
    <w:rsid w:val="00AA4028"/>
    <w:pPr>
      <w:spacing w:before="100" w:beforeAutospacing="1" w:after="100" w:afterAutospacing="1"/>
      <w:jc w:val="left"/>
    </w:pPr>
    <w:rPr>
      <w:rFonts w:ascii="Times New Roman" w:eastAsia="Times New Roman" w:hAnsi="Times New Roman" w:cs="Times New Roman"/>
      <w:sz w:val="24"/>
      <w:szCs w:val="24"/>
    </w:rPr>
  </w:style>
  <w:style w:type="paragraph" w:customStyle="1" w:styleId="xl65">
    <w:name w:val="xl65"/>
    <w:basedOn w:val="Normal"/>
    <w:rsid w:val="00AA4028"/>
    <w:pPr>
      <w:spacing w:before="100" w:beforeAutospacing="1" w:after="100" w:afterAutospacing="1"/>
      <w:jc w:val="center"/>
    </w:pPr>
    <w:rPr>
      <w:rFonts w:ascii="Times New Roman" w:eastAsia="Times New Roman" w:hAnsi="Times New Roman" w:cs="Times New Roman"/>
      <w:sz w:val="24"/>
      <w:szCs w:val="24"/>
    </w:rPr>
  </w:style>
  <w:style w:type="paragraph" w:customStyle="1" w:styleId="xl66">
    <w:name w:val="xl66"/>
    <w:basedOn w:val="Normal"/>
    <w:rsid w:val="00AA4028"/>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67">
    <w:name w:val="xl67"/>
    <w:basedOn w:val="Normal"/>
    <w:rsid w:val="00AA4028"/>
    <w:pPr>
      <w:pBdr>
        <w:top w:val="single" w:sz="4" w:space="0" w:color="auto"/>
      </w:pBdr>
      <w:spacing w:before="100" w:beforeAutospacing="1" w:after="100" w:afterAutospacing="1"/>
      <w:jc w:val="left"/>
    </w:pPr>
    <w:rPr>
      <w:rFonts w:ascii="Times New Roman" w:eastAsia="Times New Roman" w:hAnsi="Times New Roman" w:cs="Times New Roman"/>
      <w:sz w:val="24"/>
      <w:szCs w:val="24"/>
    </w:rPr>
  </w:style>
  <w:style w:type="paragraph" w:customStyle="1" w:styleId="xl68">
    <w:name w:val="xl68"/>
    <w:basedOn w:val="Normal"/>
    <w:rsid w:val="00AA4028"/>
    <w:pPr>
      <w:pBdr>
        <w:top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69">
    <w:name w:val="xl69"/>
    <w:basedOn w:val="Normal"/>
    <w:rsid w:val="00AA402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70">
    <w:name w:val="xl70"/>
    <w:basedOn w:val="Normal"/>
    <w:rsid w:val="00AA4028"/>
    <w:pPr>
      <w:pBdr>
        <w:bottom w:val="single" w:sz="4" w:space="0" w:color="auto"/>
      </w:pBdr>
      <w:spacing w:before="100" w:beforeAutospacing="1" w:after="100" w:afterAutospacing="1"/>
      <w:jc w:val="left"/>
    </w:pPr>
    <w:rPr>
      <w:rFonts w:ascii="Times New Roman" w:eastAsia="Times New Roman" w:hAnsi="Times New Roman" w:cs="Times New Roman"/>
      <w:sz w:val="24"/>
      <w:szCs w:val="24"/>
    </w:rPr>
  </w:style>
  <w:style w:type="paragraph" w:customStyle="1" w:styleId="xl71">
    <w:name w:val="xl71"/>
    <w:basedOn w:val="Normal"/>
    <w:rsid w:val="00AA4028"/>
    <w:pPr>
      <w:pBdr>
        <w:bottom w:val="single" w:sz="4" w:space="0" w:color="auto"/>
      </w:pBdr>
      <w:spacing w:before="100" w:beforeAutospacing="1" w:after="100" w:afterAutospacing="1"/>
      <w:jc w:val="center"/>
    </w:pPr>
    <w:rPr>
      <w:rFonts w:ascii="Times New Roman" w:eastAsia="Times New Roman" w:hAnsi="Times New Roman" w:cs="Times New Roman"/>
      <w:sz w:val="24"/>
      <w:szCs w:val="24"/>
    </w:rPr>
  </w:style>
  <w:style w:type="paragraph" w:customStyle="1" w:styleId="xl72">
    <w:name w:val="xl72"/>
    <w:basedOn w:val="Normal"/>
    <w:rsid w:val="00AA4028"/>
    <w:pPr>
      <w:pBdr>
        <w:top w:val="single" w:sz="4" w:space="0" w:color="auto"/>
        <w:left w:val="single" w:sz="4" w:space="0" w:color="auto"/>
        <w:bottom w:val="dotted"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AA4028"/>
    <w:pPr>
      <w:pBdr>
        <w:top w:val="single" w:sz="4" w:space="0" w:color="auto"/>
        <w:left w:val="single" w:sz="4" w:space="0" w:color="auto"/>
        <w:bottom w:val="dotted"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74">
    <w:name w:val="xl74"/>
    <w:basedOn w:val="Normal"/>
    <w:rsid w:val="00AA4028"/>
    <w:pPr>
      <w:pBdr>
        <w:top w:val="single" w:sz="4" w:space="0" w:color="auto"/>
        <w:left w:val="single" w:sz="4" w:space="0" w:color="auto"/>
        <w:bottom w:val="dotted"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75">
    <w:name w:val="xl75"/>
    <w:basedOn w:val="Normal"/>
    <w:rsid w:val="00AA4028"/>
    <w:pPr>
      <w:pBdr>
        <w:top w:val="dotted"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6">
    <w:name w:val="xl76"/>
    <w:basedOn w:val="Normal"/>
    <w:rsid w:val="00AA4028"/>
    <w:pPr>
      <w:pBdr>
        <w:top w:val="dotted"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77">
    <w:name w:val="xl77"/>
    <w:basedOn w:val="Normal"/>
    <w:rsid w:val="00AA4028"/>
    <w:pPr>
      <w:pBdr>
        <w:top w:val="dotted" w:sz="4" w:space="0" w:color="auto"/>
        <w:left w:val="single" w:sz="4" w:space="0" w:color="auto"/>
        <w:bottom w:val="dotted"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78">
    <w:name w:val="xl78"/>
    <w:basedOn w:val="Normal"/>
    <w:rsid w:val="00AA4028"/>
    <w:pPr>
      <w:pBdr>
        <w:top w:val="dotted" w:sz="4" w:space="0" w:color="auto"/>
        <w:left w:val="single" w:sz="4" w:space="0" w:color="auto"/>
        <w:bottom w:val="dotted"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79">
    <w:name w:val="xl79"/>
    <w:basedOn w:val="Normal"/>
    <w:rsid w:val="00AA4028"/>
    <w:pPr>
      <w:pBdr>
        <w:top w:val="dotted" w:sz="4" w:space="0" w:color="auto"/>
        <w:left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AA4028"/>
    <w:pPr>
      <w:pBdr>
        <w:top w:val="dotted" w:sz="4" w:space="0" w:color="auto"/>
        <w:left w:val="single"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1">
    <w:name w:val="xl81"/>
    <w:basedOn w:val="Normal"/>
    <w:rsid w:val="00AA4028"/>
    <w:pPr>
      <w:pBdr>
        <w:top w:val="dotted" w:sz="4" w:space="0" w:color="auto"/>
        <w:left w:val="single"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2">
    <w:name w:val="xl82"/>
    <w:basedOn w:val="Normal"/>
    <w:rsid w:val="00AA4028"/>
    <w:pPr>
      <w:pBdr>
        <w:top w:val="dotted" w:sz="4" w:space="0" w:color="auto"/>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AA4028"/>
    <w:pPr>
      <w:pBdr>
        <w:top w:val="dotted"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4">
    <w:name w:val="xl84"/>
    <w:basedOn w:val="Normal"/>
    <w:rsid w:val="00AA4028"/>
    <w:pPr>
      <w:pBdr>
        <w:top w:val="dotted" w:sz="4" w:space="0" w:color="auto"/>
        <w:left w:val="single" w:sz="4" w:space="0" w:color="auto"/>
        <w:bottom w:val="single" w:sz="4" w:space="0" w:color="auto"/>
        <w:right w:val="single" w:sz="4" w:space="0" w:color="auto"/>
      </w:pBdr>
      <w:shd w:val="clear" w:color="000000" w:fill="C6E0B4"/>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5">
    <w:name w:val="xl85"/>
    <w:basedOn w:val="Normal"/>
    <w:rsid w:val="00AA4028"/>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6">
    <w:name w:val="xl86"/>
    <w:basedOn w:val="Normal"/>
    <w:rsid w:val="00AA4028"/>
    <w:pPr>
      <w:pBdr>
        <w:left w:val="single" w:sz="4" w:space="0" w:color="auto"/>
        <w:bottom w:val="single"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7">
    <w:name w:val="xl87"/>
    <w:basedOn w:val="Normal"/>
    <w:rsid w:val="00AA4028"/>
    <w:pPr>
      <w:pBdr>
        <w:left w:val="single" w:sz="4" w:space="0" w:color="auto"/>
        <w:bottom w:val="dotted"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8">
    <w:name w:val="xl88"/>
    <w:basedOn w:val="Normal"/>
    <w:rsid w:val="00AA4028"/>
    <w:pPr>
      <w:pBdr>
        <w:left w:val="single" w:sz="4" w:space="0" w:color="auto"/>
        <w:bottom w:val="dotted"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89">
    <w:name w:val="xl89"/>
    <w:basedOn w:val="Normal"/>
    <w:rsid w:val="00AA4028"/>
    <w:pPr>
      <w:pBdr>
        <w:top w:val="dotted" w:sz="4" w:space="0" w:color="auto"/>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AA4028"/>
    <w:pPr>
      <w:pBdr>
        <w:top w:val="dotted" w:sz="4" w:space="0" w:color="auto"/>
        <w:left w:val="single" w:sz="4" w:space="0" w:color="auto"/>
        <w:bottom w:val="single"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91">
    <w:name w:val="xl91"/>
    <w:basedOn w:val="Normal"/>
    <w:rsid w:val="00AA4028"/>
    <w:pPr>
      <w:pBdr>
        <w:top w:val="dotted" w:sz="4" w:space="0" w:color="auto"/>
        <w:left w:val="single" w:sz="4" w:space="0" w:color="auto"/>
        <w:bottom w:val="dotted"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AA4028"/>
    <w:pPr>
      <w:pBdr>
        <w:top w:val="dotted" w:sz="4" w:space="0" w:color="auto"/>
        <w:left w:val="single" w:sz="4" w:space="0" w:color="auto"/>
        <w:bottom w:val="dotted"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93">
    <w:name w:val="xl93"/>
    <w:basedOn w:val="Normal"/>
    <w:rsid w:val="00AA4028"/>
    <w:pPr>
      <w:pBdr>
        <w:top w:val="dotted" w:sz="4" w:space="0" w:color="auto"/>
        <w:left w:val="single" w:sz="4" w:space="0" w:color="auto"/>
        <w:bottom w:val="dotted"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color w:val="FF0000"/>
      <w:sz w:val="24"/>
      <w:szCs w:val="24"/>
    </w:rPr>
  </w:style>
  <w:style w:type="paragraph" w:customStyle="1" w:styleId="xl94">
    <w:name w:val="xl94"/>
    <w:basedOn w:val="Normal"/>
    <w:rsid w:val="00AA4028"/>
    <w:pPr>
      <w:pBdr>
        <w:top w:val="dotted" w:sz="4" w:space="0" w:color="auto"/>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AA4028"/>
    <w:pPr>
      <w:pBdr>
        <w:top w:val="dotted" w:sz="4" w:space="0" w:color="auto"/>
        <w:left w:val="single" w:sz="4" w:space="0" w:color="auto"/>
        <w:bottom w:val="single"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96">
    <w:name w:val="xl96"/>
    <w:basedOn w:val="Normal"/>
    <w:rsid w:val="00AA4028"/>
    <w:pPr>
      <w:pBdr>
        <w:top w:val="dotted" w:sz="4" w:space="0" w:color="auto"/>
        <w:left w:val="single" w:sz="4" w:space="0" w:color="auto"/>
        <w:bottom w:val="single" w:sz="4" w:space="0" w:color="auto"/>
        <w:right w:val="single" w:sz="4" w:space="0" w:color="auto"/>
      </w:pBdr>
      <w:shd w:val="clear" w:color="000000" w:fill="FFE699"/>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97">
    <w:name w:val="xl97"/>
    <w:basedOn w:val="Normal"/>
    <w:rsid w:val="00AA4028"/>
    <w:pPr>
      <w:pBdr>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98">
    <w:name w:val="xl98"/>
    <w:basedOn w:val="Normal"/>
    <w:rsid w:val="00AA4028"/>
    <w:pPr>
      <w:pBdr>
        <w:left w:val="single" w:sz="4"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99">
    <w:name w:val="xl99"/>
    <w:basedOn w:val="Normal"/>
    <w:rsid w:val="00AA4028"/>
    <w:pPr>
      <w:pBdr>
        <w:left w:val="single" w:sz="4" w:space="0" w:color="auto"/>
        <w:bottom w:val="dotted"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0">
    <w:name w:val="xl100"/>
    <w:basedOn w:val="Normal"/>
    <w:rsid w:val="00AA4028"/>
    <w:pPr>
      <w:pBdr>
        <w:left w:val="single" w:sz="4" w:space="0" w:color="auto"/>
        <w:bottom w:val="dotted"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1">
    <w:name w:val="xl101"/>
    <w:basedOn w:val="Normal"/>
    <w:rsid w:val="00AA4028"/>
    <w:pPr>
      <w:pBdr>
        <w:top w:val="dotted" w:sz="4" w:space="0" w:color="auto"/>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2">
    <w:name w:val="xl102"/>
    <w:basedOn w:val="Normal"/>
    <w:rsid w:val="00AA4028"/>
    <w:pPr>
      <w:pBdr>
        <w:top w:val="dotted" w:sz="4" w:space="0" w:color="auto"/>
        <w:left w:val="single" w:sz="4"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3">
    <w:name w:val="xl103"/>
    <w:basedOn w:val="Normal"/>
    <w:rsid w:val="00AA4028"/>
    <w:pPr>
      <w:pBdr>
        <w:top w:val="dotted" w:sz="4" w:space="0" w:color="auto"/>
        <w:left w:val="single" w:sz="4" w:space="0" w:color="auto"/>
        <w:bottom w:val="dotted"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4">
    <w:name w:val="xl104"/>
    <w:basedOn w:val="Normal"/>
    <w:rsid w:val="00AA4028"/>
    <w:pPr>
      <w:pBdr>
        <w:top w:val="dotted" w:sz="4" w:space="0" w:color="auto"/>
        <w:left w:val="single" w:sz="4" w:space="0" w:color="auto"/>
        <w:bottom w:val="dotted"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5">
    <w:name w:val="xl105"/>
    <w:basedOn w:val="Normal"/>
    <w:rsid w:val="00AA4028"/>
    <w:pPr>
      <w:pBdr>
        <w:top w:val="dotted" w:sz="4" w:space="0" w:color="auto"/>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06">
    <w:name w:val="xl106"/>
    <w:basedOn w:val="Normal"/>
    <w:rsid w:val="00AA4028"/>
    <w:pPr>
      <w:pBdr>
        <w:top w:val="dotted" w:sz="4" w:space="0" w:color="auto"/>
        <w:left w:val="single" w:sz="4"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7">
    <w:name w:val="xl107"/>
    <w:basedOn w:val="Normal"/>
    <w:rsid w:val="00AA4028"/>
    <w:pPr>
      <w:pBdr>
        <w:top w:val="dotted" w:sz="4" w:space="0" w:color="auto"/>
        <w:left w:val="single" w:sz="4"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Times New Roman" w:eastAsia="Times New Roman" w:hAnsi="Times New Roman" w:cs="Times New Roman"/>
      <w:sz w:val="24"/>
      <w:szCs w:val="24"/>
    </w:rPr>
  </w:style>
  <w:style w:type="paragraph" w:customStyle="1" w:styleId="xl108">
    <w:name w:val="xl108"/>
    <w:basedOn w:val="Normal"/>
    <w:rsid w:val="00AA4028"/>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09">
    <w:name w:val="xl109"/>
    <w:basedOn w:val="Normal"/>
    <w:rsid w:val="00AA4028"/>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0">
    <w:name w:val="xl110"/>
    <w:basedOn w:val="Normal"/>
    <w:rsid w:val="00AA4028"/>
    <w:pPr>
      <w:pBdr>
        <w:top w:val="single" w:sz="4" w:space="0" w:color="auto"/>
        <w:left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1">
    <w:name w:val="xl111"/>
    <w:basedOn w:val="Normal"/>
    <w:rsid w:val="00AA4028"/>
    <w:pPr>
      <w:pBdr>
        <w:left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2">
    <w:name w:val="xl112"/>
    <w:basedOn w:val="Normal"/>
    <w:rsid w:val="00AA4028"/>
    <w:pPr>
      <w:pBdr>
        <w:left w:val="single" w:sz="4" w:space="0" w:color="auto"/>
        <w:bottom w:val="single" w:sz="4" w:space="0" w:color="auto"/>
        <w:right w:val="single" w:sz="4" w:space="0" w:color="auto"/>
      </w:pBdr>
      <w:shd w:val="clear" w:color="000000" w:fill="C6E0B4"/>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3">
    <w:name w:val="xl113"/>
    <w:basedOn w:val="Normal"/>
    <w:rsid w:val="00AA4028"/>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4">
    <w:name w:val="xl114"/>
    <w:basedOn w:val="Normal"/>
    <w:rsid w:val="00AA4028"/>
    <w:pPr>
      <w:pBdr>
        <w:top w:val="single" w:sz="4" w:space="0" w:color="auto"/>
        <w:left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5">
    <w:name w:val="xl115"/>
    <w:basedOn w:val="Normal"/>
    <w:rsid w:val="00AA4028"/>
    <w:pPr>
      <w:pBdr>
        <w:left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b/>
      <w:bCs/>
      <w:sz w:val="28"/>
      <w:szCs w:val="28"/>
    </w:rPr>
  </w:style>
  <w:style w:type="paragraph" w:customStyle="1" w:styleId="xl116">
    <w:name w:val="xl116"/>
    <w:basedOn w:val="Normal"/>
    <w:rsid w:val="00AA4028"/>
    <w:pPr>
      <w:pBdr>
        <w:left w:val="single" w:sz="4" w:space="0" w:color="auto"/>
        <w:bottom w:val="single" w:sz="4" w:space="0" w:color="auto"/>
        <w:right w:val="single" w:sz="4" w:space="0" w:color="auto"/>
      </w:pBdr>
      <w:shd w:val="clear" w:color="000000" w:fill="B4C6E7"/>
      <w:spacing w:before="100" w:beforeAutospacing="1" w:after="100" w:afterAutospacing="1"/>
      <w:jc w:val="center"/>
      <w:textAlignment w:val="center"/>
    </w:pPr>
    <w:rPr>
      <w:rFonts w:ascii="Times New Roman" w:eastAsia="Times New Roman" w:hAnsi="Times New Roman" w:cs="Times New Roman"/>
      <w:b/>
      <w:bCs/>
      <w:sz w:val="28"/>
      <w:szCs w:val="28"/>
    </w:rPr>
  </w:style>
  <w:style w:type="numbering" w:customStyle="1" w:styleId="NoList1">
    <w:name w:val="No List1"/>
    <w:next w:val="NoList"/>
    <w:uiPriority w:val="99"/>
    <w:semiHidden/>
    <w:unhideWhenUsed/>
    <w:rsid w:val="00605511"/>
  </w:style>
  <w:style w:type="paragraph" w:customStyle="1" w:styleId="xl117">
    <w:name w:val="xl117"/>
    <w:basedOn w:val="Normal"/>
    <w:rsid w:val="004F5C1E"/>
    <w:pPr>
      <w:pBdr>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18">
    <w:name w:val="xl118"/>
    <w:basedOn w:val="Normal"/>
    <w:rsid w:val="004F5C1E"/>
    <w:pPr>
      <w:pBdr>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19">
    <w:name w:val="xl119"/>
    <w:basedOn w:val="Normal"/>
    <w:rsid w:val="004F5C1E"/>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20">
    <w:name w:val="xl120"/>
    <w:basedOn w:val="Normal"/>
    <w:rsid w:val="004F5C1E"/>
    <w:pPr>
      <w:pBdr>
        <w:top w:val="single" w:sz="4" w:space="0" w:color="auto"/>
      </w:pBdr>
      <w:shd w:val="clear" w:color="000000" w:fill="A9D08E"/>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1">
    <w:name w:val="xl121"/>
    <w:basedOn w:val="Normal"/>
    <w:rsid w:val="004F5C1E"/>
    <w:pPr>
      <w:shd w:val="clear" w:color="000000" w:fill="A9D08E"/>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2">
    <w:name w:val="xl122"/>
    <w:basedOn w:val="Normal"/>
    <w:rsid w:val="004F5C1E"/>
    <w:pPr>
      <w:pBdr>
        <w:bottom w:val="single" w:sz="4" w:space="0" w:color="auto"/>
      </w:pBdr>
      <w:shd w:val="clear" w:color="000000" w:fill="A9D08E"/>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3">
    <w:name w:val="xl123"/>
    <w:basedOn w:val="Normal"/>
    <w:rsid w:val="004F5C1E"/>
    <w:pPr>
      <w:pBdr>
        <w:top w:val="dotted"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4">
    <w:name w:val="xl124"/>
    <w:basedOn w:val="Normal"/>
    <w:rsid w:val="004F5C1E"/>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125">
    <w:name w:val="xl125"/>
    <w:basedOn w:val="Normal"/>
    <w:rsid w:val="004F5C1E"/>
    <w:pPr>
      <w:pBdr>
        <w:top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26">
    <w:name w:val="xl126"/>
    <w:basedOn w:val="Normal"/>
    <w:rsid w:val="004F5C1E"/>
    <w:pPr>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127">
    <w:name w:val="xl127"/>
    <w:basedOn w:val="Normal"/>
    <w:rsid w:val="004F5C1E"/>
    <w:pPr>
      <w:pBdr>
        <w:bottom w:val="single" w:sz="12" w:space="0" w:color="auto"/>
      </w:pBdr>
      <w:spacing w:before="100" w:beforeAutospacing="1" w:after="100" w:afterAutospacing="1"/>
      <w:jc w:val="center"/>
      <w:textAlignment w:val="center"/>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8358">
      <w:bodyDiv w:val="1"/>
      <w:marLeft w:val="0"/>
      <w:marRight w:val="0"/>
      <w:marTop w:val="0"/>
      <w:marBottom w:val="0"/>
      <w:divBdr>
        <w:top w:val="none" w:sz="0" w:space="0" w:color="auto"/>
        <w:left w:val="none" w:sz="0" w:space="0" w:color="auto"/>
        <w:bottom w:val="none" w:sz="0" w:space="0" w:color="auto"/>
        <w:right w:val="none" w:sz="0" w:space="0" w:color="auto"/>
      </w:divBdr>
    </w:div>
    <w:div w:id="52894107">
      <w:bodyDiv w:val="1"/>
      <w:marLeft w:val="0"/>
      <w:marRight w:val="0"/>
      <w:marTop w:val="0"/>
      <w:marBottom w:val="0"/>
      <w:divBdr>
        <w:top w:val="none" w:sz="0" w:space="0" w:color="auto"/>
        <w:left w:val="none" w:sz="0" w:space="0" w:color="auto"/>
        <w:bottom w:val="none" w:sz="0" w:space="0" w:color="auto"/>
        <w:right w:val="none" w:sz="0" w:space="0" w:color="auto"/>
      </w:divBdr>
    </w:div>
    <w:div w:id="138547054">
      <w:bodyDiv w:val="1"/>
      <w:marLeft w:val="0"/>
      <w:marRight w:val="0"/>
      <w:marTop w:val="0"/>
      <w:marBottom w:val="0"/>
      <w:divBdr>
        <w:top w:val="none" w:sz="0" w:space="0" w:color="auto"/>
        <w:left w:val="none" w:sz="0" w:space="0" w:color="auto"/>
        <w:bottom w:val="none" w:sz="0" w:space="0" w:color="auto"/>
        <w:right w:val="none" w:sz="0" w:space="0" w:color="auto"/>
      </w:divBdr>
    </w:div>
    <w:div w:id="150103349">
      <w:bodyDiv w:val="1"/>
      <w:marLeft w:val="0"/>
      <w:marRight w:val="0"/>
      <w:marTop w:val="0"/>
      <w:marBottom w:val="0"/>
      <w:divBdr>
        <w:top w:val="none" w:sz="0" w:space="0" w:color="auto"/>
        <w:left w:val="none" w:sz="0" w:space="0" w:color="auto"/>
        <w:bottom w:val="none" w:sz="0" w:space="0" w:color="auto"/>
        <w:right w:val="none" w:sz="0" w:space="0" w:color="auto"/>
      </w:divBdr>
    </w:div>
    <w:div w:id="173232939">
      <w:bodyDiv w:val="1"/>
      <w:marLeft w:val="0"/>
      <w:marRight w:val="0"/>
      <w:marTop w:val="0"/>
      <w:marBottom w:val="0"/>
      <w:divBdr>
        <w:top w:val="none" w:sz="0" w:space="0" w:color="auto"/>
        <w:left w:val="none" w:sz="0" w:space="0" w:color="auto"/>
        <w:bottom w:val="none" w:sz="0" w:space="0" w:color="auto"/>
        <w:right w:val="none" w:sz="0" w:space="0" w:color="auto"/>
      </w:divBdr>
    </w:div>
    <w:div w:id="175776210">
      <w:bodyDiv w:val="1"/>
      <w:marLeft w:val="0"/>
      <w:marRight w:val="0"/>
      <w:marTop w:val="0"/>
      <w:marBottom w:val="0"/>
      <w:divBdr>
        <w:top w:val="none" w:sz="0" w:space="0" w:color="auto"/>
        <w:left w:val="none" w:sz="0" w:space="0" w:color="auto"/>
        <w:bottom w:val="none" w:sz="0" w:space="0" w:color="auto"/>
        <w:right w:val="none" w:sz="0" w:space="0" w:color="auto"/>
      </w:divBdr>
    </w:div>
    <w:div w:id="394935521">
      <w:bodyDiv w:val="1"/>
      <w:marLeft w:val="0"/>
      <w:marRight w:val="0"/>
      <w:marTop w:val="0"/>
      <w:marBottom w:val="0"/>
      <w:divBdr>
        <w:top w:val="none" w:sz="0" w:space="0" w:color="auto"/>
        <w:left w:val="none" w:sz="0" w:space="0" w:color="auto"/>
        <w:bottom w:val="none" w:sz="0" w:space="0" w:color="auto"/>
        <w:right w:val="none" w:sz="0" w:space="0" w:color="auto"/>
      </w:divBdr>
    </w:div>
    <w:div w:id="429010007">
      <w:bodyDiv w:val="1"/>
      <w:marLeft w:val="0"/>
      <w:marRight w:val="0"/>
      <w:marTop w:val="0"/>
      <w:marBottom w:val="0"/>
      <w:divBdr>
        <w:top w:val="none" w:sz="0" w:space="0" w:color="auto"/>
        <w:left w:val="none" w:sz="0" w:space="0" w:color="auto"/>
        <w:bottom w:val="none" w:sz="0" w:space="0" w:color="auto"/>
        <w:right w:val="none" w:sz="0" w:space="0" w:color="auto"/>
      </w:divBdr>
    </w:div>
    <w:div w:id="444545253">
      <w:bodyDiv w:val="1"/>
      <w:marLeft w:val="0"/>
      <w:marRight w:val="0"/>
      <w:marTop w:val="0"/>
      <w:marBottom w:val="0"/>
      <w:divBdr>
        <w:top w:val="none" w:sz="0" w:space="0" w:color="auto"/>
        <w:left w:val="none" w:sz="0" w:space="0" w:color="auto"/>
        <w:bottom w:val="none" w:sz="0" w:space="0" w:color="auto"/>
        <w:right w:val="none" w:sz="0" w:space="0" w:color="auto"/>
      </w:divBdr>
    </w:div>
    <w:div w:id="468789921">
      <w:bodyDiv w:val="1"/>
      <w:marLeft w:val="0"/>
      <w:marRight w:val="0"/>
      <w:marTop w:val="0"/>
      <w:marBottom w:val="0"/>
      <w:divBdr>
        <w:top w:val="none" w:sz="0" w:space="0" w:color="auto"/>
        <w:left w:val="none" w:sz="0" w:space="0" w:color="auto"/>
        <w:bottom w:val="none" w:sz="0" w:space="0" w:color="auto"/>
        <w:right w:val="none" w:sz="0" w:space="0" w:color="auto"/>
      </w:divBdr>
    </w:div>
    <w:div w:id="501286228">
      <w:bodyDiv w:val="1"/>
      <w:marLeft w:val="0"/>
      <w:marRight w:val="0"/>
      <w:marTop w:val="0"/>
      <w:marBottom w:val="0"/>
      <w:divBdr>
        <w:top w:val="none" w:sz="0" w:space="0" w:color="auto"/>
        <w:left w:val="none" w:sz="0" w:space="0" w:color="auto"/>
        <w:bottom w:val="none" w:sz="0" w:space="0" w:color="auto"/>
        <w:right w:val="none" w:sz="0" w:space="0" w:color="auto"/>
      </w:divBdr>
    </w:div>
    <w:div w:id="619262563">
      <w:bodyDiv w:val="1"/>
      <w:marLeft w:val="0"/>
      <w:marRight w:val="0"/>
      <w:marTop w:val="0"/>
      <w:marBottom w:val="0"/>
      <w:divBdr>
        <w:top w:val="none" w:sz="0" w:space="0" w:color="auto"/>
        <w:left w:val="none" w:sz="0" w:space="0" w:color="auto"/>
        <w:bottom w:val="none" w:sz="0" w:space="0" w:color="auto"/>
        <w:right w:val="none" w:sz="0" w:space="0" w:color="auto"/>
      </w:divBdr>
    </w:div>
    <w:div w:id="715665924">
      <w:bodyDiv w:val="1"/>
      <w:marLeft w:val="0"/>
      <w:marRight w:val="0"/>
      <w:marTop w:val="0"/>
      <w:marBottom w:val="0"/>
      <w:divBdr>
        <w:top w:val="none" w:sz="0" w:space="0" w:color="auto"/>
        <w:left w:val="none" w:sz="0" w:space="0" w:color="auto"/>
        <w:bottom w:val="none" w:sz="0" w:space="0" w:color="auto"/>
        <w:right w:val="none" w:sz="0" w:space="0" w:color="auto"/>
      </w:divBdr>
    </w:div>
    <w:div w:id="766972395">
      <w:bodyDiv w:val="1"/>
      <w:marLeft w:val="0"/>
      <w:marRight w:val="0"/>
      <w:marTop w:val="0"/>
      <w:marBottom w:val="0"/>
      <w:divBdr>
        <w:top w:val="none" w:sz="0" w:space="0" w:color="auto"/>
        <w:left w:val="none" w:sz="0" w:space="0" w:color="auto"/>
        <w:bottom w:val="none" w:sz="0" w:space="0" w:color="auto"/>
        <w:right w:val="none" w:sz="0" w:space="0" w:color="auto"/>
      </w:divBdr>
    </w:div>
    <w:div w:id="871455718">
      <w:bodyDiv w:val="1"/>
      <w:marLeft w:val="0"/>
      <w:marRight w:val="0"/>
      <w:marTop w:val="0"/>
      <w:marBottom w:val="0"/>
      <w:divBdr>
        <w:top w:val="none" w:sz="0" w:space="0" w:color="auto"/>
        <w:left w:val="none" w:sz="0" w:space="0" w:color="auto"/>
        <w:bottom w:val="none" w:sz="0" w:space="0" w:color="auto"/>
        <w:right w:val="none" w:sz="0" w:space="0" w:color="auto"/>
      </w:divBdr>
    </w:div>
    <w:div w:id="888617048">
      <w:bodyDiv w:val="1"/>
      <w:marLeft w:val="0"/>
      <w:marRight w:val="0"/>
      <w:marTop w:val="0"/>
      <w:marBottom w:val="0"/>
      <w:divBdr>
        <w:top w:val="none" w:sz="0" w:space="0" w:color="auto"/>
        <w:left w:val="none" w:sz="0" w:space="0" w:color="auto"/>
        <w:bottom w:val="none" w:sz="0" w:space="0" w:color="auto"/>
        <w:right w:val="none" w:sz="0" w:space="0" w:color="auto"/>
      </w:divBdr>
    </w:div>
    <w:div w:id="936597774">
      <w:bodyDiv w:val="1"/>
      <w:marLeft w:val="0"/>
      <w:marRight w:val="0"/>
      <w:marTop w:val="0"/>
      <w:marBottom w:val="0"/>
      <w:divBdr>
        <w:top w:val="none" w:sz="0" w:space="0" w:color="auto"/>
        <w:left w:val="none" w:sz="0" w:space="0" w:color="auto"/>
        <w:bottom w:val="none" w:sz="0" w:space="0" w:color="auto"/>
        <w:right w:val="none" w:sz="0" w:space="0" w:color="auto"/>
      </w:divBdr>
    </w:div>
    <w:div w:id="990405427">
      <w:bodyDiv w:val="1"/>
      <w:marLeft w:val="0"/>
      <w:marRight w:val="0"/>
      <w:marTop w:val="0"/>
      <w:marBottom w:val="0"/>
      <w:divBdr>
        <w:top w:val="none" w:sz="0" w:space="0" w:color="auto"/>
        <w:left w:val="none" w:sz="0" w:space="0" w:color="auto"/>
        <w:bottom w:val="none" w:sz="0" w:space="0" w:color="auto"/>
        <w:right w:val="none" w:sz="0" w:space="0" w:color="auto"/>
      </w:divBdr>
    </w:div>
    <w:div w:id="993921624">
      <w:bodyDiv w:val="1"/>
      <w:marLeft w:val="0"/>
      <w:marRight w:val="0"/>
      <w:marTop w:val="0"/>
      <w:marBottom w:val="0"/>
      <w:divBdr>
        <w:top w:val="none" w:sz="0" w:space="0" w:color="auto"/>
        <w:left w:val="none" w:sz="0" w:space="0" w:color="auto"/>
        <w:bottom w:val="none" w:sz="0" w:space="0" w:color="auto"/>
        <w:right w:val="none" w:sz="0" w:space="0" w:color="auto"/>
      </w:divBdr>
    </w:div>
    <w:div w:id="1125273661">
      <w:bodyDiv w:val="1"/>
      <w:marLeft w:val="0"/>
      <w:marRight w:val="0"/>
      <w:marTop w:val="0"/>
      <w:marBottom w:val="0"/>
      <w:divBdr>
        <w:top w:val="none" w:sz="0" w:space="0" w:color="auto"/>
        <w:left w:val="none" w:sz="0" w:space="0" w:color="auto"/>
        <w:bottom w:val="none" w:sz="0" w:space="0" w:color="auto"/>
        <w:right w:val="none" w:sz="0" w:space="0" w:color="auto"/>
      </w:divBdr>
    </w:div>
    <w:div w:id="1140614844">
      <w:bodyDiv w:val="1"/>
      <w:marLeft w:val="0"/>
      <w:marRight w:val="0"/>
      <w:marTop w:val="0"/>
      <w:marBottom w:val="0"/>
      <w:divBdr>
        <w:top w:val="none" w:sz="0" w:space="0" w:color="auto"/>
        <w:left w:val="none" w:sz="0" w:space="0" w:color="auto"/>
        <w:bottom w:val="none" w:sz="0" w:space="0" w:color="auto"/>
        <w:right w:val="none" w:sz="0" w:space="0" w:color="auto"/>
      </w:divBdr>
    </w:div>
    <w:div w:id="1239364065">
      <w:bodyDiv w:val="1"/>
      <w:marLeft w:val="0"/>
      <w:marRight w:val="0"/>
      <w:marTop w:val="0"/>
      <w:marBottom w:val="0"/>
      <w:divBdr>
        <w:top w:val="none" w:sz="0" w:space="0" w:color="auto"/>
        <w:left w:val="none" w:sz="0" w:space="0" w:color="auto"/>
        <w:bottom w:val="none" w:sz="0" w:space="0" w:color="auto"/>
        <w:right w:val="none" w:sz="0" w:space="0" w:color="auto"/>
      </w:divBdr>
    </w:div>
    <w:div w:id="1344089196">
      <w:bodyDiv w:val="1"/>
      <w:marLeft w:val="0"/>
      <w:marRight w:val="0"/>
      <w:marTop w:val="0"/>
      <w:marBottom w:val="0"/>
      <w:divBdr>
        <w:top w:val="none" w:sz="0" w:space="0" w:color="auto"/>
        <w:left w:val="none" w:sz="0" w:space="0" w:color="auto"/>
        <w:bottom w:val="none" w:sz="0" w:space="0" w:color="auto"/>
        <w:right w:val="none" w:sz="0" w:space="0" w:color="auto"/>
      </w:divBdr>
    </w:div>
    <w:div w:id="1365058492">
      <w:bodyDiv w:val="1"/>
      <w:marLeft w:val="0"/>
      <w:marRight w:val="0"/>
      <w:marTop w:val="0"/>
      <w:marBottom w:val="0"/>
      <w:divBdr>
        <w:top w:val="none" w:sz="0" w:space="0" w:color="auto"/>
        <w:left w:val="none" w:sz="0" w:space="0" w:color="auto"/>
        <w:bottom w:val="none" w:sz="0" w:space="0" w:color="auto"/>
        <w:right w:val="none" w:sz="0" w:space="0" w:color="auto"/>
      </w:divBdr>
    </w:div>
    <w:div w:id="1382704086">
      <w:bodyDiv w:val="1"/>
      <w:marLeft w:val="0"/>
      <w:marRight w:val="0"/>
      <w:marTop w:val="0"/>
      <w:marBottom w:val="0"/>
      <w:divBdr>
        <w:top w:val="none" w:sz="0" w:space="0" w:color="auto"/>
        <w:left w:val="none" w:sz="0" w:space="0" w:color="auto"/>
        <w:bottom w:val="none" w:sz="0" w:space="0" w:color="auto"/>
        <w:right w:val="none" w:sz="0" w:space="0" w:color="auto"/>
      </w:divBdr>
    </w:div>
    <w:div w:id="1386760090">
      <w:bodyDiv w:val="1"/>
      <w:marLeft w:val="0"/>
      <w:marRight w:val="0"/>
      <w:marTop w:val="0"/>
      <w:marBottom w:val="0"/>
      <w:divBdr>
        <w:top w:val="none" w:sz="0" w:space="0" w:color="auto"/>
        <w:left w:val="none" w:sz="0" w:space="0" w:color="auto"/>
        <w:bottom w:val="none" w:sz="0" w:space="0" w:color="auto"/>
        <w:right w:val="none" w:sz="0" w:space="0" w:color="auto"/>
      </w:divBdr>
    </w:div>
    <w:div w:id="1403604274">
      <w:bodyDiv w:val="1"/>
      <w:marLeft w:val="0"/>
      <w:marRight w:val="0"/>
      <w:marTop w:val="0"/>
      <w:marBottom w:val="0"/>
      <w:divBdr>
        <w:top w:val="none" w:sz="0" w:space="0" w:color="auto"/>
        <w:left w:val="none" w:sz="0" w:space="0" w:color="auto"/>
        <w:bottom w:val="none" w:sz="0" w:space="0" w:color="auto"/>
        <w:right w:val="none" w:sz="0" w:space="0" w:color="auto"/>
      </w:divBdr>
    </w:div>
    <w:div w:id="1432820065">
      <w:bodyDiv w:val="1"/>
      <w:marLeft w:val="0"/>
      <w:marRight w:val="0"/>
      <w:marTop w:val="0"/>
      <w:marBottom w:val="0"/>
      <w:divBdr>
        <w:top w:val="none" w:sz="0" w:space="0" w:color="auto"/>
        <w:left w:val="none" w:sz="0" w:space="0" w:color="auto"/>
        <w:bottom w:val="none" w:sz="0" w:space="0" w:color="auto"/>
        <w:right w:val="none" w:sz="0" w:space="0" w:color="auto"/>
      </w:divBdr>
    </w:div>
    <w:div w:id="1470056341">
      <w:bodyDiv w:val="1"/>
      <w:marLeft w:val="0"/>
      <w:marRight w:val="0"/>
      <w:marTop w:val="0"/>
      <w:marBottom w:val="0"/>
      <w:divBdr>
        <w:top w:val="none" w:sz="0" w:space="0" w:color="auto"/>
        <w:left w:val="none" w:sz="0" w:space="0" w:color="auto"/>
        <w:bottom w:val="none" w:sz="0" w:space="0" w:color="auto"/>
        <w:right w:val="none" w:sz="0" w:space="0" w:color="auto"/>
      </w:divBdr>
    </w:div>
    <w:div w:id="1475175859">
      <w:bodyDiv w:val="1"/>
      <w:marLeft w:val="0"/>
      <w:marRight w:val="0"/>
      <w:marTop w:val="0"/>
      <w:marBottom w:val="0"/>
      <w:divBdr>
        <w:top w:val="none" w:sz="0" w:space="0" w:color="auto"/>
        <w:left w:val="none" w:sz="0" w:space="0" w:color="auto"/>
        <w:bottom w:val="none" w:sz="0" w:space="0" w:color="auto"/>
        <w:right w:val="none" w:sz="0" w:space="0" w:color="auto"/>
      </w:divBdr>
    </w:div>
    <w:div w:id="1516844142">
      <w:bodyDiv w:val="1"/>
      <w:marLeft w:val="0"/>
      <w:marRight w:val="0"/>
      <w:marTop w:val="0"/>
      <w:marBottom w:val="0"/>
      <w:divBdr>
        <w:top w:val="none" w:sz="0" w:space="0" w:color="auto"/>
        <w:left w:val="none" w:sz="0" w:space="0" w:color="auto"/>
        <w:bottom w:val="none" w:sz="0" w:space="0" w:color="auto"/>
        <w:right w:val="none" w:sz="0" w:space="0" w:color="auto"/>
      </w:divBdr>
    </w:div>
    <w:div w:id="1589072012">
      <w:bodyDiv w:val="1"/>
      <w:marLeft w:val="0"/>
      <w:marRight w:val="0"/>
      <w:marTop w:val="0"/>
      <w:marBottom w:val="0"/>
      <w:divBdr>
        <w:top w:val="none" w:sz="0" w:space="0" w:color="auto"/>
        <w:left w:val="none" w:sz="0" w:space="0" w:color="auto"/>
        <w:bottom w:val="none" w:sz="0" w:space="0" w:color="auto"/>
        <w:right w:val="none" w:sz="0" w:space="0" w:color="auto"/>
      </w:divBdr>
    </w:div>
    <w:div w:id="1601599793">
      <w:bodyDiv w:val="1"/>
      <w:marLeft w:val="0"/>
      <w:marRight w:val="0"/>
      <w:marTop w:val="0"/>
      <w:marBottom w:val="0"/>
      <w:divBdr>
        <w:top w:val="none" w:sz="0" w:space="0" w:color="auto"/>
        <w:left w:val="none" w:sz="0" w:space="0" w:color="auto"/>
        <w:bottom w:val="none" w:sz="0" w:space="0" w:color="auto"/>
        <w:right w:val="none" w:sz="0" w:space="0" w:color="auto"/>
      </w:divBdr>
    </w:div>
    <w:div w:id="1754666654">
      <w:bodyDiv w:val="1"/>
      <w:marLeft w:val="0"/>
      <w:marRight w:val="0"/>
      <w:marTop w:val="0"/>
      <w:marBottom w:val="0"/>
      <w:divBdr>
        <w:top w:val="none" w:sz="0" w:space="0" w:color="auto"/>
        <w:left w:val="none" w:sz="0" w:space="0" w:color="auto"/>
        <w:bottom w:val="none" w:sz="0" w:space="0" w:color="auto"/>
        <w:right w:val="none" w:sz="0" w:space="0" w:color="auto"/>
      </w:divBdr>
    </w:div>
    <w:div w:id="1775904589">
      <w:bodyDiv w:val="1"/>
      <w:marLeft w:val="0"/>
      <w:marRight w:val="0"/>
      <w:marTop w:val="0"/>
      <w:marBottom w:val="0"/>
      <w:divBdr>
        <w:top w:val="none" w:sz="0" w:space="0" w:color="auto"/>
        <w:left w:val="none" w:sz="0" w:space="0" w:color="auto"/>
        <w:bottom w:val="none" w:sz="0" w:space="0" w:color="auto"/>
        <w:right w:val="none" w:sz="0" w:space="0" w:color="auto"/>
      </w:divBdr>
    </w:div>
    <w:div w:id="1833983217">
      <w:bodyDiv w:val="1"/>
      <w:marLeft w:val="0"/>
      <w:marRight w:val="0"/>
      <w:marTop w:val="0"/>
      <w:marBottom w:val="0"/>
      <w:divBdr>
        <w:top w:val="none" w:sz="0" w:space="0" w:color="auto"/>
        <w:left w:val="none" w:sz="0" w:space="0" w:color="auto"/>
        <w:bottom w:val="none" w:sz="0" w:space="0" w:color="auto"/>
        <w:right w:val="none" w:sz="0" w:space="0" w:color="auto"/>
      </w:divBdr>
    </w:div>
    <w:div w:id="1850947171">
      <w:bodyDiv w:val="1"/>
      <w:marLeft w:val="0"/>
      <w:marRight w:val="0"/>
      <w:marTop w:val="0"/>
      <w:marBottom w:val="0"/>
      <w:divBdr>
        <w:top w:val="none" w:sz="0" w:space="0" w:color="auto"/>
        <w:left w:val="none" w:sz="0" w:space="0" w:color="auto"/>
        <w:bottom w:val="none" w:sz="0" w:space="0" w:color="auto"/>
        <w:right w:val="none" w:sz="0" w:space="0" w:color="auto"/>
      </w:divBdr>
    </w:div>
    <w:div w:id="1904676371">
      <w:bodyDiv w:val="1"/>
      <w:marLeft w:val="0"/>
      <w:marRight w:val="0"/>
      <w:marTop w:val="0"/>
      <w:marBottom w:val="0"/>
      <w:divBdr>
        <w:top w:val="none" w:sz="0" w:space="0" w:color="auto"/>
        <w:left w:val="none" w:sz="0" w:space="0" w:color="auto"/>
        <w:bottom w:val="none" w:sz="0" w:space="0" w:color="auto"/>
        <w:right w:val="none" w:sz="0" w:space="0" w:color="auto"/>
      </w:divBdr>
    </w:div>
    <w:div w:id="2037535611">
      <w:bodyDiv w:val="1"/>
      <w:marLeft w:val="0"/>
      <w:marRight w:val="0"/>
      <w:marTop w:val="0"/>
      <w:marBottom w:val="0"/>
      <w:divBdr>
        <w:top w:val="none" w:sz="0" w:space="0" w:color="auto"/>
        <w:left w:val="none" w:sz="0" w:space="0" w:color="auto"/>
        <w:bottom w:val="none" w:sz="0" w:space="0" w:color="auto"/>
        <w:right w:val="none" w:sz="0" w:space="0" w:color="auto"/>
      </w:divBdr>
    </w:div>
    <w:div w:id="2074083704">
      <w:bodyDiv w:val="1"/>
      <w:marLeft w:val="0"/>
      <w:marRight w:val="0"/>
      <w:marTop w:val="0"/>
      <w:marBottom w:val="0"/>
      <w:divBdr>
        <w:top w:val="none" w:sz="0" w:space="0" w:color="auto"/>
        <w:left w:val="none" w:sz="0" w:space="0" w:color="auto"/>
        <w:bottom w:val="none" w:sz="0" w:space="0" w:color="auto"/>
        <w:right w:val="none" w:sz="0" w:space="0" w:color="auto"/>
      </w:divBdr>
    </w:div>
    <w:div w:id="2075816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www.sckcen.be/" TargetMode="External"/><Relationship Id="rId26" Type="http://schemas.openxmlformats.org/officeDocument/2006/relationships/header" Target="header3.xml"/><Relationship Id="rId39" Type="http://schemas.openxmlformats.org/officeDocument/2006/relationships/image" Target="media/image10.png"/><Relationship Id="rId21" Type="http://schemas.openxmlformats.org/officeDocument/2006/relationships/comments" Target="comments.xml"/><Relationship Id="rId34" Type="http://schemas.microsoft.com/office/2018/08/relationships/commentsExtensible" Target="commentsExtensible.xml"/><Relationship Id="rId42" Type="http://schemas.openxmlformats.org/officeDocument/2006/relationships/image" Target="media/image13.png"/><Relationship Id="rId47" Type="http://schemas.openxmlformats.org/officeDocument/2006/relationships/chart" Target="charts/chart1.xml"/><Relationship Id="rId50"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package" Target="embeddings/Microsoft_Visio_Drawing1.vsdx"/><Relationship Id="rId11" Type="http://schemas.openxmlformats.org/officeDocument/2006/relationships/endnotes" Target="endnotes.xml"/><Relationship Id="rId24" Type="http://schemas.openxmlformats.org/officeDocument/2006/relationships/image" Target="media/image4.emf"/><Relationship Id="rId32" Type="http://schemas.openxmlformats.org/officeDocument/2006/relationships/image" Target="media/image7.emf"/><Relationship Id="rId37" Type="http://schemas.openxmlformats.org/officeDocument/2006/relationships/image" Target="media/image9.emf"/><Relationship Id="rId40" Type="http://schemas.openxmlformats.org/officeDocument/2006/relationships/image" Target="media/image11.png"/><Relationship Id="rId45" Type="http://schemas.openxmlformats.org/officeDocument/2006/relationships/image" Target="media/image16.png"/><Relationship Id="rId5" Type="http://schemas.openxmlformats.org/officeDocument/2006/relationships/customXml" Target="../customXml/item4.xml"/><Relationship Id="rId15" Type="http://schemas.openxmlformats.org/officeDocument/2006/relationships/footer" Target="footer1.xml"/><Relationship Id="rId23" Type="http://schemas.microsoft.com/office/2016/09/relationships/commentsIds" Target="commentsIds.xml"/><Relationship Id="rId28" Type="http://schemas.openxmlformats.org/officeDocument/2006/relationships/image" Target="media/image5.emf"/><Relationship Id="rId36" Type="http://schemas.openxmlformats.org/officeDocument/2006/relationships/package" Target="embeddings/Microsoft_Visio_Drawing4.vsdx"/><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library@sckcen.be" TargetMode="External"/><Relationship Id="rId31" Type="http://schemas.openxmlformats.org/officeDocument/2006/relationships/package" Target="embeddings/Microsoft_Visio_Drawing2.vsdx"/><Relationship Id="rId44" Type="http://schemas.openxmlformats.org/officeDocument/2006/relationships/image" Target="media/image15.png"/><Relationship Id="rId52"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 Id="rId22" Type="http://schemas.microsoft.com/office/2011/relationships/commentsExtended" Target="commentsExtended.xml"/><Relationship Id="rId27" Type="http://schemas.openxmlformats.org/officeDocument/2006/relationships/footer" Target="footer3.xml"/><Relationship Id="rId30" Type="http://schemas.openxmlformats.org/officeDocument/2006/relationships/image" Target="media/image6.emf"/><Relationship Id="rId35" Type="http://schemas.openxmlformats.org/officeDocument/2006/relationships/image" Target="media/image8.emf"/><Relationship Id="rId43" Type="http://schemas.openxmlformats.org/officeDocument/2006/relationships/image" Target="media/image14.png"/><Relationship Id="rId48" Type="http://schemas.openxmlformats.org/officeDocument/2006/relationships/chart" Target="charts/chart2.xml"/><Relationship Id="rId8" Type="http://schemas.openxmlformats.org/officeDocument/2006/relationships/settings" Target="settings.xml"/><Relationship Id="rId51" Type="http://schemas.openxmlformats.org/officeDocument/2006/relationships/glossaryDocument" Target="glossary/document.xml"/><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package" Target="embeddings/Microsoft_Visio_Drawing.vsdx"/><Relationship Id="rId33" Type="http://schemas.openxmlformats.org/officeDocument/2006/relationships/package" Target="embeddings/Microsoft_Visio_Drawing3.vsdx"/><Relationship Id="rId38" Type="http://schemas.openxmlformats.org/officeDocument/2006/relationships/package" Target="embeddings/Microsoft_Visio_Drawing5.vsdx"/><Relationship Id="rId46" Type="http://schemas.openxmlformats.org/officeDocument/2006/relationships/image" Target="media/image17.png"/><Relationship Id="rId20" Type="http://schemas.openxmlformats.org/officeDocument/2006/relationships/image" Target="media/image3.png"/><Relationship Id="rId41"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numbering" Target="numbering.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fpompon\Desktop\Specs%20CS%20Cosylab_.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fpompon\Desktop\Specs%20CS%20Cosylab_.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invertIfNegative val="0"/>
          <c:cat>
            <c:strRef>
              <c:f>'C:\Users\fpompon\Desktop\Commissionning\SSA commissioning\mismatch TOS 2\[phase 2 bis.csv]phase 2 bis'!$A$1:$A$224</c:f>
              <c:strCache>
                <c:ptCount val="224"/>
                <c:pt idx="0">
                  <c:v>Pallets 1</c:v>
                </c:pt>
                <c:pt idx="1">
                  <c:v>Pallets 2</c:v>
                </c:pt>
                <c:pt idx="2">
                  <c:v>Pallets 3</c:v>
                </c:pt>
                <c:pt idx="3">
                  <c:v>Pallets 4</c:v>
                </c:pt>
                <c:pt idx="4">
                  <c:v>Pallets 5</c:v>
                </c:pt>
                <c:pt idx="5">
                  <c:v>Pallets 6</c:v>
                </c:pt>
                <c:pt idx="6">
                  <c:v>Pallets 7</c:v>
                </c:pt>
                <c:pt idx="7">
                  <c:v>Pallets 8</c:v>
                </c:pt>
                <c:pt idx="8">
                  <c:v>Pallets 9</c:v>
                </c:pt>
                <c:pt idx="9">
                  <c:v>Pallets 10</c:v>
                </c:pt>
                <c:pt idx="10">
                  <c:v>Pallets 11</c:v>
                </c:pt>
                <c:pt idx="11">
                  <c:v>Pallets 12</c:v>
                </c:pt>
                <c:pt idx="12">
                  <c:v>Pallets 13</c:v>
                </c:pt>
                <c:pt idx="13">
                  <c:v>Pallets 14</c:v>
                </c:pt>
                <c:pt idx="14">
                  <c:v>Pallets 15</c:v>
                </c:pt>
                <c:pt idx="15">
                  <c:v>Pallets 16</c:v>
                </c:pt>
                <c:pt idx="16">
                  <c:v>Pallets 17</c:v>
                </c:pt>
                <c:pt idx="17">
                  <c:v>Pallets 18</c:v>
                </c:pt>
                <c:pt idx="18">
                  <c:v>Pallets 19</c:v>
                </c:pt>
                <c:pt idx="19">
                  <c:v>Pallets 20</c:v>
                </c:pt>
                <c:pt idx="20">
                  <c:v>Pallets 21</c:v>
                </c:pt>
                <c:pt idx="21">
                  <c:v>Pallets 22</c:v>
                </c:pt>
                <c:pt idx="22">
                  <c:v>Pallets 23</c:v>
                </c:pt>
                <c:pt idx="23">
                  <c:v>Pallets 24</c:v>
                </c:pt>
                <c:pt idx="24">
                  <c:v>Pallets 25</c:v>
                </c:pt>
                <c:pt idx="25">
                  <c:v>Pallets 26</c:v>
                </c:pt>
                <c:pt idx="26">
                  <c:v>Pallets 27</c:v>
                </c:pt>
                <c:pt idx="27">
                  <c:v>Pallets 28</c:v>
                </c:pt>
                <c:pt idx="28">
                  <c:v>Pallets 29</c:v>
                </c:pt>
                <c:pt idx="29">
                  <c:v>Pallets 30</c:v>
                </c:pt>
                <c:pt idx="30">
                  <c:v>Pallets 31</c:v>
                </c:pt>
                <c:pt idx="31">
                  <c:v>Pallets 32</c:v>
                </c:pt>
                <c:pt idx="32">
                  <c:v>Pallets 33</c:v>
                </c:pt>
                <c:pt idx="33">
                  <c:v>Pallets 34</c:v>
                </c:pt>
                <c:pt idx="34">
                  <c:v>Pallets 35</c:v>
                </c:pt>
                <c:pt idx="35">
                  <c:v>Pallets 36</c:v>
                </c:pt>
                <c:pt idx="36">
                  <c:v>Pallets 37</c:v>
                </c:pt>
                <c:pt idx="37">
                  <c:v>Pallets 38</c:v>
                </c:pt>
                <c:pt idx="38">
                  <c:v>Pallets 39</c:v>
                </c:pt>
                <c:pt idx="39">
                  <c:v>Pallets 40</c:v>
                </c:pt>
                <c:pt idx="40">
                  <c:v>Pallets 41</c:v>
                </c:pt>
                <c:pt idx="41">
                  <c:v>Pallets 42</c:v>
                </c:pt>
                <c:pt idx="42">
                  <c:v>Pallets 43</c:v>
                </c:pt>
                <c:pt idx="43">
                  <c:v>Pallets 44</c:v>
                </c:pt>
                <c:pt idx="44">
                  <c:v>Pallets 45</c:v>
                </c:pt>
                <c:pt idx="45">
                  <c:v>Pallets 46</c:v>
                </c:pt>
                <c:pt idx="46">
                  <c:v>Pallets 47</c:v>
                </c:pt>
                <c:pt idx="47">
                  <c:v>Pallets 48</c:v>
                </c:pt>
                <c:pt idx="48">
                  <c:v>Pallets 49</c:v>
                </c:pt>
                <c:pt idx="49">
                  <c:v>Pallets 50</c:v>
                </c:pt>
                <c:pt idx="50">
                  <c:v>Pallets 51</c:v>
                </c:pt>
                <c:pt idx="51">
                  <c:v>Pallets 52</c:v>
                </c:pt>
                <c:pt idx="52">
                  <c:v>Pallets 53</c:v>
                </c:pt>
                <c:pt idx="53">
                  <c:v>Pallets 54</c:v>
                </c:pt>
                <c:pt idx="54">
                  <c:v>Pallets 55</c:v>
                </c:pt>
                <c:pt idx="55">
                  <c:v>Pallets 56</c:v>
                </c:pt>
                <c:pt idx="56">
                  <c:v>Pallets 57</c:v>
                </c:pt>
                <c:pt idx="57">
                  <c:v>Pallets 58</c:v>
                </c:pt>
                <c:pt idx="58">
                  <c:v>Pallets 59</c:v>
                </c:pt>
                <c:pt idx="59">
                  <c:v>Pallets 60</c:v>
                </c:pt>
                <c:pt idx="60">
                  <c:v>Pallets 61</c:v>
                </c:pt>
                <c:pt idx="61">
                  <c:v>Pallets 62</c:v>
                </c:pt>
                <c:pt idx="62">
                  <c:v>Pallets 63</c:v>
                </c:pt>
                <c:pt idx="63">
                  <c:v>Pallets 64</c:v>
                </c:pt>
                <c:pt idx="64">
                  <c:v>Pallets 65</c:v>
                </c:pt>
                <c:pt idx="65">
                  <c:v>Pallets 66</c:v>
                </c:pt>
                <c:pt idx="66">
                  <c:v>Pallets 67</c:v>
                </c:pt>
                <c:pt idx="67">
                  <c:v>Pallets 68</c:v>
                </c:pt>
                <c:pt idx="68">
                  <c:v>Pallets 69</c:v>
                </c:pt>
                <c:pt idx="69">
                  <c:v>Pallets 70</c:v>
                </c:pt>
                <c:pt idx="70">
                  <c:v>Pallets 71</c:v>
                </c:pt>
                <c:pt idx="71">
                  <c:v>Pallets 72</c:v>
                </c:pt>
                <c:pt idx="72">
                  <c:v>Pallets 73</c:v>
                </c:pt>
                <c:pt idx="73">
                  <c:v>Pallets 74</c:v>
                </c:pt>
                <c:pt idx="74">
                  <c:v>Pallets 75</c:v>
                </c:pt>
                <c:pt idx="75">
                  <c:v>Pallets 76</c:v>
                </c:pt>
                <c:pt idx="76">
                  <c:v>Pallets 77</c:v>
                </c:pt>
                <c:pt idx="77">
                  <c:v>Pallets 78</c:v>
                </c:pt>
                <c:pt idx="78">
                  <c:v>Pallets 79</c:v>
                </c:pt>
                <c:pt idx="79">
                  <c:v>Pallets 80</c:v>
                </c:pt>
                <c:pt idx="80">
                  <c:v>Pallets 81</c:v>
                </c:pt>
                <c:pt idx="81">
                  <c:v>Pallets 82</c:v>
                </c:pt>
                <c:pt idx="82">
                  <c:v>Pallets 83</c:v>
                </c:pt>
                <c:pt idx="83">
                  <c:v>Pallets 84</c:v>
                </c:pt>
                <c:pt idx="84">
                  <c:v>Pallets 85</c:v>
                </c:pt>
                <c:pt idx="85">
                  <c:v>Pallets 86</c:v>
                </c:pt>
                <c:pt idx="86">
                  <c:v>Pallets 87</c:v>
                </c:pt>
                <c:pt idx="87">
                  <c:v>Pallets 88</c:v>
                </c:pt>
                <c:pt idx="88">
                  <c:v>Pallets 89</c:v>
                </c:pt>
                <c:pt idx="89">
                  <c:v>Pallets 90</c:v>
                </c:pt>
                <c:pt idx="90">
                  <c:v>Pallets 91</c:v>
                </c:pt>
                <c:pt idx="91">
                  <c:v>Pallets 92</c:v>
                </c:pt>
                <c:pt idx="92">
                  <c:v>Pallets 93</c:v>
                </c:pt>
                <c:pt idx="93">
                  <c:v>Pallets 94</c:v>
                </c:pt>
                <c:pt idx="94">
                  <c:v>Pallets 95</c:v>
                </c:pt>
                <c:pt idx="95">
                  <c:v>Pallets 96</c:v>
                </c:pt>
                <c:pt idx="96">
                  <c:v>Pallets 97</c:v>
                </c:pt>
                <c:pt idx="97">
                  <c:v>Pallets 98</c:v>
                </c:pt>
                <c:pt idx="98">
                  <c:v>Pallets 99</c:v>
                </c:pt>
                <c:pt idx="99">
                  <c:v>Pallets 100</c:v>
                </c:pt>
                <c:pt idx="100">
                  <c:v>Pallets 101</c:v>
                </c:pt>
                <c:pt idx="101">
                  <c:v>Pallets 102</c:v>
                </c:pt>
                <c:pt idx="102">
                  <c:v>Pallets 103</c:v>
                </c:pt>
                <c:pt idx="103">
                  <c:v>Pallets 104</c:v>
                </c:pt>
                <c:pt idx="104">
                  <c:v>Pallets 105</c:v>
                </c:pt>
                <c:pt idx="105">
                  <c:v>Pallets 106</c:v>
                </c:pt>
                <c:pt idx="106">
                  <c:v>Pallets 107</c:v>
                </c:pt>
                <c:pt idx="107">
                  <c:v>Pallets 108</c:v>
                </c:pt>
                <c:pt idx="108">
                  <c:v>Pallets 109</c:v>
                </c:pt>
                <c:pt idx="109">
                  <c:v>Pallets 110</c:v>
                </c:pt>
                <c:pt idx="110">
                  <c:v>Pallets 111</c:v>
                </c:pt>
                <c:pt idx="111">
                  <c:v>Pallets 112</c:v>
                </c:pt>
                <c:pt idx="112">
                  <c:v>Pallets 113</c:v>
                </c:pt>
                <c:pt idx="113">
                  <c:v>Pallets 114</c:v>
                </c:pt>
                <c:pt idx="114">
                  <c:v>Pallets 115</c:v>
                </c:pt>
                <c:pt idx="115">
                  <c:v>Pallets 116</c:v>
                </c:pt>
                <c:pt idx="116">
                  <c:v>Pallets 117</c:v>
                </c:pt>
                <c:pt idx="117">
                  <c:v>Pallets 118</c:v>
                </c:pt>
                <c:pt idx="118">
                  <c:v>Pallets 119</c:v>
                </c:pt>
                <c:pt idx="119">
                  <c:v>Pallets 120</c:v>
                </c:pt>
                <c:pt idx="120">
                  <c:v>Pallets 121</c:v>
                </c:pt>
                <c:pt idx="121">
                  <c:v>Pallets 122</c:v>
                </c:pt>
                <c:pt idx="122">
                  <c:v>Pallets 123</c:v>
                </c:pt>
                <c:pt idx="123">
                  <c:v>Pallets 124</c:v>
                </c:pt>
                <c:pt idx="124">
                  <c:v>Pallets 125</c:v>
                </c:pt>
                <c:pt idx="125">
                  <c:v>Pallets 126</c:v>
                </c:pt>
                <c:pt idx="126">
                  <c:v>Pallets 127</c:v>
                </c:pt>
                <c:pt idx="127">
                  <c:v>Pallets 128</c:v>
                </c:pt>
                <c:pt idx="128">
                  <c:v>Pallets 129</c:v>
                </c:pt>
                <c:pt idx="129">
                  <c:v>Pallets 130</c:v>
                </c:pt>
                <c:pt idx="130">
                  <c:v>Pallets 131</c:v>
                </c:pt>
                <c:pt idx="131">
                  <c:v>Pallets 132</c:v>
                </c:pt>
                <c:pt idx="132">
                  <c:v>Pallets 133</c:v>
                </c:pt>
                <c:pt idx="133">
                  <c:v>Pallets 134</c:v>
                </c:pt>
                <c:pt idx="134">
                  <c:v>Pallets 135</c:v>
                </c:pt>
                <c:pt idx="135">
                  <c:v>Pallets 136</c:v>
                </c:pt>
                <c:pt idx="136">
                  <c:v>Pallets 137</c:v>
                </c:pt>
                <c:pt idx="137">
                  <c:v>Pallets 138</c:v>
                </c:pt>
                <c:pt idx="138">
                  <c:v>Pallets 139</c:v>
                </c:pt>
                <c:pt idx="139">
                  <c:v>Pallets 140</c:v>
                </c:pt>
                <c:pt idx="140">
                  <c:v>Pallets 141</c:v>
                </c:pt>
                <c:pt idx="141">
                  <c:v>Pallets 142</c:v>
                </c:pt>
                <c:pt idx="142">
                  <c:v>Pallets 143</c:v>
                </c:pt>
                <c:pt idx="143">
                  <c:v>Pallets 144</c:v>
                </c:pt>
                <c:pt idx="144">
                  <c:v>Pallets 145</c:v>
                </c:pt>
                <c:pt idx="145">
                  <c:v>Pallets 146</c:v>
                </c:pt>
                <c:pt idx="146">
                  <c:v>Pallets 147</c:v>
                </c:pt>
                <c:pt idx="147">
                  <c:v>Pallets 148</c:v>
                </c:pt>
                <c:pt idx="148">
                  <c:v>Pallets 149</c:v>
                </c:pt>
                <c:pt idx="149">
                  <c:v>Pallets 150</c:v>
                </c:pt>
                <c:pt idx="150">
                  <c:v>Pallets 151</c:v>
                </c:pt>
                <c:pt idx="151">
                  <c:v>Pallets 152</c:v>
                </c:pt>
                <c:pt idx="152">
                  <c:v>Pallets 153</c:v>
                </c:pt>
                <c:pt idx="153">
                  <c:v>Pallets 154</c:v>
                </c:pt>
                <c:pt idx="154">
                  <c:v>Pallets 155</c:v>
                </c:pt>
                <c:pt idx="155">
                  <c:v>Pallets 156</c:v>
                </c:pt>
                <c:pt idx="156">
                  <c:v>Pallets 157</c:v>
                </c:pt>
                <c:pt idx="157">
                  <c:v>Pallets 158</c:v>
                </c:pt>
                <c:pt idx="158">
                  <c:v>Pallets 159</c:v>
                </c:pt>
                <c:pt idx="159">
                  <c:v>Pallets 160</c:v>
                </c:pt>
                <c:pt idx="160">
                  <c:v>Pallets 161</c:v>
                </c:pt>
                <c:pt idx="161">
                  <c:v>Pallets 162</c:v>
                </c:pt>
                <c:pt idx="162">
                  <c:v>Pallets 163</c:v>
                </c:pt>
                <c:pt idx="163">
                  <c:v>Pallets 164</c:v>
                </c:pt>
                <c:pt idx="164">
                  <c:v>Pallets 165</c:v>
                </c:pt>
                <c:pt idx="165">
                  <c:v>Pallets 166</c:v>
                </c:pt>
                <c:pt idx="166">
                  <c:v>Pallets 167</c:v>
                </c:pt>
                <c:pt idx="167">
                  <c:v>Pallets 168</c:v>
                </c:pt>
                <c:pt idx="168">
                  <c:v>Pallets 169</c:v>
                </c:pt>
                <c:pt idx="169">
                  <c:v>Pallets 170</c:v>
                </c:pt>
                <c:pt idx="170">
                  <c:v>Pallets 171</c:v>
                </c:pt>
                <c:pt idx="171">
                  <c:v>Pallets 172</c:v>
                </c:pt>
                <c:pt idx="172">
                  <c:v>Pallets 173</c:v>
                </c:pt>
                <c:pt idx="173">
                  <c:v>Pallets 174</c:v>
                </c:pt>
                <c:pt idx="174">
                  <c:v>Pallets 175</c:v>
                </c:pt>
                <c:pt idx="175">
                  <c:v>Pallets 176</c:v>
                </c:pt>
                <c:pt idx="176">
                  <c:v>Pallets 177</c:v>
                </c:pt>
                <c:pt idx="177">
                  <c:v>Pallets 178</c:v>
                </c:pt>
                <c:pt idx="178">
                  <c:v>Pallets 179</c:v>
                </c:pt>
                <c:pt idx="179">
                  <c:v>Pallets 180</c:v>
                </c:pt>
                <c:pt idx="180">
                  <c:v>Pallets 181</c:v>
                </c:pt>
                <c:pt idx="181">
                  <c:v>Pallets 182</c:v>
                </c:pt>
                <c:pt idx="182">
                  <c:v>Pallets 183</c:v>
                </c:pt>
                <c:pt idx="183">
                  <c:v>Pallets 184</c:v>
                </c:pt>
                <c:pt idx="184">
                  <c:v>Pallets 185</c:v>
                </c:pt>
                <c:pt idx="185">
                  <c:v>Pallets 186</c:v>
                </c:pt>
                <c:pt idx="186">
                  <c:v>Pallets 187</c:v>
                </c:pt>
                <c:pt idx="187">
                  <c:v>Pallets 188</c:v>
                </c:pt>
                <c:pt idx="188">
                  <c:v>Pallets 189</c:v>
                </c:pt>
                <c:pt idx="189">
                  <c:v>Pallets 190</c:v>
                </c:pt>
                <c:pt idx="190">
                  <c:v>Pallets 191</c:v>
                </c:pt>
                <c:pt idx="191">
                  <c:v>Pallets 192</c:v>
                </c:pt>
                <c:pt idx="192">
                  <c:v>DeltaTemp 1</c:v>
                </c:pt>
                <c:pt idx="193">
                  <c:v>DeltaTemp 2</c:v>
                </c:pt>
                <c:pt idx="194">
                  <c:v>DeltaTemp 3</c:v>
                </c:pt>
                <c:pt idx="195">
                  <c:v>DeltaTemp 4</c:v>
                </c:pt>
                <c:pt idx="196">
                  <c:v>DeltaTemp 5</c:v>
                </c:pt>
                <c:pt idx="197">
                  <c:v>DeltaTemp 6</c:v>
                </c:pt>
                <c:pt idx="198">
                  <c:v>DeltaTemp 7</c:v>
                </c:pt>
                <c:pt idx="199">
                  <c:v>DeltaTemp 8</c:v>
                </c:pt>
                <c:pt idx="200">
                  <c:v>DeltaTemp 9</c:v>
                </c:pt>
                <c:pt idx="201">
                  <c:v>DeltaTemp 10</c:v>
                </c:pt>
                <c:pt idx="202">
                  <c:v>DeltaTemp 11</c:v>
                </c:pt>
                <c:pt idx="203">
                  <c:v>DeltaTemp 12</c:v>
                </c:pt>
                <c:pt idx="204">
                  <c:v>DeltaTemp 13</c:v>
                </c:pt>
                <c:pt idx="205">
                  <c:v>DeltaTemp 14</c:v>
                </c:pt>
                <c:pt idx="206">
                  <c:v>DeltaTemp 15</c:v>
                </c:pt>
                <c:pt idx="207">
                  <c:v>DeltaTemp 16</c:v>
                </c:pt>
                <c:pt idx="208">
                  <c:v>DeltaTemp 17</c:v>
                </c:pt>
                <c:pt idx="209">
                  <c:v>DeltaTemp 18</c:v>
                </c:pt>
                <c:pt idx="210">
                  <c:v>DeltaTemp 19</c:v>
                </c:pt>
                <c:pt idx="211">
                  <c:v>DeltaTemp 20</c:v>
                </c:pt>
                <c:pt idx="212">
                  <c:v>DeltaTemp 21</c:v>
                </c:pt>
                <c:pt idx="213">
                  <c:v>DeltaTemp 22</c:v>
                </c:pt>
                <c:pt idx="214">
                  <c:v>DeltaTemp 23</c:v>
                </c:pt>
                <c:pt idx="215">
                  <c:v>DeltaTemp 24</c:v>
                </c:pt>
                <c:pt idx="216">
                  <c:v>DeltaTemp 25</c:v>
                </c:pt>
                <c:pt idx="217">
                  <c:v>DeltaTemp 26</c:v>
                </c:pt>
                <c:pt idx="218">
                  <c:v>DeltaTemp 27</c:v>
                </c:pt>
                <c:pt idx="219">
                  <c:v>DeltaTemp 28</c:v>
                </c:pt>
                <c:pt idx="220">
                  <c:v>DeltaTemp 29</c:v>
                </c:pt>
                <c:pt idx="221">
                  <c:v>DeltaTemp 30</c:v>
                </c:pt>
                <c:pt idx="222">
                  <c:v>DeltaTemp 31</c:v>
                </c:pt>
                <c:pt idx="223">
                  <c:v>DeltaTemp 32</c:v>
                </c:pt>
              </c:strCache>
            </c:strRef>
          </c:cat>
          <c:val>
            <c:numRef>
              <c:f>'C:\Users\fpompon\Desktop\Commissionning\SSA commissioning\mismatch TOS 2\[phase 2 bis.csv]phase 2 bis'!$B$1:$B$192</c:f>
              <c:numCache>
                <c:formatCode>General</c:formatCode>
                <c:ptCount val="192"/>
                <c:pt idx="0">
                  <c:v>19.981016159999999</c:v>
                </c:pt>
                <c:pt idx="1">
                  <c:v>20.505481719999999</c:v>
                </c:pt>
                <c:pt idx="2">
                  <c:v>19.895204540000002</c:v>
                </c:pt>
                <c:pt idx="3">
                  <c:v>20.245702739999999</c:v>
                </c:pt>
                <c:pt idx="4">
                  <c:v>20.10323524</c:v>
                </c:pt>
                <c:pt idx="5">
                  <c:v>20.46469879</c:v>
                </c:pt>
                <c:pt idx="6">
                  <c:v>19.128990170000002</c:v>
                </c:pt>
                <c:pt idx="7">
                  <c:v>18.740852360000002</c:v>
                </c:pt>
                <c:pt idx="8">
                  <c:v>19.086092000000001</c:v>
                </c:pt>
                <c:pt idx="9">
                  <c:v>19.394367219999999</c:v>
                </c:pt>
                <c:pt idx="10">
                  <c:v>18.861230849999998</c:v>
                </c:pt>
                <c:pt idx="11">
                  <c:v>19.453512190000001</c:v>
                </c:pt>
                <c:pt idx="12">
                  <c:v>17.584888459999998</c:v>
                </c:pt>
                <c:pt idx="13">
                  <c:v>18.22318649</c:v>
                </c:pt>
                <c:pt idx="14">
                  <c:v>18.781343459999999</c:v>
                </c:pt>
                <c:pt idx="15">
                  <c:v>19.613134380000002</c:v>
                </c:pt>
                <c:pt idx="16">
                  <c:v>18.32376099</c:v>
                </c:pt>
                <c:pt idx="17">
                  <c:v>17.31779671</c:v>
                </c:pt>
                <c:pt idx="18">
                  <c:v>18.31485176</c:v>
                </c:pt>
                <c:pt idx="19">
                  <c:v>17.820199970000001</c:v>
                </c:pt>
                <c:pt idx="20">
                  <c:v>18.43524742</c:v>
                </c:pt>
                <c:pt idx="21">
                  <c:v>17.66688538</c:v>
                </c:pt>
                <c:pt idx="22">
                  <c:v>19.450820920000002</c:v>
                </c:pt>
                <c:pt idx="23">
                  <c:v>17.635274890000002</c:v>
                </c:pt>
                <c:pt idx="24">
                  <c:v>14.60722065</c:v>
                </c:pt>
                <c:pt idx="25">
                  <c:v>15.01097298</c:v>
                </c:pt>
                <c:pt idx="26">
                  <c:v>15.283530239999999</c:v>
                </c:pt>
                <c:pt idx="27">
                  <c:v>15.170063020000001</c:v>
                </c:pt>
                <c:pt idx="28">
                  <c:v>15.30153275</c:v>
                </c:pt>
                <c:pt idx="29">
                  <c:v>14.2519455</c:v>
                </c:pt>
                <c:pt idx="30">
                  <c:v>15.184120180000001</c:v>
                </c:pt>
                <c:pt idx="31">
                  <c:v>14.48112774</c:v>
                </c:pt>
                <c:pt idx="32">
                  <c:v>15.455199240000001</c:v>
                </c:pt>
                <c:pt idx="33">
                  <c:v>18.22036743</c:v>
                </c:pt>
                <c:pt idx="34">
                  <c:v>14.836591719999999</c:v>
                </c:pt>
                <c:pt idx="35">
                  <c:v>15.442909240000001</c:v>
                </c:pt>
                <c:pt idx="36">
                  <c:v>15.522657390000001</c:v>
                </c:pt>
                <c:pt idx="37">
                  <c:v>15.211038589999999</c:v>
                </c:pt>
                <c:pt idx="38">
                  <c:v>16.625154500000001</c:v>
                </c:pt>
                <c:pt idx="39">
                  <c:v>14.47985744</c:v>
                </c:pt>
                <c:pt idx="40">
                  <c:v>16.111381529999999</c:v>
                </c:pt>
                <c:pt idx="41">
                  <c:v>15.156796460000001</c:v>
                </c:pt>
                <c:pt idx="42">
                  <c:v>14.18756866</c:v>
                </c:pt>
                <c:pt idx="43">
                  <c:v>14.73544216</c:v>
                </c:pt>
                <c:pt idx="44">
                  <c:v>15.32694435</c:v>
                </c:pt>
                <c:pt idx="45">
                  <c:v>14.047796249999999</c:v>
                </c:pt>
                <c:pt idx="46">
                  <c:v>14.514760969999999</c:v>
                </c:pt>
                <c:pt idx="47">
                  <c:v>14.722556109999999</c:v>
                </c:pt>
                <c:pt idx="48">
                  <c:v>21.424745560000002</c:v>
                </c:pt>
                <c:pt idx="49">
                  <c:v>24.129262919999999</c:v>
                </c:pt>
                <c:pt idx="50">
                  <c:v>23.19525909</c:v>
                </c:pt>
                <c:pt idx="51">
                  <c:v>23.117036819999999</c:v>
                </c:pt>
                <c:pt idx="52">
                  <c:v>21.505022050000001</c:v>
                </c:pt>
                <c:pt idx="53">
                  <c:v>20.172653199999999</c:v>
                </c:pt>
                <c:pt idx="54">
                  <c:v>21.76280594</c:v>
                </c:pt>
                <c:pt idx="55">
                  <c:v>23.601774219999999</c:v>
                </c:pt>
                <c:pt idx="56">
                  <c:v>23.294960020000001</c:v>
                </c:pt>
                <c:pt idx="57">
                  <c:v>22.270769120000001</c:v>
                </c:pt>
                <c:pt idx="58">
                  <c:v>21.66997147</c:v>
                </c:pt>
                <c:pt idx="59">
                  <c:v>20.794521329999998</c:v>
                </c:pt>
                <c:pt idx="60">
                  <c:v>23.48748016</c:v>
                </c:pt>
                <c:pt idx="61">
                  <c:v>26.017274860000001</c:v>
                </c:pt>
                <c:pt idx="62">
                  <c:v>23.63573074</c:v>
                </c:pt>
                <c:pt idx="63">
                  <c:v>25.706344600000001</c:v>
                </c:pt>
                <c:pt idx="64">
                  <c:v>22.832616810000001</c:v>
                </c:pt>
                <c:pt idx="65">
                  <c:v>24.58574677</c:v>
                </c:pt>
                <c:pt idx="66">
                  <c:v>23.440013889999999</c:v>
                </c:pt>
                <c:pt idx="67">
                  <c:v>23.225954059999999</c:v>
                </c:pt>
                <c:pt idx="68">
                  <c:v>20.74848557</c:v>
                </c:pt>
                <c:pt idx="69">
                  <c:v>20.580900190000001</c:v>
                </c:pt>
                <c:pt idx="70">
                  <c:v>21.50481224</c:v>
                </c:pt>
                <c:pt idx="71">
                  <c:v>22.762811660000001</c:v>
                </c:pt>
                <c:pt idx="72">
                  <c:v>22.505521770000001</c:v>
                </c:pt>
                <c:pt idx="73">
                  <c:v>25.02213287</c:v>
                </c:pt>
                <c:pt idx="74">
                  <c:v>25.174551009999998</c:v>
                </c:pt>
                <c:pt idx="75">
                  <c:v>25.493305209999999</c:v>
                </c:pt>
                <c:pt idx="76">
                  <c:v>25.857410430000002</c:v>
                </c:pt>
                <c:pt idx="77">
                  <c:v>25.588630680000001</c:v>
                </c:pt>
                <c:pt idx="78">
                  <c:v>22.040176389999999</c:v>
                </c:pt>
                <c:pt idx="79">
                  <c:v>22.975727079999999</c:v>
                </c:pt>
                <c:pt idx="80">
                  <c:v>23.856069560000002</c:v>
                </c:pt>
                <c:pt idx="81">
                  <c:v>26.273550029999999</c:v>
                </c:pt>
                <c:pt idx="82">
                  <c:v>23.664779660000001</c:v>
                </c:pt>
                <c:pt idx="83">
                  <c:v>26.143499370000001</c:v>
                </c:pt>
                <c:pt idx="84">
                  <c:v>26.336614610000002</c:v>
                </c:pt>
                <c:pt idx="85">
                  <c:v>24.783367160000001</c:v>
                </c:pt>
                <c:pt idx="86">
                  <c:v>22.888750080000001</c:v>
                </c:pt>
                <c:pt idx="87">
                  <c:v>24.515264510000002</c:v>
                </c:pt>
                <c:pt idx="88">
                  <c:v>23.960378649999999</c:v>
                </c:pt>
                <c:pt idx="89">
                  <c:v>25.044502260000002</c:v>
                </c:pt>
                <c:pt idx="90">
                  <c:v>24.343595499999999</c:v>
                </c:pt>
                <c:pt idx="91">
                  <c:v>27.405052189999999</c:v>
                </c:pt>
                <c:pt idx="92">
                  <c:v>28.614076610000001</c:v>
                </c:pt>
                <c:pt idx="93">
                  <c:v>29.083080290000002</c:v>
                </c:pt>
                <c:pt idx="94">
                  <c:v>28.721624370000001</c:v>
                </c:pt>
                <c:pt idx="95">
                  <c:v>26.727012630000001</c:v>
                </c:pt>
                <c:pt idx="96">
                  <c:v>23.81614304</c:v>
                </c:pt>
                <c:pt idx="97">
                  <c:v>27.303918840000001</c:v>
                </c:pt>
                <c:pt idx="98">
                  <c:v>26.211746219999998</c:v>
                </c:pt>
                <c:pt idx="99">
                  <c:v>24.931648249999999</c:v>
                </c:pt>
                <c:pt idx="100">
                  <c:v>26.075630189999998</c:v>
                </c:pt>
                <c:pt idx="101">
                  <c:v>27.8714695</c:v>
                </c:pt>
                <c:pt idx="102">
                  <c:v>24.43560982</c:v>
                </c:pt>
                <c:pt idx="103">
                  <c:v>24.4255867</c:v>
                </c:pt>
                <c:pt idx="104">
                  <c:v>24.4969635</c:v>
                </c:pt>
                <c:pt idx="105">
                  <c:v>22.319992070000001</c:v>
                </c:pt>
                <c:pt idx="106">
                  <c:v>25.30865288</c:v>
                </c:pt>
                <c:pt idx="107">
                  <c:v>26.108901979999999</c:v>
                </c:pt>
                <c:pt idx="108">
                  <c:v>23.02583504</c:v>
                </c:pt>
                <c:pt idx="109">
                  <c:v>23.394365310000001</c:v>
                </c:pt>
                <c:pt idx="110">
                  <c:v>23.050701140000001</c:v>
                </c:pt>
                <c:pt idx="111">
                  <c:v>23.785049440000002</c:v>
                </c:pt>
                <c:pt idx="112">
                  <c:v>25.833616259999999</c:v>
                </c:pt>
                <c:pt idx="113">
                  <c:v>23.090978620000001</c:v>
                </c:pt>
                <c:pt idx="114">
                  <c:v>25.684665679999998</c:v>
                </c:pt>
                <c:pt idx="115">
                  <c:v>23.246322630000002</c:v>
                </c:pt>
                <c:pt idx="116">
                  <c:v>26.594831469999999</c:v>
                </c:pt>
                <c:pt idx="117">
                  <c:v>25.72092056</c:v>
                </c:pt>
                <c:pt idx="118">
                  <c:v>25.29696083</c:v>
                </c:pt>
                <c:pt idx="119">
                  <c:v>25.03253746</c:v>
                </c:pt>
                <c:pt idx="120">
                  <c:v>22.73714828</c:v>
                </c:pt>
                <c:pt idx="121">
                  <c:v>24.98100853</c:v>
                </c:pt>
                <c:pt idx="122">
                  <c:v>26.03524208</c:v>
                </c:pt>
                <c:pt idx="123">
                  <c:v>24.729413990000001</c:v>
                </c:pt>
                <c:pt idx="124">
                  <c:v>24.63782501</c:v>
                </c:pt>
                <c:pt idx="125">
                  <c:v>24.188449859999999</c:v>
                </c:pt>
                <c:pt idx="126">
                  <c:v>25.594345090000001</c:v>
                </c:pt>
                <c:pt idx="127">
                  <c:v>25.074707029999999</c:v>
                </c:pt>
                <c:pt idx="128">
                  <c:v>26.698244089999999</c:v>
                </c:pt>
                <c:pt idx="129">
                  <c:v>24.72040367</c:v>
                </c:pt>
                <c:pt idx="130">
                  <c:v>25.456552510000002</c:v>
                </c:pt>
                <c:pt idx="131">
                  <c:v>23.799514769999998</c:v>
                </c:pt>
                <c:pt idx="132">
                  <c:v>24.848125459999999</c:v>
                </c:pt>
                <c:pt idx="133">
                  <c:v>24.76285172</c:v>
                </c:pt>
                <c:pt idx="134">
                  <c:v>25.504022599999999</c:v>
                </c:pt>
                <c:pt idx="135">
                  <c:v>25.952386860000001</c:v>
                </c:pt>
                <c:pt idx="136">
                  <c:v>26.434299469999999</c:v>
                </c:pt>
                <c:pt idx="137">
                  <c:v>25.896600719999999</c:v>
                </c:pt>
                <c:pt idx="138">
                  <c:v>25.495460510000001</c:v>
                </c:pt>
                <c:pt idx="139">
                  <c:v>27.396446229999999</c:v>
                </c:pt>
                <c:pt idx="140">
                  <c:v>26.933601379999999</c:v>
                </c:pt>
                <c:pt idx="141">
                  <c:v>26.091102599999999</c:v>
                </c:pt>
                <c:pt idx="142">
                  <c:v>26.437883379999999</c:v>
                </c:pt>
                <c:pt idx="143">
                  <c:v>27.583696369999998</c:v>
                </c:pt>
                <c:pt idx="144">
                  <c:v>20.917634960000001</c:v>
                </c:pt>
                <c:pt idx="145">
                  <c:v>23.05299377</c:v>
                </c:pt>
                <c:pt idx="146">
                  <c:v>21.67259979</c:v>
                </c:pt>
                <c:pt idx="147">
                  <c:v>20.095167159999999</c:v>
                </c:pt>
                <c:pt idx="148">
                  <c:v>21.900854110000001</c:v>
                </c:pt>
                <c:pt idx="149">
                  <c:v>21.74647903</c:v>
                </c:pt>
                <c:pt idx="150">
                  <c:v>19.770923610000001</c:v>
                </c:pt>
                <c:pt idx="151">
                  <c:v>22.351001740000001</c:v>
                </c:pt>
                <c:pt idx="152">
                  <c:v>22.533241270000001</c:v>
                </c:pt>
                <c:pt idx="153">
                  <c:v>23.076139449999999</c:v>
                </c:pt>
                <c:pt idx="154">
                  <c:v>21.038856509999999</c:v>
                </c:pt>
                <c:pt idx="155">
                  <c:v>19.95367813</c:v>
                </c:pt>
                <c:pt idx="156">
                  <c:v>20.40105247</c:v>
                </c:pt>
                <c:pt idx="157">
                  <c:v>21.662559510000001</c:v>
                </c:pt>
                <c:pt idx="158">
                  <c:v>21.107154850000001</c:v>
                </c:pt>
                <c:pt idx="159">
                  <c:v>20.735540390000001</c:v>
                </c:pt>
                <c:pt idx="160">
                  <c:v>22.93016815</c:v>
                </c:pt>
                <c:pt idx="161">
                  <c:v>20.293523789999998</c:v>
                </c:pt>
                <c:pt idx="162">
                  <c:v>20.789722439999998</c:v>
                </c:pt>
                <c:pt idx="163">
                  <c:v>22.194303510000001</c:v>
                </c:pt>
                <c:pt idx="164">
                  <c:v>22.72499084</c:v>
                </c:pt>
                <c:pt idx="165">
                  <c:v>20.951782229999999</c:v>
                </c:pt>
                <c:pt idx="166">
                  <c:v>20.5558567</c:v>
                </c:pt>
                <c:pt idx="167">
                  <c:v>20.710327150000001</c:v>
                </c:pt>
                <c:pt idx="168">
                  <c:v>15.10246658</c:v>
                </c:pt>
                <c:pt idx="169">
                  <c:v>15.735041620000001</c:v>
                </c:pt>
                <c:pt idx="170">
                  <c:v>17.283929820000001</c:v>
                </c:pt>
                <c:pt idx="171">
                  <c:v>17.00800705</c:v>
                </c:pt>
                <c:pt idx="172">
                  <c:v>15.97208786</c:v>
                </c:pt>
                <c:pt idx="173">
                  <c:v>15.549698830000001</c:v>
                </c:pt>
                <c:pt idx="174">
                  <c:v>16.142417909999999</c:v>
                </c:pt>
                <c:pt idx="175">
                  <c:v>16.621437069999999</c:v>
                </c:pt>
                <c:pt idx="176">
                  <c:v>16.343132019999999</c:v>
                </c:pt>
                <c:pt idx="177">
                  <c:v>17.18274117</c:v>
                </c:pt>
                <c:pt idx="178">
                  <c:v>16.08587837</c:v>
                </c:pt>
                <c:pt idx="179">
                  <c:v>15.86406326</c:v>
                </c:pt>
                <c:pt idx="180">
                  <c:v>16.522056580000001</c:v>
                </c:pt>
                <c:pt idx="181">
                  <c:v>15.94528103</c:v>
                </c:pt>
                <c:pt idx="182">
                  <c:v>17.132482530000001</c:v>
                </c:pt>
                <c:pt idx="183">
                  <c:v>16.827692030000001</c:v>
                </c:pt>
                <c:pt idx="184">
                  <c:v>15.93789673</c:v>
                </c:pt>
                <c:pt idx="185">
                  <c:v>15.92178249</c:v>
                </c:pt>
                <c:pt idx="186">
                  <c:v>16.05943108</c:v>
                </c:pt>
                <c:pt idx="187">
                  <c:v>16.898721689999999</c:v>
                </c:pt>
                <c:pt idx="188">
                  <c:v>16.446302410000001</c:v>
                </c:pt>
                <c:pt idx="189">
                  <c:v>15.713868140000001</c:v>
                </c:pt>
                <c:pt idx="190">
                  <c:v>16.433759689999999</c:v>
                </c:pt>
                <c:pt idx="191">
                  <c:v>15.93297482</c:v>
                </c:pt>
              </c:numCache>
            </c:numRef>
          </c:val>
          <c:extLst>
            <c:ext xmlns:c16="http://schemas.microsoft.com/office/drawing/2014/chart" uri="{C3380CC4-5D6E-409C-BE32-E72D297353CC}">
              <c16:uniqueId val="{00000000-F4FC-4C83-A604-86CACC84550F}"/>
            </c:ext>
          </c:extLst>
        </c:ser>
        <c:dLbls>
          <c:showLegendKey val="0"/>
          <c:showVal val="0"/>
          <c:showCatName val="0"/>
          <c:showSerName val="0"/>
          <c:showPercent val="0"/>
          <c:showBubbleSize val="0"/>
        </c:dLbls>
        <c:gapWidth val="150"/>
        <c:axId val="74509312"/>
        <c:axId val="74646272"/>
      </c:barChart>
      <c:catAx>
        <c:axId val="74509312"/>
        <c:scaling>
          <c:orientation val="minMax"/>
        </c:scaling>
        <c:delete val="0"/>
        <c:axPos val="b"/>
        <c:numFmt formatCode="General" sourceLinked="0"/>
        <c:majorTickMark val="out"/>
        <c:minorTickMark val="none"/>
        <c:tickLblPos val="nextTo"/>
        <c:crossAx val="74646272"/>
        <c:crosses val="autoZero"/>
        <c:auto val="1"/>
        <c:lblAlgn val="ctr"/>
        <c:lblOffset val="100"/>
        <c:noMultiLvlLbl val="0"/>
      </c:catAx>
      <c:valAx>
        <c:axId val="74646272"/>
        <c:scaling>
          <c:orientation val="minMax"/>
        </c:scaling>
        <c:delete val="0"/>
        <c:axPos val="l"/>
        <c:majorGridlines/>
        <c:title>
          <c:tx>
            <c:rich>
              <a:bodyPr rot="-5400000" vert="horz"/>
              <a:lstStyle/>
              <a:p>
                <a:pPr>
                  <a:defRPr/>
                </a:pPr>
                <a:r>
                  <a:rPr lang="en-US"/>
                  <a:t>Current (A)</a:t>
                </a:r>
              </a:p>
            </c:rich>
          </c:tx>
          <c:overlay val="0"/>
        </c:title>
        <c:numFmt formatCode="General" sourceLinked="1"/>
        <c:majorTickMark val="out"/>
        <c:minorTickMark val="none"/>
        <c:tickLblPos val="nextTo"/>
        <c:crossAx val="7450931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invertIfNegative val="0"/>
          <c:cat>
            <c:strRef>
              <c:f>'C:\Users\fpompon\Desktop\Commissionning\SSA commissioning\mismatch TOS 2\[phase 2 bis.csv]phase 2 bis'!$A$193:$A$224</c:f>
              <c:strCache>
                <c:ptCount val="32"/>
                <c:pt idx="0">
                  <c:v>DeltaTemp 1</c:v>
                </c:pt>
                <c:pt idx="1">
                  <c:v>DeltaTemp 2</c:v>
                </c:pt>
                <c:pt idx="2">
                  <c:v>DeltaTemp 3</c:v>
                </c:pt>
                <c:pt idx="3">
                  <c:v>DeltaTemp 4</c:v>
                </c:pt>
                <c:pt idx="4">
                  <c:v>DeltaTemp 5</c:v>
                </c:pt>
                <c:pt idx="5">
                  <c:v>DeltaTemp 6</c:v>
                </c:pt>
                <c:pt idx="6">
                  <c:v>DeltaTemp 7</c:v>
                </c:pt>
                <c:pt idx="7">
                  <c:v>DeltaTemp 8</c:v>
                </c:pt>
                <c:pt idx="8">
                  <c:v>DeltaTemp 9</c:v>
                </c:pt>
                <c:pt idx="9">
                  <c:v>DeltaTemp 10</c:v>
                </c:pt>
                <c:pt idx="10">
                  <c:v>DeltaTemp 11</c:v>
                </c:pt>
                <c:pt idx="11">
                  <c:v>DeltaTemp 12</c:v>
                </c:pt>
                <c:pt idx="12">
                  <c:v>DeltaTemp 13</c:v>
                </c:pt>
                <c:pt idx="13">
                  <c:v>DeltaTemp 14</c:v>
                </c:pt>
                <c:pt idx="14">
                  <c:v>DeltaTemp 15</c:v>
                </c:pt>
                <c:pt idx="15">
                  <c:v>DeltaTemp 16</c:v>
                </c:pt>
                <c:pt idx="16">
                  <c:v>DeltaTemp 17</c:v>
                </c:pt>
                <c:pt idx="17">
                  <c:v>DeltaTemp 18</c:v>
                </c:pt>
                <c:pt idx="18">
                  <c:v>DeltaTemp 19</c:v>
                </c:pt>
                <c:pt idx="19">
                  <c:v>DeltaTemp 20</c:v>
                </c:pt>
                <c:pt idx="20">
                  <c:v>DeltaTemp 21</c:v>
                </c:pt>
                <c:pt idx="21">
                  <c:v>DeltaTemp 22</c:v>
                </c:pt>
                <c:pt idx="22">
                  <c:v>DeltaTemp 23</c:v>
                </c:pt>
                <c:pt idx="23">
                  <c:v>DeltaTemp 24</c:v>
                </c:pt>
                <c:pt idx="24">
                  <c:v>DeltaTemp 25</c:v>
                </c:pt>
                <c:pt idx="25">
                  <c:v>DeltaTemp 26</c:v>
                </c:pt>
                <c:pt idx="26">
                  <c:v>DeltaTemp 27</c:v>
                </c:pt>
                <c:pt idx="27">
                  <c:v>DeltaTemp 28</c:v>
                </c:pt>
                <c:pt idx="28">
                  <c:v>DeltaTemp 29</c:v>
                </c:pt>
                <c:pt idx="29">
                  <c:v>DeltaTemp 30</c:v>
                </c:pt>
                <c:pt idx="30">
                  <c:v>DeltaTemp 31</c:v>
                </c:pt>
                <c:pt idx="31">
                  <c:v>DeltaTemp 32</c:v>
                </c:pt>
              </c:strCache>
            </c:strRef>
          </c:cat>
          <c:val>
            <c:numRef>
              <c:f>'C:\Users\fpompon\Desktop\Commissionning\SSA commissioning\mismatch TOS 2\[phase 2 bis.csv]phase 2 bis'!$B$193:$B$224</c:f>
              <c:numCache>
                <c:formatCode>General</c:formatCode>
                <c:ptCount val="32"/>
                <c:pt idx="0">
                  <c:v>7.8444213869999997</c:v>
                </c:pt>
                <c:pt idx="1">
                  <c:v>7.9590129850000002</c:v>
                </c:pt>
                <c:pt idx="2">
                  <c:v>8.0301837920000008</c:v>
                </c:pt>
                <c:pt idx="3">
                  <c:v>8.1074333190000001</c:v>
                </c:pt>
                <c:pt idx="4">
                  <c:v>4.0115566249999999</c:v>
                </c:pt>
                <c:pt idx="5">
                  <c:v>4.6107177730000002</c:v>
                </c:pt>
                <c:pt idx="6">
                  <c:v>4.4335002899999996</c:v>
                </c:pt>
                <c:pt idx="7">
                  <c:v>4.5163860319999998</c:v>
                </c:pt>
                <c:pt idx="8">
                  <c:v>10.07006073</c:v>
                </c:pt>
                <c:pt idx="9">
                  <c:v>8.4213714599999996</c:v>
                </c:pt>
                <c:pt idx="10">
                  <c:v>10.269453049999999</c:v>
                </c:pt>
                <c:pt idx="11">
                  <c:v>9.1113319399999995</c:v>
                </c:pt>
                <c:pt idx="12">
                  <c:v>11.93435669</c:v>
                </c:pt>
                <c:pt idx="13">
                  <c:v>13.393823619999999</c:v>
                </c:pt>
                <c:pt idx="14">
                  <c:v>13.50191498</c:v>
                </c:pt>
                <c:pt idx="15">
                  <c:v>13.44393539</c:v>
                </c:pt>
                <c:pt idx="16">
                  <c:v>11.95134354</c:v>
                </c:pt>
                <c:pt idx="17">
                  <c:v>11.279228209999999</c:v>
                </c:pt>
                <c:pt idx="18">
                  <c:v>11.08130074</c:v>
                </c:pt>
                <c:pt idx="19">
                  <c:v>12.16413498</c:v>
                </c:pt>
                <c:pt idx="20">
                  <c:v>14.85684395</c:v>
                </c:pt>
                <c:pt idx="21">
                  <c:v>14.603603359999999</c:v>
                </c:pt>
                <c:pt idx="22">
                  <c:v>14.646648409999999</c:v>
                </c:pt>
                <c:pt idx="23">
                  <c:v>13.785234450000001</c:v>
                </c:pt>
                <c:pt idx="24">
                  <c:v>10.802928919999999</c:v>
                </c:pt>
                <c:pt idx="25">
                  <c:v>10.533512119999999</c:v>
                </c:pt>
                <c:pt idx="26">
                  <c:v>10.19197273</c:v>
                </c:pt>
                <c:pt idx="27">
                  <c:v>10.81184006</c:v>
                </c:pt>
                <c:pt idx="28">
                  <c:v>4.6981506350000002</c:v>
                </c:pt>
                <c:pt idx="29">
                  <c:v>4.6668987270000004</c:v>
                </c:pt>
                <c:pt idx="30">
                  <c:v>4.2101917269999998</c:v>
                </c:pt>
                <c:pt idx="31">
                  <c:v>4.2800598140000004</c:v>
                </c:pt>
              </c:numCache>
            </c:numRef>
          </c:val>
          <c:extLst>
            <c:ext xmlns:c16="http://schemas.microsoft.com/office/drawing/2014/chart" uri="{C3380CC4-5D6E-409C-BE32-E72D297353CC}">
              <c16:uniqueId val="{00000000-4B4E-4D46-B6AA-3767434FBCC4}"/>
            </c:ext>
          </c:extLst>
        </c:ser>
        <c:dLbls>
          <c:showLegendKey val="0"/>
          <c:showVal val="0"/>
          <c:showCatName val="0"/>
          <c:showSerName val="0"/>
          <c:showPercent val="0"/>
          <c:showBubbleSize val="0"/>
        </c:dLbls>
        <c:gapWidth val="150"/>
        <c:axId val="74667136"/>
        <c:axId val="74668672"/>
      </c:barChart>
      <c:catAx>
        <c:axId val="74667136"/>
        <c:scaling>
          <c:orientation val="minMax"/>
        </c:scaling>
        <c:delete val="0"/>
        <c:axPos val="b"/>
        <c:numFmt formatCode="General" sourceLinked="0"/>
        <c:majorTickMark val="out"/>
        <c:minorTickMark val="none"/>
        <c:tickLblPos val="nextTo"/>
        <c:crossAx val="74668672"/>
        <c:crosses val="autoZero"/>
        <c:auto val="1"/>
        <c:lblAlgn val="ctr"/>
        <c:lblOffset val="100"/>
        <c:noMultiLvlLbl val="0"/>
      </c:catAx>
      <c:valAx>
        <c:axId val="74668672"/>
        <c:scaling>
          <c:orientation val="minMax"/>
        </c:scaling>
        <c:delete val="0"/>
        <c:axPos val="l"/>
        <c:majorGridlines/>
        <c:title>
          <c:tx>
            <c:rich>
              <a:bodyPr rot="-5400000" vert="horz"/>
              <a:lstStyle/>
              <a:p>
                <a:pPr>
                  <a:defRPr/>
                </a:pPr>
                <a:r>
                  <a:rPr lang="en-US"/>
                  <a:t>Delta Temperature (deg)</a:t>
                </a:r>
              </a:p>
            </c:rich>
          </c:tx>
          <c:overlay val="0"/>
        </c:title>
        <c:numFmt formatCode="General" sourceLinked="1"/>
        <c:majorTickMark val="out"/>
        <c:minorTickMark val="none"/>
        <c:tickLblPos val="nextTo"/>
        <c:crossAx val="74667136"/>
        <c:crosses val="autoZero"/>
        <c:crossBetween val="between"/>
      </c:valAx>
    </c:plotArea>
    <c:plotVisOnly val="1"/>
    <c:dispBlanksAs val="gap"/>
    <c:showDLblsOverMax val="0"/>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EA4B1620AD42EEA6BACCDE3646D3DB"/>
        <w:category>
          <w:name w:val="General"/>
          <w:gallery w:val="placeholder"/>
        </w:category>
        <w:types>
          <w:type w:val="bbPlcHdr"/>
        </w:types>
        <w:behaviors>
          <w:behavior w:val="content"/>
        </w:behaviors>
        <w:guid w:val="{F9DB0940-1804-4A9A-8E65-2707102285B6}"/>
      </w:docPartPr>
      <w:docPartBody>
        <w:p w:rsidR="00B31177" w:rsidRDefault="007F4917">
          <w:r w:rsidRPr="003F4E99">
            <w:rPr>
              <w:rStyle w:val="PlaceholderText"/>
            </w:rPr>
            <w:t>[Title]</w:t>
          </w:r>
        </w:p>
      </w:docPartBody>
    </w:docPart>
    <w:docPart>
      <w:docPartPr>
        <w:name w:val="4301781FDEBA444EB1E287486ECE1106"/>
        <w:category>
          <w:name w:val="General"/>
          <w:gallery w:val="placeholder"/>
        </w:category>
        <w:types>
          <w:type w:val="bbPlcHdr"/>
        </w:types>
        <w:behaviors>
          <w:behavior w:val="content"/>
        </w:behaviors>
        <w:guid w:val="{86BDED22-185D-4325-97A2-A45E78C2C591}"/>
      </w:docPartPr>
      <w:docPartBody>
        <w:p w:rsidR="003D0056" w:rsidRDefault="00B31177">
          <w:r w:rsidRPr="00C662B7">
            <w:rPr>
              <w:rStyle w:val="PlaceholderText"/>
            </w:rPr>
            <w:t>[Subject]</w:t>
          </w:r>
        </w:p>
      </w:docPartBody>
    </w:docPart>
    <w:docPart>
      <w:docPartPr>
        <w:name w:val="DefaultPlaceholder_1082065160"/>
        <w:category>
          <w:name w:val="General"/>
          <w:gallery w:val="placeholder"/>
        </w:category>
        <w:types>
          <w:type w:val="bbPlcHdr"/>
        </w:types>
        <w:behaviors>
          <w:behavior w:val="content"/>
        </w:behaviors>
        <w:guid w:val="{7B5B8849-5699-4330-AB95-9EBF57636762}"/>
      </w:docPartPr>
      <w:docPartBody>
        <w:p w:rsidR="003D0056" w:rsidRDefault="00B31177">
          <w:r w:rsidRPr="00C662B7">
            <w:rPr>
              <w:rStyle w:val="PlaceholderText"/>
            </w:rPr>
            <w:t>Click here to enter a date.</w:t>
          </w:r>
        </w:p>
      </w:docPartBody>
    </w:docPart>
    <w:docPart>
      <w:docPartPr>
        <w:name w:val="06ECA85D31DD4F12B5B6D5E8C265F8FB"/>
        <w:category>
          <w:name w:val="General"/>
          <w:gallery w:val="placeholder"/>
        </w:category>
        <w:types>
          <w:type w:val="bbPlcHdr"/>
        </w:types>
        <w:behaviors>
          <w:behavior w:val="content"/>
        </w:behaviors>
        <w:guid w:val="{39F89B04-BD0E-4467-AB9F-B0EB9A493A0E}"/>
      </w:docPartPr>
      <w:docPartBody>
        <w:p w:rsidR="00C5332E" w:rsidRDefault="00335D43" w:rsidP="00335D43">
          <w:pPr>
            <w:pStyle w:val="06ECA85D31DD4F12B5B6D5E8C265F8FB"/>
          </w:pPr>
          <w:r w:rsidRPr="00FE5430">
            <w:rPr>
              <w:rStyle w:val="PlaceholderText"/>
            </w:rPr>
            <w:t>Click here to enter text.</w:t>
          </w:r>
        </w:p>
      </w:docPartBody>
    </w:docPart>
    <w:docPart>
      <w:docPartPr>
        <w:name w:val="195ED569C40341FE9F62934D71390A52"/>
        <w:category>
          <w:name w:val="General"/>
          <w:gallery w:val="placeholder"/>
        </w:category>
        <w:types>
          <w:type w:val="bbPlcHdr"/>
        </w:types>
        <w:behaviors>
          <w:behavior w:val="content"/>
        </w:behaviors>
        <w:guid w:val="{7D7749BD-8D45-4E3E-B447-4E95D2CB5FC7}"/>
      </w:docPartPr>
      <w:docPartBody>
        <w:p w:rsidR="00C5332E" w:rsidRDefault="00335D43" w:rsidP="00335D43">
          <w:pPr>
            <w:pStyle w:val="195ED569C40341FE9F62934D71390A52"/>
          </w:pPr>
          <w:r w:rsidRPr="00FE5430">
            <w:rPr>
              <w:rStyle w:val="PlaceholderText"/>
            </w:rPr>
            <w:t>Click here to enter text.</w:t>
          </w:r>
        </w:p>
      </w:docPartBody>
    </w:docPart>
    <w:docPart>
      <w:docPartPr>
        <w:name w:val="3730D65AD77B462E99AD2105F77CCFD5"/>
        <w:category>
          <w:name w:val="General"/>
          <w:gallery w:val="placeholder"/>
        </w:category>
        <w:types>
          <w:type w:val="bbPlcHdr"/>
        </w:types>
        <w:behaviors>
          <w:behavior w:val="content"/>
        </w:behaviors>
        <w:guid w:val="{F8A3CFBB-7C52-4D4C-B89C-BEC90839F734}"/>
      </w:docPartPr>
      <w:docPartBody>
        <w:p w:rsidR="003D0515" w:rsidRDefault="003D0515" w:rsidP="003D0515">
          <w:pPr/>
          <w:r w:rsidRPr="00E64B5B">
            <w:rPr>
              <w:rStyle w:val="PlaceholderText"/>
              <w:i/>
            </w:rPr>
            <w:t>Click here to enter text.</w:t>
          </w:r>
        </w:p>
      </w:docPartBody>
    </w:docPart>
    <w:docPart>
      <w:docPartPr>
        <w:name w:val="8BE5818E78324A5CB4436D28C80101A9"/>
        <w:category>
          <w:name w:val="General"/>
          <w:gallery w:val="placeholder"/>
        </w:category>
        <w:types>
          <w:type w:val="bbPlcHdr"/>
        </w:types>
        <w:behaviors>
          <w:behavior w:val="content"/>
        </w:behaviors>
        <w:guid w:val="{1CFC84DD-F538-4177-8EA7-3B6F1897569D}"/>
      </w:docPartPr>
      <w:docPartBody>
        <w:p w:rsidR="003D0515" w:rsidRDefault="003D0515" w:rsidP="003D0515">
          <w:pPr/>
          <w:r w:rsidRPr="00E64B5B">
            <w:rPr>
              <w:rStyle w:val="PlaceholderText"/>
              <w:i/>
            </w:rPr>
            <w:t>Click here to enter text.</w:t>
          </w:r>
        </w:p>
      </w:docPartBody>
    </w:docPart>
    <w:docPart>
      <w:docPartPr>
        <w:name w:val="AFB49994B6EE42F9B795A3E0AF94E289"/>
        <w:category>
          <w:name w:val="General"/>
          <w:gallery w:val="placeholder"/>
        </w:category>
        <w:types>
          <w:type w:val="bbPlcHdr"/>
        </w:types>
        <w:behaviors>
          <w:behavior w:val="content"/>
        </w:behaviors>
        <w:guid w:val="{4263DA82-BE53-4517-8E74-B47E2D3B69F8}"/>
      </w:docPartPr>
      <w:docPartBody>
        <w:p w:rsidR="003D0515" w:rsidRDefault="003D0515" w:rsidP="003D0515">
          <w:pPr/>
          <w:r w:rsidRPr="00E64B5B">
            <w:rPr>
              <w:rStyle w:val="PlaceholderText"/>
              <w:i/>
            </w:rPr>
            <w:t>Click here to enter text.</w:t>
          </w:r>
        </w:p>
      </w:docPartBody>
    </w:docPart>
    <w:docPart>
      <w:docPartPr>
        <w:name w:val="64960D6A5A9B49FAB8B6990A13A9A923"/>
        <w:category>
          <w:name w:val="General"/>
          <w:gallery w:val="placeholder"/>
        </w:category>
        <w:types>
          <w:type w:val="bbPlcHdr"/>
        </w:types>
        <w:behaviors>
          <w:behavior w:val="content"/>
        </w:behaviors>
        <w:guid w:val="{447465AF-9D2B-4CDA-9366-A26139A44978}"/>
      </w:docPartPr>
      <w:docPartBody>
        <w:p w:rsidR="003D0515" w:rsidRDefault="003D0515" w:rsidP="003D0515">
          <w:pPr/>
          <w:r w:rsidRPr="00E64B5B">
            <w:rPr>
              <w:rStyle w:val="PlaceholderText"/>
              <w: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4917"/>
    <w:rsid w:val="00061B9D"/>
    <w:rsid w:val="00085565"/>
    <w:rsid w:val="00164D06"/>
    <w:rsid w:val="001832E9"/>
    <w:rsid w:val="001C4DDE"/>
    <w:rsid w:val="001D27B0"/>
    <w:rsid w:val="00211176"/>
    <w:rsid w:val="0021390A"/>
    <w:rsid w:val="002356CA"/>
    <w:rsid w:val="00251CD6"/>
    <w:rsid w:val="002719AF"/>
    <w:rsid w:val="002F3533"/>
    <w:rsid w:val="00335D43"/>
    <w:rsid w:val="003D0056"/>
    <w:rsid w:val="003D0515"/>
    <w:rsid w:val="0050732C"/>
    <w:rsid w:val="00534507"/>
    <w:rsid w:val="005D1142"/>
    <w:rsid w:val="00633B40"/>
    <w:rsid w:val="00636ECE"/>
    <w:rsid w:val="006A2765"/>
    <w:rsid w:val="006E48A1"/>
    <w:rsid w:val="0072200B"/>
    <w:rsid w:val="007649DF"/>
    <w:rsid w:val="00765B52"/>
    <w:rsid w:val="007C371D"/>
    <w:rsid w:val="007F4917"/>
    <w:rsid w:val="00802A97"/>
    <w:rsid w:val="00861090"/>
    <w:rsid w:val="008A3BC8"/>
    <w:rsid w:val="008A42EC"/>
    <w:rsid w:val="00906B0D"/>
    <w:rsid w:val="0095693C"/>
    <w:rsid w:val="00973702"/>
    <w:rsid w:val="009A6C79"/>
    <w:rsid w:val="00A07C0B"/>
    <w:rsid w:val="00A779BB"/>
    <w:rsid w:val="00B07C21"/>
    <w:rsid w:val="00B31177"/>
    <w:rsid w:val="00B52028"/>
    <w:rsid w:val="00BA5AB0"/>
    <w:rsid w:val="00BB2EE6"/>
    <w:rsid w:val="00C5332E"/>
    <w:rsid w:val="00C726B5"/>
    <w:rsid w:val="00C9728B"/>
    <w:rsid w:val="00CB69C6"/>
    <w:rsid w:val="00CE3ADA"/>
    <w:rsid w:val="00D141B1"/>
    <w:rsid w:val="00D561EA"/>
    <w:rsid w:val="00D74820"/>
    <w:rsid w:val="00D910E3"/>
    <w:rsid w:val="00DA71F7"/>
    <w:rsid w:val="00DA797F"/>
    <w:rsid w:val="00DE2DAD"/>
    <w:rsid w:val="00E6023B"/>
    <w:rsid w:val="00E830CE"/>
    <w:rsid w:val="00EE66B8"/>
    <w:rsid w:val="00F05A26"/>
    <w:rsid w:val="00F06225"/>
    <w:rsid w:val="00F5443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200B"/>
    <w:rPr>
      <w:color w:val="808080"/>
    </w:rPr>
  </w:style>
  <w:style w:type="paragraph" w:customStyle="1" w:styleId="06ECA85D31DD4F12B5B6D5E8C265F8FB">
    <w:name w:val="06ECA85D31DD4F12B5B6D5E8C265F8FB"/>
    <w:rsid w:val="00335D43"/>
    <w:pPr>
      <w:spacing w:line="240" w:lineRule="auto"/>
      <w:jc w:val="both"/>
    </w:pPr>
    <w:rPr>
      <w:rFonts w:ascii="Segoe UI" w:eastAsiaTheme="minorHAnsi" w:hAnsi="Segoe UI"/>
      <w:sz w:val="14"/>
      <w:lang w:val="en-GB" w:eastAsia="en-US"/>
    </w:rPr>
  </w:style>
  <w:style w:type="paragraph" w:customStyle="1" w:styleId="195ED569C40341FE9F62934D71390A52">
    <w:name w:val="195ED569C40341FE9F62934D71390A52"/>
    <w:rsid w:val="00335D43"/>
    <w:pPr>
      <w:spacing w:line="240" w:lineRule="auto"/>
      <w:jc w:val="both"/>
    </w:pPr>
    <w:rPr>
      <w:rFonts w:ascii="Segoe UI" w:eastAsiaTheme="minorHAnsi" w:hAnsi="Segoe UI"/>
      <w:sz w:val="14"/>
      <w:lang w:val="en-GB" w:eastAsia="en-US"/>
    </w:rPr>
  </w:style>
  <w:style w:type="paragraph" w:customStyle="1" w:styleId="3730D65AD77B462E99AD2105F77CCFD51">
    <w:name w:val="3730D65AD77B462E99AD2105F77CCFD51"/>
    <w:rsid w:val="003D0515"/>
    <w:pPr>
      <w:spacing w:line="240" w:lineRule="auto"/>
      <w:jc w:val="both"/>
    </w:pPr>
    <w:rPr>
      <w:rFonts w:ascii="Segoe UI" w:eastAsiaTheme="minorHAnsi" w:hAnsi="Segoe UI"/>
      <w:sz w:val="14"/>
      <w:lang w:val="en-GB" w:eastAsia="en-US"/>
    </w:rPr>
  </w:style>
  <w:style w:type="paragraph" w:customStyle="1" w:styleId="8BE5818E78324A5CB4436D28C80101A91">
    <w:name w:val="8BE5818E78324A5CB4436D28C80101A91"/>
    <w:rsid w:val="003D0515"/>
    <w:pPr>
      <w:spacing w:line="240" w:lineRule="auto"/>
      <w:jc w:val="both"/>
    </w:pPr>
    <w:rPr>
      <w:rFonts w:ascii="Segoe UI" w:eastAsiaTheme="minorHAnsi" w:hAnsi="Segoe UI"/>
      <w:sz w:val="14"/>
      <w:lang w:val="en-GB" w:eastAsia="en-US"/>
    </w:rPr>
  </w:style>
  <w:style w:type="paragraph" w:customStyle="1" w:styleId="AFB49994B6EE42F9B795A3E0AF94E2891">
    <w:name w:val="AFB49994B6EE42F9B795A3E0AF94E2891"/>
    <w:rsid w:val="003D0515"/>
    <w:pPr>
      <w:spacing w:line="240" w:lineRule="auto"/>
      <w:jc w:val="both"/>
    </w:pPr>
    <w:rPr>
      <w:rFonts w:ascii="Segoe UI" w:eastAsiaTheme="minorHAnsi" w:hAnsi="Segoe UI"/>
      <w:sz w:val="14"/>
      <w:lang w:val="en-GB" w:eastAsia="en-US"/>
    </w:rPr>
  </w:style>
  <w:style w:type="paragraph" w:customStyle="1" w:styleId="64960D6A5A9B49FAB8B6990A13A9A9231">
    <w:name w:val="64960D6A5A9B49FAB8B6990A13A9A9231"/>
    <w:rsid w:val="003D0515"/>
    <w:pPr>
      <w:spacing w:line="240" w:lineRule="auto"/>
      <w:jc w:val="both"/>
    </w:pPr>
    <w:rPr>
      <w:rFonts w:ascii="Segoe UI" w:eastAsiaTheme="minorHAnsi" w:hAnsi="Segoe UI"/>
      <w:sz w:val="14"/>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048A9F3533D1B449EE76B35DD79F861" ma:contentTypeVersion="12" ma:contentTypeDescription="Create a new document." ma:contentTypeScope="" ma:versionID="ee73bf9844427b4a900f17fbe476529b">
  <xsd:schema xmlns:xsd="http://www.w3.org/2001/XMLSchema" xmlns:xs="http://www.w3.org/2001/XMLSchema" xmlns:p="http://schemas.microsoft.com/office/2006/metadata/properties" xmlns:ns2="a2fc6512-d354-41b4-ad01-d47914396165" xmlns:ns3="55e70578-0b51-4928-99fc-f7e871eefd68" targetNamespace="http://schemas.microsoft.com/office/2006/metadata/properties" ma:root="true" ma:fieldsID="edbdcc3338075ad7b0b9d11d202afb5f" ns2:_="" ns3:_="">
    <xsd:import namespace="a2fc6512-d354-41b4-ad01-d47914396165"/>
    <xsd:import namespace="55e70578-0b51-4928-99fc-f7e871eefd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c6512-d354-41b4-ad01-d47914396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8484b0-7662-41e7-86b0-7f916eae7b2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e70578-0b51-4928-99fc-f7e871eefd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862c11c-0d43-4552-87f5-0809d95a34dd}" ma:internalName="TaxCatchAll" ma:showField="CatchAllData" ma:web="55e70578-0b51-4928-99fc-f7e871eefd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5e70578-0b51-4928-99fc-f7e871eefd68" xsi:nil="true"/>
    <lcf76f155ced4ddcb4097134ff3c332f xmlns="a2fc6512-d354-41b4-ad01-d479143961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088816-6755-42DB-B5DF-8D9A60F98C16}">
  <ds:schemaRefs>
    <ds:schemaRef ds:uri="http://schemas.microsoft.com/sharepoint/v3/contenttype/forms"/>
  </ds:schemaRefs>
</ds:datastoreItem>
</file>

<file path=customXml/itemProps2.xml><?xml version="1.0" encoding="utf-8"?>
<ds:datastoreItem xmlns:ds="http://schemas.openxmlformats.org/officeDocument/2006/customXml" ds:itemID="{157AA817-2D8D-4896-9F4D-7CF5F65D1C7C}">
  <ds:schemaRefs>
    <ds:schemaRef ds:uri="http://schemas.openxmlformats.org/officeDocument/2006/bibliography"/>
  </ds:schemaRefs>
</ds:datastoreItem>
</file>

<file path=customXml/itemProps3.xml><?xml version="1.0" encoding="utf-8"?>
<ds:datastoreItem xmlns:ds="http://schemas.openxmlformats.org/officeDocument/2006/customXml" ds:itemID="{9FBF6851-C252-411F-978D-0E80BABE26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c6512-d354-41b4-ad01-d47914396165"/>
    <ds:schemaRef ds:uri="55e70578-0b51-4928-99fc-f7e871eef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4C9BDD-ED65-407E-9692-8203BA4A22B0}">
  <ds:schemaRefs>
    <ds:schemaRef ds:uri="http://schemas.microsoft.com/office/2006/metadata/properties"/>
    <ds:schemaRef ds:uri="http://schemas.microsoft.com/office/infopath/2007/PartnerControls"/>
    <ds:schemaRef ds:uri="55e70578-0b51-4928-99fc-f7e871eefd68"/>
    <ds:schemaRef ds:uri="a2fc6512-d354-41b4-ad01-d47914396165"/>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Pages>
  <Words>9437</Words>
  <Characters>53791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Control system requirements for the MYRRHA injector Solid-State Amplifiers</vt:lpstr>
    </vt:vector>
  </TitlesOfParts>
  <Company>SCK-CEN</Company>
  <LinksUpToDate>false</LinksUpToDate>
  <CharactersWithSpaces>63102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system requirements for the MYRRHA injector Solid-State Amplifiers</dc:title>
  <dc:subject>MYRRHA (Multi-Purpose hYbrid Research Reactor for High-tech Applications)</dc:subject>
  <dc:creator>smichiel</dc:creator>
  <cp:lastModifiedBy>Konrad Gajewski</cp:lastModifiedBy>
  <cp:revision>16</cp:revision>
  <cp:lastPrinted>2019-01-31T11:18:00Z</cp:lastPrinted>
  <dcterms:created xsi:type="dcterms:W3CDTF">2019-07-09T08:26:00Z</dcterms:created>
  <dcterms:modified xsi:type="dcterms:W3CDTF">2026-01-23T13:10:00Z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1500959</vt:lpwstr>
  </property>
  <property fmtid="{D5CDD505-2E9C-101B-9397-08002B2CF9AE}" pid="3" name="Name">
    <vt:lpwstr>MYRRHA Document Template</vt:lpwstr>
  </property>
  <property fmtid="{D5CDD505-2E9C-101B-9397-08002B2CF9AE}" pid="4" name="Common Attributes_Reference Number">
    <vt:lpwstr>&lt;generated automatically&gt;</vt:lpwstr>
  </property>
  <property fmtid="{D5CDD505-2E9C-101B-9397-08002B2CF9AE}" pid="5" name="Common Attributes_Document Type">
    <vt:lpwstr> </vt:lpwstr>
  </property>
  <property fmtid="{D5CDD505-2E9C-101B-9397-08002B2CF9AE}" pid="6" name="Common Attributes_Author_Author Name">
    <vt:lpwstr>&lt;default creator&gt;</vt:lpwstr>
  </property>
  <property fmtid="{D5CDD505-2E9C-101B-9397-08002B2CF9AE}" pid="7" name="HyperLink">
    <vt:lpwstr>http://ecm.sckcen.be/OTCS/llisapi.dll/open/1500959</vt:lpwstr>
  </property>
  <property fmtid="{D5CDD505-2E9C-101B-9397-08002B2CF9AE}" pid="8" name="SecClear-NL">
    <vt:lpwstr>BEPERKTE VERSPREIDING - NUC</vt:lpwstr>
  </property>
  <property fmtid="{D5CDD505-2E9C-101B-9397-08002B2CF9AE}" pid="9" name="SecClear-EN">
    <vt:lpwstr>RESTRICTED DISTRIBUTION - NUC</vt:lpwstr>
  </property>
  <property fmtid="{D5CDD505-2E9C-101B-9397-08002B2CF9AE}" pid="10" name="Common Attributes_Alternative Reference">
    <vt:lpwstr> </vt:lpwstr>
  </property>
  <property fmtid="{D5CDD505-2E9C-101B-9397-08002B2CF9AE}" pid="11" name="Common Attributes_Author_Author Affiliation">
    <vt:lpwstr>SCK•CEN</vt:lpwstr>
  </property>
  <property fmtid="{D5CDD505-2E9C-101B-9397-08002B2CF9AE}" pid="12" name="Common Attributes_External Distribution Limitation">
    <vt:lpwstr/>
  </property>
  <property fmtid="{D5CDD505-2E9C-101B-9397-08002B2CF9AE}" pid="13" name="Common Attributes_Internal Distribution Limitation">
    <vt:lpwstr/>
  </property>
  <property fmtid="{D5CDD505-2E9C-101B-9397-08002B2CF9AE}" pid="14" name="MYRRHA Attributes_ACCL Version Number">
    <vt:lpwstr> </vt:lpwstr>
  </property>
  <property fmtid="{D5CDD505-2E9C-101B-9397-08002B2CF9AE}" pid="15" name="MYRRHA Attributes_BOP Version Number">
    <vt:lpwstr> </vt:lpwstr>
  </property>
  <property fmtid="{D5CDD505-2E9C-101B-9397-08002B2CF9AE}" pid="16" name="MYRRHA Attributes_PSD Version Number">
    <vt:lpwstr> </vt:lpwstr>
  </property>
  <property fmtid="{D5CDD505-2E9C-101B-9397-08002B2CF9AE}" pid="17" name="SuppMarkings">
    <vt:lpwstr> </vt:lpwstr>
  </property>
  <property fmtid="{D5CDD505-2E9C-101B-9397-08002B2CF9AE}" pid="18" name="Security Clearance">
    <vt:lpwstr> </vt:lpwstr>
  </property>
  <property fmtid="{D5CDD505-2E9C-101B-9397-08002B2CF9AE}" pid="19" name="Common Attributes_Short Reference">
    <vt:lpwstr>&lt;generated automatically&gt;</vt:lpwstr>
  </property>
  <property fmtid="{D5CDD505-2E9C-101B-9397-08002B2CF9AE}" pid="20" name="Common Attributes_Information Security Classification">
    <vt:lpwstr>Restricted NUC</vt:lpwstr>
  </property>
  <property fmtid="{D5CDD505-2E9C-101B-9397-08002B2CF9AE}" pid="21" name="Research Output Attributes_Report Number">
    <vt:lpwstr>SCK•CEN R-xxxx</vt:lpwstr>
  </property>
  <property fmtid="{D5CDD505-2E9C-101B-9397-08002B2CF9AE}" pid="22" name="Common Attributes_ISC Motivation">
    <vt:lpwstr> </vt:lpwstr>
  </property>
  <property fmtid="{D5CDD505-2E9C-101B-9397-08002B2CF9AE}" pid="23" name="ISC_Subtype">
    <vt:lpwstr>ResNuc2</vt:lpwstr>
  </property>
  <property fmtid="{D5CDD505-2E9C-101B-9397-08002B2CF9AE}" pid="24" name="ContentTypeId">
    <vt:lpwstr>0x0101001048A9F3533D1B449EE76B35DD79F861</vt:lpwstr>
  </property>
</Properties>
</file>